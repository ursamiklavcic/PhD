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69DC" w14:textId="08B891DD" w:rsidR="00D259FE" w:rsidRDefault="00D259FE" w:rsidP="00255D40">
      <w:pPr>
        <w:spacing w:line="259" w:lineRule="auto"/>
        <w:jc w:val="left"/>
        <w:rPr>
          <w:b/>
          <w:bCs/>
          <w:lang w:val="en-GB"/>
        </w:rPr>
      </w:pPr>
      <w:r>
        <w:rPr>
          <w:b/>
          <w:bCs/>
          <w:lang w:val="en-GB"/>
        </w:rPr>
        <w:t xml:space="preserve">SUPPLEMENT A </w:t>
      </w:r>
    </w:p>
    <w:p w14:paraId="26E2941E" w14:textId="6BC5904A" w:rsidR="00086D1B" w:rsidRPr="0006106D" w:rsidRDefault="00086D1B" w:rsidP="00255D40">
      <w:pPr>
        <w:spacing w:line="259" w:lineRule="auto"/>
        <w:jc w:val="left"/>
        <w:rPr>
          <w:lang w:val="en-GB"/>
        </w:rPr>
      </w:pPr>
      <w:r w:rsidRPr="0006106D">
        <w:rPr>
          <w:b/>
          <w:bCs/>
          <w:lang w:val="en-GB"/>
        </w:rPr>
        <w:t>Supplement Table 1. General information on the participants.</w:t>
      </w:r>
      <w:r w:rsidRPr="0006106D">
        <w:rPr>
          <w:lang w:val="en-GB"/>
        </w:rPr>
        <w:t xml:space="preserve"> Questionnaires were filled out at each stool sample submission and events were reported for the previous 14 days, </w:t>
      </w:r>
      <w:r w:rsidR="00385A93" w:rsidRPr="0006106D">
        <w:rPr>
          <w:lang w:val="en-GB"/>
        </w:rPr>
        <w:t>so we</w:t>
      </w:r>
      <w:r w:rsidRPr="0006106D">
        <w:rPr>
          <w:lang w:val="en-GB"/>
        </w:rPr>
        <w:t xml:space="preserve"> report the day of reporting and not </w:t>
      </w:r>
      <w:r w:rsidR="00385A93" w:rsidRPr="0006106D">
        <w:rPr>
          <w:lang w:val="en-GB"/>
        </w:rPr>
        <w:t xml:space="preserve">necessary </w:t>
      </w:r>
      <w:r w:rsidRPr="0006106D">
        <w:rPr>
          <w:lang w:val="en-GB"/>
        </w:rPr>
        <w:t>the day of event.</w:t>
      </w:r>
      <w:r w:rsidR="00126C07" w:rsidRPr="0006106D">
        <w:rPr>
          <w:lang w:val="en-GB"/>
        </w:rPr>
        <w:t xml:space="preserve"> For a more detailed account of each sample a metadata table is available </w:t>
      </w:r>
      <w:r w:rsidR="00796C90">
        <w:rPr>
          <w:lang w:val="en-GB"/>
        </w:rPr>
        <w:t xml:space="preserve">in </w:t>
      </w:r>
      <w:r w:rsidR="00126C07" w:rsidRPr="0006106D">
        <w:rPr>
          <w:lang w:val="en-GB"/>
        </w:rPr>
        <w:t>the GitHub repository</w:t>
      </w:r>
      <w:r w:rsidR="00796C90">
        <w:rPr>
          <w:lang w:val="en-GB"/>
        </w:rPr>
        <w:t xml:space="preserve"> under the folder </w:t>
      </w:r>
      <w:r w:rsidR="003D53AF">
        <w:rPr>
          <w:lang w:val="en-GB"/>
        </w:rPr>
        <w:t>`</w:t>
      </w:r>
      <w:r w:rsidR="00796C90">
        <w:rPr>
          <w:lang w:val="en-GB"/>
        </w:rPr>
        <w:t>data/</w:t>
      </w:r>
      <w:proofErr w:type="spellStart"/>
      <w:r w:rsidR="003D53AF">
        <w:rPr>
          <w:lang w:val="en-GB"/>
        </w:rPr>
        <w:t>metadata.csv</w:t>
      </w:r>
      <w:proofErr w:type="spellEnd"/>
      <w:r w:rsidR="003D53AF">
        <w:rPr>
          <w:lang w:val="en-GB"/>
        </w:rPr>
        <w:t>`</w:t>
      </w:r>
      <w:r w:rsidR="00126C07" w:rsidRPr="0006106D">
        <w:rPr>
          <w:lang w:val="en-GB"/>
        </w:rPr>
        <w:t xml:space="preserve">. </w:t>
      </w:r>
    </w:p>
    <w:tbl>
      <w:tblPr>
        <w:tblW w:w="13493" w:type="dxa"/>
        <w:tblLayout w:type="fixed"/>
        <w:tblCellMar>
          <w:left w:w="70" w:type="dxa"/>
          <w:right w:w="70" w:type="dxa"/>
        </w:tblCellMar>
        <w:tblLook w:val="04A0" w:firstRow="1" w:lastRow="0" w:firstColumn="1" w:lastColumn="0" w:noHBand="0" w:noVBand="1"/>
      </w:tblPr>
      <w:tblGrid>
        <w:gridCol w:w="358"/>
        <w:gridCol w:w="440"/>
        <w:gridCol w:w="500"/>
        <w:gridCol w:w="877"/>
        <w:gridCol w:w="877"/>
        <w:gridCol w:w="2361"/>
        <w:gridCol w:w="1276"/>
        <w:gridCol w:w="1701"/>
        <w:gridCol w:w="2410"/>
        <w:gridCol w:w="992"/>
        <w:gridCol w:w="1701"/>
      </w:tblGrid>
      <w:tr w:rsidR="00BE3ED2" w:rsidRPr="0006106D" w14:paraId="19C8DB22" w14:textId="77777777" w:rsidTr="00BE3ED2">
        <w:trPr>
          <w:trHeight w:val="484"/>
        </w:trPr>
        <w:tc>
          <w:tcPr>
            <w:tcW w:w="358" w:type="dxa"/>
            <w:tcBorders>
              <w:top w:val="single" w:sz="4" w:space="0" w:color="auto"/>
              <w:left w:val="nil"/>
              <w:bottom w:val="single" w:sz="4" w:space="0" w:color="auto"/>
              <w:right w:val="nil"/>
            </w:tcBorders>
            <w:noWrap/>
            <w:hideMark/>
          </w:tcPr>
          <w:p w14:paraId="541F3095" w14:textId="5272BF20" w:rsidR="00BE3ED2" w:rsidRPr="0006106D" w:rsidRDefault="00BE3ED2" w:rsidP="00086D1B">
            <w:pPr>
              <w:spacing w:after="0" w:line="240" w:lineRule="auto"/>
              <w:jc w:val="left"/>
              <w:rPr>
                <w:rFonts w:eastAsia="Times New Roman" w:cs="Times New Roman"/>
                <w:b/>
                <w:bCs/>
                <w:color w:val="000000"/>
                <w:sz w:val="18"/>
                <w:szCs w:val="18"/>
                <w:lang w:val="en-GB" w:eastAsia="sl-SI"/>
              </w:rPr>
            </w:pPr>
          </w:p>
        </w:tc>
        <w:tc>
          <w:tcPr>
            <w:tcW w:w="440" w:type="dxa"/>
            <w:tcBorders>
              <w:top w:val="single" w:sz="4" w:space="0" w:color="auto"/>
              <w:left w:val="nil"/>
              <w:bottom w:val="single" w:sz="4" w:space="0" w:color="auto"/>
              <w:right w:val="nil"/>
            </w:tcBorders>
            <w:noWrap/>
            <w:hideMark/>
          </w:tcPr>
          <w:p w14:paraId="4B97A922"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 xml:space="preserve">Age </w:t>
            </w:r>
          </w:p>
        </w:tc>
        <w:tc>
          <w:tcPr>
            <w:tcW w:w="500" w:type="dxa"/>
            <w:tcBorders>
              <w:top w:val="single" w:sz="4" w:space="0" w:color="auto"/>
              <w:left w:val="nil"/>
              <w:bottom w:val="single" w:sz="4" w:space="0" w:color="auto"/>
              <w:right w:val="nil"/>
            </w:tcBorders>
            <w:noWrap/>
            <w:hideMark/>
          </w:tcPr>
          <w:p w14:paraId="14405180"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BMI</w:t>
            </w:r>
          </w:p>
        </w:tc>
        <w:tc>
          <w:tcPr>
            <w:tcW w:w="877" w:type="dxa"/>
            <w:tcBorders>
              <w:top w:val="single" w:sz="4" w:space="0" w:color="auto"/>
              <w:left w:val="nil"/>
              <w:bottom w:val="single" w:sz="4" w:space="0" w:color="auto"/>
              <w:right w:val="nil"/>
            </w:tcBorders>
          </w:tcPr>
          <w:p w14:paraId="074F636E" w14:textId="7FAB37E4" w:rsidR="00BE3ED2" w:rsidRPr="0006106D" w:rsidRDefault="00BE3ED2" w:rsidP="00086D1B">
            <w:pPr>
              <w:spacing w:after="0" w:line="240" w:lineRule="auto"/>
              <w:jc w:val="left"/>
              <w:rPr>
                <w:rFonts w:eastAsia="Times New Roman" w:cs="Times New Roman"/>
                <w:b/>
                <w:bCs/>
                <w:color w:val="000000"/>
                <w:sz w:val="18"/>
                <w:szCs w:val="18"/>
                <w:lang w:val="en-GB" w:eastAsia="sl-SI"/>
              </w:rPr>
            </w:pPr>
            <w:r>
              <w:rPr>
                <w:rFonts w:eastAsia="Times New Roman" w:cs="Times New Roman"/>
                <w:b/>
                <w:bCs/>
                <w:color w:val="000000"/>
                <w:sz w:val="18"/>
                <w:szCs w:val="18"/>
                <w:lang w:val="en-GB" w:eastAsia="sl-SI"/>
              </w:rPr>
              <w:t xml:space="preserve"># samples obtained </w:t>
            </w:r>
          </w:p>
        </w:tc>
        <w:tc>
          <w:tcPr>
            <w:tcW w:w="877" w:type="dxa"/>
            <w:tcBorders>
              <w:top w:val="single" w:sz="4" w:space="0" w:color="auto"/>
              <w:left w:val="nil"/>
              <w:bottom w:val="single" w:sz="4" w:space="0" w:color="auto"/>
              <w:right w:val="nil"/>
            </w:tcBorders>
            <w:noWrap/>
            <w:hideMark/>
          </w:tcPr>
          <w:p w14:paraId="02834E4E" w14:textId="129C0A9A"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Diet</w:t>
            </w:r>
          </w:p>
        </w:tc>
        <w:tc>
          <w:tcPr>
            <w:tcW w:w="2361" w:type="dxa"/>
            <w:tcBorders>
              <w:top w:val="single" w:sz="4" w:space="0" w:color="auto"/>
              <w:left w:val="nil"/>
              <w:bottom w:val="single" w:sz="4" w:space="0" w:color="auto"/>
              <w:right w:val="nil"/>
            </w:tcBorders>
            <w:noWrap/>
            <w:hideMark/>
          </w:tcPr>
          <w:p w14:paraId="025FBFA9"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Constant food supplements</w:t>
            </w:r>
          </w:p>
        </w:tc>
        <w:tc>
          <w:tcPr>
            <w:tcW w:w="1276" w:type="dxa"/>
            <w:tcBorders>
              <w:top w:val="single" w:sz="4" w:space="0" w:color="auto"/>
              <w:left w:val="nil"/>
              <w:bottom w:val="single" w:sz="4" w:space="0" w:color="auto"/>
              <w:right w:val="nil"/>
            </w:tcBorders>
            <w:hideMark/>
          </w:tcPr>
          <w:p w14:paraId="2AD05BA8"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Antibiotic consumption</w:t>
            </w:r>
          </w:p>
        </w:tc>
        <w:tc>
          <w:tcPr>
            <w:tcW w:w="1701" w:type="dxa"/>
            <w:tcBorders>
              <w:top w:val="single" w:sz="4" w:space="0" w:color="auto"/>
              <w:left w:val="nil"/>
              <w:bottom w:val="single" w:sz="4" w:space="0" w:color="auto"/>
              <w:right w:val="nil"/>
            </w:tcBorders>
            <w:noWrap/>
            <w:hideMark/>
          </w:tcPr>
          <w:p w14:paraId="165916C6"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 xml:space="preserve">Probiotics </w:t>
            </w:r>
          </w:p>
        </w:tc>
        <w:tc>
          <w:tcPr>
            <w:tcW w:w="2410" w:type="dxa"/>
            <w:tcBorders>
              <w:top w:val="single" w:sz="4" w:space="0" w:color="auto"/>
              <w:left w:val="nil"/>
              <w:bottom w:val="single" w:sz="4" w:space="0" w:color="auto"/>
              <w:right w:val="nil"/>
            </w:tcBorders>
            <w:noWrap/>
            <w:hideMark/>
          </w:tcPr>
          <w:p w14:paraId="72CB5C21"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 xml:space="preserve">Travel </w:t>
            </w:r>
          </w:p>
        </w:tc>
        <w:tc>
          <w:tcPr>
            <w:tcW w:w="992" w:type="dxa"/>
            <w:tcBorders>
              <w:top w:val="single" w:sz="4" w:space="0" w:color="auto"/>
              <w:left w:val="nil"/>
              <w:bottom w:val="single" w:sz="4" w:space="0" w:color="auto"/>
              <w:right w:val="nil"/>
            </w:tcBorders>
            <w:noWrap/>
            <w:hideMark/>
          </w:tcPr>
          <w:p w14:paraId="7E9A52A6" w14:textId="77777777" w:rsidR="00BE3ED2" w:rsidRPr="0006106D" w:rsidRDefault="00BE3ED2" w:rsidP="00086D1B">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Stress</w:t>
            </w:r>
          </w:p>
        </w:tc>
        <w:tc>
          <w:tcPr>
            <w:tcW w:w="1701" w:type="dxa"/>
            <w:tcBorders>
              <w:top w:val="single" w:sz="4" w:space="0" w:color="auto"/>
              <w:left w:val="nil"/>
              <w:bottom w:val="single" w:sz="4" w:space="0" w:color="auto"/>
              <w:right w:val="nil"/>
            </w:tcBorders>
            <w:noWrap/>
            <w:hideMark/>
          </w:tcPr>
          <w:p w14:paraId="0161A378" w14:textId="780264D4" w:rsidR="00BE3ED2" w:rsidRPr="0006106D" w:rsidRDefault="00BE3ED2" w:rsidP="00086D1B">
            <w:pPr>
              <w:tabs>
                <w:tab w:val="right" w:pos="3689"/>
              </w:tabs>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Other reported events</w:t>
            </w:r>
          </w:p>
        </w:tc>
      </w:tr>
      <w:tr w:rsidR="00BE3ED2" w:rsidRPr="0006106D" w14:paraId="6B2E4957" w14:textId="77777777" w:rsidTr="00BE3ED2">
        <w:trPr>
          <w:trHeight w:val="302"/>
        </w:trPr>
        <w:tc>
          <w:tcPr>
            <w:tcW w:w="358" w:type="dxa"/>
            <w:tcBorders>
              <w:top w:val="nil"/>
              <w:left w:val="nil"/>
              <w:bottom w:val="nil"/>
              <w:right w:val="nil"/>
            </w:tcBorders>
            <w:noWrap/>
            <w:hideMark/>
          </w:tcPr>
          <w:p w14:paraId="498B6518"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w:t>
            </w:r>
          </w:p>
        </w:tc>
        <w:tc>
          <w:tcPr>
            <w:tcW w:w="440" w:type="dxa"/>
            <w:tcBorders>
              <w:top w:val="nil"/>
              <w:left w:val="nil"/>
              <w:bottom w:val="nil"/>
              <w:right w:val="nil"/>
            </w:tcBorders>
            <w:noWrap/>
            <w:hideMark/>
          </w:tcPr>
          <w:p w14:paraId="03B2227A"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34</w:t>
            </w:r>
          </w:p>
        </w:tc>
        <w:tc>
          <w:tcPr>
            <w:tcW w:w="500" w:type="dxa"/>
            <w:tcBorders>
              <w:top w:val="nil"/>
              <w:left w:val="nil"/>
              <w:bottom w:val="nil"/>
              <w:right w:val="nil"/>
            </w:tcBorders>
            <w:noWrap/>
            <w:hideMark/>
          </w:tcPr>
          <w:p w14:paraId="63E14888"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23</w:t>
            </w:r>
          </w:p>
        </w:tc>
        <w:tc>
          <w:tcPr>
            <w:tcW w:w="877" w:type="dxa"/>
            <w:tcBorders>
              <w:top w:val="nil"/>
              <w:left w:val="nil"/>
              <w:bottom w:val="nil"/>
              <w:right w:val="nil"/>
            </w:tcBorders>
          </w:tcPr>
          <w:p w14:paraId="0195F76C" w14:textId="2ADDC42C"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13</w:t>
            </w:r>
          </w:p>
        </w:tc>
        <w:tc>
          <w:tcPr>
            <w:tcW w:w="877" w:type="dxa"/>
            <w:tcBorders>
              <w:top w:val="nil"/>
              <w:left w:val="nil"/>
              <w:bottom w:val="nil"/>
              <w:right w:val="nil"/>
            </w:tcBorders>
            <w:noWrap/>
            <w:hideMark/>
          </w:tcPr>
          <w:p w14:paraId="54A87BAC" w14:textId="0BA63041"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noWrap/>
            <w:hideMark/>
          </w:tcPr>
          <w:p w14:paraId="5E9D4F66"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omega3</w:t>
            </w:r>
            <w:proofErr w:type="spellEnd"/>
            <w:r w:rsidRPr="0006106D">
              <w:rPr>
                <w:rFonts w:eastAsia="Times New Roman" w:cs="Times New Roman"/>
                <w:color w:val="000000"/>
                <w:sz w:val="18"/>
                <w:szCs w:val="18"/>
                <w:lang w:val="en-GB" w:eastAsia="sl-SI"/>
              </w:rPr>
              <w:t xml:space="preserve"> </w:t>
            </w:r>
          </w:p>
        </w:tc>
        <w:tc>
          <w:tcPr>
            <w:tcW w:w="1276" w:type="dxa"/>
            <w:tcBorders>
              <w:top w:val="nil"/>
              <w:left w:val="nil"/>
              <w:bottom w:val="nil"/>
              <w:right w:val="nil"/>
            </w:tcBorders>
            <w:noWrap/>
            <w:hideMark/>
          </w:tcPr>
          <w:p w14:paraId="7F1B85E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1701" w:type="dxa"/>
            <w:tcBorders>
              <w:top w:val="nil"/>
              <w:left w:val="nil"/>
              <w:bottom w:val="nil"/>
              <w:right w:val="nil"/>
            </w:tcBorders>
            <w:noWrap/>
            <w:hideMark/>
          </w:tcPr>
          <w:p w14:paraId="5DEDF06C"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2410" w:type="dxa"/>
            <w:tcBorders>
              <w:top w:val="nil"/>
              <w:left w:val="nil"/>
              <w:bottom w:val="nil"/>
              <w:right w:val="nil"/>
            </w:tcBorders>
            <w:noWrap/>
            <w:hideMark/>
          </w:tcPr>
          <w:p w14:paraId="0C2D4DE8"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61: Croatia</w:t>
            </w:r>
          </w:p>
        </w:tc>
        <w:tc>
          <w:tcPr>
            <w:tcW w:w="992" w:type="dxa"/>
            <w:tcBorders>
              <w:top w:val="nil"/>
              <w:left w:val="nil"/>
              <w:bottom w:val="nil"/>
              <w:right w:val="nil"/>
            </w:tcBorders>
            <w:noWrap/>
            <w:vAlign w:val="bottom"/>
            <w:hideMark/>
          </w:tcPr>
          <w:p w14:paraId="41127B9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1701" w:type="dxa"/>
            <w:tcBorders>
              <w:top w:val="nil"/>
              <w:left w:val="nil"/>
              <w:bottom w:val="nil"/>
              <w:right w:val="nil"/>
            </w:tcBorders>
            <w:noWrap/>
            <w:vAlign w:val="bottom"/>
            <w:hideMark/>
          </w:tcPr>
          <w:p w14:paraId="7D1D6165"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r>
      <w:tr w:rsidR="00BE3ED2" w:rsidRPr="0006106D" w14:paraId="69B72C63" w14:textId="77777777" w:rsidTr="00BE3ED2">
        <w:trPr>
          <w:trHeight w:val="484"/>
        </w:trPr>
        <w:tc>
          <w:tcPr>
            <w:tcW w:w="358" w:type="dxa"/>
            <w:tcBorders>
              <w:top w:val="nil"/>
              <w:left w:val="nil"/>
              <w:bottom w:val="nil"/>
              <w:right w:val="nil"/>
            </w:tcBorders>
            <w:shd w:val="clear" w:color="auto" w:fill="F2F2F2" w:themeFill="background1" w:themeFillShade="F2"/>
            <w:noWrap/>
            <w:hideMark/>
          </w:tcPr>
          <w:p w14:paraId="69C06CF0"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B</w:t>
            </w:r>
          </w:p>
        </w:tc>
        <w:tc>
          <w:tcPr>
            <w:tcW w:w="440" w:type="dxa"/>
            <w:tcBorders>
              <w:top w:val="nil"/>
              <w:left w:val="nil"/>
              <w:bottom w:val="nil"/>
              <w:right w:val="nil"/>
            </w:tcBorders>
            <w:shd w:val="clear" w:color="auto" w:fill="F2F2F2" w:themeFill="background1" w:themeFillShade="F2"/>
            <w:noWrap/>
            <w:hideMark/>
          </w:tcPr>
          <w:p w14:paraId="16202767"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25</w:t>
            </w:r>
          </w:p>
        </w:tc>
        <w:tc>
          <w:tcPr>
            <w:tcW w:w="500" w:type="dxa"/>
            <w:tcBorders>
              <w:top w:val="nil"/>
              <w:left w:val="nil"/>
              <w:bottom w:val="nil"/>
              <w:right w:val="nil"/>
            </w:tcBorders>
            <w:shd w:val="clear" w:color="auto" w:fill="F2F2F2" w:themeFill="background1" w:themeFillShade="F2"/>
            <w:noWrap/>
            <w:hideMark/>
          </w:tcPr>
          <w:p w14:paraId="6A9469B1"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22</w:t>
            </w:r>
          </w:p>
        </w:tc>
        <w:tc>
          <w:tcPr>
            <w:tcW w:w="877" w:type="dxa"/>
            <w:tcBorders>
              <w:top w:val="nil"/>
              <w:left w:val="nil"/>
              <w:bottom w:val="nil"/>
              <w:right w:val="nil"/>
            </w:tcBorders>
            <w:shd w:val="clear" w:color="auto" w:fill="F2F2F2" w:themeFill="background1" w:themeFillShade="F2"/>
          </w:tcPr>
          <w:p w14:paraId="7CD08659" w14:textId="6CE1BA5B"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13</w:t>
            </w:r>
          </w:p>
        </w:tc>
        <w:tc>
          <w:tcPr>
            <w:tcW w:w="877" w:type="dxa"/>
            <w:tcBorders>
              <w:top w:val="nil"/>
              <w:left w:val="nil"/>
              <w:bottom w:val="nil"/>
              <w:right w:val="nil"/>
            </w:tcBorders>
            <w:shd w:val="clear" w:color="auto" w:fill="F2F2F2" w:themeFill="background1" w:themeFillShade="F2"/>
            <w:noWrap/>
            <w:hideMark/>
          </w:tcPr>
          <w:p w14:paraId="5AA78BE2" w14:textId="71419A7C"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shd w:val="clear" w:color="auto" w:fill="F2F2F2" w:themeFill="background1" w:themeFillShade="F2"/>
            <w:noWrap/>
            <w:hideMark/>
          </w:tcPr>
          <w:p w14:paraId="68AE3C1C"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w:t>
            </w:r>
          </w:p>
        </w:tc>
        <w:tc>
          <w:tcPr>
            <w:tcW w:w="1276" w:type="dxa"/>
            <w:tcBorders>
              <w:top w:val="nil"/>
              <w:left w:val="nil"/>
              <w:bottom w:val="nil"/>
              <w:right w:val="nil"/>
            </w:tcBorders>
            <w:shd w:val="clear" w:color="auto" w:fill="F2F2F2" w:themeFill="background1" w:themeFillShade="F2"/>
            <w:noWrap/>
            <w:hideMark/>
          </w:tcPr>
          <w:p w14:paraId="10F7278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shd w:val="clear" w:color="auto" w:fill="F2F2F2" w:themeFill="background1" w:themeFillShade="F2"/>
            <w:noWrap/>
            <w:hideMark/>
          </w:tcPr>
          <w:p w14:paraId="74B53472"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26: Biotics strong</w:t>
            </w:r>
          </w:p>
        </w:tc>
        <w:tc>
          <w:tcPr>
            <w:tcW w:w="2410" w:type="dxa"/>
            <w:tcBorders>
              <w:top w:val="nil"/>
              <w:left w:val="nil"/>
              <w:bottom w:val="nil"/>
              <w:right w:val="nil"/>
            </w:tcBorders>
            <w:shd w:val="clear" w:color="auto" w:fill="F2F2F2" w:themeFill="background1" w:themeFillShade="F2"/>
            <w:hideMark/>
          </w:tcPr>
          <w:p w14:paraId="66A9ECA7"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26: Tanzania, Kenia; Day 69: Croatia</w:t>
            </w:r>
          </w:p>
        </w:tc>
        <w:tc>
          <w:tcPr>
            <w:tcW w:w="992" w:type="dxa"/>
            <w:tcBorders>
              <w:top w:val="nil"/>
              <w:left w:val="nil"/>
              <w:bottom w:val="nil"/>
              <w:right w:val="nil"/>
            </w:tcBorders>
            <w:shd w:val="clear" w:color="auto" w:fill="F2F2F2" w:themeFill="background1" w:themeFillShade="F2"/>
            <w:noWrap/>
            <w:vAlign w:val="bottom"/>
            <w:hideMark/>
          </w:tcPr>
          <w:p w14:paraId="1FE8AA99"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shd w:val="clear" w:color="auto" w:fill="F2F2F2" w:themeFill="background1" w:themeFillShade="F2"/>
            <w:noWrap/>
            <w:vAlign w:val="bottom"/>
            <w:hideMark/>
          </w:tcPr>
          <w:p w14:paraId="3BE56096" w14:textId="77777777" w:rsidR="00BE3ED2" w:rsidRPr="0006106D" w:rsidRDefault="00BE3ED2" w:rsidP="00086D1B">
            <w:pPr>
              <w:spacing w:after="0" w:line="240" w:lineRule="auto"/>
              <w:jc w:val="left"/>
              <w:rPr>
                <w:rFonts w:eastAsia="Times New Roman" w:cs="Times New Roman"/>
                <w:sz w:val="20"/>
                <w:szCs w:val="20"/>
                <w:lang w:val="en-GB" w:eastAsia="sl-SI"/>
              </w:rPr>
            </w:pPr>
          </w:p>
        </w:tc>
      </w:tr>
      <w:tr w:rsidR="00BE3ED2" w:rsidRPr="0006106D" w14:paraId="4B274CA5" w14:textId="77777777" w:rsidTr="00BE3ED2">
        <w:trPr>
          <w:trHeight w:val="302"/>
        </w:trPr>
        <w:tc>
          <w:tcPr>
            <w:tcW w:w="358" w:type="dxa"/>
            <w:tcBorders>
              <w:top w:val="nil"/>
              <w:left w:val="nil"/>
              <w:bottom w:val="nil"/>
              <w:right w:val="nil"/>
            </w:tcBorders>
            <w:noWrap/>
            <w:hideMark/>
          </w:tcPr>
          <w:p w14:paraId="332EC043"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C</w:t>
            </w:r>
          </w:p>
        </w:tc>
        <w:tc>
          <w:tcPr>
            <w:tcW w:w="440" w:type="dxa"/>
            <w:tcBorders>
              <w:top w:val="nil"/>
              <w:left w:val="nil"/>
              <w:bottom w:val="nil"/>
              <w:right w:val="nil"/>
            </w:tcBorders>
            <w:noWrap/>
            <w:hideMark/>
          </w:tcPr>
          <w:p w14:paraId="23928C34"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27</w:t>
            </w:r>
          </w:p>
        </w:tc>
        <w:tc>
          <w:tcPr>
            <w:tcW w:w="500" w:type="dxa"/>
            <w:tcBorders>
              <w:top w:val="nil"/>
              <w:left w:val="nil"/>
              <w:bottom w:val="nil"/>
              <w:right w:val="nil"/>
            </w:tcBorders>
            <w:noWrap/>
            <w:hideMark/>
          </w:tcPr>
          <w:p w14:paraId="481973C4"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24</w:t>
            </w:r>
          </w:p>
        </w:tc>
        <w:tc>
          <w:tcPr>
            <w:tcW w:w="877" w:type="dxa"/>
            <w:tcBorders>
              <w:top w:val="nil"/>
              <w:left w:val="nil"/>
              <w:bottom w:val="nil"/>
              <w:right w:val="nil"/>
            </w:tcBorders>
          </w:tcPr>
          <w:p w14:paraId="48999377" w14:textId="211C2B9B"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13</w:t>
            </w:r>
          </w:p>
        </w:tc>
        <w:tc>
          <w:tcPr>
            <w:tcW w:w="877" w:type="dxa"/>
            <w:tcBorders>
              <w:top w:val="nil"/>
              <w:left w:val="nil"/>
              <w:bottom w:val="nil"/>
              <w:right w:val="nil"/>
            </w:tcBorders>
            <w:noWrap/>
            <w:hideMark/>
          </w:tcPr>
          <w:p w14:paraId="137B0DFB" w14:textId="66BF0116"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noWrap/>
            <w:hideMark/>
          </w:tcPr>
          <w:p w14:paraId="72D41F9C"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protein powder</w:t>
            </w:r>
          </w:p>
        </w:tc>
        <w:tc>
          <w:tcPr>
            <w:tcW w:w="1276" w:type="dxa"/>
            <w:tcBorders>
              <w:top w:val="nil"/>
              <w:left w:val="nil"/>
              <w:bottom w:val="nil"/>
              <w:right w:val="nil"/>
            </w:tcBorders>
            <w:noWrap/>
            <w:hideMark/>
          </w:tcPr>
          <w:p w14:paraId="4220199B"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noWrap/>
            <w:hideMark/>
          </w:tcPr>
          <w:p w14:paraId="64831F2E" w14:textId="77777777" w:rsidR="00BE3ED2" w:rsidRPr="0006106D" w:rsidRDefault="00BE3ED2" w:rsidP="00086D1B">
            <w:pPr>
              <w:spacing w:after="0" w:line="240" w:lineRule="auto"/>
              <w:jc w:val="left"/>
              <w:rPr>
                <w:rFonts w:eastAsia="Times New Roman" w:cs="Times New Roman"/>
                <w:sz w:val="20"/>
                <w:szCs w:val="20"/>
                <w:lang w:val="en-GB" w:eastAsia="sl-SI"/>
              </w:rPr>
            </w:pPr>
          </w:p>
        </w:tc>
        <w:tc>
          <w:tcPr>
            <w:tcW w:w="2410" w:type="dxa"/>
            <w:tcBorders>
              <w:top w:val="nil"/>
              <w:left w:val="nil"/>
              <w:bottom w:val="nil"/>
              <w:right w:val="nil"/>
            </w:tcBorders>
            <w:noWrap/>
            <w:hideMark/>
          </w:tcPr>
          <w:p w14:paraId="155019A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49: UK</w:t>
            </w:r>
          </w:p>
        </w:tc>
        <w:tc>
          <w:tcPr>
            <w:tcW w:w="992" w:type="dxa"/>
            <w:tcBorders>
              <w:top w:val="nil"/>
              <w:left w:val="nil"/>
              <w:bottom w:val="nil"/>
              <w:right w:val="nil"/>
            </w:tcBorders>
            <w:noWrap/>
            <w:vAlign w:val="bottom"/>
            <w:hideMark/>
          </w:tcPr>
          <w:p w14:paraId="3CF5E641"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noWrap/>
            <w:vAlign w:val="bottom"/>
            <w:hideMark/>
          </w:tcPr>
          <w:p w14:paraId="408F0E60" w14:textId="2DA627DC"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Migraines between days 70 to 84. </w:t>
            </w:r>
          </w:p>
        </w:tc>
      </w:tr>
      <w:tr w:rsidR="00BE3ED2" w:rsidRPr="0006106D" w14:paraId="3908A550" w14:textId="77777777" w:rsidTr="00BE3ED2">
        <w:trPr>
          <w:trHeight w:val="741"/>
        </w:trPr>
        <w:tc>
          <w:tcPr>
            <w:tcW w:w="358" w:type="dxa"/>
            <w:tcBorders>
              <w:top w:val="nil"/>
              <w:left w:val="nil"/>
              <w:bottom w:val="nil"/>
              <w:right w:val="nil"/>
            </w:tcBorders>
            <w:shd w:val="clear" w:color="auto" w:fill="F2F2F2" w:themeFill="background1" w:themeFillShade="F2"/>
            <w:noWrap/>
            <w:hideMark/>
          </w:tcPr>
          <w:p w14:paraId="3DB432A1"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w:t>
            </w:r>
          </w:p>
        </w:tc>
        <w:tc>
          <w:tcPr>
            <w:tcW w:w="440" w:type="dxa"/>
            <w:tcBorders>
              <w:top w:val="nil"/>
              <w:left w:val="nil"/>
              <w:bottom w:val="nil"/>
              <w:right w:val="nil"/>
            </w:tcBorders>
            <w:shd w:val="clear" w:color="auto" w:fill="F2F2F2" w:themeFill="background1" w:themeFillShade="F2"/>
            <w:noWrap/>
            <w:hideMark/>
          </w:tcPr>
          <w:p w14:paraId="4507186A"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37</w:t>
            </w:r>
          </w:p>
        </w:tc>
        <w:tc>
          <w:tcPr>
            <w:tcW w:w="500" w:type="dxa"/>
            <w:tcBorders>
              <w:top w:val="nil"/>
              <w:left w:val="nil"/>
              <w:bottom w:val="nil"/>
              <w:right w:val="nil"/>
            </w:tcBorders>
            <w:shd w:val="clear" w:color="auto" w:fill="F2F2F2" w:themeFill="background1" w:themeFillShade="F2"/>
            <w:noWrap/>
            <w:hideMark/>
          </w:tcPr>
          <w:p w14:paraId="3C4070C0"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24</w:t>
            </w:r>
          </w:p>
        </w:tc>
        <w:tc>
          <w:tcPr>
            <w:tcW w:w="877" w:type="dxa"/>
            <w:tcBorders>
              <w:top w:val="nil"/>
              <w:left w:val="nil"/>
              <w:bottom w:val="nil"/>
              <w:right w:val="nil"/>
            </w:tcBorders>
            <w:shd w:val="clear" w:color="auto" w:fill="F2F2F2" w:themeFill="background1" w:themeFillShade="F2"/>
          </w:tcPr>
          <w:p w14:paraId="12EE5AD8" w14:textId="300001A1"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14</w:t>
            </w:r>
          </w:p>
        </w:tc>
        <w:tc>
          <w:tcPr>
            <w:tcW w:w="877" w:type="dxa"/>
            <w:tcBorders>
              <w:top w:val="nil"/>
              <w:left w:val="nil"/>
              <w:bottom w:val="nil"/>
              <w:right w:val="nil"/>
            </w:tcBorders>
            <w:shd w:val="clear" w:color="auto" w:fill="F2F2F2" w:themeFill="background1" w:themeFillShade="F2"/>
            <w:noWrap/>
            <w:hideMark/>
          </w:tcPr>
          <w:p w14:paraId="0F325237" w14:textId="46BB1A5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shd w:val="clear" w:color="auto" w:fill="F2F2F2" w:themeFill="background1" w:themeFillShade="F2"/>
            <w:noWrap/>
            <w:hideMark/>
          </w:tcPr>
          <w:p w14:paraId="1888C101"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probiotic yoghurt, protein powder</w:t>
            </w:r>
          </w:p>
        </w:tc>
        <w:tc>
          <w:tcPr>
            <w:tcW w:w="1276" w:type="dxa"/>
            <w:tcBorders>
              <w:top w:val="nil"/>
              <w:left w:val="nil"/>
              <w:bottom w:val="nil"/>
              <w:right w:val="nil"/>
            </w:tcBorders>
            <w:shd w:val="clear" w:color="auto" w:fill="F2F2F2" w:themeFill="background1" w:themeFillShade="F2"/>
            <w:noWrap/>
            <w:hideMark/>
          </w:tcPr>
          <w:p w14:paraId="113AB8A6"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shd w:val="clear" w:color="auto" w:fill="F2F2F2" w:themeFill="background1" w:themeFillShade="F2"/>
            <w:noWrap/>
            <w:hideMark/>
          </w:tcPr>
          <w:p w14:paraId="14CA7BE5" w14:textId="77777777" w:rsidR="00BE3ED2" w:rsidRPr="0006106D" w:rsidRDefault="00BE3ED2" w:rsidP="00086D1B">
            <w:pPr>
              <w:spacing w:after="0" w:line="240" w:lineRule="auto"/>
              <w:jc w:val="left"/>
              <w:rPr>
                <w:rFonts w:eastAsia="Times New Roman" w:cs="Times New Roman"/>
                <w:sz w:val="20"/>
                <w:szCs w:val="20"/>
                <w:lang w:val="en-GB" w:eastAsia="sl-SI"/>
              </w:rPr>
            </w:pPr>
          </w:p>
        </w:tc>
        <w:tc>
          <w:tcPr>
            <w:tcW w:w="2410" w:type="dxa"/>
            <w:tcBorders>
              <w:top w:val="nil"/>
              <w:left w:val="nil"/>
              <w:bottom w:val="nil"/>
              <w:right w:val="nil"/>
            </w:tcBorders>
            <w:shd w:val="clear" w:color="auto" w:fill="F2F2F2" w:themeFill="background1" w:themeFillShade="F2"/>
            <w:hideMark/>
          </w:tcPr>
          <w:p w14:paraId="36FFAD86" w14:textId="7B93F17D"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23: Switzerland, Austria; Day 76: Netherlands</w:t>
            </w:r>
          </w:p>
        </w:tc>
        <w:tc>
          <w:tcPr>
            <w:tcW w:w="992" w:type="dxa"/>
            <w:tcBorders>
              <w:top w:val="nil"/>
              <w:left w:val="nil"/>
              <w:bottom w:val="nil"/>
              <w:right w:val="nil"/>
            </w:tcBorders>
            <w:shd w:val="clear" w:color="auto" w:fill="F2F2F2" w:themeFill="background1" w:themeFillShade="F2"/>
            <w:hideMark/>
          </w:tcPr>
          <w:p w14:paraId="09B0C367" w14:textId="5BC349A4"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149 to 191 </w:t>
            </w:r>
          </w:p>
        </w:tc>
        <w:tc>
          <w:tcPr>
            <w:tcW w:w="1701" w:type="dxa"/>
            <w:tcBorders>
              <w:top w:val="nil"/>
              <w:left w:val="nil"/>
              <w:bottom w:val="nil"/>
              <w:right w:val="nil"/>
            </w:tcBorders>
            <w:shd w:val="clear" w:color="auto" w:fill="F2F2F2" w:themeFill="background1" w:themeFillShade="F2"/>
            <w:noWrap/>
            <w:vAlign w:val="bottom"/>
            <w:hideMark/>
          </w:tcPr>
          <w:p w14:paraId="5D44F21A"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r>
      <w:tr w:rsidR="00BE3ED2" w:rsidRPr="0006106D" w14:paraId="17DDC17F" w14:textId="77777777" w:rsidTr="00BE3ED2">
        <w:trPr>
          <w:trHeight w:val="484"/>
        </w:trPr>
        <w:tc>
          <w:tcPr>
            <w:tcW w:w="358" w:type="dxa"/>
            <w:tcBorders>
              <w:top w:val="nil"/>
              <w:left w:val="nil"/>
              <w:bottom w:val="nil"/>
              <w:right w:val="nil"/>
            </w:tcBorders>
            <w:noWrap/>
            <w:hideMark/>
          </w:tcPr>
          <w:p w14:paraId="1BBACE0C"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E</w:t>
            </w:r>
          </w:p>
        </w:tc>
        <w:tc>
          <w:tcPr>
            <w:tcW w:w="440" w:type="dxa"/>
            <w:tcBorders>
              <w:top w:val="nil"/>
              <w:left w:val="nil"/>
              <w:bottom w:val="nil"/>
              <w:right w:val="nil"/>
            </w:tcBorders>
            <w:noWrap/>
            <w:hideMark/>
          </w:tcPr>
          <w:p w14:paraId="687F6FFC"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28</w:t>
            </w:r>
          </w:p>
        </w:tc>
        <w:tc>
          <w:tcPr>
            <w:tcW w:w="500" w:type="dxa"/>
            <w:tcBorders>
              <w:top w:val="nil"/>
              <w:left w:val="nil"/>
              <w:bottom w:val="nil"/>
              <w:right w:val="nil"/>
            </w:tcBorders>
            <w:noWrap/>
            <w:hideMark/>
          </w:tcPr>
          <w:p w14:paraId="7BF7F747"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23</w:t>
            </w:r>
          </w:p>
        </w:tc>
        <w:tc>
          <w:tcPr>
            <w:tcW w:w="877" w:type="dxa"/>
            <w:tcBorders>
              <w:top w:val="nil"/>
              <w:left w:val="nil"/>
              <w:bottom w:val="nil"/>
              <w:right w:val="nil"/>
            </w:tcBorders>
          </w:tcPr>
          <w:p w14:paraId="25E69583" w14:textId="5FE1570C"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14</w:t>
            </w:r>
          </w:p>
        </w:tc>
        <w:tc>
          <w:tcPr>
            <w:tcW w:w="877" w:type="dxa"/>
            <w:tcBorders>
              <w:top w:val="nil"/>
              <w:left w:val="nil"/>
              <w:bottom w:val="nil"/>
              <w:right w:val="nil"/>
            </w:tcBorders>
            <w:noWrap/>
            <w:hideMark/>
          </w:tcPr>
          <w:p w14:paraId="72D64BBC" w14:textId="5D1FBEC6"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noWrap/>
            <w:hideMark/>
          </w:tcPr>
          <w:p w14:paraId="22246FB3"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w:t>
            </w:r>
          </w:p>
        </w:tc>
        <w:tc>
          <w:tcPr>
            <w:tcW w:w="1276" w:type="dxa"/>
            <w:tcBorders>
              <w:top w:val="nil"/>
              <w:left w:val="nil"/>
              <w:bottom w:val="nil"/>
              <w:right w:val="nil"/>
            </w:tcBorders>
            <w:hideMark/>
          </w:tcPr>
          <w:p w14:paraId="5BB47E1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6 to 14: doxycycline</w:t>
            </w:r>
          </w:p>
        </w:tc>
        <w:tc>
          <w:tcPr>
            <w:tcW w:w="1701" w:type="dxa"/>
            <w:tcBorders>
              <w:top w:val="nil"/>
              <w:left w:val="nil"/>
              <w:bottom w:val="nil"/>
              <w:right w:val="nil"/>
            </w:tcBorders>
            <w:hideMark/>
          </w:tcPr>
          <w:p w14:paraId="36574A7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Day 6 to 14, 72: </w:t>
            </w:r>
            <w:proofErr w:type="spellStart"/>
            <w:r w:rsidRPr="0006106D">
              <w:rPr>
                <w:rFonts w:eastAsia="Times New Roman" w:cs="Times New Roman"/>
                <w:color w:val="000000"/>
                <w:sz w:val="18"/>
                <w:szCs w:val="18"/>
                <w:lang w:val="en-GB" w:eastAsia="sl-SI"/>
              </w:rPr>
              <w:t>linexForte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Omnibiotic</w:t>
            </w:r>
            <w:proofErr w:type="spellEnd"/>
            <w:r w:rsidRPr="0006106D">
              <w:rPr>
                <w:rFonts w:eastAsia="Times New Roman" w:cs="Times New Roman"/>
                <w:color w:val="000000"/>
                <w:sz w:val="18"/>
                <w:szCs w:val="18"/>
                <w:lang w:val="en-GB" w:eastAsia="sl-SI"/>
              </w:rPr>
              <w:t xml:space="preserve"> Stress Repair, kefir</w:t>
            </w:r>
          </w:p>
        </w:tc>
        <w:tc>
          <w:tcPr>
            <w:tcW w:w="2410" w:type="dxa"/>
            <w:tcBorders>
              <w:top w:val="nil"/>
              <w:left w:val="nil"/>
              <w:bottom w:val="nil"/>
              <w:right w:val="nil"/>
            </w:tcBorders>
            <w:noWrap/>
            <w:vAlign w:val="bottom"/>
            <w:hideMark/>
          </w:tcPr>
          <w:p w14:paraId="4DD1BEC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992" w:type="dxa"/>
            <w:tcBorders>
              <w:top w:val="nil"/>
              <w:left w:val="nil"/>
              <w:bottom w:val="nil"/>
              <w:right w:val="nil"/>
            </w:tcBorders>
            <w:noWrap/>
            <w:vAlign w:val="bottom"/>
            <w:hideMark/>
          </w:tcPr>
          <w:p w14:paraId="0291C86B" w14:textId="77777777" w:rsidR="00BE3ED2" w:rsidRPr="0006106D" w:rsidRDefault="00BE3ED2" w:rsidP="00086D1B">
            <w:pPr>
              <w:spacing w:after="0" w:line="240" w:lineRule="auto"/>
              <w:jc w:val="left"/>
              <w:rPr>
                <w:rFonts w:eastAsia="Times New Roman" w:cs="Times New Roman"/>
                <w:sz w:val="20"/>
                <w:szCs w:val="20"/>
                <w:lang w:val="en-GB" w:eastAsia="sl-SI"/>
              </w:rPr>
            </w:pPr>
          </w:p>
        </w:tc>
        <w:tc>
          <w:tcPr>
            <w:tcW w:w="1701" w:type="dxa"/>
            <w:tcBorders>
              <w:top w:val="nil"/>
              <w:left w:val="nil"/>
              <w:bottom w:val="nil"/>
              <w:right w:val="nil"/>
            </w:tcBorders>
            <w:noWrap/>
            <w:vAlign w:val="bottom"/>
            <w:hideMark/>
          </w:tcPr>
          <w:p w14:paraId="2DC273B5" w14:textId="77777777" w:rsidR="00BE3ED2" w:rsidRPr="0006106D" w:rsidRDefault="00BE3ED2" w:rsidP="00086D1B">
            <w:pPr>
              <w:spacing w:after="0" w:line="240" w:lineRule="auto"/>
              <w:jc w:val="left"/>
              <w:rPr>
                <w:rFonts w:eastAsia="Times New Roman" w:cs="Times New Roman"/>
                <w:sz w:val="20"/>
                <w:szCs w:val="20"/>
                <w:lang w:val="en-GB" w:eastAsia="sl-SI"/>
              </w:rPr>
            </w:pPr>
          </w:p>
        </w:tc>
      </w:tr>
      <w:tr w:rsidR="00BE3ED2" w:rsidRPr="0006106D" w14:paraId="1D4FF700" w14:textId="77777777" w:rsidTr="00BE3ED2">
        <w:trPr>
          <w:trHeight w:val="302"/>
        </w:trPr>
        <w:tc>
          <w:tcPr>
            <w:tcW w:w="358" w:type="dxa"/>
            <w:tcBorders>
              <w:top w:val="nil"/>
              <w:left w:val="nil"/>
              <w:bottom w:val="nil"/>
              <w:right w:val="nil"/>
            </w:tcBorders>
            <w:shd w:val="clear" w:color="auto" w:fill="F2F2F2" w:themeFill="background1" w:themeFillShade="F2"/>
            <w:noWrap/>
            <w:hideMark/>
          </w:tcPr>
          <w:p w14:paraId="3154EE58"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F</w:t>
            </w:r>
          </w:p>
        </w:tc>
        <w:tc>
          <w:tcPr>
            <w:tcW w:w="440" w:type="dxa"/>
            <w:tcBorders>
              <w:top w:val="nil"/>
              <w:left w:val="nil"/>
              <w:bottom w:val="nil"/>
              <w:right w:val="nil"/>
            </w:tcBorders>
            <w:shd w:val="clear" w:color="auto" w:fill="F2F2F2" w:themeFill="background1" w:themeFillShade="F2"/>
            <w:noWrap/>
            <w:hideMark/>
          </w:tcPr>
          <w:p w14:paraId="22486B34"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27</w:t>
            </w:r>
          </w:p>
        </w:tc>
        <w:tc>
          <w:tcPr>
            <w:tcW w:w="500" w:type="dxa"/>
            <w:tcBorders>
              <w:top w:val="nil"/>
              <w:left w:val="nil"/>
              <w:bottom w:val="nil"/>
              <w:right w:val="nil"/>
            </w:tcBorders>
            <w:shd w:val="clear" w:color="auto" w:fill="F2F2F2" w:themeFill="background1" w:themeFillShade="F2"/>
            <w:noWrap/>
            <w:hideMark/>
          </w:tcPr>
          <w:p w14:paraId="4F457D6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33</w:t>
            </w:r>
          </w:p>
        </w:tc>
        <w:tc>
          <w:tcPr>
            <w:tcW w:w="877" w:type="dxa"/>
            <w:tcBorders>
              <w:top w:val="nil"/>
              <w:left w:val="nil"/>
              <w:bottom w:val="nil"/>
              <w:right w:val="nil"/>
            </w:tcBorders>
            <w:shd w:val="clear" w:color="auto" w:fill="F2F2F2" w:themeFill="background1" w:themeFillShade="F2"/>
          </w:tcPr>
          <w:p w14:paraId="6DC58155" w14:textId="2A91EEEF"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12</w:t>
            </w:r>
          </w:p>
        </w:tc>
        <w:tc>
          <w:tcPr>
            <w:tcW w:w="877" w:type="dxa"/>
            <w:tcBorders>
              <w:top w:val="nil"/>
              <w:left w:val="nil"/>
              <w:bottom w:val="nil"/>
              <w:right w:val="nil"/>
            </w:tcBorders>
            <w:shd w:val="clear" w:color="auto" w:fill="F2F2F2" w:themeFill="background1" w:themeFillShade="F2"/>
            <w:noWrap/>
            <w:hideMark/>
          </w:tcPr>
          <w:p w14:paraId="37E9F978" w14:textId="1A02856E"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shd w:val="clear" w:color="auto" w:fill="F2F2F2" w:themeFill="background1" w:themeFillShade="F2"/>
            <w:noWrap/>
            <w:hideMark/>
          </w:tcPr>
          <w:p w14:paraId="26144AE2"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w:t>
            </w:r>
          </w:p>
        </w:tc>
        <w:tc>
          <w:tcPr>
            <w:tcW w:w="1276" w:type="dxa"/>
            <w:tcBorders>
              <w:top w:val="nil"/>
              <w:left w:val="nil"/>
              <w:bottom w:val="nil"/>
              <w:right w:val="nil"/>
            </w:tcBorders>
            <w:shd w:val="clear" w:color="auto" w:fill="F2F2F2" w:themeFill="background1" w:themeFillShade="F2"/>
            <w:noWrap/>
            <w:hideMark/>
          </w:tcPr>
          <w:p w14:paraId="002E6C60"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shd w:val="clear" w:color="auto" w:fill="F2F2F2" w:themeFill="background1" w:themeFillShade="F2"/>
            <w:noWrap/>
            <w:hideMark/>
          </w:tcPr>
          <w:p w14:paraId="10004910" w14:textId="77777777" w:rsidR="00BE3ED2" w:rsidRPr="0006106D" w:rsidRDefault="00BE3ED2" w:rsidP="00086D1B">
            <w:pPr>
              <w:spacing w:after="0" w:line="240" w:lineRule="auto"/>
              <w:jc w:val="left"/>
              <w:rPr>
                <w:rFonts w:eastAsia="Times New Roman" w:cs="Times New Roman"/>
                <w:sz w:val="20"/>
                <w:szCs w:val="20"/>
                <w:lang w:val="en-GB" w:eastAsia="sl-SI"/>
              </w:rPr>
            </w:pPr>
          </w:p>
        </w:tc>
        <w:tc>
          <w:tcPr>
            <w:tcW w:w="2410" w:type="dxa"/>
            <w:tcBorders>
              <w:top w:val="nil"/>
              <w:left w:val="nil"/>
              <w:bottom w:val="nil"/>
              <w:right w:val="nil"/>
            </w:tcBorders>
            <w:shd w:val="clear" w:color="auto" w:fill="F2F2F2" w:themeFill="background1" w:themeFillShade="F2"/>
            <w:noWrap/>
            <w:hideMark/>
          </w:tcPr>
          <w:p w14:paraId="75FFA867"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28: Croatia</w:t>
            </w:r>
          </w:p>
        </w:tc>
        <w:tc>
          <w:tcPr>
            <w:tcW w:w="992" w:type="dxa"/>
            <w:tcBorders>
              <w:top w:val="nil"/>
              <w:left w:val="nil"/>
              <w:bottom w:val="nil"/>
              <w:right w:val="nil"/>
            </w:tcBorders>
            <w:shd w:val="clear" w:color="auto" w:fill="F2F2F2" w:themeFill="background1" w:themeFillShade="F2"/>
            <w:noWrap/>
            <w:vAlign w:val="bottom"/>
            <w:hideMark/>
          </w:tcPr>
          <w:p w14:paraId="6BEC6B76"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shd w:val="clear" w:color="auto" w:fill="F2F2F2" w:themeFill="background1" w:themeFillShade="F2"/>
            <w:noWrap/>
            <w:vAlign w:val="bottom"/>
            <w:hideMark/>
          </w:tcPr>
          <w:p w14:paraId="67E37D6F" w14:textId="77777777" w:rsidR="00BE3ED2" w:rsidRPr="0006106D" w:rsidRDefault="00BE3ED2" w:rsidP="00086D1B">
            <w:pPr>
              <w:spacing w:after="0" w:line="240" w:lineRule="auto"/>
              <w:jc w:val="left"/>
              <w:rPr>
                <w:rFonts w:eastAsia="Times New Roman" w:cs="Times New Roman"/>
                <w:sz w:val="20"/>
                <w:szCs w:val="20"/>
                <w:lang w:val="en-GB" w:eastAsia="sl-SI"/>
              </w:rPr>
            </w:pPr>
          </w:p>
        </w:tc>
      </w:tr>
      <w:tr w:rsidR="00BE3ED2" w:rsidRPr="0006106D" w14:paraId="30DD42FE" w14:textId="77777777" w:rsidTr="00BE3ED2">
        <w:trPr>
          <w:trHeight w:val="302"/>
        </w:trPr>
        <w:tc>
          <w:tcPr>
            <w:tcW w:w="358" w:type="dxa"/>
            <w:tcBorders>
              <w:top w:val="nil"/>
              <w:left w:val="nil"/>
              <w:bottom w:val="nil"/>
              <w:right w:val="nil"/>
            </w:tcBorders>
            <w:noWrap/>
            <w:hideMark/>
          </w:tcPr>
          <w:p w14:paraId="1FC36F27"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w:t>
            </w:r>
          </w:p>
        </w:tc>
        <w:tc>
          <w:tcPr>
            <w:tcW w:w="440" w:type="dxa"/>
            <w:tcBorders>
              <w:top w:val="nil"/>
              <w:left w:val="nil"/>
              <w:bottom w:val="nil"/>
              <w:right w:val="nil"/>
            </w:tcBorders>
            <w:noWrap/>
            <w:hideMark/>
          </w:tcPr>
          <w:p w14:paraId="278BEED4"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27</w:t>
            </w:r>
          </w:p>
        </w:tc>
        <w:tc>
          <w:tcPr>
            <w:tcW w:w="500" w:type="dxa"/>
            <w:tcBorders>
              <w:top w:val="nil"/>
              <w:left w:val="nil"/>
              <w:bottom w:val="nil"/>
              <w:right w:val="nil"/>
            </w:tcBorders>
            <w:noWrap/>
            <w:hideMark/>
          </w:tcPr>
          <w:p w14:paraId="3E5615A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26</w:t>
            </w:r>
          </w:p>
        </w:tc>
        <w:tc>
          <w:tcPr>
            <w:tcW w:w="877" w:type="dxa"/>
            <w:tcBorders>
              <w:top w:val="nil"/>
              <w:left w:val="nil"/>
              <w:bottom w:val="nil"/>
              <w:right w:val="nil"/>
            </w:tcBorders>
          </w:tcPr>
          <w:p w14:paraId="04960BA7" w14:textId="6D26B049"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13</w:t>
            </w:r>
          </w:p>
        </w:tc>
        <w:tc>
          <w:tcPr>
            <w:tcW w:w="877" w:type="dxa"/>
            <w:tcBorders>
              <w:top w:val="nil"/>
              <w:left w:val="nil"/>
              <w:bottom w:val="nil"/>
              <w:right w:val="nil"/>
            </w:tcBorders>
            <w:noWrap/>
            <w:hideMark/>
          </w:tcPr>
          <w:p w14:paraId="078A85D0" w14:textId="4CFF98CF"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noWrap/>
            <w:hideMark/>
          </w:tcPr>
          <w:p w14:paraId="683C289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protein powder</w:t>
            </w:r>
          </w:p>
        </w:tc>
        <w:tc>
          <w:tcPr>
            <w:tcW w:w="1276" w:type="dxa"/>
            <w:tcBorders>
              <w:top w:val="nil"/>
              <w:left w:val="nil"/>
              <w:bottom w:val="nil"/>
              <w:right w:val="nil"/>
            </w:tcBorders>
            <w:noWrap/>
            <w:hideMark/>
          </w:tcPr>
          <w:p w14:paraId="00C8B38E"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noWrap/>
            <w:hideMark/>
          </w:tcPr>
          <w:p w14:paraId="2E9CF7B9"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Day 155: </w:t>
            </w:r>
            <w:proofErr w:type="spellStart"/>
            <w:r w:rsidRPr="0006106D">
              <w:rPr>
                <w:rFonts w:eastAsia="Times New Roman" w:cs="Times New Roman"/>
                <w:color w:val="000000"/>
                <w:sz w:val="18"/>
                <w:szCs w:val="18"/>
                <w:lang w:val="en-GB" w:eastAsia="sl-SI"/>
              </w:rPr>
              <w:t>linexForte</w:t>
            </w:r>
            <w:proofErr w:type="spellEnd"/>
            <w:r w:rsidRPr="0006106D">
              <w:rPr>
                <w:rFonts w:eastAsia="Times New Roman" w:cs="Times New Roman"/>
                <w:color w:val="000000"/>
                <w:sz w:val="18"/>
                <w:szCs w:val="18"/>
                <w:lang w:val="en-GB" w:eastAsia="sl-SI"/>
              </w:rPr>
              <w:t xml:space="preserve"> </w:t>
            </w:r>
          </w:p>
        </w:tc>
        <w:tc>
          <w:tcPr>
            <w:tcW w:w="2410" w:type="dxa"/>
            <w:tcBorders>
              <w:top w:val="nil"/>
              <w:left w:val="nil"/>
              <w:bottom w:val="nil"/>
              <w:right w:val="nil"/>
            </w:tcBorders>
            <w:noWrap/>
            <w:hideMark/>
          </w:tcPr>
          <w:p w14:paraId="56D84355"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30: Croatia</w:t>
            </w:r>
          </w:p>
        </w:tc>
        <w:tc>
          <w:tcPr>
            <w:tcW w:w="992" w:type="dxa"/>
            <w:tcBorders>
              <w:top w:val="nil"/>
              <w:left w:val="nil"/>
              <w:bottom w:val="nil"/>
              <w:right w:val="nil"/>
            </w:tcBorders>
            <w:noWrap/>
            <w:hideMark/>
          </w:tcPr>
          <w:p w14:paraId="419BF207" w14:textId="0ACC9052"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169</w:t>
            </w:r>
          </w:p>
        </w:tc>
        <w:tc>
          <w:tcPr>
            <w:tcW w:w="1701" w:type="dxa"/>
            <w:tcBorders>
              <w:top w:val="nil"/>
              <w:left w:val="nil"/>
              <w:bottom w:val="nil"/>
              <w:right w:val="nil"/>
            </w:tcBorders>
            <w:noWrap/>
            <w:hideMark/>
          </w:tcPr>
          <w:p w14:paraId="16A0C61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Food poisoning on day 154</w:t>
            </w:r>
          </w:p>
        </w:tc>
      </w:tr>
      <w:tr w:rsidR="00BE3ED2" w:rsidRPr="0006106D" w14:paraId="2036373C" w14:textId="77777777" w:rsidTr="00BE3ED2">
        <w:trPr>
          <w:trHeight w:val="484"/>
        </w:trPr>
        <w:tc>
          <w:tcPr>
            <w:tcW w:w="358" w:type="dxa"/>
            <w:tcBorders>
              <w:top w:val="nil"/>
              <w:left w:val="nil"/>
              <w:bottom w:val="nil"/>
              <w:right w:val="nil"/>
            </w:tcBorders>
            <w:shd w:val="clear" w:color="auto" w:fill="F2F2F2" w:themeFill="background1" w:themeFillShade="F2"/>
            <w:noWrap/>
            <w:hideMark/>
          </w:tcPr>
          <w:p w14:paraId="335FD8CD"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H</w:t>
            </w:r>
          </w:p>
        </w:tc>
        <w:tc>
          <w:tcPr>
            <w:tcW w:w="440" w:type="dxa"/>
            <w:tcBorders>
              <w:top w:val="nil"/>
              <w:left w:val="nil"/>
              <w:bottom w:val="nil"/>
              <w:right w:val="nil"/>
            </w:tcBorders>
            <w:shd w:val="clear" w:color="auto" w:fill="F2F2F2" w:themeFill="background1" w:themeFillShade="F2"/>
            <w:noWrap/>
            <w:hideMark/>
          </w:tcPr>
          <w:p w14:paraId="7F0CF1BB"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43</w:t>
            </w:r>
          </w:p>
        </w:tc>
        <w:tc>
          <w:tcPr>
            <w:tcW w:w="500" w:type="dxa"/>
            <w:tcBorders>
              <w:top w:val="nil"/>
              <w:left w:val="nil"/>
              <w:bottom w:val="nil"/>
              <w:right w:val="nil"/>
            </w:tcBorders>
            <w:shd w:val="clear" w:color="auto" w:fill="F2F2F2" w:themeFill="background1" w:themeFillShade="F2"/>
            <w:noWrap/>
            <w:hideMark/>
          </w:tcPr>
          <w:p w14:paraId="2EA29B28"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29</w:t>
            </w:r>
          </w:p>
        </w:tc>
        <w:tc>
          <w:tcPr>
            <w:tcW w:w="877" w:type="dxa"/>
            <w:tcBorders>
              <w:top w:val="nil"/>
              <w:left w:val="nil"/>
              <w:bottom w:val="nil"/>
              <w:right w:val="nil"/>
            </w:tcBorders>
            <w:shd w:val="clear" w:color="auto" w:fill="F2F2F2" w:themeFill="background1" w:themeFillShade="F2"/>
          </w:tcPr>
          <w:p w14:paraId="27562659" w14:textId="11836523"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13</w:t>
            </w:r>
          </w:p>
        </w:tc>
        <w:tc>
          <w:tcPr>
            <w:tcW w:w="877" w:type="dxa"/>
            <w:tcBorders>
              <w:top w:val="nil"/>
              <w:left w:val="nil"/>
              <w:bottom w:val="nil"/>
              <w:right w:val="nil"/>
            </w:tcBorders>
            <w:shd w:val="clear" w:color="auto" w:fill="F2F2F2" w:themeFill="background1" w:themeFillShade="F2"/>
            <w:noWrap/>
            <w:hideMark/>
          </w:tcPr>
          <w:p w14:paraId="2F2709B3" w14:textId="0B49BFF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omnivore </w:t>
            </w:r>
          </w:p>
        </w:tc>
        <w:tc>
          <w:tcPr>
            <w:tcW w:w="2361" w:type="dxa"/>
            <w:tcBorders>
              <w:top w:val="nil"/>
              <w:left w:val="nil"/>
              <w:bottom w:val="nil"/>
              <w:right w:val="nil"/>
            </w:tcBorders>
            <w:shd w:val="clear" w:color="auto" w:fill="F2F2F2" w:themeFill="background1" w:themeFillShade="F2"/>
            <w:noWrap/>
            <w:hideMark/>
          </w:tcPr>
          <w:p w14:paraId="07ABEC66"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w:t>
            </w:r>
          </w:p>
        </w:tc>
        <w:tc>
          <w:tcPr>
            <w:tcW w:w="1276" w:type="dxa"/>
            <w:tcBorders>
              <w:top w:val="nil"/>
              <w:left w:val="nil"/>
              <w:bottom w:val="nil"/>
              <w:right w:val="nil"/>
            </w:tcBorders>
            <w:shd w:val="clear" w:color="auto" w:fill="F2F2F2" w:themeFill="background1" w:themeFillShade="F2"/>
            <w:hideMark/>
          </w:tcPr>
          <w:p w14:paraId="25F42829"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70 to 84: amoxicillin</w:t>
            </w:r>
          </w:p>
        </w:tc>
        <w:tc>
          <w:tcPr>
            <w:tcW w:w="1701" w:type="dxa"/>
            <w:tcBorders>
              <w:top w:val="nil"/>
              <w:left w:val="nil"/>
              <w:bottom w:val="nil"/>
              <w:right w:val="nil"/>
            </w:tcBorders>
            <w:shd w:val="clear" w:color="auto" w:fill="F2F2F2" w:themeFill="background1" w:themeFillShade="F2"/>
            <w:noWrap/>
            <w:hideMark/>
          </w:tcPr>
          <w:p w14:paraId="22B58623"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Day 70 to 84: </w:t>
            </w:r>
            <w:proofErr w:type="spellStart"/>
            <w:r w:rsidRPr="0006106D">
              <w:rPr>
                <w:rFonts w:eastAsia="Times New Roman" w:cs="Times New Roman"/>
                <w:color w:val="000000"/>
                <w:sz w:val="18"/>
                <w:szCs w:val="18"/>
                <w:lang w:val="en-GB" w:eastAsia="sl-SI"/>
              </w:rPr>
              <w:t>linexForte</w:t>
            </w:r>
            <w:proofErr w:type="spellEnd"/>
            <w:r w:rsidRPr="0006106D">
              <w:rPr>
                <w:rFonts w:eastAsia="Times New Roman" w:cs="Times New Roman"/>
                <w:color w:val="000000"/>
                <w:sz w:val="18"/>
                <w:szCs w:val="18"/>
                <w:lang w:val="en-GB" w:eastAsia="sl-SI"/>
              </w:rPr>
              <w:t xml:space="preserve"> </w:t>
            </w:r>
          </w:p>
        </w:tc>
        <w:tc>
          <w:tcPr>
            <w:tcW w:w="2410" w:type="dxa"/>
            <w:tcBorders>
              <w:top w:val="nil"/>
              <w:left w:val="nil"/>
              <w:bottom w:val="nil"/>
              <w:right w:val="nil"/>
            </w:tcBorders>
            <w:shd w:val="clear" w:color="auto" w:fill="F2F2F2" w:themeFill="background1" w:themeFillShade="F2"/>
            <w:hideMark/>
          </w:tcPr>
          <w:p w14:paraId="28E7AD01"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Day 30: Croatia; Day 61: BIH</w:t>
            </w:r>
          </w:p>
        </w:tc>
        <w:tc>
          <w:tcPr>
            <w:tcW w:w="992" w:type="dxa"/>
            <w:tcBorders>
              <w:top w:val="nil"/>
              <w:left w:val="nil"/>
              <w:bottom w:val="nil"/>
              <w:right w:val="nil"/>
            </w:tcBorders>
            <w:shd w:val="clear" w:color="auto" w:fill="F2F2F2" w:themeFill="background1" w:themeFillShade="F2"/>
            <w:noWrap/>
            <w:vAlign w:val="bottom"/>
            <w:hideMark/>
          </w:tcPr>
          <w:p w14:paraId="5AE4D35B"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p>
        </w:tc>
        <w:tc>
          <w:tcPr>
            <w:tcW w:w="1701" w:type="dxa"/>
            <w:tcBorders>
              <w:top w:val="nil"/>
              <w:left w:val="nil"/>
              <w:bottom w:val="nil"/>
              <w:right w:val="nil"/>
            </w:tcBorders>
            <w:shd w:val="clear" w:color="auto" w:fill="F2F2F2" w:themeFill="background1" w:themeFillShade="F2"/>
            <w:noWrap/>
            <w:vAlign w:val="bottom"/>
            <w:hideMark/>
          </w:tcPr>
          <w:p w14:paraId="178D3BA7" w14:textId="77777777" w:rsidR="00BE3ED2" w:rsidRPr="0006106D" w:rsidRDefault="00BE3ED2" w:rsidP="00086D1B">
            <w:pPr>
              <w:spacing w:after="0" w:line="240" w:lineRule="auto"/>
              <w:jc w:val="left"/>
              <w:rPr>
                <w:rFonts w:eastAsia="Times New Roman" w:cs="Times New Roman"/>
                <w:sz w:val="20"/>
                <w:szCs w:val="20"/>
                <w:lang w:val="en-GB" w:eastAsia="sl-SI"/>
              </w:rPr>
            </w:pPr>
          </w:p>
        </w:tc>
      </w:tr>
      <w:tr w:rsidR="00BE3ED2" w:rsidRPr="0006106D" w14:paraId="75F012E7" w14:textId="77777777" w:rsidTr="00BE3ED2">
        <w:trPr>
          <w:trHeight w:val="614"/>
        </w:trPr>
        <w:tc>
          <w:tcPr>
            <w:tcW w:w="358" w:type="dxa"/>
            <w:tcBorders>
              <w:top w:val="nil"/>
              <w:left w:val="nil"/>
              <w:bottom w:val="single" w:sz="4" w:space="0" w:color="auto"/>
              <w:right w:val="nil"/>
            </w:tcBorders>
            <w:noWrap/>
            <w:hideMark/>
          </w:tcPr>
          <w:p w14:paraId="5AF1A9CC"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I</w:t>
            </w:r>
          </w:p>
        </w:tc>
        <w:tc>
          <w:tcPr>
            <w:tcW w:w="440" w:type="dxa"/>
            <w:tcBorders>
              <w:top w:val="nil"/>
              <w:left w:val="nil"/>
              <w:bottom w:val="single" w:sz="4" w:space="0" w:color="auto"/>
              <w:right w:val="nil"/>
            </w:tcBorders>
            <w:noWrap/>
            <w:hideMark/>
          </w:tcPr>
          <w:p w14:paraId="040BEF60"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30</w:t>
            </w:r>
          </w:p>
        </w:tc>
        <w:tc>
          <w:tcPr>
            <w:tcW w:w="500" w:type="dxa"/>
            <w:tcBorders>
              <w:top w:val="nil"/>
              <w:left w:val="nil"/>
              <w:bottom w:val="single" w:sz="4" w:space="0" w:color="auto"/>
              <w:right w:val="nil"/>
            </w:tcBorders>
            <w:noWrap/>
            <w:hideMark/>
          </w:tcPr>
          <w:p w14:paraId="58EAD771"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18</w:t>
            </w:r>
          </w:p>
        </w:tc>
        <w:tc>
          <w:tcPr>
            <w:tcW w:w="877" w:type="dxa"/>
            <w:tcBorders>
              <w:top w:val="nil"/>
              <w:left w:val="nil"/>
              <w:bottom w:val="single" w:sz="4" w:space="0" w:color="auto"/>
              <w:right w:val="nil"/>
            </w:tcBorders>
          </w:tcPr>
          <w:p w14:paraId="28E243C7" w14:textId="36129C6C" w:rsidR="00BE3ED2" w:rsidRPr="0006106D" w:rsidRDefault="00BE3ED2" w:rsidP="00086D1B">
            <w:pPr>
              <w:spacing w:after="0" w:line="240" w:lineRule="auto"/>
              <w:jc w:val="left"/>
              <w:rPr>
                <w:rFonts w:eastAsia="Times New Roman" w:cs="Times New Roman"/>
                <w:color w:val="000000"/>
                <w:sz w:val="18"/>
                <w:szCs w:val="18"/>
                <w:lang w:val="en-GB" w:eastAsia="sl-SI"/>
              </w:rPr>
            </w:pPr>
            <w:r>
              <w:rPr>
                <w:rFonts w:eastAsia="Times New Roman" w:cs="Times New Roman"/>
                <w:color w:val="000000"/>
                <w:sz w:val="18"/>
                <w:szCs w:val="18"/>
                <w:lang w:val="en-GB" w:eastAsia="sl-SI"/>
              </w:rPr>
              <w:t>12</w:t>
            </w:r>
          </w:p>
        </w:tc>
        <w:tc>
          <w:tcPr>
            <w:tcW w:w="877" w:type="dxa"/>
            <w:tcBorders>
              <w:top w:val="nil"/>
              <w:left w:val="nil"/>
              <w:bottom w:val="single" w:sz="4" w:space="0" w:color="auto"/>
              <w:right w:val="nil"/>
            </w:tcBorders>
            <w:hideMark/>
          </w:tcPr>
          <w:p w14:paraId="4457F247" w14:textId="2F09DFFA"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lactose-free omnivore </w:t>
            </w:r>
          </w:p>
        </w:tc>
        <w:tc>
          <w:tcPr>
            <w:tcW w:w="2361" w:type="dxa"/>
            <w:tcBorders>
              <w:top w:val="nil"/>
              <w:left w:val="nil"/>
              <w:bottom w:val="single" w:sz="4" w:space="0" w:color="auto"/>
              <w:right w:val="nil"/>
            </w:tcBorders>
            <w:hideMark/>
          </w:tcPr>
          <w:p w14:paraId="7CF65AAA" w14:textId="18CD0BD3" w:rsidR="00BE3ED2" w:rsidRPr="0006106D" w:rsidRDefault="00BE3ED2" w:rsidP="00086D1B">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omega3</w:t>
            </w:r>
            <w:proofErr w:type="spellEnd"/>
            <w:r w:rsidRPr="0006106D">
              <w:rPr>
                <w:rFonts w:eastAsia="Times New Roman" w:cs="Times New Roman"/>
                <w:color w:val="000000"/>
                <w:sz w:val="18"/>
                <w:szCs w:val="18"/>
                <w:lang w:val="en-GB" w:eastAsia="sl-SI"/>
              </w:rPr>
              <w:t xml:space="preserve">, vitamin D, complex </w:t>
            </w:r>
            <w:proofErr w:type="spellStart"/>
            <w:r w:rsidRPr="0006106D">
              <w:rPr>
                <w:rFonts w:eastAsia="Times New Roman" w:cs="Times New Roman"/>
                <w:color w:val="000000"/>
                <w:sz w:val="18"/>
                <w:szCs w:val="18"/>
                <w:lang w:val="en-GB" w:eastAsia="sl-SI"/>
              </w:rPr>
              <w:t>B.Q10</w:t>
            </w:r>
            <w:proofErr w:type="spellEnd"/>
            <w:r w:rsidRPr="0006106D">
              <w:rPr>
                <w:rFonts w:eastAsia="Times New Roman" w:cs="Times New Roman"/>
                <w:color w:val="000000"/>
                <w:sz w:val="18"/>
                <w:szCs w:val="18"/>
                <w:lang w:val="en-GB" w:eastAsia="sl-SI"/>
              </w:rPr>
              <w:t xml:space="preserve">, probiotics: </w:t>
            </w:r>
            <w:proofErr w:type="spellStart"/>
            <w:r w:rsidRPr="0006106D">
              <w:rPr>
                <w:rFonts w:eastAsia="Times New Roman" w:cs="Times New Roman"/>
                <w:color w:val="000000"/>
                <w:sz w:val="18"/>
                <w:szCs w:val="18"/>
                <w:lang w:val="en-GB" w:eastAsia="sl-SI"/>
              </w:rPr>
              <w:t>Vivomox</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EkoŠrknicl</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Unibiotic</w:t>
            </w:r>
            <w:proofErr w:type="spellEnd"/>
            <w:r w:rsidRPr="0006106D">
              <w:rPr>
                <w:rFonts w:eastAsia="Times New Roman" w:cs="Times New Roman"/>
                <w:color w:val="000000"/>
                <w:sz w:val="18"/>
                <w:szCs w:val="18"/>
                <w:lang w:val="en-GB" w:eastAsia="sl-SI"/>
              </w:rPr>
              <w:t xml:space="preserve"> Strong</w:t>
            </w:r>
          </w:p>
        </w:tc>
        <w:tc>
          <w:tcPr>
            <w:tcW w:w="1276" w:type="dxa"/>
            <w:tcBorders>
              <w:top w:val="nil"/>
              <w:left w:val="nil"/>
              <w:bottom w:val="single" w:sz="4" w:space="0" w:color="auto"/>
              <w:right w:val="nil"/>
            </w:tcBorders>
            <w:noWrap/>
            <w:hideMark/>
          </w:tcPr>
          <w:p w14:paraId="5416F60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1701" w:type="dxa"/>
            <w:tcBorders>
              <w:top w:val="nil"/>
              <w:left w:val="nil"/>
              <w:bottom w:val="single" w:sz="4" w:space="0" w:color="auto"/>
              <w:right w:val="nil"/>
            </w:tcBorders>
            <w:noWrap/>
            <w:hideMark/>
          </w:tcPr>
          <w:p w14:paraId="0FEA7E8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2410" w:type="dxa"/>
            <w:tcBorders>
              <w:top w:val="nil"/>
              <w:left w:val="nil"/>
              <w:bottom w:val="single" w:sz="4" w:space="0" w:color="auto"/>
              <w:right w:val="nil"/>
            </w:tcBorders>
            <w:noWrap/>
            <w:hideMark/>
          </w:tcPr>
          <w:p w14:paraId="3205F703"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992" w:type="dxa"/>
            <w:tcBorders>
              <w:top w:val="nil"/>
              <w:left w:val="nil"/>
              <w:bottom w:val="single" w:sz="4" w:space="0" w:color="auto"/>
              <w:right w:val="nil"/>
            </w:tcBorders>
            <w:noWrap/>
            <w:hideMark/>
          </w:tcPr>
          <w:p w14:paraId="29E1F75F"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c>
          <w:tcPr>
            <w:tcW w:w="1701" w:type="dxa"/>
            <w:tcBorders>
              <w:top w:val="nil"/>
              <w:left w:val="nil"/>
              <w:bottom w:val="single" w:sz="4" w:space="0" w:color="auto"/>
              <w:right w:val="nil"/>
            </w:tcBorders>
            <w:noWrap/>
            <w:vAlign w:val="bottom"/>
            <w:hideMark/>
          </w:tcPr>
          <w:p w14:paraId="5CDBC3B6" w14:textId="77777777" w:rsidR="00BE3ED2" w:rsidRPr="0006106D" w:rsidRDefault="00BE3ED2" w:rsidP="00086D1B">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w:t>
            </w:r>
          </w:p>
        </w:tc>
      </w:tr>
    </w:tbl>
    <w:p w14:paraId="2B1B24C0" w14:textId="77777777" w:rsidR="00F75DCF" w:rsidRDefault="00F75DCF" w:rsidP="00255D40">
      <w:pPr>
        <w:spacing w:line="259" w:lineRule="auto"/>
        <w:jc w:val="left"/>
        <w:rPr>
          <w:b/>
          <w:bCs/>
          <w:lang w:val="en-GB"/>
        </w:rPr>
      </w:pPr>
    </w:p>
    <w:p w14:paraId="6307789B" w14:textId="353AC819" w:rsidR="00086D1B" w:rsidRPr="0006106D" w:rsidRDefault="00086D1B" w:rsidP="00255D40">
      <w:pPr>
        <w:spacing w:line="259" w:lineRule="auto"/>
        <w:jc w:val="left"/>
        <w:rPr>
          <w:lang w:val="en-GB"/>
        </w:rPr>
      </w:pPr>
      <w:r w:rsidRPr="0006106D">
        <w:rPr>
          <w:b/>
          <w:bCs/>
          <w:lang w:val="en-GB"/>
        </w:rPr>
        <w:t xml:space="preserve">Supplement Table 2. Bacterial strains reported in the probiotics consumed by participants. </w:t>
      </w:r>
    </w:p>
    <w:tbl>
      <w:tblPr>
        <w:tblW w:w="12616" w:type="dxa"/>
        <w:tblCellMar>
          <w:left w:w="70" w:type="dxa"/>
          <w:right w:w="70" w:type="dxa"/>
        </w:tblCellMar>
        <w:tblLook w:val="04A0" w:firstRow="1" w:lastRow="0" w:firstColumn="1" w:lastColumn="0" w:noHBand="0" w:noVBand="1"/>
      </w:tblPr>
      <w:tblGrid>
        <w:gridCol w:w="5780"/>
        <w:gridCol w:w="6836"/>
      </w:tblGrid>
      <w:tr w:rsidR="00086D1B" w:rsidRPr="0006106D" w14:paraId="7CB6E98C" w14:textId="77777777" w:rsidTr="00AE1A19">
        <w:trPr>
          <w:trHeight w:val="300"/>
          <w:tblHeader/>
        </w:trPr>
        <w:tc>
          <w:tcPr>
            <w:tcW w:w="5780" w:type="dxa"/>
            <w:tcBorders>
              <w:top w:val="single" w:sz="4" w:space="0" w:color="auto"/>
              <w:left w:val="nil"/>
              <w:bottom w:val="single" w:sz="4" w:space="0" w:color="auto"/>
              <w:right w:val="nil"/>
            </w:tcBorders>
            <w:noWrap/>
            <w:vAlign w:val="bottom"/>
            <w:hideMark/>
          </w:tcPr>
          <w:p w14:paraId="4ED47853" w14:textId="77777777" w:rsidR="00086D1B" w:rsidRPr="0006106D" w:rsidRDefault="00086D1B" w:rsidP="00086D1B">
            <w:pPr>
              <w:spacing w:after="0" w:line="240" w:lineRule="auto"/>
              <w:jc w:val="left"/>
              <w:rPr>
                <w:rFonts w:eastAsia="Times New Roman" w:cs="Times New Roman"/>
                <w:b/>
                <w:bCs/>
                <w:sz w:val="20"/>
                <w:szCs w:val="20"/>
                <w:lang w:val="en-GB" w:eastAsia="sl-SI"/>
              </w:rPr>
            </w:pPr>
            <w:r w:rsidRPr="0006106D">
              <w:rPr>
                <w:rFonts w:eastAsia="Times New Roman" w:cs="Times New Roman"/>
                <w:b/>
                <w:bCs/>
                <w:sz w:val="20"/>
                <w:szCs w:val="20"/>
                <w:lang w:val="en-GB" w:eastAsia="sl-SI"/>
              </w:rPr>
              <w:t>Probiotic (manufacturer)</w:t>
            </w:r>
          </w:p>
        </w:tc>
        <w:tc>
          <w:tcPr>
            <w:tcW w:w="6836" w:type="dxa"/>
            <w:tcBorders>
              <w:top w:val="single" w:sz="4" w:space="0" w:color="auto"/>
              <w:left w:val="nil"/>
              <w:bottom w:val="single" w:sz="4" w:space="0" w:color="auto"/>
              <w:right w:val="nil"/>
            </w:tcBorders>
            <w:noWrap/>
            <w:vAlign w:val="bottom"/>
            <w:hideMark/>
          </w:tcPr>
          <w:p w14:paraId="4818DBD9" w14:textId="28631D5E" w:rsidR="00086D1B" w:rsidRPr="0006106D" w:rsidRDefault="00086D1B" w:rsidP="00086D1B">
            <w:pPr>
              <w:spacing w:after="0" w:line="240" w:lineRule="auto"/>
              <w:jc w:val="left"/>
              <w:rPr>
                <w:rFonts w:eastAsia="Times New Roman" w:cs="Times New Roman"/>
                <w:b/>
                <w:bCs/>
                <w:sz w:val="20"/>
                <w:szCs w:val="20"/>
                <w:lang w:val="en-GB" w:eastAsia="sl-SI"/>
              </w:rPr>
            </w:pPr>
            <w:r w:rsidRPr="0006106D">
              <w:rPr>
                <w:rFonts w:eastAsia="Times New Roman" w:cs="Times New Roman"/>
                <w:b/>
                <w:bCs/>
                <w:sz w:val="20"/>
                <w:szCs w:val="20"/>
                <w:lang w:val="en-GB" w:eastAsia="sl-SI"/>
              </w:rPr>
              <w:t xml:space="preserve">Bacterial strains </w:t>
            </w:r>
            <w:r w:rsidR="00385A93" w:rsidRPr="0006106D">
              <w:rPr>
                <w:rFonts w:eastAsia="Times New Roman" w:cs="Times New Roman"/>
                <w:b/>
                <w:bCs/>
                <w:sz w:val="20"/>
                <w:szCs w:val="20"/>
                <w:lang w:val="en-GB" w:eastAsia="sl-SI"/>
              </w:rPr>
              <w:t>reported in the product</w:t>
            </w:r>
          </w:p>
        </w:tc>
      </w:tr>
      <w:tr w:rsidR="00086D1B" w:rsidRPr="0006106D" w14:paraId="6ECFE4AD" w14:textId="77777777" w:rsidTr="00086D1B">
        <w:trPr>
          <w:trHeight w:val="1275"/>
        </w:trPr>
        <w:tc>
          <w:tcPr>
            <w:tcW w:w="5780" w:type="dxa"/>
            <w:tcBorders>
              <w:top w:val="nil"/>
              <w:left w:val="nil"/>
              <w:bottom w:val="nil"/>
              <w:right w:val="nil"/>
            </w:tcBorders>
            <w:noWrap/>
            <w:hideMark/>
          </w:tcPr>
          <w:p w14:paraId="102A9846" w14:textId="77777777" w:rsidR="00086D1B" w:rsidRPr="0006106D" w:rsidRDefault="00086D1B" w:rsidP="00086D1B">
            <w:pPr>
              <w:spacing w:after="0" w:line="240" w:lineRule="auto"/>
              <w:jc w:val="left"/>
              <w:rPr>
                <w:rFonts w:eastAsia="Times New Roman" w:cs="Times New Roman"/>
                <w:sz w:val="20"/>
                <w:szCs w:val="20"/>
                <w:lang w:val="en-GB" w:eastAsia="sl-SI"/>
              </w:rPr>
            </w:pPr>
            <w:r w:rsidRPr="0006106D">
              <w:rPr>
                <w:rFonts w:eastAsia="Times New Roman" w:cs="Times New Roman"/>
                <w:sz w:val="20"/>
                <w:szCs w:val="20"/>
                <w:lang w:val="en-GB" w:eastAsia="sl-SI"/>
              </w:rPr>
              <w:t>Biotics Strong (</w:t>
            </w:r>
            <w:proofErr w:type="spellStart"/>
            <w:r w:rsidRPr="0006106D">
              <w:rPr>
                <w:rFonts w:eastAsia="Times New Roman" w:cs="Times New Roman"/>
                <w:sz w:val="20"/>
                <w:szCs w:val="20"/>
                <w:lang w:val="en-GB" w:eastAsia="sl-SI"/>
              </w:rPr>
              <w:t>FutuNatura</w:t>
            </w:r>
            <w:proofErr w:type="spellEnd"/>
            <w:r w:rsidRPr="0006106D">
              <w:rPr>
                <w:rFonts w:eastAsia="Times New Roman" w:cs="Times New Roman"/>
                <w:sz w:val="20"/>
                <w:szCs w:val="20"/>
                <w:lang w:val="en-GB" w:eastAsia="sl-SI"/>
              </w:rPr>
              <w:t>, EU)</w:t>
            </w:r>
          </w:p>
        </w:tc>
        <w:tc>
          <w:tcPr>
            <w:tcW w:w="6836" w:type="dxa"/>
            <w:tcBorders>
              <w:top w:val="nil"/>
              <w:left w:val="nil"/>
              <w:bottom w:val="nil"/>
              <w:right w:val="nil"/>
            </w:tcBorders>
            <w:hideMark/>
          </w:tcPr>
          <w:p w14:paraId="4D206502" w14:textId="77777777" w:rsidR="00086D1B" w:rsidRPr="0006106D" w:rsidRDefault="00086D1B" w:rsidP="00086D1B">
            <w:pPr>
              <w:spacing w:after="0" w:line="240" w:lineRule="auto"/>
              <w:jc w:val="left"/>
              <w:rPr>
                <w:rFonts w:eastAsia="Times New Roman" w:cs="Times New Roman"/>
                <w:i/>
                <w:iCs/>
                <w:sz w:val="20"/>
                <w:szCs w:val="20"/>
                <w:lang w:val="en-GB" w:eastAsia="sl-SI"/>
              </w:rPr>
            </w:pPr>
            <w:r w:rsidRPr="0006106D">
              <w:rPr>
                <w:rFonts w:eastAsia="Times New Roman" w:cs="Times New Roman"/>
                <w:i/>
                <w:iCs/>
                <w:sz w:val="20"/>
                <w:szCs w:val="20"/>
                <w:lang w:val="en-GB" w:eastAsia="sl-SI"/>
              </w:rPr>
              <w:t xml:space="preserve">Bifidobacterium longum, Lactobacillus plantarum, Lactobacillus </w:t>
            </w:r>
            <w:proofErr w:type="spellStart"/>
            <w:r w:rsidRPr="0006106D">
              <w:rPr>
                <w:rFonts w:eastAsia="Times New Roman" w:cs="Times New Roman"/>
                <w:i/>
                <w:iCs/>
                <w:sz w:val="20"/>
                <w:szCs w:val="20"/>
                <w:lang w:val="en-GB" w:eastAsia="sl-SI"/>
              </w:rPr>
              <w:t>reuteri</w:t>
            </w:r>
            <w:proofErr w:type="spellEnd"/>
            <w:r w:rsidRPr="0006106D">
              <w:rPr>
                <w:rFonts w:eastAsia="Times New Roman" w:cs="Times New Roman"/>
                <w:i/>
                <w:iCs/>
                <w:sz w:val="20"/>
                <w:szCs w:val="20"/>
                <w:lang w:val="en-GB" w:eastAsia="sl-SI"/>
              </w:rPr>
              <w:t xml:space="preserve">, Lactobacillus acidophilus, Bifidobacterium lactis, Lactobacillus </w:t>
            </w:r>
            <w:proofErr w:type="spellStart"/>
            <w:r w:rsidRPr="0006106D">
              <w:rPr>
                <w:rFonts w:eastAsia="Times New Roman" w:cs="Times New Roman"/>
                <w:i/>
                <w:iCs/>
                <w:sz w:val="20"/>
                <w:szCs w:val="20"/>
                <w:lang w:val="en-GB" w:eastAsia="sl-SI"/>
              </w:rPr>
              <w:t>rhamnosus</w:t>
            </w:r>
            <w:proofErr w:type="spellEnd"/>
            <w:r w:rsidRPr="0006106D">
              <w:rPr>
                <w:rFonts w:eastAsia="Times New Roman" w:cs="Times New Roman"/>
                <w:i/>
                <w:iCs/>
                <w:sz w:val="20"/>
                <w:szCs w:val="20"/>
                <w:lang w:val="en-GB" w:eastAsia="sl-SI"/>
              </w:rPr>
              <w:t xml:space="preserve">, Lactobacillus </w:t>
            </w:r>
            <w:proofErr w:type="spellStart"/>
            <w:r w:rsidRPr="0006106D">
              <w:rPr>
                <w:rFonts w:eastAsia="Times New Roman" w:cs="Times New Roman"/>
                <w:i/>
                <w:iCs/>
                <w:sz w:val="20"/>
                <w:szCs w:val="20"/>
                <w:lang w:val="en-GB" w:eastAsia="sl-SI"/>
              </w:rPr>
              <w:t>crispatus</w:t>
            </w:r>
            <w:proofErr w:type="spellEnd"/>
            <w:r w:rsidRPr="0006106D">
              <w:rPr>
                <w:rFonts w:eastAsia="Times New Roman" w:cs="Times New Roman"/>
                <w:i/>
                <w:iCs/>
                <w:sz w:val="20"/>
                <w:szCs w:val="20"/>
                <w:lang w:val="en-GB" w:eastAsia="sl-SI"/>
              </w:rPr>
              <w:t xml:space="preserve">, Bifidobacterium bifidum, Lactobacillus casei, Lactobacillus </w:t>
            </w:r>
            <w:proofErr w:type="spellStart"/>
            <w:r w:rsidRPr="0006106D">
              <w:rPr>
                <w:rFonts w:eastAsia="Times New Roman" w:cs="Times New Roman"/>
                <w:i/>
                <w:iCs/>
                <w:sz w:val="20"/>
                <w:szCs w:val="20"/>
                <w:lang w:val="en-GB" w:eastAsia="sl-SI"/>
              </w:rPr>
              <w:t>paracasei</w:t>
            </w:r>
            <w:proofErr w:type="spellEnd"/>
            <w:r w:rsidRPr="0006106D">
              <w:rPr>
                <w:rFonts w:eastAsia="Times New Roman" w:cs="Times New Roman"/>
                <w:i/>
                <w:iCs/>
                <w:sz w:val="20"/>
                <w:szCs w:val="20"/>
                <w:lang w:val="en-GB" w:eastAsia="sl-SI"/>
              </w:rPr>
              <w:t xml:space="preserve">, Bifidobacterium breve, Lactobacillus </w:t>
            </w:r>
            <w:proofErr w:type="spellStart"/>
            <w:r w:rsidRPr="0006106D">
              <w:rPr>
                <w:rFonts w:eastAsia="Times New Roman" w:cs="Times New Roman"/>
                <w:i/>
                <w:iCs/>
                <w:sz w:val="20"/>
                <w:szCs w:val="20"/>
                <w:lang w:val="en-GB" w:eastAsia="sl-SI"/>
              </w:rPr>
              <w:t>sporogenes</w:t>
            </w:r>
            <w:proofErr w:type="spellEnd"/>
            <w:r w:rsidRPr="0006106D">
              <w:rPr>
                <w:rFonts w:eastAsia="Times New Roman" w:cs="Times New Roman"/>
                <w:i/>
                <w:iCs/>
                <w:sz w:val="20"/>
                <w:szCs w:val="20"/>
                <w:lang w:val="en-GB" w:eastAsia="sl-SI"/>
              </w:rPr>
              <w:t xml:space="preserve">, Lactobacillus </w:t>
            </w:r>
            <w:proofErr w:type="spellStart"/>
            <w:r w:rsidRPr="0006106D">
              <w:rPr>
                <w:rFonts w:eastAsia="Times New Roman" w:cs="Times New Roman"/>
                <w:i/>
                <w:iCs/>
                <w:sz w:val="20"/>
                <w:szCs w:val="20"/>
                <w:lang w:val="en-GB" w:eastAsia="sl-SI"/>
              </w:rPr>
              <w:t>gasseri</w:t>
            </w:r>
            <w:proofErr w:type="spellEnd"/>
            <w:r w:rsidRPr="0006106D">
              <w:rPr>
                <w:rFonts w:eastAsia="Times New Roman" w:cs="Times New Roman"/>
                <w:i/>
                <w:iCs/>
                <w:sz w:val="20"/>
                <w:szCs w:val="20"/>
                <w:lang w:val="en-GB" w:eastAsia="sl-SI"/>
              </w:rPr>
              <w:t xml:space="preserve">, Lactobacillus lactis, Lactobacillus brevis, Lactobacillus </w:t>
            </w:r>
            <w:r w:rsidRPr="0006106D">
              <w:rPr>
                <w:rFonts w:eastAsia="Times New Roman" w:cs="Times New Roman"/>
                <w:i/>
                <w:iCs/>
                <w:sz w:val="20"/>
                <w:szCs w:val="20"/>
                <w:lang w:val="en-GB" w:eastAsia="sl-SI"/>
              </w:rPr>
              <w:lastRenderedPageBreak/>
              <w:t xml:space="preserve">salivarius, Lactobacillus bulgaricus, Bifidobacterium </w:t>
            </w:r>
            <w:proofErr w:type="spellStart"/>
            <w:r w:rsidRPr="0006106D">
              <w:rPr>
                <w:rFonts w:eastAsia="Times New Roman" w:cs="Times New Roman"/>
                <w:i/>
                <w:iCs/>
                <w:sz w:val="20"/>
                <w:szCs w:val="20"/>
                <w:lang w:val="en-GB" w:eastAsia="sl-SI"/>
              </w:rPr>
              <w:t>adolescentis</w:t>
            </w:r>
            <w:proofErr w:type="spellEnd"/>
            <w:r w:rsidRPr="0006106D">
              <w:rPr>
                <w:rFonts w:eastAsia="Times New Roman" w:cs="Times New Roman"/>
                <w:i/>
                <w:iCs/>
                <w:sz w:val="20"/>
                <w:szCs w:val="20"/>
                <w:lang w:val="en-GB" w:eastAsia="sl-SI"/>
              </w:rPr>
              <w:t>, Streptococcus thermophilus</w:t>
            </w:r>
          </w:p>
        </w:tc>
      </w:tr>
      <w:tr w:rsidR="00086D1B" w:rsidRPr="0006106D" w14:paraId="1A566CCA" w14:textId="77777777" w:rsidTr="00086D1B">
        <w:trPr>
          <w:trHeight w:val="300"/>
        </w:trPr>
        <w:tc>
          <w:tcPr>
            <w:tcW w:w="5780" w:type="dxa"/>
            <w:tcBorders>
              <w:top w:val="nil"/>
              <w:left w:val="nil"/>
              <w:bottom w:val="nil"/>
              <w:right w:val="nil"/>
            </w:tcBorders>
            <w:noWrap/>
            <w:hideMark/>
          </w:tcPr>
          <w:p w14:paraId="3884B0B7" w14:textId="77777777" w:rsidR="00086D1B" w:rsidRPr="0006106D" w:rsidRDefault="00086D1B" w:rsidP="00086D1B">
            <w:pPr>
              <w:spacing w:after="0" w:line="240" w:lineRule="auto"/>
              <w:jc w:val="left"/>
              <w:rPr>
                <w:rFonts w:eastAsia="Times New Roman" w:cs="Times New Roman"/>
                <w:sz w:val="20"/>
                <w:szCs w:val="20"/>
                <w:lang w:val="en-GB" w:eastAsia="sl-SI"/>
              </w:rPr>
            </w:pPr>
            <w:r w:rsidRPr="0006106D">
              <w:rPr>
                <w:rFonts w:eastAsia="Times New Roman" w:cs="Times New Roman"/>
                <w:sz w:val="20"/>
                <w:szCs w:val="20"/>
                <w:lang w:val="en-GB" w:eastAsia="sl-SI"/>
              </w:rPr>
              <w:lastRenderedPageBreak/>
              <w:t>Linex Forte (Chr. Hansen, Denmark)</w:t>
            </w:r>
          </w:p>
        </w:tc>
        <w:tc>
          <w:tcPr>
            <w:tcW w:w="6836" w:type="dxa"/>
            <w:tcBorders>
              <w:top w:val="nil"/>
              <w:left w:val="nil"/>
              <w:bottom w:val="nil"/>
              <w:right w:val="nil"/>
            </w:tcBorders>
            <w:hideMark/>
          </w:tcPr>
          <w:p w14:paraId="557C3DA9" w14:textId="77777777" w:rsidR="00086D1B" w:rsidRPr="0006106D" w:rsidRDefault="00086D1B" w:rsidP="00086D1B">
            <w:pPr>
              <w:spacing w:after="0" w:line="240" w:lineRule="auto"/>
              <w:jc w:val="left"/>
              <w:rPr>
                <w:rFonts w:eastAsia="Times New Roman" w:cs="Times New Roman"/>
                <w:i/>
                <w:iCs/>
                <w:sz w:val="20"/>
                <w:szCs w:val="20"/>
                <w:lang w:val="en-GB" w:eastAsia="sl-SI"/>
              </w:rPr>
            </w:pPr>
            <w:r w:rsidRPr="0006106D">
              <w:rPr>
                <w:rFonts w:eastAsia="Times New Roman" w:cs="Times New Roman"/>
                <w:i/>
                <w:iCs/>
                <w:sz w:val="20"/>
                <w:szCs w:val="20"/>
                <w:lang w:val="en-GB" w:eastAsia="sl-SI"/>
              </w:rPr>
              <w:t xml:space="preserve">Lactobacillus acidophilus, </w:t>
            </w:r>
            <w:r w:rsidRPr="0006106D">
              <w:rPr>
                <w:rFonts w:eastAsia="Times New Roman" w:cs="Times New Roman"/>
                <w:sz w:val="20"/>
                <w:szCs w:val="20"/>
                <w:lang w:val="en-GB" w:eastAsia="sl-SI"/>
              </w:rPr>
              <w:t>LA-5</w:t>
            </w:r>
            <w:r w:rsidRPr="0006106D">
              <w:rPr>
                <w:rFonts w:eastAsia="Times New Roman" w:cs="Times New Roman"/>
                <w:i/>
                <w:iCs/>
                <w:sz w:val="20"/>
                <w:szCs w:val="20"/>
                <w:lang w:val="en-GB" w:eastAsia="sl-SI"/>
              </w:rPr>
              <w:t xml:space="preserve">, in Bifidobacterium </w:t>
            </w:r>
            <w:proofErr w:type="spellStart"/>
            <w:r w:rsidRPr="0006106D">
              <w:rPr>
                <w:rFonts w:eastAsia="Times New Roman" w:cs="Times New Roman"/>
                <w:i/>
                <w:iCs/>
                <w:sz w:val="20"/>
                <w:szCs w:val="20"/>
                <w:lang w:val="en-GB" w:eastAsia="sl-SI"/>
              </w:rPr>
              <w:t>animalis</w:t>
            </w:r>
            <w:proofErr w:type="spellEnd"/>
            <w:r w:rsidRPr="0006106D">
              <w:rPr>
                <w:rFonts w:eastAsia="Times New Roman" w:cs="Times New Roman"/>
                <w:i/>
                <w:iCs/>
                <w:sz w:val="20"/>
                <w:szCs w:val="20"/>
                <w:lang w:val="en-GB" w:eastAsia="sl-SI"/>
              </w:rPr>
              <w:t xml:space="preserve"> </w:t>
            </w:r>
            <w:r w:rsidRPr="0006106D">
              <w:rPr>
                <w:rFonts w:eastAsia="Times New Roman" w:cs="Times New Roman"/>
                <w:sz w:val="20"/>
                <w:szCs w:val="20"/>
                <w:lang w:val="en-GB" w:eastAsia="sl-SI"/>
              </w:rPr>
              <w:t>subsp</w:t>
            </w:r>
            <w:r w:rsidRPr="0006106D">
              <w:rPr>
                <w:rFonts w:eastAsia="Times New Roman" w:cs="Times New Roman"/>
                <w:i/>
                <w:iCs/>
                <w:sz w:val="20"/>
                <w:szCs w:val="20"/>
                <w:lang w:val="en-GB" w:eastAsia="sl-SI"/>
              </w:rPr>
              <w:t xml:space="preserve">. lactis, </w:t>
            </w:r>
            <w:r w:rsidRPr="0006106D">
              <w:rPr>
                <w:rFonts w:eastAsia="Times New Roman" w:cs="Times New Roman"/>
                <w:sz w:val="20"/>
                <w:szCs w:val="20"/>
                <w:lang w:val="en-GB" w:eastAsia="sl-SI"/>
              </w:rPr>
              <w:t>BB-12</w:t>
            </w:r>
          </w:p>
        </w:tc>
      </w:tr>
      <w:tr w:rsidR="00086D1B" w:rsidRPr="0006106D" w14:paraId="116A17CF" w14:textId="77777777" w:rsidTr="00086D1B">
        <w:trPr>
          <w:trHeight w:val="765"/>
        </w:trPr>
        <w:tc>
          <w:tcPr>
            <w:tcW w:w="5780" w:type="dxa"/>
            <w:tcBorders>
              <w:top w:val="nil"/>
              <w:left w:val="nil"/>
              <w:bottom w:val="nil"/>
              <w:right w:val="nil"/>
            </w:tcBorders>
            <w:noWrap/>
            <w:hideMark/>
          </w:tcPr>
          <w:p w14:paraId="0098468C" w14:textId="6EC0D470" w:rsidR="00086D1B" w:rsidRPr="0006106D" w:rsidRDefault="00086D1B" w:rsidP="00086D1B">
            <w:pPr>
              <w:spacing w:after="0" w:line="240" w:lineRule="auto"/>
              <w:jc w:val="left"/>
              <w:rPr>
                <w:rFonts w:eastAsia="Times New Roman" w:cs="Times New Roman"/>
                <w:sz w:val="20"/>
                <w:szCs w:val="20"/>
                <w:lang w:val="en-GB" w:eastAsia="sl-SI"/>
              </w:rPr>
            </w:pPr>
            <w:proofErr w:type="spellStart"/>
            <w:r w:rsidRPr="0006106D">
              <w:rPr>
                <w:rFonts w:eastAsia="Times New Roman" w:cs="Times New Roman"/>
                <w:sz w:val="20"/>
                <w:szCs w:val="20"/>
                <w:lang w:val="en-GB" w:eastAsia="sl-SI"/>
              </w:rPr>
              <w:t>OMNi-BiOTiC</w:t>
            </w:r>
            <w:proofErr w:type="spellEnd"/>
            <w:r w:rsidRPr="0006106D">
              <w:rPr>
                <w:rFonts w:eastAsia="Times New Roman" w:cs="Times New Roman"/>
                <w:sz w:val="20"/>
                <w:szCs w:val="20"/>
                <w:lang w:val="en-GB" w:eastAsia="sl-SI"/>
              </w:rPr>
              <w:t xml:space="preserve"> Stress Repair (</w:t>
            </w:r>
            <w:proofErr w:type="spellStart"/>
            <w:r w:rsidRPr="0006106D">
              <w:rPr>
                <w:rFonts w:eastAsia="Times New Roman" w:cs="Times New Roman"/>
                <w:sz w:val="20"/>
                <w:szCs w:val="20"/>
                <w:lang w:val="en-GB" w:eastAsia="sl-SI"/>
              </w:rPr>
              <w:t>OMNi-BiOTiC</w:t>
            </w:r>
            <w:proofErr w:type="spellEnd"/>
            <w:r w:rsidRPr="0006106D">
              <w:rPr>
                <w:rFonts w:eastAsia="Times New Roman" w:cs="Times New Roman"/>
                <w:sz w:val="20"/>
                <w:szCs w:val="20"/>
                <w:lang w:val="en-GB" w:eastAsia="sl-SI"/>
              </w:rPr>
              <w:t>, Austria)</w:t>
            </w:r>
          </w:p>
        </w:tc>
        <w:tc>
          <w:tcPr>
            <w:tcW w:w="6836" w:type="dxa"/>
            <w:tcBorders>
              <w:top w:val="nil"/>
              <w:left w:val="nil"/>
              <w:bottom w:val="nil"/>
              <w:right w:val="nil"/>
            </w:tcBorders>
            <w:hideMark/>
          </w:tcPr>
          <w:p w14:paraId="6CD70F12" w14:textId="77777777" w:rsidR="00086D1B" w:rsidRPr="0006106D" w:rsidRDefault="00086D1B" w:rsidP="00086D1B">
            <w:pPr>
              <w:spacing w:after="0" w:line="240" w:lineRule="auto"/>
              <w:jc w:val="left"/>
              <w:rPr>
                <w:rFonts w:eastAsia="Times New Roman" w:cs="Times New Roman"/>
                <w:i/>
                <w:iCs/>
                <w:sz w:val="20"/>
                <w:szCs w:val="20"/>
                <w:lang w:val="en-GB" w:eastAsia="sl-SI"/>
              </w:rPr>
            </w:pPr>
            <w:r w:rsidRPr="0006106D">
              <w:rPr>
                <w:rFonts w:eastAsia="Times New Roman" w:cs="Times New Roman"/>
                <w:i/>
                <w:iCs/>
                <w:sz w:val="20"/>
                <w:szCs w:val="24"/>
                <w:lang w:val="en-GB" w:eastAsia="sl-SI"/>
              </w:rPr>
              <w:t xml:space="preserve">Lactobacillus casei </w:t>
            </w:r>
            <w:proofErr w:type="spellStart"/>
            <w:r w:rsidRPr="0006106D">
              <w:rPr>
                <w:rFonts w:eastAsia="Times New Roman" w:cs="Times New Roman"/>
                <w:sz w:val="20"/>
                <w:szCs w:val="24"/>
                <w:lang w:val="en-GB" w:eastAsia="sl-SI"/>
              </w:rPr>
              <w:t>W56</w:t>
            </w:r>
            <w:proofErr w:type="spellEnd"/>
            <w:r w:rsidRPr="0006106D">
              <w:rPr>
                <w:rFonts w:eastAsia="Times New Roman" w:cs="Times New Roman"/>
                <w:i/>
                <w:iCs/>
                <w:sz w:val="20"/>
                <w:szCs w:val="24"/>
                <w:lang w:val="en-GB" w:eastAsia="sl-SI"/>
              </w:rPr>
              <w:t xml:space="preserve">, Lactococcus lactis </w:t>
            </w:r>
            <w:proofErr w:type="spellStart"/>
            <w:r w:rsidRPr="0006106D">
              <w:rPr>
                <w:rFonts w:eastAsia="Times New Roman" w:cs="Times New Roman"/>
                <w:sz w:val="20"/>
                <w:szCs w:val="24"/>
                <w:lang w:val="en-GB" w:eastAsia="sl-SI"/>
              </w:rPr>
              <w:t>W19</w:t>
            </w:r>
            <w:proofErr w:type="spellEnd"/>
            <w:r w:rsidRPr="0006106D">
              <w:rPr>
                <w:rFonts w:eastAsia="Times New Roman" w:cs="Times New Roman"/>
                <w:i/>
                <w:iCs/>
                <w:sz w:val="20"/>
                <w:szCs w:val="24"/>
                <w:lang w:val="en-GB" w:eastAsia="sl-SI"/>
              </w:rPr>
              <w:t xml:space="preserve">, Lactobacillus acidophilus </w:t>
            </w:r>
            <w:proofErr w:type="spellStart"/>
            <w:r w:rsidRPr="0006106D">
              <w:rPr>
                <w:rFonts w:eastAsia="Times New Roman" w:cs="Times New Roman"/>
                <w:sz w:val="20"/>
                <w:szCs w:val="24"/>
                <w:lang w:val="en-GB" w:eastAsia="sl-SI"/>
              </w:rPr>
              <w:t>W22</w:t>
            </w:r>
            <w:proofErr w:type="spellEnd"/>
            <w:r w:rsidRPr="0006106D">
              <w:rPr>
                <w:rFonts w:eastAsia="Times New Roman" w:cs="Times New Roman"/>
                <w:i/>
                <w:iCs/>
                <w:sz w:val="20"/>
                <w:szCs w:val="24"/>
                <w:lang w:val="en-GB" w:eastAsia="sl-SI"/>
              </w:rPr>
              <w:t xml:space="preserve"> , Bifidobacterium lactis </w:t>
            </w:r>
            <w:proofErr w:type="spellStart"/>
            <w:r w:rsidRPr="0006106D">
              <w:rPr>
                <w:rFonts w:eastAsia="Times New Roman" w:cs="Times New Roman"/>
                <w:sz w:val="20"/>
                <w:szCs w:val="24"/>
                <w:lang w:val="en-GB" w:eastAsia="sl-SI"/>
              </w:rPr>
              <w:t>W52</w:t>
            </w:r>
            <w:proofErr w:type="spellEnd"/>
            <w:r w:rsidRPr="0006106D">
              <w:rPr>
                <w:rFonts w:eastAsia="Times New Roman" w:cs="Times New Roman"/>
                <w:i/>
                <w:iCs/>
                <w:sz w:val="20"/>
                <w:szCs w:val="24"/>
                <w:lang w:val="en-GB" w:eastAsia="sl-SI"/>
              </w:rPr>
              <w:t xml:space="preserve">, Lactobacillus </w:t>
            </w:r>
            <w:proofErr w:type="spellStart"/>
            <w:r w:rsidRPr="0006106D">
              <w:rPr>
                <w:rFonts w:eastAsia="Times New Roman" w:cs="Times New Roman"/>
                <w:i/>
                <w:iCs/>
                <w:sz w:val="20"/>
                <w:szCs w:val="24"/>
                <w:lang w:val="en-GB" w:eastAsia="sl-SI"/>
              </w:rPr>
              <w:t>paracasei</w:t>
            </w:r>
            <w:proofErr w:type="spellEnd"/>
            <w:r w:rsidRPr="0006106D">
              <w:rPr>
                <w:rFonts w:eastAsia="Times New Roman" w:cs="Times New Roman"/>
                <w:i/>
                <w:iCs/>
                <w:sz w:val="20"/>
                <w:szCs w:val="24"/>
                <w:lang w:val="en-GB" w:eastAsia="sl-SI"/>
              </w:rPr>
              <w:t xml:space="preserve"> </w:t>
            </w:r>
            <w:proofErr w:type="spellStart"/>
            <w:r w:rsidRPr="0006106D">
              <w:rPr>
                <w:rFonts w:eastAsia="Times New Roman" w:cs="Times New Roman"/>
                <w:sz w:val="20"/>
                <w:szCs w:val="24"/>
                <w:lang w:val="en-GB" w:eastAsia="sl-SI"/>
              </w:rPr>
              <w:t>W20</w:t>
            </w:r>
            <w:proofErr w:type="spellEnd"/>
            <w:r w:rsidRPr="0006106D">
              <w:rPr>
                <w:rFonts w:eastAsia="Times New Roman" w:cs="Times New Roman"/>
                <w:i/>
                <w:iCs/>
                <w:sz w:val="20"/>
                <w:szCs w:val="24"/>
                <w:lang w:val="en-GB" w:eastAsia="sl-SI"/>
              </w:rPr>
              <w:t xml:space="preserve">, Lactobacillus plantarum </w:t>
            </w:r>
            <w:proofErr w:type="spellStart"/>
            <w:r w:rsidRPr="0006106D">
              <w:rPr>
                <w:rFonts w:eastAsia="Times New Roman" w:cs="Times New Roman"/>
                <w:sz w:val="20"/>
                <w:szCs w:val="24"/>
                <w:lang w:val="en-GB" w:eastAsia="sl-SI"/>
              </w:rPr>
              <w:t>W62</w:t>
            </w:r>
            <w:proofErr w:type="spellEnd"/>
            <w:r w:rsidRPr="0006106D">
              <w:rPr>
                <w:rFonts w:eastAsia="Times New Roman" w:cs="Times New Roman"/>
                <w:i/>
                <w:iCs/>
                <w:sz w:val="20"/>
                <w:szCs w:val="24"/>
                <w:lang w:val="en-GB" w:eastAsia="sl-SI"/>
              </w:rPr>
              <w:t xml:space="preserve">, Bifidobacterium lactis </w:t>
            </w:r>
            <w:proofErr w:type="spellStart"/>
            <w:r w:rsidRPr="0006106D">
              <w:rPr>
                <w:rFonts w:eastAsia="Times New Roman" w:cs="Times New Roman"/>
                <w:sz w:val="20"/>
                <w:szCs w:val="24"/>
                <w:lang w:val="en-GB" w:eastAsia="sl-SI"/>
              </w:rPr>
              <w:t>W51</w:t>
            </w:r>
            <w:proofErr w:type="spellEnd"/>
            <w:r w:rsidRPr="0006106D">
              <w:rPr>
                <w:rFonts w:eastAsia="Times New Roman" w:cs="Times New Roman"/>
                <w:i/>
                <w:iCs/>
                <w:sz w:val="20"/>
                <w:szCs w:val="24"/>
                <w:lang w:val="en-GB" w:eastAsia="sl-SI"/>
              </w:rPr>
              <w:t xml:space="preserve">, Bifidobacterium bifidum </w:t>
            </w:r>
            <w:proofErr w:type="spellStart"/>
            <w:r w:rsidRPr="0006106D">
              <w:rPr>
                <w:rFonts w:eastAsia="Times New Roman" w:cs="Times New Roman"/>
                <w:sz w:val="20"/>
                <w:szCs w:val="24"/>
                <w:lang w:val="en-GB" w:eastAsia="sl-SI"/>
              </w:rPr>
              <w:t>W23</w:t>
            </w:r>
            <w:proofErr w:type="spellEnd"/>
            <w:r w:rsidRPr="0006106D">
              <w:rPr>
                <w:rFonts w:eastAsia="Times New Roman" w:cs="Times New Roman"/>
                <w:i/>
                <w:iCs/>
                <w:sz w:val="20"/>
                <w:szCs w:val="24"/>
                <w:lang w:val="en-GB" w:eastAsia="sl-SI"/>
              </w:rPr>
              <w:t xml:space="preserve">, Lactobacillus salivarius </w:t>
            </w:r>
            <w:proofErr w:type="spellStart"/>
            <w:r w:rsidRPr="0006106D">
              <w:rPr>
                <w:rFonts w:eastAsia="Times New Roman" w:cs="Times New Roman"/>
                <w:sz w:val="20"/>
                <w:szCs w:val="24"/>
                <w:lang w:val="en-GB" w:eastAsia="sl-SI"/>
              </w:rPr>
              <w:t>W24</w:t>
            </w:r>
            <w:proofErr w:type="spellEnd"/>
            <w:r w:rsidRPr="0006106D">
              <w:rPr>
                <w:rFonts w:eastAsia="Times New Roman" w:cs="Times New Roman"/>
                <w:i/>
                <w:iCs/>
                <w:sz w:val="20"/>
                <w:szCs w:val="24"/>
                <w:lang w:val="en-GB" w:eastAsia="sl-SI"/>
              </w:rPr>
              <w:t xml:space="preserve">  </w:t>
            </w:r>
          </w:p>
        </w:tc>
      </w:tr>
      <w:tr w:rsidR="00086D1B" w:rsidRPr="0006106D" w14:paraId="7D863FA5" w14:textId="77777777" w:rsidTr="00086D1B">
        <w:trPr>
          <w:trHeight w:val="765"/>
        </w:trPr>
        <w:tc>
          <w:tcPr>
            <w:tcW w:w="5780" w:type="dxa"/>
            <w:tcBorders>
              <w:top w:val="nil"/>
              <w:left w:val="nil"/>
              <w:bottom w:val="nil"/>
              <w:right w:val="nil"/>
            </w:tcBorders>
            <w:noWrap/>
            <w:hideMark/>
          </w:tcPr>
          <w:p w14:paraId="2E201F5D" w14:textId="77777777" w:rsidR="00086D1B" w:rsidRPr="0006106D" w:rsidRDefault="00086D1B" w:rsidP="00086D1B">
            <w:pPr>
              <w:spacing w:after="0" w:line="240" w:lineRule="auto"/>
              <w:jc w:val="left"/>
              <w:rPr>
                <w:rFonts w:eastAsia="Times New Roman" w:cs="Times New Roman"/>
                <w:sz w:val="20"/>
                <w:szCs w:val="20"/>
                <w:lang w:val="en-GB" w:eastAsia="sl-SI"/>
              </w:rPr>
            </w:pPr>
            <w:proofErr w:type="spellStart"/>
            <w:r w:rsidRPr="0006106D">
              <w:rPr>
                <w:rFonts w:eastAsia="Times New Roman" w:cs="Times New Roman"/>
                <w:sz w:val="20"/>
                <w:szCs w:val="20"/>
                <w:lang w:val="en-GB" w:eastAsia="sl-SI"/>
              </w:rPr>
              <w:t>Vivomixx</w:t>
            </w:r>
            <w:proofErr w:type="spellEnd"/>
            <w:r w:rsidRPr="0006106D">
              <w:rPr>
                <w:rFonts w:eastAsia="Times New Roman" w:cs="Times New Roman"/>
                <w:sz w:val="20"/>
                <w:szCs w:val="20"/>
                <w:lang w:val="en-GB" w:eastAsia="sl-SI"/>
              </w:rPr>
              <w:t xml:space="preserve"> (US)</w:t>
            </w:r>
          </w:p>
        </w:tc>
        <w:tc>
          <w:tcPr>
            <w:tcW w:w="6836" w:type="dxa"/>
            <w:tcBorders>
              <w:top w:val="nil"/>
              <w:left w:val="nil"/>
              <w:bottom w:val="nil"/>
              <w:right w:val="nil"/>
            </w:tcBorders>
            <w:hideMark/>
          </w:tcPr>
          <w:p w14:paraId="21601159" w14:textId="77777777" w:rsidR="00086D1B" w:rsidRPr="0006106D" w:rsidRDefault="00086D1B" w:rsidP="00086D1B">
            <w:pPr>
              <w:spacing w:after="0" w:line="240" w:lineRule="auto"/>
              <w:jc w:val="left"/>
              <w:rPr>
                <w:rFonts w:eastAsia="Times New Roman" w:cs="Times New Roman"/>
                <w:i/>
                <w:iCs/>
                <w:sz w:val="20"/>
                <w:szCs w:val="20"/>
                <w:lang w:val="en-GB" w:eastAsia="sl-SI"/>
              </w:rPr>
            </w:pPr>
            <w:r w:rsidRPr="0006106D">
              <w:rPr>
                <w:rFonts w:eastAsia="Times New Roman" w:cs="Times New Roman"/>
                <w:i/>
                <w:iCs/>
                <w:sz w:val="20"/>
                <w:szCs w:val="20"/>
                <w:lang w:val="en-GB" w:eastAsia="sl-SI"/>
              </w:rPr>
              <w:t xml:space="preserve">Streptococcus thermophilus, Bifidobacterium breve, Bifidobacterium longum, Bifidobacterium </w:t>
            </w:r>
            <w:proofErr w:type="spellStart"/>
            <w:r w:rsidRPr="0006106D">
              <w:rPr>
                <w:rFonts w:eastAsia="Times New Roman" w:cs="Times New Roman"/>
                <w:i/>
                <w:iCs/>
                <w:sz w:val="20"/>
                <w:szCs w:val="20"/>
                <w:lang w:val="en-GB" w:eastAsia="sl-SI"/>
              </w:rPr>
              <w:t>infantis</w:t>
            </w:r>
            <w:proofErr w:type="spellEnd"/>
            <w:r w:rsidRPr="0006106D">
              <w:rPr>
                <w:rFonts w:eastAsia="Times New Roman" w:cs="Times New Roman"/>
                <w:i/>
                <w:iCs/>
                <w:sz w:val="20"/>
                <w:szCs w:val="20"/>
                <w:lang w:val="en-GB" w:eastAsia="sl-SI"/>
              </w:rPr>
              <w:t xml:space="preserve">, Lactobacillus plantarum, Lactobacillus acidophilus, Lactobacillus </w:t>
            </w:r>
            <w:proofErr w:type="spellStart"/>
            <w:r w:rsidRPr="0006106D">
              <w:rPr>
                <w:rFonts w:eastAsia="Times New Roman" w:cs="Times New Roman"/>
                <w:i/>
                <w:iCs/>
                <w:sz w:val="20"/>
                <w:szCs w:val="20"/>
                <w:lang w:val="en-GB" w:eastAsia="sl-SI"/>
              </w:rPr>
              <w:t>paracasei</w:t>
            </w:r>
            <w:proofErr w:type="spellEnd"/>
            <w:r w:rsidRPr="0006106D">
              <w:rPr>
                <w:rFonts w:eastAsia="Times New Roman" w:cs="Times New Roman"/>
                <w:i/>
                <w:iCs/>
                <w:sz w:val="20"/>
                <w:szCs w:val="20"/>
                <w:lang w:val="en-GB" w:eastAsia="sl-SI"/>
              </w:rPr>
              <w:t xml:space="preserve">, Lactobacillus </w:t>
            </w:r>
            <w:proofErr w:type="spellStart"/>
            <w:r w:rsidRPr="0006106D">
              <w:rPr>
                <w:rFonts w:eastAsia="Times New Roman" w:cs="Times New Roman"/>
                <w:i/>
                <w:iCs/>
                <w:sz w:val="20"/>
                <w:szCs w:val="20"/>
                <w:lang w:val="en-GB" w:eastAsia="sl-SI"/>
              </w:rPr>
              <w:t>dilbeckii</w:t>
            </w:r>
            <w:proofErr w:type="spellEnd"/>
            <w:r w:rsidRPr="0006106D">
              <w:rPr>
                <w:rFonts w:eastAsia="Times New Roman" w:cs="Times New Roman"/>
                <w:i/>
                <w:iCs/>
                <w:sz w:val="20"/>
                <w:szCs w:val="20"/>
                <w:lang w:val="en-GB" w:eastAsia="sl-SI"/>
              </w:rPr>
              <w:t xml:space="preserve"> subsp. Bulgaricus</w:t>
            </w:r>
          </w:p>
        </w:tc>
      </w:tr>
      <w:tr w:rsidR="00086D1B" w:rsidRPr="0006106D" w14:paraId="0A67FD93" w14:textId="77777777" w:rsidTr="00086D1B">
        <w:trPr>
          <w:trHeight w:val="1020"/>
        </w:trPr>
        <w:tc>
          <w:tcPr>
            <w:tcW w:w="5780" w:type="dxa"/>
            <w:tcBorders>
              <w:top w:val="nil"/>
              <w:left w:val="nil"/>
              <w:bottom w:val="single" w:sz="4" w:space="0" w:color="auto"/>
              <w:right w:val="nil"/>
            </w:tcBorders>
            <w:noWrap/>
            <w:hideMark/>
          </w:tcPr>
          <w:p w14:paraId="2244A59D" w14:textId="77777777" w:rsidR="00086D1B" w:rsidRPr="0006106D" w:rsidRDefault="00086D1B" w:rsidP="00086D1B">
            <w:pPr>
              <w:spacing w:after="0" w:line="240" w:lineRule="auto"/>
              <w:jc w:val="left"/>
              <w:rPr>
                <w:rFonts w:eastAsia="Times New Roman" w:cs="Times New Roman"/>
                <w:sz w:val="20"/>
                <w:szCs w:val="20"/>
                <w:lang w:val="en-GB" w:eastAsia="sl-SI"/>
              </w:rPr>
            </w:pPr>
            <w:proofErr w:type="spellStart"/>
            <w:r w:rsidRPr="0006106D">
              <w:rPr>
                <w:rFonts w:eastAsia="Times New Roman" w:cs="Times New Roman"/>
                <w:sz w:val="20"/>
                <w:szCs w:val="20"/>
                <w:lang w:val="en-GB" w:eastAsia="sl-SI"/>
              </w:rPr>
              <w:t>EkoŠkrnicl</w:t>
            </w:r>
            <w:proofErr w:type="spellEnd"/>
            <w:r w:rsidRPr="0006106D">
              <w:rPr>
                <w:rFonts w:eastAsia="Times New Roman" w:cs="Times New Roman"/>
                <w:sz w:val="20"/>
                <w:szCs w:val="20"/>
                <w:lang w:val="en-GB" w:eastAsia="sl-SI"/>
              </w:rPr>
              <w:t xml:space="preserve"> </w:t>
            </w:r>
            <w:proofErr w:type="spellStart"/>
            <w:r w:rsidRPr="0006106D">
              <w:rPr>
                <w:rFonts w:eastAsia="Times New Roman" w:cs="Times New Roman"/>
                <w:sz w:val="20"/>
                <w:szCs w:val="20"/>
                <w:lang w:val="en-GB" w:eastAsia="sl-SI"/>
              </w:rPr>
              <w:t>Unibiotic</w:t>
            </w:r>
            <w:proofErr w:type="spellEnd"/>
            <w:r w:rsidRPr="0006106D">
              <w:rPr>
                <w:rFonts w:eastAsia="Times New Roman" w:cs="Times New Roman"/>
                <w:sz w:val="20"/>
                <w:szCs w:val="20"/>
                <w:lang w:val="en-GB" w:eastAsia="sl-SI"/>
              </w:rPr>
              <w:t xml:space="preserve"> Strong (BIO PAK </w:t>
            </w:r>
            <w:proofErr w:type="spellStart"/>
            <w:r w:rsidRPr="0006106D">
              <w:rPr>
                <w:rFonts w:eastAsia="Times New Roman" w:cs="Times New Roman"/>
                <w:sz w:val="20"/>
                <w:szCs w:val="20"/>
                <w:lang w:val="en-GB" w:eastAsia="sl-SI"/>
              </w:rPr>
              <w:t>Nutracevtika</w:t>
            </w:r>
            <w:proofErr w:type="spellEnd"/>
            <w:r w:rsidRPr="0006106D">
              <w:rPr>
                <w:rFonts w:eastAsia="Times New Roman" w:cs="Times New Roman"/>
                <w:sz w:val="20"/>
                <w:szCs w:val="20"/>
                <w:lang w:val="en-GB" w:eastAsia="sl-SI"/>
              </w:rPr>
              <w:t>, Slovenia)</w:t>
            </w:r>
          </w:p>
        </w:tc>
        <w:tc>
          <w:tcPr>
            <w:tcW w:w="6836" w:type="dxa"/>
            <w:tcBorders>
              <w:top w:val="nil"/>
              <w:left w:val="nil"/>
              <w:bottom w:val="single" w:sz="4" w:space="0" w:color="auto"/>
              <w:right w:val="nil"/>
            </w:tcBorders>
            <w:hideMark/>
          </w:tcPr>
          <w:p w14:paraId="3E923780" w14:textId="77777777" w:rsidR="00086D1B" w:rsidRPr="0006106D" w:rsidRDefault="00086D1B" w:rsidP="00086D1B">
            <w:pPr>
              <w:spacing w:after="0" w:line="240" w:lineRule="auto"/>
              <w:jc w:val="left"/>
              <w:rPr>
                <w:rFonts w:eastAsia="Times New Roman" w:cs="Times New Roman"/>
                <w:i/>
                <w:iCs/>
                <w:sz w:val="20"/>
                <w:szCs w:val="20"/>
                <w:lang w:val="en-GB" w:eastAsia="sl-SI"/>
              </w:rPr>
            </w:pPr>
            <w:r w:rsidRPr="0006106D">
              <w:rPr>
                <w:rFonts w:eastAsia="Times New Roman" w:cs="Times New Roman"/>
                <w:i/>
                <w:iCs/>
                <w:sz w:val="20"/>
                <w:szCs w:val="24"/>
                <w:lang w:val="en-GB" w:eastAsia="sl-SI"/>
              </w:rPr>
              <w:t xml:space="preserve">Lactobacillus acidophilus, Lactobacillus bulgaricus, Lactobacillus casei, </w:t>
            </w:r>
            <w:proofErr w:type="spellStart"/>
            <w:r w:rsidRPr="0006106D">
              <w:rPr>
                <w:rFonts w:eastAsia="Times New Roman" w:cs="Times New Roman"/>
                <w:i/>
                <w:iCs/>
                <w:sz w:val="20"/>
                <w:szCs w:val="24"/>
                <w:lang w:val="en-GB" w:eastAsia="sl-SI"/>
              </w:rPr>
              <w:t>Bificobacterium</w:t>
            </w:r>
            <w:proofErr w:type="spellEnd"/>
            <w:r w:rsidRPr="0006106D">
              <w:rPr>
                <w:rFonts w:eastAsia="Times New Roman" w:cs="Times New Roman"/>
                <w:i/>
                <w:iCs/>
                <w:sz w:val="20"/>
                <w:szCs w:val="24"/>
                <w:lang w:val="en-GB" w:eastAsia="sl-SI"/>
              </w:rPr>
              <w:t xml:space="preserve"> breve, Lactobacillus plantarum, Lactobacillus brevis, Lactobacillus </w:t>
            </w:r>
            <w:proofErr w:type="spellStart"/>
            <w:r w:rsidRPr="0006106D">
              <w:rPr>
                <w:rFonts w:eastAsia="Times New Roman" w:cs="Times New Roman"/>
                <w:i/>
                <w:iCs/>
                <w:sz w:val="20"/>
                <w:szCs w:val="24"/>
                <w:lang w:val="en-GB" w:eastAsia="sl-SI"/>
              </w:rPr>
              <w:t>paracasei</w:t>
            </w:r>
            <w:proofErr w:type="spellEnd"/>
            <w:r w:rsidRPr="0006106D">
              <w:rPr>
                <w:rFonts w:eastAsia="Times New Roman" w:cs="Times New Roman"/>
                <w:i/>
                <w:iCs/>
                <w:sz w:val="20"/>
                <w:szCs w:val="24"/>
                <w:lang w:val="en-GB" w:eastAsia="sl-SI"/>
              </w:rPr>
              <w:t xml:space="preserve">, Lactobacillus </w:t>
            </w:r>
            <w:proofErr w:type="spellStart"/>
            <w:r w:rsidRPr="0006106D">
              <w:rPr>
                <w:rFonts w:eastAsia="Times New Roman" w:cs="Times New Roman"/>
                <w:i/>
                <w:iCs/>
                <w:sz w:val="20"/>
                <w:szCs w:val="24"/>
                <w:lang w:val="en-GB" w:eastAsia="sl-SI"/>
              </w:rPr>
              <w:t>rhamnosus</w:t>
            </w:r>
            <w:proofErr w:type="spellEnd"/>
            <w:r w:rsidRPr="0006106D">
              <w:rPr>
                <w:rFonts w:eastAsia="Times New Roman" w:cs="Times New Roman"/>
                <w:i/>
                <w:iCs/>
                <w:sz w:val="20"/>
                <w:szCs w:val="24"/>
                <w:lang w:val="en-GB" w:eastAsia="sl-SI"/>
              </w:rPr>
              <w:t xml:space="preserve">, Bifidobacterium breve, Bifidobacterium lactis, Bifidobacterium longum, Lactococcus lactis, Streptococcus thermophilus, Lactobacillus </w:t>
            </w:r>
            <w:proofErr w:type="spellStart"/>
            <w:r w:rsidRPr="0006106D">
              <w:rPr>
                <w:rFonts w:eastAsia="Times New Roman" w:cs="Times New Roman"/>
                <w:i/>
                <w:iCs/>
                <w:sz w:val="20"/>
                <w:szCs w:val="24"/>
                <w:lang w:val="en-GB" w:eastAsia="sl-SI"/>
              </w:rPr>
              <w:t>reuteri</w:t>
            </w:r>
            <w:proofErr w:type="spellEnd"/>
            <w:r w:rsidRPr="0006106D">
              <w:rPr>
                <w:rFonts w:eastAsia="Times New Roman" w:cs="Times New Roman"/>
                <w:i/>
                <w:iCs/>
                <w:sz w:val="20"/>
                <w:szCs w:val="24"/>
                <w:lang w:val="en-GB" w:eastAsia="sl-SI"/>
              </w:rPr>
              <w:t xml:space="preserve">, Lactobacillus salivarius, Lactobacillus </w:t>
            </w:r>
            <w:proofErr w:type="spellStart"/>
            <w:r w:rsidRPr="0006106D">
              <w:rPr>
                <w:rFonts w:eastAsia="Times New Roman" w:cs="Times New Roman"/>
                <w:i/>
                <w:iCs/>
                <w:sz w:val="20"/>
                <w:szCs w:val="24"/>
                <w:lang w:val="en-GB" w:eastAsia="sl-SI"/>
              </w:rPr>
              <w:t>helveticus</w:t>
            </w:r>
            <w:proofErr w:type="spellEnd"/>
          </w:p>
        </w:tc>
      </w:tr>
    </w:tbl>
    <w:p w14:paraId="5E8D255D" w14:textId="77777777" w:rsidR="00AD2755" w:rsidRPr="0006106D" w:rsidRDefault="00AD2755" w:rsidP="00255D40">
      <w:pPr>
        <w:spacing w:line="259" w:lineRule="auto"/>
        <w:jc w:val="left"/>
        <w:rPr>
          <w:lang w:val="en-GB"/>
        </w:rPr>
      </w:pPr>
    </w:p>
    <w:p w14:paraId="248D0DD1" w14:textId="4446C5BE" w:rsidR="00255D40" w:rsidRPr="0006106D" w:rsidRDefault="00255D40" w:rsidP="00255D40">
      <w:pPr>
        <w:rPr>
          <w:b/>
          <w:bCs/>
          <w:lang w:val="en-GB"/>
        </w:rPr>
      </w:pPr>
      <w:r w:rsidRPr="0006106D">
        <w:rPr>
          <w:b/>
          <w:bCs/>
          <w:lang w:val="en-GB"/>
        </w:rPr>
        <w:t xml:space="preserve">Supplement Table </w:t>
      </w:r>
      <w:r w:rsidR="00AE1A19" w:rsidRPr="0006106D">
        <w:rPr>
          <w:b/>
          <w:bCs/>
          <w:lang w:val="en-GB"/>
        </w:rPr>
        <w:t>3</w:t>
      </w:r>
      <w:r w:rsidRPr="0006106D">
        <w:rPr>
          <w:b/>
          <w:bCs/>
          <w:lang w:val="en-GB"/>
        </w:rPr>
        <w:t xml:space="preserve">. </w:t>
      </w:r>
      <w:r w:rsidR="00AE1A19" w:rsidRPr="0006106D">
        <w:rPr>
          <w:b/>
          <w:bCs/>
          <w:lang w:val="en-GB"/>
        </w:rPr>
        <w:t>Details on p</w:t>
      </w:r>
      <w:r w:rsidRPr="0006106D">
        <w:rPr>
          <w:b/>
          <w:bCs/>
          <w:lang w:val="en-GB"/>
        </w:rPr>
        <w:t xml:space="preserve">rotocols </w:t>
      </w:r>
      <w:r w:rsidR="00AE1A19" w:rsidRPr="0006106D">
        <w:rPr>
          <w:b/>
          <w:bCs/>
          <w:lang w:val="en-GB"/>
        </w:rPr>
        <w:t xml:space="preserve">for bulk </w:t>
      </w:r>
      <w:r w:rsidRPr="0006106D">
        <w:rPr>
          <w:b/>
          <w:bCs/>
          <w:lang w:val="en-GB"/>
        </w:rPr>
        <w:t xml:space="preserve">DNA isolation from human stool samples. </w:t>
      </w:r>
    </w:p>
    <w:tbl>
      <w:tblPr>
        <w:tblW w:w="12180" w:type="dxa"/>
        <w:tblCellMar>
          <w:left w:w="70" w:type="dxa"/>
          <w:right w:w="70" w:type="dxa"/>
        </w:tblCellMar>
        <w:tblLook w:val="04A0" w:firstRow="1" w:lastRow="0" w:firstColumn="1" w:lastColumn="0" w:noHBand="0" w:noVBand="1"/>
      </w:tblPr>
      <w:tblGrid>
        <w:gridCol w:w="1900"/>
        <w:gridCol w:w="2860"/>
        <w:gridCol w:w="2260"/>
        <w:gridCol w:w="2900"/>
        <w:gridCol w:w="2260"/>
      </w:tblGrid>
      <w:tr w:rsidR="00AE1A19" w:rsidRPr="0006106D" w14:paraId="5C7F0D86" w14:textId="77777777" w:rsidTr="00AE1A19">
        <w:trPr>
          <w:trHeight w:val="525"/>
          <w:tblHeader/>
        </w:trPr>
        <w:tc>
          <w:tcPr>
            <w:tcW w:w="1900" w:type="dxa"/>
            <w:tcBorders>
              <w:top w:val="single" w:sz="4" w:space="0" w:color="auto"/>
              <w:left w:val="nil"/>
              <w:bottom w:val="single" w:sz="4" w:space="0" w:color="auto"/>
              <w:right w:val="nil"/>
            </w:tcBorders>
            <w:hideMark/>
          </w:tcPr>
          <w:p w14:paraId="303B7936" w14:textId="77777777" w:rsidR="00AE1A19" w:rsidRPr="0006106D" w:rsidRDefault="00AE1A19" w:rsidP="00AE1A19">
            <w:pPr>
              <w:spacing w:after="0" w:line="240" w:lineRule="auto"/>
              <w:jc w:val="left"/>
              <w:rPr>
                <w:rFonts w:eastAsia="Times New Roman" w:cs="Times New Roman"/>
                <w:b/>
                <w:bCs/>
                <w:color w:val="000000"/>
                <w:sz w:val="20"/>
                <w:szCs w:val="20"/>
                <w:lang w:val="en-GB" w:eastAsia="sl-SI"/>
              </w:rPr>
            </w:pPr>
            <w:r w:rsidRPr="0006106D">
              <w:rPr>
                <w:rFonts w:eastAsia="Times New Roman" w:cs="Times New Roman"/>
                <w:b/>
                <w:bCs/>
                <w:color w:val="000000"/>
                <w:sz w:val="20"/>
                <w:szCs w:val="20"/>
                <w:lang w:val="en-GB" w:eastAsia="sl-SI"/>
              </w:rPr>
              <w:t xml:space="preserve">Protocol </w:t>
            </w:r>
          </w:p>
        </w:tc>
        <w:tc>
          <w:tcPr>
            <w:tcW w:w="2860" w:type="dxa"/>
            <w:tcBorders>
              <w:top w:val="single" w:sz="4" w:space="0" w:color="auto"/>
              <w:left w:val="nil"/>
              <w:bottom w:val="single" w:sz="4" w:space="0" w:color="auto"/>
              <w:right w:val="nil"/>
            </w:tcBorders>
            <w:hideMark/>
          </w:tcPr>
          <w:p w14:paraId="74A5E5EE" w14:textId="77777777" w:rsidR="00AE1A19" w:rsidRPr="0006106D" w:rsidRDefault="00AE1A19" w:rsidP="00AE1A19">
            <w:pPr>
              <w:spacing w:after="0" w:line="240" w:lineRule="auto"/>
              <w:jc w:val="left"/>
              <w:rPr>
                <w:rFonts w:eastAsia="Times New Roman" w:cs="Times New Roman"/>
                <w:b/>
                <w:bCs/>
                <w:color w:val="000000"/>
                <w:sz w:val="20"/>
                <w:szCs w:val="20"/>
                <w:lang w:val="en-GB" w:eastAsia="sl-SI"/>
              </w:rPr>
            </w:pPr>
            <w:proofErr w:type="spellStart"/>
            <w:r w:rsidRPr="0006106D">
              <w:rPr>
                <w:rFonts w:eastAsia="Times New Roman" w:cs="Times New Roman"/>
                <w:b/>
                <w:bCs/>
                <w:color w:val="000000"/>
                <w:sz w:val="20"/>
                <w:szCs w:val="20"/>
                <w:lang w:val="en-GB" w:eastAsia="sl-SI"/>
              </w:rPr>
              <w:t>QIAamp</w:t>
            </w:r>
            <w:proofErr w:type="spellEnd"/>
            <w:r w:rsidRPr="0006106D">
              <w:rPr>
                <w:rFonts w:eastAsia="Times New Roman" w:cs="Times New Roman"/>
                <w:b/>
                <w:bCs/>
                <w:color w:val="000000"/>
                <w:sz w:val="20"/>
                <w:szCs w:val="20"/>
                <w:lang w:val="en-GB" w:eastAsia="sl-SI"/>
              </w:rPr>
              <w:t xml:space="preserve"> Fast DNA Stool Mini Kit </w:t>
            </w:r>
          </w:p>
        </w:tc>
        <w:tc>
          <w:tcPr>
            <w:tcW w:w="2260" w:type="dxa"/>
            <w:tcBorders>
              <w:top w:val="single" w:sz="4" w:space="0" w:color="auto"/>
              <w:left w:val="nil"/>
              <w:bottom w:val="single" w:sz="4" w:space="0" w:color="auto"/>
              <w:right w:val="nil"/>
            </w:tcBorders>
            <w:hideMark/>
          </w:tcPr>
          <w:p w14:paraId="1B72C915" w14:textId="2A3B526D" w:rsidR="00AE1A19" w:rsidRPr="0006106D" w:rsidRDefault="00AE1A19" w:rsidP="00AE1A19">
            <w:pPr>
              <w:spacing w:after="0" w:line="240" w:lineRule="auto"/>
              <w:jc w:val="left"/>
              <w:rPr>
                <w:rFonts w:eastAsia="Times New Roman" w:cs="Times New Roman"/>
                <w:b/>
                <w:bCs/>
                <w:color w:val="000000"/>
                <w:sz w:val="20"/>
                <w:szCs w:val="20"/>
                <w:lang w:val="en-GB" w:eastAsia="sl-SI"/>
              </w:rPr>
            </w:pPr>
            <w:proofErr w:type="spellStart"/>
            <w:r w:rsidRPr="0006106D">
              <w:rPr>
                <w:rFonts w:eastAsia="Times New Roman" w:cs="Times New Roman"/>
                <w:b/>
                <w:bCs/>
                <w:color w:val="000000"/>
                <w:sz w:val="20"/>
                <w:szCs w:val="20"/>
                <w:lang w:val="en-GB" w:eastAsia="sl-SI"/>
              </w:rPr>
              <w:t>NucleoSpin</w:t>
            </w:r>
            <w:proofErr w:type="spellEnd"/>
            <w:r w:rsidRPr="0006106D">
              <w:rPr>
                <w:rFonts w:eastAsia="Times New Roman" w:cs="Times New Roman"/>
                <w:b/>
                <w:bCs/>
                <w:color w:val="000000"/>
                <w:sz w:val="20"/>
                <w:szCs w:val="20"/>
                <w:lang w:val="en-GB" w:eastAsia="sl-SI"/>
              </w:rPr>
              <w:t xml:space="preserve"> Soil Mini Kit</w:t>
            </w:r>
          </w:p>
        </w:tc>
        <w:tc>
          <w:tcPr>
            <w:tcW w:w="2900" w:type="dxa"/>
            <w:tcBorders>
              <w:top w:val="single" w:sz="4" w:space="0" w:color="auto"/>
              <w:left w:val="nil"/>
              <w:bottom w:val="single" w:sz="4" w:space="0" w:color="auto"/>
              <w:right w:val="nil"/>
            </w:tcBorders>
            <w:hideMark/>
          </w:tcPr>
          <w:p w14:paraId="1D98FA94" w14:textId="77777777" w:rsidR="00AE1A19" w:rsidRPr="0006106D" w:rsidRDefault="00AE1A19" w:rsidP="00AE1A19">
            <w:pPr>
              <w:spacing w:after="0" w:line="240" w:lineRule="auto"/>
              <w:jc w:val="left"/>
              <w:rPr>
                <w:rFonts w:eastAsia="Times New Roman" w:cs="Times New Roman"/>
                <w:b/>
                <w:bCs/>
                <w:color w:val="000000"/>
                <w:sz w:val="20"/>
                <w:szCs w:val="20"/>
                <w:lang w:val="en-GB" w:eastAsia="sl-SI"/>
              </w:rPr>
            </w:pPr>
            <w:proofErr w:type="spellStart"/>
            <w:r w:rsidRPr="0006106D">
              <w:rPr>
                <w:rFonts w:eastAsia="Times New Roman" w:cs="Times New Roman"/>
                <w:b/>
                <w:bCs/>
                <w:color w:val="000000"/>
                <w:sz w:val="20"/>
                <w:szCs w:val="20"/>
                <w:lang w:val="en-GB" w:eastAsia="sl-SI"/>
              </w:rPr>
              <w:t>QIAamp</w:t>
            </w:r>
            <w:proofErr w:type="spellEnd"/>
            <w:r w:rsidRPr="0006106D">
              <w:rPr>
                <w:rFonts w:eastAsia="Times New Roman" w:cs="Times New Roman"/>
                <w:b/>
                <w:bCs/>
                <w:color w:val="000000"/>
                <w:sz w:val="20"/>
                <w:szCs w:val="20"/>
                <w:lang w:val="en-GB" w:eastAsia="sl-SI"/>
              </w:rPr>
              <w:t xml:space="preserve"> </w:t>
            </w:r>
            <w:proofErr w:type="spellStart"/>
            <w:r w:rsidRPr="0006106D">
              <w:rPr>
                <w:rFonts w:eastAsia="Times New Roman" w:cs="Times New Roman"/>
                <w:b/>
                <w:bCs/>
                <w:color w:val="000000"/>
                <w:sz w:val="20"/>
                <w:szCs w:val="20"/>
                <w:lang w:val="en-GB" w:eastAsia="sl-SI"/>
              </w:rPr>
              <w:t>PowerFecal</w:t>
            </w:r>
            <w:proofErr w:type="spellEnd"/>
            <w:r w:rsidRPr="0006106D">
              <w:rPr>
                <w:rFonts w:eastAsia="Times New Roman" w:cs="Times New Roman"/>
                <w:b/>
                <w:bCs/>
                <w:color w:val="000000"/>
                <w:sz w:val="20"/>
                <w:szCs w:val="20"/>
                <w:lang w:val="en-GB" w:eastAsia="sl-SI"/>
              </w:rPr>
              <w:t xml:space="preserve"> Pro DNA Kit </w:t>
            </w:r>
          </w:p>
        </w:tc>
        <w:tc>
          <w:tcPr>
            <w:tcW w:w="2260" w:type="dxa"/>
            <w:tcBorders>
              <w:top w:val="single" w:sz="4" w:space="0" w:color="auto"/>
              <w:left w:val="nil"/>
              <w:bottom w:val="single" w:sz="4" w:space="0" w:color="auto"/>
              <w:right w:val="nil"/>
            </w:tcBorders>
            <w:hideMark/>
          </w:tcPr>
          <w:p w14:paraId="10D1D257" w14:textId="77777777" w:rsidR="00AE1A19" w:rsidRPr="0006106D" w:rsidRDefault="00AE1A19" w:rsidP="00AE1A19">
            <w:pPr>
              <w:spacing w:after="0" w:line="240" w:lineRule="auto"/>
              <w:jc w:val="left"/>
              <w:rPr>
                <w:rFonts w:eastAsia="Times New Roman" w:cs="Times New Roman"/>
                <w:b/>
                <w:bCs/>
                <w:i/>
                <w:iCs/>
                <w:color w:val="000000"/>
                <w:sz w:val="20"/>
                <w:szCs w:val="20"/>
                <w:lang w:val="en-GB" w:eastAsia="sl-SI"/>
              </w:rPr>
            </w:pPr>
            <w:r w:rsidRPr="0006106D">
              <w:rPr>
                <w:rFonts w:eastAsia="Times New Roman" w:cs="Times New Roman"/>
                <w:b/>
                <w:bCs/>
                <w:i/>
                <w:iCs/>
                <w:color w:val="000000"/>
                <w:sz w:val="20"/>
                <w:szCs w:val="20"/>
                <w:lang w:val="en-GB" w:eastAsia="sl-SI"/>
              </w:rPr>
              <w:t>in-house</w:t>
            </w:r>
            <w:r w:rsidRPr="0006106D">
              <w:rPr>
                <w:rFonts w:eastAsia="Times New Roman" w:cs="Times New Roman"/>
                <w:b/>
                <w:bCs/>
                <w:color w:val="000000"/>
                <w:sz w:val="20"/>
                <w:szCs w:val="20"/>
                <w:lang w:val="en-GB" w:eastAsia="sl-SI"/>
              </w:rPr>
              <w:t xml:space="preserve"> protocol based on </w:t>
            </w:r>
            <w:proofErr w:type="spellStart"/>
            <w:r w:rsidRPr="0006106D">
              <w:rPr>
                <w:rFonts w:eastAsia="Times New Roman" w:cs="Times New Roman"/>
                <w:b/>
                <w:bCs/>
                <w:color w:val="000000"/>
                <w:sz w:val="20"/>
                <w:szCs w:val="20"/>
                <w:lang w:val="en-GB" w:eastAsia="sl-SI"/>
              </w:rPr>
              <w:t>DNeasy</w:t>
            </w:r>
            <w:proofErr w:type="spellEnd"/>
            <w:r w:rsidRPr="0006106D">
              <w:rPr>
                <w:rFonts w:eastAsia="Times New Roman" w:cs="Times New Roman"/>
                <w:b/>
                <w:bCs/>
                <w:color w:val="000000"/>
                <w:sz w:val="20"/>
                <w:szCs w:val="20"/>
                <w:lang w:val="en-GB" w:eastAsia="sl-SI"/>
              </w:rPr>
              <w:t xml:space="preserve"> Blood and Tissue Kit </w:t>
            </w:r>
          </w:p>
        </w:tc>
      </w:tr>
      <w:tr w:rsidR="00AE1A19" w:rsidRPr="0006106D" w14:paraId="096A2A5D" w14:textId="77777777" w:rsidTr="00AE1A19">
        <w:trPr>
          <w:trHeight w:val="300"/>
        </w:trPr>
        <w:tc>
          <w:tcPr>
            <w:tcW w:w="1900" w:type="dxa"/>
            <w:tcBorders>
              <w:top w:val="nil"/>
              <w:left w:val="nil"/>
              <w:bottom w:val="nil"/>
              <w:right w:val="nil"/>
            </w:tcBorders>
            <w:hideMark/>
          </w:tcPr>
          <w:p w14:paraId="1136B72F" w14:textId="77777777" w:rsidR="00AE1A19" w:rsidRPr="0006106D" w:rsidRDefault="00AE1A19" w:rsidP="00AE1A19">
            <w:pPr>
              <w:spacing w:after="0" w:line="240" w:lineRule="auto"/>
              <w:jc w:val="left"/>
              <w:rPr>
                <w:rFonts w:eastAsia="Times New Roman" w:cs="Times New Roman"/>
                <w:b/>
                <w:bCs/>
                <w:color w:val="000000"/>
                <w:sz w:val="20"/>
                <w:szCs w:val="20"/>
                <w:lang w:val="en-GB" w:eastAsia="sl-SI"/>
              </w:rPr>
            </w:pPr>
            <w:r w:rsidRPr="0006106D">
              <w:rPr>
                <w:rFonts w:eastAsia="Times New Roman" w:cs="Times New Roman"/>
                <w:b/>
                <w:bCs/>
                <w:color w:val="000000"/>
                <w:sz w:val="20"/>
                <w:szCs w:val="20"/>
                <w:lang w:val="en-GB" w:eastAsia="sl-SI"/>
              </w:rPr>
              <w:t>Manufacturer</w:t>
            </w:r>
          </w:p>
        </w:tc>
        <w:tc>
          <w:tcPr>
            <w:tcW w:w="2860" w:type="dxa"/>
            <w:tcBorders>
              <w:top w:val="nil"/>
              <w:left w:val="nil"/>
              <w:bottom w:val="nil"/>
              <w:right w:val="nil"/>
            </w:tcBorders>
            <w:hideMark/>
          </w:tcPr>
          <w:p w14:paraId="7B1E2FF5"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QIAGEN</w:t>
            </w:r>
          </w:p>
        </w:tc>
        <w:tc>
          <w:tcPr>
            <w:tcW w:w="2260" w:type="dxa"/>
            <w:tcBorders>
              <w:top w:val="nil"/>
              <w:left w:val="nil"/>
              <w:bottom w:val="nil"/>
              <w:right w:val="nil"/>
            </w:tcBorders>
            <w:hideMark/>
          </w:tcPr>
          <w:p w14:paraId="5022B873"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proofErr w:type="spellStart"/>
            <w:r w:rsidRPr="0006106D">
              <w:rPr>
                <w:rFonts w:eastAsia="Times New Roman" w:cs="Times New Roman"/>
                <w:color w:val="000000"/>
                <w:sz w:val="20"/>
                <w:szCs w:val="20"/>
                <w:lang w:val="en-GB" w:eastAsia="sl-SI"/>
              </w:rPr>
              <w:t>Macherey</w:t>
            </w:r>
            <w:proofErr w:type="spellEnd"/>
            <w:r w:rsidRPr="0006106D">
              <w:rPr>
                <w:rFonts w:eastAsia="Times New Roman" w:cs="Times New Roman"/>
                <w:color w:val="000000"/>
                <w:sz w:val="20"/>
                <w:szCs w:val="20"/>
                <w:lang w:val="en-GB" w:eastAsia="sl-SI"/>
              </w:rPr>
              <w:t>-Nagel</w:t>
            </w:r>
          </w:p>
        </w:tc>
        <w:tc>
          <w:tcPr>
            <w:tcW w:w="2900" w:type="dxa"/>
            <w:tcBorders>
              <w:top w:val="nil"/>
              <w:left w:val="nil"/>
              <w:bottom w:val="nil"/>
              <w:right w:val="nil"/>
            </w:tcBorders>
            <w:hideMark/>
          </w:tcPr>
          <w:p w14:paraId="5F0AE3B9"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QIAGEN</w:t>
            </w:r>
          </w:p>
        </w:tc>
        <w:tc>
          <w:tcPr>
            <w:tcW w:w="2260" w:type="dxa"/>
            <w:tcBorders>
              <w:top w:val="nil"/>
              <w:left w:val="nil"/>
              <w:bottom w:val="nil"/>
              <w:right w:val="nil"/>
            </w:tcBorders>
            <w:hideMark/>
          </w:tcPr>
          <w:p w14:paraId="3FCF2924"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QIAGEN</w:t>
            </w:r>
          </w:p>
        </w:tc>
      </w:tr>
      <w:tr w:rsidR="00AE1A19" w:rsidRPr="0006106D" w14:paraId="1A6F077B" w14:textId="77777777" w:rsidTr="00AE1A19">
        <w:trPr>
          <w:trHeight w:val="765"/>
        </w:trPr>
        <w:tc>
          <w:tcPr>
            <w:tcW w:w="1900" w:type="dxa"/>
            <w:tcBorders>
              <w:top w:val="nil"/>
              <w:left w:val="nil"/>
              <w:bottom w:val="nil"/>
              <w:right w:val="nil"/>
            </w:tcBorders>
            <w:hideMark/>
          </w:tcPr>
          <w:p w14:paraId="48E7F4EC" w14:textId="77777777" w:rsidR="00AE1A19" w:rsidRPr="0006106D" w:rsidRDefault="00AE1A19" w:rsidP="00AE1A19">
            <w:pPr>
              <w:spacing w:after="0" w:line="240" w:lineRule="auto"/>
              <w:jc w:val="left"/>
              <w:rPr>
                <w:rFonts w:eastAsia="Times New Roman" w:cs="Times New Roman"/>
                <w:b/>
                <w:bCs/>
                <w:color w:val="000000"/>
                <w:sz w:val="20"/>
                <w:szCs w:val="20"/>
                <w:lang w:val="en-GB" w:eastAsia="sl-SI"/>
              </w:rPr>
            </w:pPr>
            <w:r w:rsidRPr="0006106D">
              <w:rPr>
                <w:rFonts w:eastAsia="Times New Roman" w:cs="Times New Roman"/>
                <w:b/>
                <w:bCs/>
                <w:color w:val="000000"/>
                <w:sz w:val="20"/>
                <w:szCs w:val="20"/>
                <w:lang w:val="en-GB" w:eastAsia="sl-SI"/>
              </w:rPr>
              <w:t>Cell lysis</w:t>
            </w:r>
          </w:p>
        </w:tc>
        <w:tc>
          <w:tcPr>
            <w:tcW w:w="2860" w:type="dxa"/>
            <w:tcBorders>
              <w:top w:val="nil"/>
              <w:left w:val="nil"/>
              <w:bottom w:val="nil"/>
              <w:right w:val="nil"/>
            </w:tcBorders>
            <w:hideMark/>
          </w:tcPr>
          <w:p w14:paraId="05ABD1FD"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 xml:space="preserve">Mechanical (bead-beating using </w:t>
            </w:r>
            <w:proofErr w:type="spellStart"/>
            <w:r w:rsidRPr="0006106D">
              <w:rPr>
                <w:rFonts w:eastAsia="Times New Roman" w:cs="Times New Roman"/>
                <w:color w:val="000000"/>
                <w:sz w:val="20"/>
                <w:szCs w:val="20"/>
                <w:lang w:val="en-GB" w:eastAsia="sl-SI"/>
              </w:rPr>
              <w:t>MagnaLyser</w:t>
            </w:r>
            <w:proofErr w:type="spellEnd"/>
            <w:r w:rsidRPr="0006106D">
              <w:rPr>
                <w:rFonts w:eastAsia="Times New Roman" w:cs="Times New Roman"/>
                <w:color w:val="000000"/>
                <w:sz w:val="20"/>
                <w:szCs w:val="20"/>
                <w:lang w:val="en-GB" w:eastAsia="sl-SI"/>
              </w:rPr>
              <w:t xml:space="preserve">; </w:t>
            </w:r>
            <w:proofErr w:type="spellStart"/>
            <w:r w:rsidRPr="0006106D">
              <w:rPr>
                <w:rFonts w:eastAsia="Times New Roman" w:cs="Times New Roman"/>
                <w:color w:val="000000"/>
                <w:sz w:val="20"/>
                <w:szCs w:val="20"/>
                <w:lang w:val="en-GB" w:eastAsia="sl-SI"/>
              </w:rPr>
              <w:t>7000rpm</w:t>
            </w:r>
            <w:proofErr w:type="spellEnd"/>
            <w:r w:rsidRPr="0006106D">
              <w:rPr>
                <w:rFonts w:eastAsia="Times New Roman" w:cs="Times New Roman"/>
                <w:color w:val="000000"/>
                <w:sz w:val="20"/>
                <w:szCs w:val="20"/>
                <w:lang w:val="en-GB" w:eastAsia="sl-SI"/>
              </w:rPr>
              <w:t xml:space="preserve">, </w:t>
            </w:r>
            <w:proofErr w:type="spellStart"/>
            <w:r w:rsidRPr="0006106D">
              <w:rPr>
                <w:rFonts w:eastAsia="Times New Roman" w:cs="Times New Roman"/>
                <w:color w:val="000000"/>
                <w:sz w:val="20"/>
                <w:szCs w:val="20"/>
                <w:lang w:val="en-GB" w:eastAsia="sl-SI"/>
              </w:rPr>
              <w:t>70s</w:t>
            </w:r>
            <w:proofErr w:type="spellEnd"/>
            <w:r w:rsidRPr="0006106D">
              <w:rPr>
                <w:rFonts w:eastAsia="Times New Roman" w:cs="Times New Roman"/>
                <w:color w:val="000000"/>
                <w:sz w:val="20"/>
                <w:szCs w:val="20"/>
                <w:lang w:val="en-GB" w:eastAsia="sl-SI"/>
              </w:rPr>
              <w:t xml:space="preserve">) &amp; heating the lysate at </w:t>
            </w:r>
            <w:proofErr w:type="spellStart"/>
            <w:r w:rsidRPr="0006106D">
              <w:rPr>
                <w:rFonts w:eastAsia="Times New Roman" w:cs="Times New Roman"/>
                <w:color w:val="000000"/>
                <w:sz w:val="20"/>
                <w:szCs w:val="20"/>
                <w:lang w:val="en-GB" w:eastAsia="sl-SI"/>
              </w:rPr>
              <w:t>95°C</w:t>
            </w:r>
            <w:proofErr w:type="spellEnd"/>
            <w:r w:rsidRPr="0006106D">
              <w:rPr>
                <w:rFonts w:eastAsia="Times New Roman" w:cs="Times New Roman"/>
                <w:color w:val="000000"/>
                <w:sz w:val="20"/>
                <w:szCs w:val="20"/>
                <w:lang w:val="en-GB" w:eastAsia="sl-SI"/>
              </w:rPr>
              <w:t xml:space="preserve"> for </w:t>
            </w:r>
            <w:proofErr w:type="spellStart"/>
            <w:r w:rsidRPr="0006106D">
              <w:rPr>
                <w:rFonts w:eastAsia="Times New Roman" w:cs="Times New Roman"/>
                <w:color w:val="000000"/>
                <w:sz w:val="20"/>
                <w:szCs w:val="20"/>
                <w:lang w:val="en-GB" w:eastAsia="sl-SI"/>
              </w:rPr>
              <w:t>5min</w:t>
            </w:r>
            <w:proofErr w:type="spellEnd"/>
          </w:p>
        </w:tc>
        <w:tc>
          <w:tcPr>
            <w:tcW w:w="2260" w:type="dxa"/>
            <w:tcBorders>
              <w:top w:val="nil"/>
              <w:left w:val="nil"/>
              <w:bottom w:val="nil"/>
              <w:right w:val="nil"/>
            </w:tcBorders>
            <w:hideMark/>
          </w:tcPr>
          <w:p w14:paraId="2BA378A1"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 xml:space="preserve">Mechanical (bead-beating by </w:t>
            </w:r>
            <w:proofErr w:type="spellStart"/>
            <w:r w:rsidRPr="0006106D">
              <w:rPr>
                <w:rFonts w:eastAsia="Times New Roman" w:cs="Times New Roman"/>
                <w:color w:val="000000"/>
                <w:sz w:val="20"/>
                <w:szCs w:val="20"/>
                <w:lang w:val="en-GB" w:eastAsia="sl-SI"/>
              </w:rPr>
              <w:t>vortexing</w:t>
            </w:r>
            <w:proofErr w:type="spellEnd"/>
            <w:r w:rsidRPr="0006106D">
              <w:rPr>
                <w:rFonts w:eastAsia="Times New Roman" w:cs="Times New Roman"/>
                <w:color w:val="000000"/>
                <w:sz w:val="20"/>
                <w:szCs w:val="20"/>
                <w:lang w:val="en-GB" w:eastAsia="sl-SI"/>
              </w:rPr>
              <w:t xml:space="preserve">; max speed, </w:t>
            </w:r>
            <w:proofErr w:type="spellStart"/>
            <w:r w:rsidRPr="0006106D">
              <w:rPr>
                <w:rFonts w:eastAsia="Times New Roman" w:cs="Times New Roman"/>
                <w:color w:val="000000"/>
                <w:sz w:val="20"/>
                <w:szCs w:val="20"/>
                <w:lang w:val="en-GB" w:eastAsia="sl-SI"/>
              </w:rPr>
              <w:t>5min</w:t>
            </w:r>
            <w:proofErr w:type="spellEnd"/>
            <w:r w:rsidRPr="0006106D">
              <w:rPr>
                <w:rFonts w:eastAsia="Times New Roman" w:cs="Times New Roman"/>
                <w:color w:val="000000"/>
                <w:sz w:val="20"/>
                <w:szCs w:val="20"/>
                <w:lang w:val="en-GB" w:eastAsia="sl-SI"/>
              </w:rPr>
              <w:t>)</w:t>
            </w:r>
          </w:p>
        </w:tc>
        <w:tc>
          <w:tcPr>
            <w:tcW w:w="2900" w:type="dxa"/>
            <w:tcBorders>
              <w:top w:val="nil"/>
              <w:left w:val="nil"/>
              <w:bottom w:val="nil"/>
              <w:right w:val="nil"/>
            </w:tcBorders>
            <w:hideMark/>
          </w:tcPr>
          <w:p w14:paraId="3957884A"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Chemical (</w:t>
            </w:r>
            <w:proofErr w:type="spellStart"/>
            <w:r w:rsidRPr="0006106D">
              <w:rPr>
                <w:rFonts w:eastAsia="Times New Roman" w:cs="Times New Roman"/>
                <w:color w:val="000000"/>
                <w:sz w:val="20"/>
                <w:szCs w:val="20"/>
                <w:lang w:val="en-GB" w:eastAsia="sl-SI"/>
              </w:rPr>
              <w:t>CD1</w:t>
            </w:r>
            <w:proofErr w:type="spellEnd"/>
            <w:r w:rsidRPr="0006106D">
              <w:rPr>
                <w:rFonts w:eastAsia="Times New Roman" w:cs="Times New Roman"/>
                <w:color w:val="000000"/>
                <w:sz w:val="20"/>
                <w:szCs w:val="20"/>
                <w:lang w:val="en-GB" w:eastAsia="sl-SI"/>
              </w:rPr>
              <w:t xml:space="preserve"> solution) &amp; Mechanical (bead-beating by </w:t>
            </w:r>
            <w:proofErr w:type="spellStart"/>
            <w:r w:rsidRPr="0006106D">
              <w:rPr>
                <w:rFonts w:eastAsia="Times New Roman" w:cs="Times New Roman"/>
                <w:color w:val="000000"/>
                <w:sz w:val="20"/>
                <w:szCs w:val="20"/>
                <w:lang w:val="en-GB" w:eastAsia="sl-SI"/>
              </w:rPr>
              <w:t>vortexing</w:t>
            </w:r>
            <w:proofErr w:type="spellEnd"/>
            <w:r w:rsidRPr="0006106D">
              <w:rPr>
                <w:rFonts w:eastAsia="Times New Roman" w:cs="Times New Roman"/>
                <w:color w:val="000000"/>
                <w:sz w:val="20"/>
                <w:szCs w:val="20"/>
                <w:lang w:val="en-GB" w:eastAsia="sl-SI"/>
              </w:rPr>
              <w:t xml:space="preserve">; max speed, </w:t>
            </w:r>
            <w:proofErr w:type="spellStart"/>
            <w:r w:rsidRPr="0006106D">
              <w:rPr>
                <w:rFonts w:eastAsia="Times New Roman" w:cs="Times New Roman"/>
                <w:color w:val="000000"/>
                <w:sz w:val="20"/>
                <w:szCs w:val="20"/>
                <w:lang w:val="en-GB" w:eastAsia="sl-SI"/>
              </w:rPr>
              <w:t>10min</w:t>
            </w:r>
            <w:proofErr w:type="spellEnd"/>
            <w:r w:rsidRPr="0006106D">
              <w:rPr>
                <w:rFonts w:eastAsia="Times New Roman" w:cs="Times New Roman"/>
                <w:color w:val="000000"/>
                <w:sz w:val="20"/>
                <w:szCs w:val="20"/>
                <w:lang w:val="en-GB" w:eastAsia="sl-SI"/>
              </w:rPr>
              <w:t>)</w:t>
            </w:r>
          </w:p>
        </w:tc>
        <w:tc>
          <w:tcPr>
            <w:tcW w:w="2260" w:type="dxa"/>
            <w:tcBorders>
              <w:top w:val="nil"/>
              <w:left w:val="nil"/>
              <w:bottom w:val="nil"/>
              <w:right w:val="nil"/>
            </w:tcBorders>
            <w:hideMark/>
          </w:tcPr>
          <w:p w14:paraId="6E144384"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Chemical (</w:t>
            </w:r>
            <w:proofErr w:type="spellStart"/>
            <w:r w:rsidRPr="0006106D">
              <w:rPr>
                <w:rFonts w:eastAsia="Times New Roman" w:cs="Times New Roman"/>
                <w:color w:val="000000"/>
                <w:sz w:val="20"/>
                <w:szCs w:val="20"/>
                <w:lang w:val="en-GB" w:eastAsia="sl-SI"/>
              </w:rPr>
              <w:t>ATL</w:t>
            </w:r>
            <w:proofErr w:type="spellEnd"/>
            <w:r w:rsidRPr="0006106D">
              <w:rPr>
                <w:rFonts w:eastAsia="Times New Roman" w:cs="Times New Roman"/>
                <w:color w:val="000000"/>
                <w:sz w:val="20"/>
                <w:szCs w:val="20"/>
                <w:lang w:val="en-GB" w:eastAsia="sl-SI"/>
              </w:rPr>
              <w:t xml:space="preserve"> buffer) &amp; Mechanical (bead-beating by </w:t>
            </w:r>
            <w:proofErr w:type="spellStart"/>
            <w:r w:rsidRPr="0006106D">
              <w:rPr>
                <w:rFonts w:eastAsia="Times New Roman" w:cs="Times New Roman"/>
                <w:color w:val="000000"/>
                <w:sz w:val="20"/>
                <w:szCs w:val="20"/>
                <w:lang w:val="en-GB" w:eastAsia="sl-SI"/>
              </w:rPr>
              <w:t>MagnaLyser</w:t>
            </w:r>
            <w:proofErr w:type="spellEnd"/>
            <w:r w:rsidRPr="0006106D">
              <w:rPr>
                <w:rFonts w:eastAsia="Times New Roman" w:cs="Times New Roman"/>
                <w:color w:val="000000"/>
                <w:sz w:val="20"/>
                <w:szCs w:val="20"/>
                <w:lang w:val="en-GB" w:eastAsia="sl-SI"/>
              </w:rPr>
              <w:t xml:space="preserve">; 7000 rpm </w:t>
            </w:r>
            <w:proofErr w:type="spellStart"/>
            <w:r w:rsidRPr="0006106D">
              <w:rPr>
                <w:rFonts w:eastAsia="Times New Roman" w:cs="Times New Roman"/>
                <w:color w:val="000000"/>
                <w:sz w:val="20"/>
                <w:szCs w:val="20"/>
                <w:lang w:val="en-GB" w:eastAsia="sl-SI"/>
              </w:rPr>
              <w:t>70s</w:t>
            </w:r>
            <w:proofErr w:type="spellEnd"/>
            <w:r w:rsidRPr="0006106D">
              <w:rPr>
                <w:rFonts w:eastAsia="Times New Roman" w:cs="Times New Roman"/>
                <w:color w:val="000000"/>
                <w:sz w:val="20"/>
                <w:szCs w:val="20"/>
                <w:lang w:val="en-GB" w:eastAsia="sl-SI"/>
              </w:rPr>
              <w:t>)</w:t>
            </w:r>
          </w:p>
        </w:tc>
      </w:tr>
      <w:tr w:rsidR="00AE1A19" w:rsidRPr="0006106D" w14:paraId="748EA552" w14:textId="77777777" w:rsidTr="00AE1A19">
        <w:trPr>
          <w:trHeight w:val="1020"/>
        </w:trPr>
        <w:tc>
          <w:tcPr>
            <w:tcW w:w="1900" w:type="dxa"/>
            <w:tcBorders>
              <w:top w:val="nil"/>
              <w:left w:val="nil"/>
              <w:bottom w:val="single" w:sz="4" w:space="0" w:color="auto"/>
              <w:right w:val="nil"/>
            </w:tcBorders>
            <w:hideMark/>
          </w:tcPr>
          <w:p w14:paraId="307EBC25" w14:textId="77777777" w:rsidR="00AE1A19" w:rsidRPr="0006106D" w:rsidRDefault="00AE1A19" w:rsidP="00AE1A19">
            <w:pPr>
              <w:spacing w:after="0" w:line="240" w:lineRule="auto"/>
              <w:jc w:val="left"/>
              <w:rPr>
                <w:rFonts w:eastAsia="Times New Roman" w:cs="Times New Roman"/>
                <w:b/>
                <w:bCs/>
                <w:color w:val="000000"/>
                <w:sz w:val="20"/>
                <w:szCs w:val="20"/>
                <w:lang w:val="en-GB" w:eastAsia="sl-SI"/>
              </w:rPr>
            </w:pPr>
            <w:r w:rsidRPr="0006106D">
              <w:rPr>
                <w:rFonts w:eastAsia="Times New Roman" w:cs="Times New Roman"/>
                <w:b/>
                <w:bCs/>
                <w:color w:val="000000"/>
                <w:sz w:val="20"/>
                <w:szCs w:val="20"/>
                <w:lang w:val="en-GB" w:eastAsia="sl-SI"/>
              </w:rPr>
              <w:t>Bead-beating tubes, beads and solutions</w:t>
            </w:r>
          </w:p>
        </w:tc>
        <w:tc>
          <w:tcPr>
            <w:tcW w:w="2860" w:type="dxa"/>
            <w:tcBorders>
              <w:top w:val="nil"/>
              <w:left w:val="nil"/>
              <w:bottom w:val="single" w:sz="4" w:space="0" w:color="auto"/>
              <w:right w:val="nil"/>
            </w:tcBorders>
            <w:hideMark/>
          </w:tcPr>
          <w:p w14:paraId="0904B5B4"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2,0 ml nuclease-free tubes (</w:t>
            </w:r>
            <w:proofErr w:type="spellStart"/>
            <w:r w:rsidRPr="0006106D">
              <w:rPr>
                <w:rFonts w:eastAsia="Times New Roman" w:cs="Times New Roman"/>
                <w:color w:val="000000"/>
                <w:sz w:val="20"/>
                <w:szCs w:val="20"/>
                <w:lang w:val="en-GB" w:eastAsia="sl-SI"/>
              </w:rPr>
              <w:t>Starstedt</w:t>
            </w:r>
            <w:proofErr w:type="spellEnd"/>
            <w:r w:rsidRPr="0006106D">
              <w:rPr>
                <w:rFonts w:eastAsia="Times New Roman" w:cs="Times New Roman"/>
                <w:color w:val="000000"/>
                <w:sz w:val="20"/>
                <w:szCs w:val="20"/>
                <w:lang w:val="en-GB" w:eastAsia="sl-SI"/>
              </w:rPr>
              <w:t>, DE) with 0.1 mm (</w:t>
            </w:r>
            <w:proofErr w:type="spellStart"/>
            <w:r w:rsidRPr="0006106D">
              <w:rPr>
                <w:rFonts w:eastAsia="Times New Roman" w:cs="Times New Roman"/>
                <w:color w:val="000000"/>
                <w:sz w:val="20"/>
                <w:szCs w:val="20"/>
                <w:lang w:val="en-GB" w:eastAsia="sl-SI"/>
              </w:rPr>
              <w:t>0.25g</w:t>
            </w:r>
            <w:proofErr w:type="spellEnd"/>
            <w:r w:rsidRPr="0006106D">
              <w:rPr>
                <w:rFonts w:eastAsia="Times New Roman" w:cs="Times New Roman"/>
                <w:color w:val="000000"/>
                <w:sz w:val="20"/>
                <w:szCs w:val="20"/>
                <w:lang w:val="en-GB" w:eastAsia="sl-SI"/>
              </w:rPr>
              <w:t>) and 0.5 mm (</w:t>
            </w:r>
            <w:proofErr w:type="spellStart"/>
            <w:r w:rsidRPr="0006106D">
              <w:rPr>
                <w:rFonts w:eastAsia="Times New Roman" w:cs="Times New Roman"/>
                <w:color w:val="000000"/>
                <w:sz w:val="20"/>
                <w:szCs w:val="20"/>
                <w:lang w:val="en-GB" w:eastAsia="sl-SI"/>
              </w:rPr>
              <w:t>0.25g</w:t>
            </w:r>
            <w:proofErr w:type="spellEnd"/>
            <w:r w:rsidRPr="0006106D">
              <w:rPr>
                <w:rFonts w:eastAsia="Times New Roman" w:cs="Times New Roman"/>
                <w:color w:val="000000"/>
                <w:sz w:val="20"/>
                <w:szCs w:val="20"/>
                <w:lang w:val="en-GB" w:eastAsia="sl-SI"/>
              </w:rPr>
              <w:t>) silica beads (</w:t>
            </w:r>
            <w:proofErr w:type="spellStart"/>
            <w:r w:rsidRPr="0006106D">
              <w:rPr>
                <w:rFonts w:eastAsia="Times New Roman" w:cs="Times New Roman"/>
                <w:color w:val="000000"/>
                <w:sz w:val="20"/>
                <w:szCs w:val="20"/>
                <w:lang w:val="en-GB" w:eastAsia="sl-SI"/>
              </w:rPr>
              <w:t>Biospec</w:t>
            </w:r>
            <w:proofErr w:type="spellEnd"/>
            <w:r w:rsidRPr="0006106D">
              <w:rPr>
                <w:rFonts w:eastAsia="Times New Roman" w:cs="Times New Roman"/>
                <w:color w:val="000000"/>
                <w:sz w:val="20"/>
                <w:szCs w:val="20"/>
                <w:lang w:val="en-GB" w:eastAsia="sl-SI"/>
              </w:rPr>
              <w:t xml:space="preserve"> Products, US) containing </w:t>
            </w:r>
            <w:proofErr w:type="spellStart"/>
            <w:r w:rsidRPr="0006106D">
              <w:rPr>
                <w:rFonts w:eastAsia="Times New Roman" w:cs="Times New Roman"/>
                <w:color w:val="000000"/>
                <w:sz w:val="20"/>
                <w:szCs w:val="20"/>
                <w:lang w:val="en-GB" w:eastAsia="sl-SI"/>
              </w:rPr>
              <w:t>Inhibitex</w:t>
            </w:r>
            <w:proofErr w:type="spellEnd"/>
            <w:r w:rsidRPr="0006106D">
              <w:rPr>
                <w:rFonts w:eastAsia="Times New Roman" w:cs="Times New Roman"/>
                <w:color w:val="000000"/>
                <w:sz w:val="20"/>
                <w:szCs w:val="20"/>
                <w:lang w:val="en-GB" w:eastAsia="sl-SI"/>
              </w:rPr>
              <w:t xml:space="preserve"> buffer</w:t>
            </w:r>
          </w:p>
        </w:tc>
        <w:tc>
          <w:tcPr>
            <w:tcW w:w="2260" w:type="dxa"/>
            <w:tcBorders>
              <w:top w:val="nil"/>
              <w:left w:val="nil"/>
              <w:bottom w:val="single" w:sz="4" w:space="0" w:color="auto"/>
              <w:right w:val="nil"/>
            </w:tcBorders>
            <w:hideMark/>
          </w:tcPr>
          <w:p w14:paraId="14BB8133"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proofErr w:type="spellStart"/>
            <w:r w:rsidRPr="0006106D">
              <w:rPr>
                <w:rFonts w:eastAsia="Times New Roman" w:cs="Times New Roman"/>
                <w:color w:val="000000"/>
                <w:sz w:val="20"/>
                <w:szCs w:val="20"/>
                <w:lang w:val="en-GB" w:eastAsia="sl-SI"/>
              </w:rPr>
              <w:t>NucleoSpin</w:t>
            </w:r>
            <w:proofErr w:type="spellEnd"/>
            <w:r w:rsidRPr="0006106D">
              <w:rPr>
                <w:rFonts w:eastAsia="Times New Roman" w:cs="Times New Roman"/>
                <w:color w:val="000000"/>
                <w:sz w:val="20"/>
                <w:szCs w:val="20"/>
                <w:lang w:val="en-GB" w:eastAsia="sl-SI"/>
              </w:rPr>
              <w:t xml:space="preserve"> Bead Tube Type A containing </w:t>
            </w:r>
            <w:proofErr w:type="spellStart"/>
            <w:r w:rsidRPr="0006106D">
              <w:rPr>
                <w:rFonts w:eastAsia="Times New Roman" w:cs="Times New Roman"/>
                <w:color w:val="000000"/>
                <w:sz w:val="20"/>
                <w:szCs w:val="20"/>
                <w:lang w:val="en-GB" w:eastAsia="sl-SI"/>
              </w:rPr>
              <w:t>SL2</w:t>
            </w:r>
            <w:proofErr w:type="spellEnd"/>
            <w:r w:rsidRPr="0006106D">
              <w:rPr>
                <w:rFonts w:eastAsia="Times New Roman" w:cs="Times New Roman"/>
                <w:color w:val="000000"/>
                <w:sz w:val="20"/>
                <w:szCs w:val="20"/>
                <w:lang w:val="en-GB" w:eastAsia="sl-SI"/>
              </w:rPr>
              <w:t xml:space="preserve"> lysis buffer </w:t>
            </w:r>
          </w:p>
        </w:tc>
        <w:tc>
          <w:tcPr>
            <w:tcW w:w="2900" w:type="dxa"/>
            <w:tcBorders>
              <w:top w:val="nil"/>
              <w:left w:val="nil"/>
              <w:bottom w:val="single" w:sz="4" w:space="0" w:color="auto"/>
              <w:right w:val="nil"/>
            </w:tcBorders>
            <w:hideMark/>
          </w:tcPr>
          <w:p w14:paraId="78584DF3"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proofErr w:type="spellStart"/>
            <w:r w:rsidRPr="0006106D">
              <w:rPr>
                <w:rFonts w:eastAsia="Times New Roman" w:cs="Times New Roman"/>
                <w:color w:val="000000"/>
                <w:sz w:val="20"/>
                <w:szCs w:val="20"/>
                <w:lang w:val="en-GB" w:eastAsia="sl-SI"/>
              </w:rPr>
              <w:t>PowerBead</w:t>
            </w:r>
            <w:proofErr w:type="spellEnd"/>
            <w:r w:rsidRPr="0006106D">
              <w:rPr>
                <w:rFonts w:eastAsia="Times New Roman" w:cs="Times New Roman"/>
                <w:color w:val="000000"/>
                <w:sz w:val="20"/>
                <w:szCs w:val="20"/>
                <w:lang w:val="en-GB" w:eastAsia="sl-SI"/>
              </w:rPr>
              <w:t xml:space="preserve"> Pro Tubes (</w:t>
            </w:r>
            <w:proofErr w:type="spellStart"/>
            <w:r w:rsidRPr="0006106D">
              <w:rPr>
                <w:rFonts w:eastAsia="Times New Roman" w:cs="Times New Roman"/>
                <w:color w:val="000000"/>
                <w:sz w:val="20"/>
                <w:szCs w:val="20"/>
                <w:lang w:val="en-GB" w:eastAsia="sl-SI"/>
              </w:rPr>
              <w:t>2ml</w:t>
            </w:r>
            <w:proofErr w:type="spellEnd"/>
            <w:r w:rsidRPr="0006106D">
              <w:rPr>
                <w:rFonts w:eastAsia="Times New Roman" w:cs="Times New Roman"/>
                <w:color w:val="000000"/>
                <w:sz w:val="20"/>
                <w:szCs w:val="20"/>
                <w:lang w:val="en-GB" w:eastAsia="sl-SI"/>
              </w:rPr>
              <w:t xml:space="preserve">) containing </w:t>
            </w:r>
            <w:proofErr w:type="spellStart"/>
            <w:r w:rsidRPr="0006106D">
              <w:rPr>
                <w:rFonts w:eastAsia="Times New Roman" w:cs="Times New Roman"/>
                <w:color w:val="000000"/>
                <w:sz w:val="20"/>
                <w:szCs w:val="20"/>
                <w:lang w:val="en-GB" w:eastAsia="sl-SI"/>
              </w:rPr>
              <w:t>PowerBead</w:t>
            </w:r>
            <w:proofErr w:type="spellEnd"/>
            <w:r w:rsidRPr="0006106D">
              <w:rPr>
                <w:rFonts w:eastAsia="Times New Roman" w:cs="Times New Roman"/>
                <w:color w:val="000000"/>
                <w:sz w:val="20"/>
                <w:szCs w:val="20"/>
                <w:lang w:val="en-GB" w:eastAsia="sl-SI"/>
              </w:rPr>
              <w:t xml:space="preserve"> and </w:t>
            </w:r>
            <w:proofErr w:type="spellStart"/>
            <w:r w:rsidRPr="0006106D">
              <w:rPr>
                <w:rFonts w:eastAsia="Times New Roman" w:cs="Times New Roman"/>
                <w:color w:val="000000"/>
                <w:sz w:val="20"/>
                <w:szCs w:val="20"/>
                <w:lang w:val="en-GB" w:eastAsia="sl-SI"/>
              </w:rPr>
              <w:t>C1</w:t>
            </w:r>
            <w:proofErr w:type="spellEnd"/>
            <w:r w:rsidRPr="0006106D">
              <w:rPr>
                <w:rFonts w:eastAsia="Times New Roman" w:cs="Times New Roman"/>
                <w:color w:val="000000"/>
                <w:sz w:val="20"/>
                <w:szCs w:val="20"/>
                <w:lang w:val="en-GB" w:eastAsia="sl-SI"/>
              </w:rPr>
              <w:t xml:space="preserve"> solution </w:t>
            </w:r>
          </w:p>
        </w:tc>
        <w:tc>
          <w:tcPr>
            <w:tcW w:w="2260" w:type="dxa"/>
            <w:tcBorders>
              <w:top w:val="nil"/>
              <w:left w:val="nil"/>
              <w:bottom w:val="single" w:sz="4" w:space="0" w:color="auto"/>
              <w:right w:val="nil"/>
            </w:tcBorders>
            <w:hideMark/>
          </w:tcPr>
          <w:p w14:paraId="6EB36DF8" w14:textId="77777777" w:rsidR="00AE1A19" w:rsidRPr="0006106D" w:rsidRDefault="00AE1A19" w:rsidP="00AE1A19">
            <w:pPr>
              <w:spacing w:after="0" w:line="240" w:lineRule="auto"/>
              <w:jc w:val="left"/>
              <w:rPr>
                <w:rFonts w:eastAsia="Times New Roman" w:cs="Times New Roman"/>
                <w:color w:val="000000"/>
                <w:sz w:val="20"/>
                <w:szCs w:val="20"/>
                <w:lang w:val="en-GB" w:eastAsia="sl-SI"/>
              </w:rPr>
            </w:pPr>
            <w:r w:rsidRPr="0006106D">
              <w:rPr>
                <w:rFonts w:eastAsia="Times New Roman" w:cs="Times New Roman"/>
                <w:color w:val="000000"/>
                <w:sz w:val="20"/>
                <w:szCs w:val="20"/>
                <w:lang w:val="en-GB" w:eastAsia="sl-SI"/>
              </w:rPr>
              <w:t>2,0 ml nuclease-free tubes (</w:t>
            </w:r>
            <w:proofErr w:type="spellStart"/>
            <w:r w:rsidRPr="0006106D">
              <w:rPr>
                <w:rFonts w:eastAsia="Times New Roman" w:cs="Times New Roman"/>
                <w:color w:val="000000"/>
                <w:sz w:val="20"/>
                <w:szCs w:val="20"/>
                <w:lang w:val="en-GB" w:eastAsia="sl-SI"/>
              </w:rPr>
              <w:t>Starstedt</w:t>
            </w:r>
            <w:proofErr w:type="spellEnd"/>
            <w:r w:rsidRPr="0006106D">
              <w:rPr>
                <w:rFonts w:eastAsia="Times New Roman" w:cs="Times New Roman"/>
                <w:color w:val="000000"/>
                <w:sz w:val="20"/>
                <w:szCs w:val="20"/>
                <w:lang w:val="en-GB" w:eastAsia="sl-SI"/>
              </w:rPr>
              <w:t>, DE) with 0.1 mm (</w:t>
            </w:r>
            <w:proofErr w:type="spellStart"/>
            <w:r w:rsidRPr="0006106D">
              <w:rPr>
                <w:rFonts w:eastAsia="Times New Roman" w:cs="Times New Roman"/>
                <w:color w:val="000000"/>
                <w:sz w:val="20"/>
                <w:szCs w:val="20"/>
                <w:lang w:val="en-GB" w:eastAsia="sl-SI"/>
              </w:rPr>
              <w:t>0.25g</w:t>
            </w:r>
            <w:proofErr w:type="spellEnd"/>
            <w:r w:rsidRPr="0006106D">
              <w:rPr>
                <w:rFonts w:eastAsia="Times New Roman" w:cs="Times New Roman"/>
                <w:color w:val="000000"/>
                <w:sz w:val="20"/>
                <w:szCs w:val="20"/>
                <w:lang w:val="en-GB" w:eastAsia="sl-SI"/>
              </w:rPr>
              <w:t>) and 0.5 mm (</w:t>
            </w:r>
            <w:proofErr w:type="spellStart"/>
            <w:r w:rsidRPr="0006106D">
              <w:rPr>
                <w:rFonts w:eastAsia="Times New Roman" w:cs="Times New Roman"/>
                <w:color w:val="000000"/>
                <w:sz w:val="20"/>
                <w:szCs w:val="20"/>
                <w:lang w:val="en-GB" w:eastAsia="sl-SI"/>
              </w:rPr>
              <w:t>0.25g</w:t>
            </w:r>
            <w:proofErr w:type="spellEnd"/>
            <w:r w:rsidRPr="0006106D">
              <w:rPr>
                <w:rFonts w:eastAsia="Times New Roman" w:cs="Times New Roman"/>
                <w:color w:val="000000"/>
                <w:sz w:val="20"/>
                <w:szCs w:val="20"/>
                <w:lang w:val="en-GB" w:eastAsia="sl-SI"/>
              </w:rPr>
              <w:t>) silica beads (</w:t>
            </w:r>
            <w:proofErr w:type="spellStart"/>
            <w:r w:rsidRPr="0006106D">
              <w:rPr>
                <w:rFonts w:eastAsia="Times New Roman" w:cs="Times New Roman"/>
                <w:color w:val="000000"/>
                <w:sz w:val="20"/>
                <w:szCs w:val="20"/>
                <w:lang w:val="en-GB" w:eastAsia="sl-SI"/>
              </w:rPr>
              <w:t>Biospec</w:t>
            </w:r>
            <w:proofErr w:type="spellEnd"/>
            <w:r w:rsidRPr="0006106D">
              <w:rPr>
                <w:rFonts w:eastAsia="Times New Roman" w:cs="Times New Roman"/>
                <w:color w:val="000000"/>
                <w:sz w:val="20"/>
                <w:szCs w:val="20"/>
                <w:lang w:val="en-GB" w:eastAsia="sl-SI"/>
              </w:rPr>
              <w:t xml:space="preserve"> Products, US) and </w:t>
            </w:r>
            <w:proofErr w:type="spellStart"/>
            <w:r w:rsidRPr="0006106D">
              <w:rPr>
                <w:rFonts w:eastAsia="Times New Roman" w:cs="Times New Roman"/>
                <w:color w:val="000000"/>
                <w:sz w:val="20"/>
                <w:szCs w:val="20"/>
                <w:lang w:val="en-GB" w:eastAsia="sl-SI"/>
              </w:rPr>
              <w:t>ATL</w:t>
            </w:r>
            <w:proofErr w:type="spellEnd"/>
            <w:r w:rsidRPr="0006106D">
              <w:rPr>
                <w:rFonts w:eastAsia="Times New Roman" w:cs="Times New Roman"/>
                <w:color w:val="000000"/>
                <w:sz w:val="20"/>
                <w:szCs w:val="20"/>
                <w:lang w:val="en-GB" w:eastAsia="sl-SI"/>
              </w:rPr>
              <w:t xml:space="preserve"> buffer</w:t>
            </w:r>
          </w:p>
        </w:tc>
      </w:tr>
    </w:tbl>
    <w:p w14:paraId="6752E0B7" w14:textId="77777777" w:rsidR="00C20AA3" w:rsidRDefault="00C20AA3" w:rsidP="00255D40">
      <w:pPr>
        <w:spacing w:line="259" w:lineRule="auto"/>
        <w:jc w:val="left"/>
        <w:rPr>
          <w:lang w:val="en-GB"/>
        </w:rPr>
        <w:sectPr w:rsidR="00C20AA3" w:rsidSect="00C20AA3">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20" w:footer="720" w:gutter="0"/>
          <w:lnNumType w:countBy="1" w:restart="continuous"/>
          <w:cols w:space="720"/>
          <w:docGrid w:linePitch="360"/>
        </w:sectPr>
      </w:pPr>
    </w:p>
    <w:p w14:paraId="097ABB1D" w14:textId="77777777" w:rsidR="00126C07" w:rsidRPr="0006106D" w:rsidRDefault="00126C07" w:rsidP="00126C07">
      <w:pPr>
        <w:rPr>
          <w:b/>
          <w:bCs/>
          <w:lang w:val="en-GB"/>
        </w:rPr>
      </w:pPr>
      <w:r w:rsidRPr="0006106D">
        <w:rPr>
          <w:b/>
          <w:lang w:val="en-GB"/>
        </w:rPr>
        <w:lastRenderedPageBreak/>
        <w:t>Supplement Text 1.</w:t>
      </w:r>
      <w:r w:rsidRPr="0006106D">
        <w:rPr>
          <w:bCs/>
          <w:lang w:val="en-GB"/>
        </w:rPr>
        <w:t xml:space="preserve"> </w:t>
      </w:r>
      <w:r w:rsidRPr="0006106D">
        <w:rPr>
          <w:b/>
          <w:bCs/>
          <w:lang w:val="en-GB"/>
        </w:rPr>
        <w:t>Cultivation of spore-forming bacteria from human stool samples after ethanol or heat shock</w:t>
      </w:r>
    </w:p>
    <w:p w14:paraId="2B1388FD" w14:textId="6CAC66BA" w:rsidR="00126C07" w:rsidRPr="0006106D" w:rsidRDefault="00126C07" w:rsidP="00126C07">
      <w:pPr>
        <w:rPr>
          <w:rFonts w:cs="Times New Roman"/>
          <w:szCs w:val="24"/>
          <w:lang w:val="en-GB"/>
        </w:rPr>
      </w:pPr>
      <w:r w:rsidRPr="0006106D">
        <w:rPr>
          <w:rFonts w:cs="Times New Roman"/>
          <w:szCs w:val="24"/>
          <w:lang w:val="en-GB"/>
        </w:rPr>
        <w:t xml:space="preserve">We compared different variations of ethanol and heat shock on stool samples to determine, which treatment is more effective for elimination of vegetative cells and later isolation of spore-forming bacteria from stool samples </w:t>
      </w:r>
      <w:r w:rsidR="003D53AF">
        <w:rPr>
          <w:rFonts w:cs="Times New Roman"/>
          <w:szCs w:val="24"/>
          <w:lang w:val="en-GB"/>
        </w:rPr>
        <w:t>and subsequent culturing</w:t>
      </w:r>
      <w:r w:rsidRPr="0006106D">
        <w:rPr>
          <w:rFonts w:cs="Times New Roman"/>
          <w:szCs w:val="24"/>
          <w:lang w:val="en-GB"/>
        </w:rPr>
        <w:t xml:space="preserve">. </w:t>
      </w:r>
      <w:r w:rsidRPr="0006106D">
        <w:rPr>
          <w:lang w:val="en-GB"/>
        </w:rPr>
        <w:t xml:space="preserve">There are two generally used treatments for elimination of vegetative cells from pure cultures of spore-forming bacteria, heat shock and ethanol shock with multiple variations </w:t>
      </w:r>
      <w:r w:rsidRPr="0006106D">
        <w:rPr>
          <w:lang w:val="en-GB"/>
        </w:rPr>
        <w:fldChar w:fldCharType="begin"/>
      </w:r>
      <w:r w:rsidRPr="0006106D">
        <w:rPr>
          <w:lang w:val="en-GB"/>
        </w:rPr>
        <w:instrText xml:space="preserve"> ADDIN ZOTERO_ITEM CSL_CITATION {"citationID":"FEOPcx4d","properties":{"formattedCitation":"(Setlow, 2014)","plainCitation":"(Setlow, 2014)","noteIndex":0},"citationItems":[{"id":3320,"uris":["http://zotero.org/users/8873894/items/25YLJMM3"],"itemData":{"id":3320,"type":"article-journal","abstract":"Spores of various Bacillus and Clostridium species are among the most resistant life forms known. Since the spores of some species are causative agents of much food spoilage, food poisoning, and human disease, and the spores of Bacillus anthracis are a major bioweapon, there is much interest in the mechanisms of spore resistance and how these spores can be killed. This article will discuss the factors involved in spore resistance to agents such as wet and dry heat, desiccation, UV and γ-radiation, enzymes that hydrolyze bacterial cell walls, and a variety of toxic chemicals, including genotoxic agents, oxidizing agents, aldehydes, acid, and alkali. These resistance factors include the outer layers of the spore, such as the thick proteinaceous coat that detoxifies reactive chemicals; the relatively impermeable inner spore membrane that restricts access of toxic chemicals to the spore core containing the spore's DNA and most enzymes; the low water content and high level of dipicolinic acid in the spore core that protect core macromolecules from the effects of heat and desiccation; the saturation of spore DNA with a novel group of proteins that protect the DNA against heat, genotoxic chemicals, and radiation; and the repair of radiation damage to DNA when spores germinate and return to life. Despite their extreme resistance, spores can be killed, including by damage to DNA, crucial spore proteins, the spore's inner membrane, and one or more components of the spore germination apparatus.","container-title":"Microbiology Spectrum","DOI":"10.1128/microbiolspec.tbs-0003-2012","issue":"5","note":"publisher: American Society for Microbiology","page":"10.1128/microbiolspec.tbs-0003-2012","source":"journals.asm.org (Atypon)","title":"Spore Resistance Properties","volume":"2","author":[{"family":"Setlow","given":"Peter"}],"issued":{"date-parts":[["2014",9,19]]}}}],"schema":"https://github.com/citation-style-language/schema/raw/master/csl-citation.json"} </w:instrText>
      </w:r>
      <w:r w:rsidRPr="0006106D">
        <w:rPr>
          <w:lang w:val="en-GB"/>
        </w:rPr>
        <w:fldChar w:fldCharType="separate"/>
      </w:r>
      <w:r w:rsidRPr="0006106D">
        <w:rPr>
          <w:rFonts w:cs="Times New Roman"/>
          <w:lang w:val="en-GB"/>
        </w:rPr>
        <w:t>(Setlow, 2014)</w:t>
      </w:r>
      <w:r w:rsidRPr="0006106D">
        <w:rPr>
          <w:lang w:val="en-GB"/>
        </w:rPr>
        <w:fldChar w:fldCharType="end"/>
      </w:r>
      <w:r w:rsidRPr="0006106D">
        <w:rPr>
          <w:lang w:val="en-GB"/>
        </w:rPr>
        <w:t xml:space="preserve">. We choose to test ethanol shock using 100% and 70% ethanol and heat shock performed at 80 °C for 30 or 60 min. Two stool samples were aliquoted and subjected to shock treatment. For ethanol shock, aliquots were resuspended in 1,5 ml of 70% or 100% ethanol and incubated for 24 h with vigorous shaking (1500 rpm) on thermomixer (Eppendorf, Germany) at room temperature (23 °C). For heat shock, stool aliquots were resuspended in 1,5 ml of 0.9% NaCl solution and heated for 30 or 60 min at 80 °C with vigorous shaking (1500 rpm) on thermomixer (Eppendorf, Germany). After the shock treatment samples were washed 3 times with distilled water. At the last washing step, each sample was separated in half. One half of the pellet was resuspended in 500 µl distilled water and second was resuspended in 500 µl 5% bile acids solution (Sigma-Aldrich, USA). The resuspended pellets were plated in whole on BHIS agar medium (1,5% agar) or added to liquid BHIS media. BHIS is composed of brain-heart infusion (BHI, </w:t>
      </w:r>
      <w:proofErr w:type="spellStart"/>
      <w:r w:rsidRPr="0006106D">
        <w:rPr>
          <w:lang w:val="en-GB"/>
        </w:rPr>
        <w:t>Biolife</w:t>
      </w:r>
      <w:proofErr w:type="spellEnd"/>
      <w:r w:rsidRPr="0006106D">
        <w:rPr>
          <w:lang w:val="en-GB"/>
        </w:rPr>
        <w:t>, Italy) with 0.1% L-cysteine (Merck, USA) and 0.5% yeast extract (</w:t>
      </w:r>
      <w:proofErr w:type="spellStart"/>
      <w:r w:rsidRPr="0006106D">
        <w:rPr>
          <w:lang w:val="en-GB"/>
        </w:rPr>
        <w:t>Biolife</w:t>
      </w:r>
      <w:proofErr w:type="spellEnd"/>
      <w:r w:rsidRPr="0006106D">
        <w:rPr>
          <w:lang w:val="en-GB"/>
        </w:rPr>
        <w:t xml:space="preserve">, Italy). Incubation took place in the anaerobic workstation (Whitley </w:t>
      </w:r>
      <w:proofErr w:type="spellStart"/>
      <w:r w:rsidRPr="0006106D">
        <w:rPr>
          <w:lang w:val="en-GB"/>
        </w:rPr>
        <w:t>A35</w:t>
      </w:r>
      <w:proofErr w:type="spellEnd"/>
      <w:r w:rsidRPr="0006106D">
        <w:rPr>
          <w:lang w:val="en-GB"/>
        </w:rPr>
        <w:t>, Don Whitley Scientific, UK) at 37 °C for 14 days. On the 1</w:t>
      </w:r>
      <w:r w:rsidRPr="0006106D">
        <w:rPr>
          <w:vertAlign w:val="superscript"/>
          <w:lang w:val="en-GB"/>
        </w:rPr>
        <w:t>st</w:t>
      </w:r>
      <w:r w:rsidRPr="0006106D">
        <w:rPr>
          <w:lang w:val="en-GB"/>
        </w:rPr>
        <w:t>, 2</w:t>
      </w:r>
      <w:r w:rsidRPr="0006106D">
        <w:rPr>
          <w:vertAlign w:val="superscript"/>
          <w:lang w:val="en-GB"/>
        </w:rPr>
        <w:t>nd</w:t>
      </w:r>
      <w:r w:rsidRPr="0006106D">
        <w:rPr>
          <w:lang w:val="en-GB"/>
        </w:rPr>
        <w:t>, 5</w:t>
      </w:r>
      <w:r w:rsidRPr="0006106D">
        <w:rPr>
          <w:vertAlign w:val="superscript"/>
          <w:lang w:val="en-GB"/>
        </w:rPr>
        <w:t>th</w:t>
      </w:r>
      <w:r w:rsidRPr="0006106D">
        <w:rPr>
          <w:lang w:val="en-GB"/>
        </w:rPr>
        <w:t>, 7</w:t>
      </w:r>
      <w:r w:rsidRPr="0006106D">
        <w:rPr>
          <w:vertAlign w:val="superscript"/>
          <w:lang w:val="en-GB"/>
        </w:rPr>
        <w:t>th</w:t>
      </w:r>
      <w:r w:rsidRPr="0006106D">
        <w:rPr>
          <w:lang w:val="en-GB"/>
        </w:rPr>
        <w:t>, and 14</w:t>
      </w:r>
      <w:r w:rsidRPr="0006106D">
        <w:rPr>
          <w:vertAlign w:val="superscript"/>
          <w:lang w:val="en-GB"/>
        </w:rPr>
        <w:t>th</w:t>
      </w:r>
      <w:r w:rsidRPr="0006106D">
        <w:rPr>
          <w:lang w:val="en-GB"/>
        </w:rPr>
        <w:t xml:space="preserve"> day colony forming unit (CFU) was counted on plates or 100 µl of liquid culture was plated confluently and CFU was counted the next day. On the 2</w:t>
      </w:r>
      <w:r w:rsidRPr="0006106D">
        <w:rPr>
          <w:vertAlign w:val="superscript"/>
          <w:lang w:val="en-GB"/>
        </w:rPr>
        <w:t>nd</w:t>
      </w:r>
      <w:r w:rsidRPr="0006106D">
        <w:rPr>
          <w:lang w:val="en-GB"/>
        </w:rPr>
        <w:t>, 5</w:t>
      </w:r>
      <w:r w:rsidRPr="0006106D">
        <w:rPr>
          <w:vertAlign w:val="superscript"/>
          <w:lang w:val="en-GB"/>
        </w:rPr>
        <w:t>th</w:t>
      </w:r>
      <w:r w:rsidRPr="0006106D">
        <w:rPr>
          <w:lang w:val="en-GB"/>
        </w:rPr>
        <w:t>, 7</w:t>
      </w:r>
      <w:r w:rsidRPr="0006106D">
        <w:rPr>
          <w:vertAlign w:val="superscript"/>
          <w:lang w:val="en-GB"/>
        </w:rPr>
        <w:t>th</w:t>
      </w:r>
      <w:r w:rsidRPr="0006106D">
        <w:rPr>
          <w:lang w:val="en-GB"/>
        </w:rPr>
        <w:t>, and 14</w:t>
      </w:r>
      <w:r w:rsidRPr="0006106D">
        <w:rPr>
          <w:vertAlign w:val="superscript"/>
          <w:lang w:val="en-GB"/>
        </w:rPr>
        <w:t>th</w:t>
      </w:r>
      <w:r w:rsidRPr="0006106D">
        <w:rPr>
          <w:lang w:val="en-GB"/>
        </w:rPr>
        <w:t xml:space="preserve"> day two plates were swabbed in whole or 0,5 ml of liquid culture was used for DNA isolation. DNA was isolated using </w:t>
      </w:r>
      <w:proofErr w:type="spellStart"/>
      <w:r w:rsidRPr="0006106D">
        <w:rPr>
          <w:lang w:val="en-GB"/>
        </w:rPr>
        <w:t>MasterPure</w:t>
      </w:r>
      <w:proofErr w:type="spellEnd"/>
      <w:r w:rsidRPr="0006106D">
        <w:rPr>
          <w:lang w:val="en-GB"/>
        </w:rPr>
        <w:t>™ Complete DNA and RNA Purification Kit (</w:t>
      </w:r>
      <w:proofErr w:type="spellStart"/>
      <w:r w:rsidRPr="0006106D">
        <w:rPr>
          <w:lang w:val="en-GB"/>
        </w:rPr>
        <w:t>Lucigen</w:t>
      </w:r>
      <w:proofErr w:type="spellEnd"/>
      <w:r w:rsidRPr="0006106D">
        <w:rPr>
          <w:lang w:val="en-GB"/>
        </w:rPr>
        <w:t xml:space="preserve">, US) with a pre-step of bead-beating the sample in Cell Lysis Solution with 0,5 g of 0,5 mm silica beads. Bead-beating was performed on </w:t>
      </w:r>
      <w:proofErr w:type="spellStart"/>
      <w:r w:rsidRPr="0006106D">
        <w:rPr>
          <w:lang w:val="en-GB"/>
        </w:rPr>
        <w:t>MagNA</w:t>
      </w:r>
      <w:proofErr w:type="spellEnd"/>
      <w:r w:rsidRPr="0006106D">
        <w:rPr>
          <w:lang w:val="en-GB"/>
        </w:rPr>
        <w:t xml:space="preserve"> </w:t>
      </w:r>
      <w:proofErr w:type="spellStart"/>
      <w:r w:rsidRPr="0006106D">
        <w:rPr>
          <w:lang w:val="en-GB"/>
        </w:rPr>
        <w:t>Lyser</w:t>
      </w:r>
      <w:proofErr w:type="spellEnd"/>
      <w:r w:rsidRPr="0006106D">
        <w:rPr>
          <w:lang w:val="en-GB"/>
        </w:rPr>
        <w:t xml:space="preserve"> (Roche Diagnostics, Germany) for 70 s at 7000 rpm.</w:t>
      </w:r>
    </w:p>
    <w:p w14:paraId="277B224F" w14:textId="77777777" w:rsidR="00126C07" w:rsidRPr="0006106D" w:rsidRDefault="00126C07" w:rsidP="00126C07">
      <w:pPr>
        <w:rPr>
          <w:lang w:val="en-GB"/>
        </w:rPr>
      </w:pPr>
      <w:r w:rsidRPr="0006106D">
        <w:rPr>
          <w:rFonts w:cs="Times New Roman"/>
          <w:szCs w:val="24"/>
          <w:lang w:val="en-GB"/>
        </w:rPr>
        <w:t xml:space="preserve">The goal was to evaluate the efficacy of ethanol or heat shocks in eliminating vegetative cells from stool samples to improve cultivation of spore-forming bacteria. Additionally, we tested the impact of adding bile acids and/or enrichment in liquid culture to enhance germination of spores. Over a 14-day anaerobic cultivation, we monitored colony-forming unit (CFU) and community structure based on 16S rRNA. </w:t>
      </w:r>
    </w:p>
    <w:p w14:paraId="626E8866" w14:textId="0C05EA70" w:rsidR="00126C07" w:rsidRPr="0006106D" w:rsidRDefault="00126C07" w:rsidP="00126C07">
      <w:pPr>
        <w:rPr>
          <w:rFonts w:cs="Times New Roman"/>
          <w:szCs w:val="24"/>
          <w:lang w:val="en-GB"/>
        </w:rPr>
      </w:pPr>
      <w:r w:rsidRPr="0006106D">
        <w:rPr>
          <w:rFonts w:cs="Times New Roman"/>
          <w:szCs w:val="24"/>
          <w:lang w:val="en-GB"/>
        </w:rPr>
        <w:t>CFU was influenced by the addition of 5% bile acids solution both in enrichment media and on plates (</w:t>
      </w:r>
      <w:r w:rsidR="003D53AF">
        <w:rPr>
          <w:rFonts w:cs="Times New Roman"/>
          <w:szCs w:val="24"/>
          <w:lang w:val="en-GB"/>
        </w:rPr>
        <w:t xml:space="preserve">Supplement </w:t>
      </w:r>
      <w:r w:rsidRPr="0006106D">
        <w:rPr>
          <w:rFonts w:cs="Times New Roman"/>
          <w:szCs w:val="24"/>
          <w:lang w:val="en-GB"/>
        </w:rPr>
        <w:t xml:space="preserve">Figure </w:t>
      </w:r>
      <w:r w:rsidR="003D53AF">
        <w:rPr>
          <w:rFonts w:cs="Times New Roman"/>
          <w:szCs w:val="24"/>
          <w:lang w:val="en-GB"/>
        </w:rPr>
        <w:t>1</w:t>
      </w:r>
      <w:r w:rsidRPr="0006106D">
        <w:rPr>
          <w:rFonts w:cs="Times New Roman"/>
          <w:szCs w:val="24"/>
          <w:lang w:val="en-GB"/>
        </w:rPr>
        <w:t xml:space="preserve">). When bile acids were added to enrichment media prior to plating, bacterial growth was inhibited after day 2 (CFU &lt; 10), whereas enrichment without bile acids resulted in over 100 colonies after the same period. Conversely, on plates without prior enrichment, addition of bile acids accelerated </w:t>
      </w:r>
      <w:r w:rsidRPr="0006106D">
        <w:rPr>
          <w:rFonts w:cs="Times New Roman"/>
          <w:szCs w:val="24"/>
          <w:lang w:val="en-GB"/>
        </w:rPr>
        <w:lastRenderedPageBreak/>
        <w:t xml:space="preserve">germination and replication, yielding over 150 CFU on day 1, compared to similar CFU observed only after day 5 without bile acids. </w:t>
      </w:r>
    </w:p>
    <w:p w14:paraId="45739CCD" w14:textId="77777777" w:rsidR="00126C07" w:rsidRPr="0006106D" w:rsidRDefault="00126C07" w:rsidP="00126C07">
      <w:pPr>
        <w:rPr>
          <w:rFonts w:cs="Times New Roman"/>
          <w:szCs w:val="24"/>
          <w:lang w:val="en-GB"/>
        </w:rPr>
      </w:pPr>
      <w:r w:rsidRPr="0006106D">
        <w:rPr>
          <w:rFonts w:cs="Times New Roman"/>
          <w:noProof/>
          <w:szCs w:val="24"/>
          <w:lang w:val="en-GB"/>
        </w:rPr>
        <w:drawing>
          <wp:inline distT="0" distB="0" distL="0" distR="0" wp14:anchorId="18EF03E5" wp14:editId="24752183">
            <wp:extent cx="5938520" cy="2642870"/>
            <wp:effectExtent l="0" t="0" r="5080" b="5080"/>
            <wp:docPr id="348880409"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0409" name="Picture 2" descr="A graph of a graph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8520" cy="2642870"/>
                    </a:xfrm>
                    <a:prstGeom prst="rect">
                      <a:avLst/>
                    </a:prstGeom>
                    <a:noFill/>
                    <a:ln>
                      <a:noFill/>
                    </a:ln>
                  </pic:spPr>
                </pic:pic>
              </a:graphicData>
            </a:graphic>
          </wp:inline>
        </w:drawing>
      </w:r>
    </w:p>
    <w:p w14:paraId="7F5345F3" w14:textId="77777777" w:rsidR="00126C07" w:rsidRPr="0006106D" w:rsidRDefault="00126C07" w:rsidP="00126C07">
      <w:pPr>
        <w:pStyle w:val="FigureTable"/>
      </w:pPr>
      <w:r w:rsidRPr="0006106D">
        <w:rPr>
          <w:b/>
          <w:bCs/>
        </w:rPr>
        <w:t>Supplement Figure 1. Colony-forming unit was influenced by addition of bile acids to the enrichment media and agar plates.</w:t>
      </w:r>
      <w:r w:rsidRPr="0006106D">
        <w:t xml:space="preserve"> Bacterial growth with and without enrichment step on BHIS, with and without the addition of bovine bile acids after two variations of ethanol concentration (100% or 70%) and heat shock at 80 °C (30 or 60 min) on days 1, 2, 5, 7, and 14.  </w:t>
      </w:r>
    </w:p>
    <w:p w14:paraId="38AF878B" w14:textId="15E78093" w:rsidR="00126C07" w:rsidRPr="0006106D" w:rsidRDefault="00126C07" w:rsidP="00126C07">
      <w:pPr>
        <w:rPr>
          <w:rFonts w:cs="Times New Roman"/>
          <w:szCs w:val="24"/>
          <w:lang w:val="en-GB"/>
        </w:rPr>
      </w:pPr>
      <w:r w:rsidRPr="0006106D">
        <w:rPr>
          <w:rFonts w:cs="Times New Roman"/>
          <w:szCs w:val="24"/>
          <w:lang w:val="en-GB"/>
        </w:rPr>
        <w:t xml:space="preserve">More OTUs were detected in the enrichment cultures, especially with addition of BA than agar plates, both with and without addition of BA. This is contrary to the observed CFU, supported by a negative correlation between CFU and number of OTUs (Pearson correlation, p &lt; 0.005). The composition of stool samples was that of healthy western individuals (45.3% </w:t>
      </w:r>
      <w:r w:rsidRPr="0006106D">
        <w:rPr>
          <w:rFonts w:cs="Times New Roman"/>
          <w:i/>
          <w:iCs/>
          <w:szCs w:val="24"/>
          <w:lang w:val="en-GB"/>
        </w:rPr>
        <w:t>Bacillota</w:t>
      </w:r>
      <w:r w:rsidRPr="0006106D">
        <w:rPr>
          <w:rFonts w:cs="Times New Roman"/>
          <w:szCs w:val="24"/>
          <w:lang w:val="en-GB"/>
        </w:rPr>
        <w:t xml:space="preserve">, 34.1% </w:t>
      </w:r>
      <w:proofErr w:type="spellStart"/>
      <w:r w:rsidRPr="0006106D">
        <w:rPr>
          <w:rFonts w:cs="Times New Roman"/>
          <w:i/>
          <w:iCs/>
          <w:szCs w:val="24"/>
          <w:lang w:val="en-GB"/>
        </w:rPr>
        <w:t>Bacteriodota</w:t>
      </w:r>
      <w:proofErr w:type="spellEnd"/>
      <w:r w:rsidRPr="0006106D">
        <w:rPr>
          <w:rFonts w:cs="Times New Roman"/>
          <w:szCs w:val="24"/>
          <w:lang w:val="en-GB"/>
        </w:rPr>
        <w:t xml:space="preserve">, 3.6% </w:t>
      </w:r>
      <w:r w:rsidRPr="0006106D">
        <w:rPr>
          <w:rFonts w:cs="Times New Roman"/>
          <w:i/>
          <w:iCs/>
          <w:szCs w:val="24"/>
          <w:lang w:val="en-GB"/>
        </w:rPr>
        <w:t>Actinomycetota</w:t>
      </w:r>
      <w:r w:rsidRPr="0006106D">
        <w:rPr>
          <w:rFonts w:cs="Times New Roman"/>
          <w:szCs w:val="24"/>
          <w:lang w:val="en-GB"/>
        </w:rPr>
        <w:t xml:space="preserve">, 8.2% </w:t>
      </w:r>
      <w:proofErr w:type="spellStart"/>
      <w:r w:rsidRPr="0006106D">
        <w:rPr>
          <w:rFonts w:cs="Times New Roman"/>
          <w:i/>
          <w:iCs/>
          <w:szCs w:val="24"/>
          <w:lang w:val="en-GB"/>
        </w:rPr>
        <w:t>Pseudomonadota</w:t>
      </w:r>
      <w:proofErr w:type="spellEnd"/>
      <w:r w:rsidRPr="0006106D">
        <w:rPr>
          <w:rFonts w:cs="Times New Roman"/>
          <w:szCs w:val="24"/>
          <w:lang w:val="en-GB"/>
        </w:rPr>
        <w:t xml:space="preserve">, 4% </w:t>
      </w:r>
      <w:r w:rsidRPr="0006106D">
        <w:rPr>
          <w:rFonts w:cs="Times New Roman"/>
          <w:i/>
          <w:iCs/>
          <w:szCs w:val="24"/>
          <w:lang w:val="en-GB"/>
        </w:rPr>
        <w:t>Verrucomicrobiota</w:t>
      </w:r>
      <w:r w:rsidRPr="0006106D">
        <w:rPr>
          <w:rFonts w:cs="Times New Roman"/>
          <w:szCs w:val="24"/>
          <w:lang w:val="en-GB"/>
        </w:rPr>
        <w:t xml:space="preserve">, 2.8% unclassified </w:t>
      </w:r>
      <w:r w:rsidRPr="0006106D">
        <w:rPr>
          <w:rFonts w:cs="Times New Roman"/>
          <w:i/>
          <w:iCs/>
          <w:szCs w:val="24"/>
          <w:lang w:val="en-GB"/>
        </w:rPr>
        <w:t>Bacteria</w:t>
      </w:r>
      <w:r w:rsidRPr="0006106D">
        <w:rPr>
          <w:rFonts w:cs="Times New Roman"/>
          <w:szCs w:val="24"/>
          <w:lang w:val="en-GB"/>
        </w:rPr>
        <w:t xml:space="preserve"> and 1.4% other phyla). All treatments were able to some degree eliminate the non-spore-forming bacteria, but ethanol shock using 70% ethanol eliminated the greatest number of known non-sporeformers in the phyla </w:t>
      </w:r>
      <w:proofErr w:type="spellStart"/>
      <w:r w:rsidRPr="0006106D">
        <w:rPr>
          <w:rFonts w:cs="Times New Roman"/>
          <w:i/>
          <w:iCs/>
          <w:szCs w:val="24"/>
          <w:lang w:val="en-GB"/>
        </w:rPr>
        <w:t>Bacteriodota</w:t>
      </w:r>
      <w:proofErr w:type="spellEnd"/>
      <w:r w:rsidRPr="0006106D">
        <w:rPr>
          <w:rFonts w:cs="Times New Roman"/>
          <w:szCs w:val="24"/>
          <w:lang w:val="en-GB"/>
        </w:rPr>
        <w:t xml:space="preserve"> and </w:t>
      </w:r>
      <w:r w:rsidRPr="0006106D">
        <w:rPr>
          <w:rFonts w:cs="Times New Roman"/>
          <w:i/>
          <w:iCs/>
          <w:szCs w:val="24"/>
          <w:lang w:val="en-GB"/>
        </w:rPr>
        <w:t>Verrucomicrobiota</w:t>
      </w:r>
      <w:r w:rsidRPr="0006106D">
        <w:rPr>
          <w:rFonts w:cs="Times New Roman"/>
          <w:szCs w:val="24"/>
          <w:lang w:val="en-GB"/>
        </w:rPr>
        <w:t xml:space="preserve"> (</w:t>
      </w:r>
      <w:r w:rsidR="003D53AF">
        <w:rPr>
          <w:rFonts w:cs="Times New Roman"/>
          <w:szCs w:val="24"/>
          <w:lang w:val="en-GB"/>
        </w:rPr>
        <w:t xml:space="preserve">Supplement </w:t>
      </w:r>
      <w:r w:rsidRPr="0006106D">
        <w:rPr>
          <w:rFonts w:cs="Times New Roman"/>
          <w:szCs w:val="24"/>
          <w:lang w:val="en-GB"/>
        </w:rPr>
        <w:t xml:space="preserve">Figure </w:t>
      </w:r>
      <w:r w:rsidR="003D53AF">
        <w:rPr>
          <w:rFonts w:cs="Times New Roman"/>
          <w:szCs w:val="24"/>
          <w:lang w:val="en-GB"/>
        </w:rPr>
        <w:t>2</w:t>
      </w:r>
      <w:r w:rsidRPr="0006106D">
        <w:rPr>
          <w:rFonts w:cs="Times New Roman"/>
          <w:szCs w:val="24"/>
          <w:lang w:val="en-GB"/>
        </w:rPr>
        <w:t>). A reduction also happened in the phyla</w:t>
      </w:r>
      <w:r w:rsidRPr="0006106D">
        <w:rPr>
          <w:rFonts w:cs="Times New Roman"/>
          <w:i/>
          <w:iCs/>
          <w:szCs w:val="24"/>
          <w:lang w:val="en-GB"/>
        </w:rPr>
        <w:t xml:space="preserve"> </w:t>
      </w:r>
      <w:proofErr w:type="spellStart"/>
      <w:r w:rsidRPr="0006106D">
        <w:rPr>
          <w:rFonts w:cs="Times New Roman"/>
          <w:i/>
          <w:iCs/>
          <w:szCs w:val="24"/>
          <w:lang w:val="en-GB"/>
        </w:rPr>
        <w:t>Pseudomonadota</w:t>
      </w:r>
      <w:proofErr w:type="spellEnd"/>
      <w:r w:rsidRPr="0006106D">
        <w:rPr>
          <w:rFonts w:cs="Times New Roman"/>
          <w:szCs w:val="24"/>
          <w:lang w:val="en-GB"/>
        </w:rPr>
        <w:t xml:space="preserve"> and </w:t>
      </w:r>
      <w:r w:rsidRPr="0006106D">
        <w:rPr>
          <w:rFonts w:cs="Times New Roman"/>
          <w:i/>
          <w:iCs/>
          <w:szCs w:val="24"/>
          <w:lang w:val="en-GB"/>
        </w:rPr>
        <w:t>Actinomycetota</w:t>
      </w:r>
      <w:r w:rsidRPr="0006106D">
        <w:rPr>
          <w:rFonts w:cs="Times New Roman"/>
          <w:szCs w:val="24"/>
          <w:lang w:val="en-GB"/>
        </w:rPr>
        <w:t xml:space="preserve"> although some representatives withstood both ethanol and heat shocks. </w:t>
      </w:r>
    </w:p>
    <w:p w14:paraId="40EFBA89" w14:textId="77777777" w:rsidR="00126C07" w:rsidRPr="0006106D" w:rsidRDefault="00126C07" w:rsidP="00126C07">
      <w:pPr>
        <w:rPr>
          <w:rFonts w:cs="Times New Roman"/>
          <w:szCs w:val="24"/>
          <w:lang w:val="en-GB"/>
        </w:rPr>
      </w:pPr>
    </w:p>
    <w:p w14:paraId="47D3E7D8" w14:textId="77777777" w:rsidR="00126C07" w:rsidRPr="0006106D" w:rsidRDefault="00126C07" w:rsidP="00126C07">
      <w:pPr>
        <w:rPr>
          <w:rFonts w:cs="Times New Roman"/>
          <w:szCs w:val="24"/>
          <w:lang w:val="en-GB"/>
        </w:rPr>
      </w:pPr>
      <w:r w:rsidRPr="0006106D">
        <w:rPr>
          <w:rFonts w:cs="Times New Roman"/>
          <w:noProof/>
          <w:szCs w:val="24"/>
          <w:lang w:val="en-GB"/>
        </w:rPr>
        <w:lastRenderedPageBreak/>
        <w:drawing>
          <wp:inline distT="0" distB="0" distL="0" distR="0" wp14:anchorId="3C9376B5" wp14:editId="003DC89D">
            <wp:extent cx="5938520" cy="4994275"/>
            <wp:effectExtent l="0" t="0" r="5080" b="0"/>
            <wp:docPr id="105360397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03975" name="Picture 3"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8520" cy="4994275"/>
                    </a:xfrm>
                    <a:prstGeom prst="rect">
                      <a:avLst/>
                    </a:prstGeom>
                    <a:noFill/>
                    <a:ln>
                      <a:noFill/>
                    </a:ln>
                  </pic:spPr>
                </pic:pic>
              </a:graphicData>
            </a:graphic>
          </wp:inline>
        </w:drawing>
      </w:r>
    </w:p>
    <w:p w14:paraId="27722DA6" w14:textId="77777777" w:rsidR="00126C07" w:rsidRPr="0006106D" w:rsidRDefault="00126C07" w:rsidP="00126C07">
      <w:pPr>
        <w:pStyle w:val="FigureTable"/>
      </w:pPr>
      <w:r w:rsidRPr="0006106D">
        <w:rPr>
          <w:b/>
          <w:bCs/>
        </w:rPr>
        <w:t>Supplement Figure 2. All treatments were able to some degree eliminate the non-spore-forming bacteria, but ethanol shock using 70% ethanol eliminated the greatest number of known non-sporeformers.</w:t>
      </w:r>
      <w:r w:rsidRPr="0006106D">
        <w:t xml:space="preserve"> Ratio between the number of OTUs in the original stool samples (n = 2) and the number of OTUs after heat/ethanol shock and cultivation/with prequal enrichment with and without bile acids on 2, 5, 7, and 14 days. Summed relative abundance for each treatment and cultivation media combination is available in Supplement Table 3 </w:t>
      </w:r>
    </w:p>
    <w:p w14:paraId="415A759D" w14:textId="77777777" w:rsidR="00126C07" w:rsidRPr="0006106D" w:rsidRDefault="00126C07" w:rsidP="00255D40">
      <w:pPr>
        <w:spacing w:line="259" w:lineRule="auto"/>
        <w:jc w:val="left"/>
        <w:rPr>
          <w:lang w:val="en-GB"/>
        </w:rPr>
        <w:sectPr w:rsidR="00126C07" w:rsidRPr="0006106D" w:rsidSect="00126C07">
          <w:pgSz w:w="12240" w:h="15840"/>
          <w:pgMar w:top="1440" w:right="1440" w:bottom="1440" w:left="1440" w:header="720" w:footer="720" w:gutter="0"/>
          <w:lnNumType w:countBy="1" w:restart="continuous"/>
          <w:cols w:space="720"/>
          <w:docGrid w:linePitch="360"/>
        </w:sectPr>
      </w:pPr>
    </w:p>
    <w:p w14:paraId="00CEDA6C" w14:textId="08EC238D" w:rsidR="005945FB" w:rsidRPr="0006106D" w:rsidRDefault="00255D40" w:rsidP="00255D40">
      <w:pPr>
        <w:rPr>
          <w:b/>
          <w:bCs/>
          <w:lang w:val="en-GB"/>
        </w:rPr>
      </w:pPr>
      <w:bookmarkStart w:id="0" w:name="_Hlk178757460"/>
      <w:r w:rsidRPr="0006106D">
        <w:rPr>
          <w:b/>
          <w:bCs/>
          <w:lang w:val="en-GB"/>
        </w:rPr>
        <w:lastRenderedPageBreak/>
        <w:t xml:space="preserve">Supplementary Table </w:t>
      </w:r>
      <w:r w:rsidR="00AE1A19" w:rsidRPr="0006106D">
        <w:rPr>
          <w:b/>
          <w:bCs/>
          <w:lang w:val="en-GB"/>
        </w:rPr>
        <w:t>4</w:t>
      </w:r>
      <w:r w:rsidRPr="0006106D">
        <w:rPr>
          <w:b/>
          <w:bCs/>
          <w:lang w:val="en-GB"/>
        </w:rPr>
        <w:t xml:space="preserve">. Details on sequencing </w:t>
      </w:r>
      <w:r w:rsidR="00AE1A19" w:rsidRPr="0006106D">
        <w:rPr>
          <w:b/>
          <w:bCs/>
          <w:lang w:val="en-GB"/>
        </w:rPr>
        <w:t>experiments</w:t>
      </w:r>
      <w:r w:rsidRPr="0006106D">
        <w:rPr>
          <w:b/>
          <w:bCs/>
          <w:lang w:val="en-GB"/>
        </w:rPr>
        <w:t xml:space="preserve"> in this thesis. </w:t>
      </w:r>
    </w:p>
    <w:tbl>
      <w:tblPr>
        <w:tblW w:w="12760" w:type="dxa"/>
        <w:tblCellMar>
          <w:left w:w="70" w:type="dxa"/>
          <w:right w:w="70" w:type="dxa"/>
        </w:tblCellMar>
        <w:tblLook w:val="04A0" w:firstRow="1" w:lastRow="0" w:firstColumn="1" w:lastColumn="0" w:noHBand="0" w:noVBand="1"/>
      </w:tblPr>
      <w:tblGrid>
        <w:gridCol w:w="1358"/>
        <w:gridCol w:w="1557"/>
        <w:gridCol w:w="2133"/>
        <w:gridCol w:w="1636"/>
        <w:gridCol w:w="1795"/>
        <w:gridCol w:w="1636"/>
        <w:gridCol w:w="1447"/>
        <w:gridCol w:w="1198"/>
      </w:tblGrid>
      <w:tr w:rsidR="00525B9E" w:rsidRPr="00525B9E" w14:paraId="417E9CC4" w14:textId="77777777" w:rsidTr="00525B9E">
        <w:trPr>
          <w:trHeight w:val="630"/>
          <w:tblHeader/>
        </w:trPr>
        <w:tc>
          <w:tcPr>
            <w:tcW w:w="1360" w:type="dxa"/>
            <w:tcBorders>
              <w:top w:val="single" w:sz="4" w:space="0" w:color="auto"/>
              <w:left w:val="single" w:sz="4" w:space="0" w:color="auto"/>
              <w:bottom w:val="single" w:sz="4" w:space="0" w:color="auto"/>
              <w:right w:val="single" w:sz="4" w:space="0" w:color="auto"/>
            </w:tcBorders>
            <w:shd w:val="clear" w:color="auto" w:fill="auto"/>
            <w:hideMark/>
          </w:tcPr>
          <w:bookmarkEnd w:id="0"/>
          <w:p w14:paraId="3608CB3B"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Sequencing platform </w:t>
            </w:r>
          </w:p>
        </w:tc>
        <w:tc>
          <w:tcPr>
            <w:tcW w:w="3700" w:type="dxa"/>
            <w:gridSpan w:val="2"/>
            <w:tcBorders>
              <w:top w:val="single" w:sz="4" w:space="0" w:color="auto"/>
              <w:left w:val="nil"/>
              <w:bottom w:val="single" w:sz="4" w:space="0" w:color="auto"/>
              <w:right w:val="single" w:sz="4" w:space="0" w:color="auto"/>
            </w:tcBorders>
            <w:shd w:val="clear" w:color="auto" w:fill="auto"/>
            <w:hideMark/>
          </w:tcPr>
          <w:p w14:paraId="0A696F27"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Illumina </w:t>
            </w:r>
            <w:proofErr w:type="spellStart"/>
            <w:r w:rsidRPr="00525B9E">
              <w:rPr>
                <w:rFonts w:eastAsia="Times New Roman" w:cs="Times New Roman"/>
                <w:b/>
                <w:bCs/>
                <w:color w:val="000000"/>
                <w:sz w:val="16"/>
                <w:szCs w:val="16"/>
                <w:lang w:val="en-GB" w:eastAsia="sl-SI"/>
              </w:rPr>
              <w:t>MiSeq</w:t>
            </w:r>
            <w:proofErr w:type="spellEnd"/>
          </w:p>
        </w:tc>
        <w:tc>
          <w:tcPr>
            <w:tcW w:w="1640" w:type="dxa"/>
            <w:tcBorders>
              <w:top w:val="single" w:sz="4" w:space="0" w:color="auto"/>
              <w:left w:val="nil"/>
              <w:bottom w:val="single" w:sz="4" w:space="0" w:color="auto"/>
              <w:right w:val="single" w:sz="4" w:space="0" w:color="auto"/>
            </w:tcBorders>
            <w:shd w:val="clear" w:color="auto" w:fill="auto"/>
            <w:hideMark/>
          </w:tcPr>
          <w:p w14:paraId="09D9E10C"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w:t>
            </w:r>
          </w:p>
        </w:tc>
        <w:tc>
          <w:tcPr>
            <w:tcW w:w="1800" w:type="dxa"/>
            <w:tcBorders>
              <w:top w:val="single" w:sz="4" w:space="0" w:color="auto"/>
              <w:left w:val="nil"/>
              <w:bottom w:val="single" w:sz="4" w:space="0" w:color="auto"/>
              <w:right w:val="single" w:sz="4" w:space="0" w:color="auto"/>
            </w:tcBorders>
            <w:shd w:val="clear" w:color="auto" w:fill="auto"/>
            <w:hideMark/>
          </w:tcPr>
          <w:p w14:paraId="069B2D7B"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Illumina </w:t>
            </w:r>
            <w:proofErr w:type="spellStart"/>
            <w:r w:rsidRPr="00525B9E">
              <w:rPr>
                <w:rFonts w:eastAsia="Times New Roman" w:cs="Times New Roman"/>
                <w:b/>
                <w:bCs/>
                <w:color w:val="000000"/>
                <w:sz w:val="16"/>
                <w:szCs w:val="16"/>
                <w:lang w:val="en-GB" w:eastAsia="sl-SI"/>
              </w:rPr>
              <w:t>NextSeq2000</w:t>
            </w:r>
            <w:proofErr w:type="spellEnd"/>
          </w:p>
        </w:tc>
        <w:tc>
          <w:tcPr>
            <w:tcW w:w="1640" w:type="dxa"/>
            <w:tcBorders>
              <w:top w:val="single" w:sz="4" w:space="0" w:color="auto"/>
              <w:left w:val="nil"/>
              <w:bottom w:val="single" w:sz="4" w:space="0" w:color="auto"/>
              <w:right w:val="single" w:sz="4" w:space="0" w:color="auto"/>
            </w:tcBorders>
            <w:shd w:val="clear" w:color="auto" w:fill="auto"/>
            <w:hideMark/>
          </w:tcPr>
          <w:p w14:paraId="0A2C69EE"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proofErr w:type="spellStart"/>
            <w:r w:rsidRPr="00525B9E">
              <w:rPr>
                <w:rFonts w:eastAsia="Times New Roman" w:cs="Times New Roman"/>
                <w:b/>
                <w:bCs/>
                <w:color w:val="000000"/>
                <w:sz w:val="16"/>
                <w:szCs w:val="16"/>
                <w:lang w:val="en-GB" w:eastAsia="sl-SI"/>
              </w:rPr>
              <w:t>BGI</w:t>
            </w:r>
            <w:proofErr w:type="spellEnd"/>
            <w:r w:rsidRPr="00525B9E">
              <w:rPr>
                <w:rFonts w:eastAsia="Times New Roman" w:cs="Times New Roman"/>
                <w:b/>
                <w:bCs/>
                <w:color w:val="000000"/>
                <w:sz w:val="16"/>
                <w:szCs w:val="16"/>
                <w:lang w:val="en-GB" w:eastAsia="sl-SI"/>
              </w:rPr>
              <w:t xml:space="preserve"> </w:t>
            </w:r>
            <w:proofErr w:type="spellStart"/>
            <w:r w:rsidRPr="00525B9E">
              <w:rPr>
                <w:rFonts w:eastAsia="Times New Roman" w:cs="Times New Roman"/>
                <w:b/>
                <w:bCs/>
                <w:color w:val="000000"/>
                <w:sz w:val="16"/>
                <w:szCs w:val="16"/>
                <w:lang w:val="en-GB" w:eastAsia="sl-SI"/>
              </w:rPr>
              <w:t>DNBSeq</w:t>
            </w:r>
            <w:proofErr w:type="spellEnd"/>
          </w:p>
        </w:tc>
        <w:tc>
          <w:tcPr>
            <w:tcW w:w="1420" w:type="dxa"/>
            <w:tcBorders>
              <w:top w:val="single" w:sz="4" w:space="0" w:color="auto"/>
              <w:left w:val="nil"/>
              <w:bottom w:val="single" w:sz="4" w:space="0" w:color="auto"/>
              <w:right w:val="single" w:sz="4" w:space="0" w:color="auto"/>
            </w:tcBorders>
            <w:shd w:val="clear" w:color="auto" w:fill="auto"/>
            <w:hideMark/>
          </w:tcPr>
          <w:p w14:paraId="64E8834F"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Illumina </w:t>
            </w:r>
            <w:proofErr w:type="spellStart"/>
            <w:r w:rsidRPr="00525B9E">
              <w:rPr>
                <w:rFonts w:eastAsia="Times New Roman" w:cs="Times New Roman"/>
                <w:b/>
                <w:bCs/>
                <w:color w:val="000000"/>
                <w:sz w:val="16"/>
                <w:szCs w:val="16"/>
                <w:lang w:val="en-GB" w:eastAsia="sl-SI"/>
              </w:rPr>
              <w:t>NextSeq2000</w:t>
            </w:r>
            <w:proofErr w:type="spellEnd"/>
          </w:p>
        </w:tc>
        <w:tc>
          <w:tcPr>
            <w:tcW w:w="1200" w:type="dxa"/>
            <w:tcBorders>
              <w:top w:val="single" w:sz="4" w:space="0" w:color="auto"/>
              <w:left w:val="nil"/>
              <w:bottom w:val="single" w:sz="4" w:space="0" w:color="auto"/>
              <w:right w:val="single" w:sz="4" w:space="0" w:color="auto"/>
            </w:tcBorders>
            <w:shd w:val="clear" w:color="auto" w:fill="auto"/>
            <w:hideMark/>
          </w:tcPr>
          <w:p w14:paraId="47026236"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Oxford Nanopore </w:t>
            </w:r>
            <w:proofErr w:type="spellStart"/>
            <w:r w:rsidRPr="00525B9E">
              <w:rPr>
                <w:rFonts w:eastAsia="Times New Roman" w:cs="Times New Roman"/>
                <w:b/>
                <w:bCs/>
                <w:color w:val="000000"/>
                <w:sz w:val="16"/>
                <w:szCs w:val="16"/>
                <w:lang w:val="en-GB" w:eastAsia="sl-SI"/>
              </w:rPr>
              <w:t>MinION</w:t>
            </w:r>
            <w:proofErr w:type="spellEnd"/>
          </w:p>
        </w:tc>
      </w:tr>
      <w:tr w:rsidR="00525B9E" w:rsidRPr="00525B9E" w14:paraId="78FFC23D" w14:textId="77777777" w:rsidTr="00525B9E">
        <w:trPr>
          <w:trHeight w:val="1125"/>
        </w:trPr>
        <w:tc>
          <w:tcPr>
            <w:tcW w:w="1360" w:type="dxa"/>
            <w:tcBorders>
              <w:top w:val="nil"/>
              <w:left w:val="single" w:sz="4" w:space="0" w:color="auto"/>
              <w:bottom w:val="single" w:sz="4" w:space="0" w:color="auto"/>
              <w:right w:val="single" w:sz="4" w:space="0" w:color="auto"/>
            </w:tcBorders>
            <w:shd w:val="clear" w:color="auto" w:fill="auto"/>
            <w:hideMark/>
          </w:tcPr>
          <w:p w14:paraId="3150DB4D"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Experiment </w:t>
            </w:r>
          </w:p>
        </w:tc>
        <w:tc>
          <w:tcPr>
            <w:tcW w:w="1560" w:type="dxa"/>
            <w:tcBorders>
              <w:top w:val="nil"/>
              <w:left w:val="nil"/>
              <w:bottom w:val="single" w:sz="4" w:space="0" w:color="auto"/>
              <w:right w:val="single" w:sz="4" w:space="0" w:color="auto"/>
            </w:tcBorders>
            <w:shd w:val="clear" w:color="auto" w:fill="auto"/>
            <w:hideMark/>
          </w:tcPr>
          <w:p w14:paraId="05F9F97C"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Comparison of isolation protocols</w:t>
            </w:r>
          </w:p>
        </w:tc>
        <w:tc>
          <w:tcPr>
            <w:tcW w:w="2140" w:type="dxa"/>
            <w:tcBorders>
              <w:top w:val="nil"/>
              <w:left w:val="nil"/>
              <w:bottom w:val="single" w:sz="4" w:space="0" w:color="auto"/>
              <w:right w:val="single" w:sz="4" w:space="0" w:color="auto"/>
            </w:tcBorders>
            <w:shd w:val="clear" w:color="auto" w:fill="auto"/>
            <w:hideMark/>
          </w:tcPr>
          <w:p w14:paraId="61E4BBB9"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Comparison of ethanol and heat shock in elimination of vegetative cells from stool samples and subsequent cultivation of sporeformers</w:t>
            </w:r>
          </w:p>
        </w:tc>
        <w:tc>
          <w:tcPr>
            <w:tcW w:w="1640" w:type="dxa"/>
            <w:tcBorders>
              <w:top w:val="nil"/>
              <w:left w:val="nil"/>
              <w:bottom w:val="single" w:sz="4" w:space="0" w:color="auto"/>
              <w:right w:val="single" w:sz="4" w:space="0" w:color="auto"/>
            </w:tcBorders>
            <w:shd w:val="clear" w:color="auto" w:fill="auto"/>
            <w:hideMark/>
          </w:tcPr>
          <w:p w14:paraId="1F029275"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Optimization of pre-treatment for DNA isolation from spore-forming bacteria in stool samples</w:t>
            </w:r>
          </w:p>
        </w:tc>
        <w:tc>
          <w:tcPr>
            <w:tcW w:w="3440" w:type="dxa"/>
            <w:gridSpan w:val="2"/>
            <w:tcBorders>
              <w:top w:val="single" w:sz="4" w:space="0" w:color="auto"/>
              <w:left w:val="nil"/>
              <w:bottom w:val="single" w:sz="4" w:space="0" w:color="auto"/>
              <w:right w:val="single" w:sz="4" w:space="0" w:color="auto"/>
            </w:tcBorders>
            <w:shd w:val="clear" w:color="auto" w:fill="auto"/>
            <w:hideMark/>
          </w:tcPr>
          <w:p w14:paraId="40B95BB6"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Longitudinal study of gut microbiota and ethanol-treated stool samples </w:t>
            </w:r>
          </w:p>
        </w:tc>
        <w:tc>
          <w:tcPr>
            <w:tcW w:w="2620" w:type="dxa"/>
            <w:gridSpan w:val="2"/>
            <w:tcBorders>
              <w:top w:val="single" w:sz="4" w:space="0" w:color="auto"/>
              <w:left w:val="nil"/>
              <w:bottom w:val="single" w:sz="4" w:space="0" w:color="auto"/>
              <w:right w:val="single" w:sz="4" w:space="0" w:color="auto"/>
            </w:tcBorders>
            <w:shd w:val="clear" w:color="auto" w:fill="auto"/>
            <w:hideMark/>
          </w:tcPr>
          <w:p w14:paraId="22001A5A"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Population comparison of </w:t>
            </w:r>
            <w:r w:rsidRPr="00525B9E">
              <w:rPr>
                <w:rFonts w:eastAsia="Times New Roman" w:cs="Times New Roman"/>
                <w:i/>
                <w:iCs/>
                <w:color w:val="000000"/>
                <w:sz w:val="16"/>
                <w:szCs w:val="16"/>
                <w:lang w:val="en-GB" w:eastAsia="sl-SI"/>
              </w:rPr>
              <w:t>Clostridium saudiense</w:t>
            </w:r>
          </w:p>
        </w:tc>
      </w:tr>
      <w:tr w:rsidR="00525B9E" w:rsidRPr="00525B9E" w14:paraId="1495E41B" w14:textId="77777777" w:rsidTr="00525B9E">
        <w:trPr>
          <w:trHeight w:val="675"/>
        </w:trPr>
        <w:tc>
          <w:tcPr>
            <w:tcW w:w="1360" w:type="dxa"/>
            <w:tcBorders>
              <w:top w:val="nil"/>
              <w:left w:val="single" w:sz="4" w:space="0" w:color="auto"/>
              <w:bottom w:val="single" w:sz="4" w:space="0" w:color="auto"/>
              <w:right w:val="single" w:sz="4" w:space="0" w:color="auto"/>
            </w:tcBorders>
            <w:shd w:val="clear" w:color="auto" w:fill="auto"/>
            <w:hideMark/>
          </w:tcPr>
          <w:p w14:paraId="06CB8C4F"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Type of sequencing </w:t>
            </w:r>
          </w:p>
        </w:tc>
        <w:tc>
          <w:tcPr>
            <w:tcW w:w="7140" w:type="dxa"/>
            <w:gridSpan w:val="4"/>
            <w:tcBorders>
              <w:top w:val="single" w:sz="4" w:space="0" w:color="auto"/>
              <w:left w:val="nil"/>
              <w:bottom w:val="single" w:sz="4" w:space="0" w:color="auto"/>
              <w:right w:val="single" w:sz="4" w:space="0" w:color="auto"/>
            </w:tcBorders>
            <w:shd w:val="clear" w:color="auto" w:fill="auto"/>
            <w:hideMark/>
          </w:tcPr>
          <w:p w14:paraId="49D266C6"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Amplicon sequencing (</w:t>
            </w:r>
            <w:proofErr w:type="spellStart"/>
            <w:r w:rsidRPr="00525B9E">
              <w:rPr>
                <w:rFonts w:eastAsia="Times New Roman" w:cs="Times New Roman"/>
                <w:color w:val="000000"/>
                <w:sz w:val="16"/>
                <w:szCs w:val="16"/>
                <w:lang w:val="en-GB" w:eastAsia="sl-SI"/>
              </w:rPr>
              <w:t>V3-V4</w:t>
            </w:r>
            <w:proofErr w:type="spellEnd"/>
            <w:r w:rsidRPr="00525B9E">
              <w:rPr>
                <w:rFonts w:eastAsia="Times New Roman" w:cs="Times New Roman"/>
                <w:color w:val="000000"/>
                <w:sz w:val="16"/>
                <w:szCs w:val="16"/>
                <w:lang w:val="en-GB" w:eastAsia="sl-SI"/>
              </w:rPr>
              <w:t xml:space="preserve"> region of the 16S rRNA gene)</w:t>
            </w:r>
          </w:p>
        </w:tc>
        <w:tc>
          <w:tcPr>
            <w:tcW w:w="1640" w:type="dxa"/>
            <w:tcBorders>
              <w:top w:val="nil"/>
              <w:left w:val="nil"/>
              <w:bottom w:val="single" w:sz="4" w:space="0" w:color="auto"/>
              <w:right w:val="single" w:sz="4" w:space="0" w:color="auto"/>
            </w:tcBorders>
            <w:shd w:val="clear" w:color="auto" w:fill="auto"/>
            <w:hideMark/>
          </w:tcPr>
          <w:p w14:paraId="27BD9CFD"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Shotgun metagenomic sequencing </w:t>
            </w:r>
          </w:p>
        </w:tc>
        <w:tc>
          <w:tcPr>
            <w:tcW w:w="2620" w:type="dxa"/>
            <w:gridSpan w:val="2"/>
            <w:tcBorders>
              <w:top w:val="single" w:sz="4" w:space="0" w:color="auto"/>
              <w:left w:val="nil"/>
              <w:bottom w:val="single" w:sz="4" w:space="0" w:color="auto"/>
              <w:right w:val="single" w:sz="4" w:space="0" w:color="auto"/>
            </w:tcBorders>
            <w:shd w:val="clear" w:color="auto" w:fill="auto"/>
            <w:hideMark/>
          </w:tcPr>
          <w:p w14:paraId="303C4E55"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Whole genome sequencing </w:t>
            </w:r>
          </w:p>
        </w:tc>
      </w:tr>
      <w:tr w:rsidR="00525B9E" w:rsidRPr="00525B9E" w14:paraId="50125487" w14:textId="77777777" w:rsidTr="00525B9E">
        <w:trPr>
          <w:trHeight w:val="900"/>
        </w:trPr>
        <w:tc>
          <w:tcPr>
            <w:tcW w:w="1360" w:type="dxa"/>
            <w:tcBorders>
              <w:top w:val="nil"/>
              <w:left w:val="single" w:sz="4" w:space="0" w:color="auto"/>
              <w:bottom w:val="single" w:sz="4" w:space="0" w:color="auto"/>
              <w:right w:val="single" w:sz="4" w:space="0" w:color="auto"/>
            </w:tcBorders>
            <w:shd w:val="clear" w:color="auto" w:fill="auto"/>
            <w:hideMark/>
          </w:tcPr>
          <w:p w14:paraId="555C8F63"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Indexing </w:t>
            </w:r>
          </w:p>
        </w:tc>
        <w:tc>
          <w:tcPr>
            <w:tcW w:w="7140" w:type="dxa"/>
            <w:gridSpan w:val="4"/>
            <w:tcBorders>
              <w:top w:val="single" w:sz="4" w:space="0" w:color="auto"/>
              <w:left w:val="nil"/>
              <w:bottom w:val="single" w:sz="4" w:space="0" w:color="auto"/>
              <w:right w:val="single" w:sz="4" w:space="0" w:color="auto"/>
            </w:tcBorders>
            <w:shd w:val="clear" w:color="auto" w:fill="auto"/>
            <w:hideMark/>
          </w:tcPr>
          <w:p w14:paraId="5AF5AFEA"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16S Metagenomic Sequencing Library Preparation protocol</w:t>
            </w:r>
          </w:p>
        </w:tc>
        <w:tc>
          <w:tcPr>
            <w:tcW w:w="1640" w:type="dxa"/>
            <w:tcBorders>
              <w:top w:val="nil"/>
              <w:left w:val="nil"/>
              <w:bottom w:val="single" w:sz="4" w:space="0" w:color="auto"/>
              <w:right w:val="single" w:sz="4" w:space="0" w:color="auto"/>
            </w:tcBorders>
            <w:shd w:val="clear" w:color="auto" w:fill="auto"/>
            <w:hideMark/>
          </w:tcPr>
          <w:p w14:paraId="1E6A93E1"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MGI</w:t>
            </w:r>
            <w:proofErr w:type="spellEnd"/>
            <w:r w:rsidRPr="00525B9E">
              <w:rPr>
                <w:rFonts w:eastAsia="Times New Roman" w:cs="Times New Roman"/>
                <w:color w:val="000000"/>
                <w:sz w:val="16"/>
                <w:szCs w:val="16"/>
                <w:lang w:val="en-GB" w:eastAsia="sl-SI"/>
              </w:rPr>
              <w:t xml:space="preserve"> Sequencing Prep Kit</w:t>
            </w:r>
          </w:p>
        </w:tc>
        <w:tc>
          <w:tcPr>
            <w:tcW w:w="1420" w:type="dxa"/>
            <w:tcBorders>
              <w:top w:val="nil"/>
              <w:left w:val="nil"/>
              <w:bottom w:val="single" w:sz="4" w:space="0" w:color="auto"/>
              <w:right w:val="single" w:sz="4" w:space="0" w:color="auto"/>
            </w:tcBorders>
            <w:shd w:val="clear" w:color="auto" w:fill="auto"/>
            <w:hideMark/>
          </w:tcPr>
          <w:p w14:paraId="79B7D97B"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NEBNext</w:t>
            </w:r>
            <w:proofErr w:type="spellEnd"/>
            <w:r w:rsidRPr="00525B9E">
              <w:rPr>
                <w:rFonts w:eastAsia="Times New Roman" w:cs="Times New Roman"/>
                <w:color w:val="000000"/>
                <w:sz w:val="16"/>
                <w:szCs w:val="16"/>
                <w:lang w:val="en-GB" w:eastAsia="sl-SI"/>
              </w:rPr>
              <w:t xml:space="preserve"> Ultra II FS DNA Library Prep Kit for Illumina</w:t>
            </w:r>
          </w:p>
        </w:tc>
        <w:tc>
          <w:tcPr>
            <w:tcW w:w="1200" w:type="dxa"/>
            <w:tcBorders>
              <w:top w:val="nil"/>
              <w:left w:val="nil"/>
              <w:bottom w:val="single" w:sz="4" w:space="0" w:color="auto"/>
              <w:right w:val="single" w:sz="4" w:space="0" w:color="auto"/>
            </w:tcBorders>
            <w:shd w:val="clear" w:color="auto" w:fill="auto"/>
            <w:hideMark/>
          </w:tcPr>
          <w:p w14:paraId="1D1F2D1C"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Rapid Barcoding Kit 24 </w:t>
            </w:r>
            <w:proofErr w:type="spellStart"/>
            <w:r w:rsidRPr="00525B9E">
              <w:rPr>
                <w:rFonts w:eastAsia="Times New Roman" w:cs="Times New Roman"/>
                <w:color w:val="000000"/>
                <w:sz w:val="16"/>
                <w:szCs w:val="16"/>
                <w:lang w:val="en-GB" w:eastAsia="sl-SI"/>
              </w:rPr>
              <w:t>SQK-RBK114.24</w:t>
            </w:r>
            <w:proofErr w:type="spellEnd"/>
          </w:p>
        </w:tc>
      </w:tr>
      <w:tr w:rsidR="00525B9E" w:rsidRPr="00525B9E" w14:paraId="13A5C892" w14:textId="77777777" w:rsidTr="00525B9E">
        <w:trPr>
          <w:trHeight w:val="300"/>
        </w:trPr>
        <w:tc>
          <w:tcPr>
            <w:tcW w:w="1360" w:type="dxa"/>
            <w:tcBorders>
              <w:top w:val="nil"/>
              <w:left w:val="single" w:sz="4" w:space="0" w:color="auto"/>
              <w:bottom w:val="single" w:sz="4" w:space="0" w:color="auto"/>
              <w:right w:val="single" w:sz="4" w:space="0" w:color="auto"/>
            </w:tcBorders>
            <w:shd w:val="clear" w:color="auto" w:fill="auto"/>
            <w:hideMark/>
          </w:tcPr>
          <w:p w14:paraId="6A419236"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Polymerase</w:t>
            </w:r>
          </w:p>
        </w:tc>
        <w:tc>
          <w:tcPr>
            <w:tcW w:w="1560" w:type="dxa"/>
            <w:tcBorders>
              <w:top w:val="nil"/>
              <w:left w:val="nil"/>
              <w:bottom w:val="single" w:sz="4" w:space="0" w:color="auto"/>
              <w:right w:val="single" w:sz="4" w:space="0" w:color="auto"/>
            </w:tcBorders>
            <w:shd w:val="clear" w:color="auto" w:fill="auto"/>
            <w:hideMark/>
          </w:tcPr>
          <w:p w14:paraId="70931348"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Kapa HiFi</w:t>
            </w:r>
          </w:p>
        </w:tc>
        <w:tc>
          <w:tcPr>
            <w:tcW w:w="5580" w:type="dxa"/>
            <w:gridSpan w:val="3"/>
            <w:tcBorders>
              <w:top w:val="single" w:sz="4" w:space="0" w:color="auto"/>
              <w:left w:val="nil"/>
              <w:bottom w:val="single" w:sz="4" w:space="0" w:color="auto"/>
              <w:right w:val="single" w:sz="4" w:space="0" w:color="auto"/>
            </w:tcBorders>
            <w:shd w:val="clear" w:color="auto" w:fill="auto"/>
            <w:hideMark/>
          </w:tcPr>
          <w:p w14:paraId="5557A00D"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Q5</w:t>
            </w:r>
            <w:proofErr w:type="spellEnd"/>
          </w:p>
        </w:tc>
        <w:tc>
          <w:tcPr>
            <w:tcW w:w="1640" w:type="dxa"/>
            <w:tcBorders>
              <w:top w:val="nil"/>
              <w:left w:val="nil"/>
              <w:bottom w:val="single" w:sz="4" w:space="0" w:color="auto"/>
              <w:right w:val="single" w:sz="4" w:space="0" w:color="auto"/>
            </w:tcBorders>
            <w:shd w:val="clear" w:color="auto" w:fill="auto"/>
            <w:hideMark/>
          </w:tcPr>
          <w:p w14:paraId="1DA3E5F8"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Phi29</w:t>
            </w:r>
            <w:proofErr w:type="spellEnd"/>
          </w:p>
        </w:tc>
        <w:tc>
          <w:tcPr>
            <w:tcW w:w="1420" w:type="dxa"/>
            <w:tcBorders>
              <w:top w:val="nil"/>
              <w:left w:val="nil"/>
              <w:bottom w:val="single" w:sz="4" w:space="0" w:color="auto"/>
              <w:right w:val="single" w:sz="4" w:space="0" w:color="auto"/>
            </w:tcBorders>
            <w:shd w:val="clear" w:color="auto" w:fill="auto"/>
            <w:hideMark/>
          </w:tcPr>
          <w:p w14:paraId="33BA2D5E"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Q5</w:t>
            </w:r>
            <w:proofErr w:type="spellEnd"/>
          </w:p>
        </w:tc>
        <w:tc>
          <w:tcPr>
            <w:tcW w:w="1200" w:type="dxa"/>
            <w:tcBorders>
              <w:top w:val="nil"/>
              <w:left w:val="nil"/>
              <w:bottom w:val="single" w:sz="4" w:space="0" w:color="auto"/>
              <w:right w:val="single" w:sz="4" w:space="0" w:color="auto"/>
            </w:tcBorders>
            <w:shd w:val="clear" w:color="auto" w:fill="auto"/>
            <w:hideMark/>
          </w:tcPr>
          <w:p w14:paraId="086B3390"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Ligation</w:t>
            </w:r>
          </w:p>
        </w:tc>
      </w:tr>
      <w:tr w:rsidR="00525B9E" w:rsidRPr="00525B9E" w14:paraId="0CC6F1DA" w14:textId="77777777" w:rsidTr="00525B9E">
        <w:trPr>
          <w:trHeight w:val="900"/>
        </w:trPr>
        <w:tc>
          <w:tcPr>
            <w:tcW w:w="1360" w:type="dxa"/>
            <w:tcBorders>
              <w:top w:val="nil"/>
              <w:left w:val="single" w:sz="4" w:space="0" w:color="auto"/>
              <w:bottom w:val="single" w:sz="4" w:space="0" w:color="auto"/>
              <w:right w:val="single" w:sz="4" w:space="0" w:color="auto"/>
            </w:tcBorders>
            <w:shd w:val="clear" w:color="auto" w:fill="auto"/>
            <w:hideMark/>
          </w:tcPr>
          <w:p w14:paraId="5A0C57CA"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Number of samples/ </w:t>
            </w:r>
            <w:proofErr w:type="spellStart"/>
            <w:r w:rsidRPr="00525B9E">
              <w:rPr>
                <w:rFonts w:eastAsia="Times New Roman" w:cs="Times New Roman"/>
                <w:b/>
                <w:bCs/>
                <w:color w:val="000000"/>
                <w:sz w:val="16"/>
                <w:szCs w:val="16"/>
                <w:lang w:val="en-GB" w:eastAsia="sl-SI"/>
              </w:rPr>
              <w:t>sucessfully</w:t>
            </w:r>
            <w:proofErr w:type="spellEnd"/>
            <w:r w:rsidRPr="00525B9E">
              <w:rPr>
                <w:rFonts w:eastAsia="Times New Roman" w:cs="Times New Roman"/>
                <w:b/>
                <w:bCs/>
                <w:color w:val="000000"/>
                <w:sz w:val="16"/>
                <w:szCs w:val="16"/>
                <w:lang w:val="en-GB" w:eastAsia="sl-SI"/>
              </w:rPr>
              <w:t xml:space="preserve"> </w:t>
            </w:r>
            <w:proofErr w:type="spellStart"/>
            <w:r w:rsidRPr="00525B9E">
              <w:rPr>
                <w:rFonts w:eastAsia="Times New Roman" w:cs="Times New Roman"/>
                <w:b/>
                <w:bCs/>
                <w:color w:val="000000"/>
                <w:sz w:val="16"/>
                <w:szCs w:val="16"/>
                <w:lang w:val="en-GB" w:eastAsia="sl-SI"/>
              </w:rPr>
              <w:t>seqenced</w:t>
            </w:r>
            <w:proofErr w:type="spellEnd"/>
            <w:r w:rsidRPr="00525B9E">
              <w:rPr>
                <w:rFonts w:eastAsia="Times New Roman" w:cs="Times New Roman"/>
                <w:b/>
                <w:bCs/>
                <w:color w:val="000000"/>
                <w:sz w:val="16"/>
                <w:szCs w:val="16"/>
                <w:lang w:val="en-GB" w:eastAsia="sl-SI"/>
              </w:rPr>
              <w:t xml:space="preserve"> </w:t>
            </w:r>
          </w:p>
        </w:tc>
        <w:tc>
          <w:tcPr>
            <w:tcW w:w="1560" w:type="dxa"/>
            <w:tcBorders>
              <w:top w:val="nil"/>
              <w:left w:val="nil"/>
              <w:bottom w:val="single" w:sz="4" w:space="0" w:color="auto"/>
              <w:right w:val="single" w:sz="4" w:space="0" w:color="auto"/>
            </w:tcBorders>
            <w:shd w:val="clear" w:color="auto" w:fill="auto"/>
            <w:hideMark/>
          </w:tcPr>
          <w:p w14:paraId="2690B68D"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36/36</w:t>
            </w:r>
          </w:p>
        </w:tc>
        <w:tc>
          <w:tcPr>
            <w:tcW w:w="2140" w:type="dxa"/>
            <w:tcBorders>
              <w:top w:val="nil"/>
              <w:left w:val="nil"/>
              <w:bottom w:val="single" w:sz="4" w:space="0" w:color="auto"/>
              <w:right w:val="single" w:sz="4" w:space="0" w:color="auto"/>
            </w:tcBorders>
            <w:shd w:val="clear" w:color="auto" w:fill="auto"/>
            <w:hideMark/>
          </w:tcPr>
          <w:p w14:paraId="18B814B8"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34/34</w:t>
            </w:r>
          </w:p>
        </w:tc>
        <w:tc>
          <w:tcPr>
            <w:tcW w:w="1640" w:type="dxa"/>
            <w:tcBorders>
              <w:top w:val="nil"/>
              <w:left w:val="nil"/>
              <w:bottom w:val="single" w:sz="4" w:space="0" w:color="auto"/>
              <w:right w:val="single" w:sz="4" w:space="0" w:color="auto"/>
            </w:tcBorders>
            <w:shd w:val="clear" w:color="auto" w:fill="auto"/>
            <w:hideMark/>
          </w:tcPr>
          <w:p w14:paraId="68FF93FC"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28/28</w:t>
            </w:r>
          </w:p>
        </w:tc>
        <w:tc>
          <w:tcPr>
            <w:tcW w:w="1800" w:type="dxa"/>
            <w:tcBorders>
              <w:top w:val="nil"/>
              <w:left w:val="nil"/>
              <w:bottom w:val="single" w:sz="4" w:space="0" w:color="auto"/>
              <w:right w:val="single" w:sz="4" w:space="0" w:color="auto"/>
            </w:tcBorders>
            <w:shd w:val="clear" w:color="auto" w:fill="auto"/>
            <w:hideMark/>
          </w:tcPr>
          <w:p w14:paraId="2FDD0CC7"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236/236 (117 of bulk microbiota and 117 of ethanol treated + 2 negative controls ) </w:t>
            </w:r>
          </w:p>
        </w:tc>
        <w:tc>
          <w:tcPr>
            <w:tcW w:w="1640" w:type="dxa"/>
            <w:tcBorders>
              <w:top w:val="nil"/>
              <w:left w:val="nil"/>
              <w:bottom w:val="single" w:sz="4" w:space="0" w:color="auto"/>
              <w:right w:val="single" w:sz="4" w:space="0" w:color="auto"/>
            </w:tcBorders>
            <w:shd w:val="clear" w:color="auto" w:fill="auto"/>
            <w:hideMark/>
          </w:tcPr>
          <w:p w14:paraId="4E400D27"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201/234 (116 of the bulk microbiota and 85 from the ethanol treated) </w:t>
            </w:r>
          </w:p>
        </w:tc>
        <w:tc>
          <w:tcPr>
            <w:tcW w:w="1420" w:type="dxa"/>
            <w:tcBorders>
              <w:top w:val="nil"/>
              <w:left w:val="nil"/>
              <w:bottom w:val="single" w:sz="4" w:space="0" w:color="auto"/>
              <w:right w:val="single" w:sz="4" w:space="0" w:color="auto"/>
            </w:tcBorders>
            <w:shd w:val="clear" w:color="auto" w:fill="auto"/>
            <w:hideMark/>
          </w:tcPr>
          <w:p w14:paraId="0A45695D"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44/45</w:t>
            </w:r>
          </w:p>
        </w:tc>
        <w:tc>
          <w:tcPr>
            <w:tcW w:w="1200" w:type="dxa"/>
            <w:tcBorders>
              <w:top w:val="nil"/>
              <w:left w:val="nil"/>
              <w:bottom w:val="single" w:sz="4" w:space="0" w:color="auto"/>
              <w:right w:val="single" w:sz="4" w:space="0" w:color="auto"/>
            </w:tcBorders>
            <w:shd w:val="clear" w:color="auto" w:fill="auto"/>
            <w:hideMark/>
          </w:tcPr>
          <w:p w14:paraId="23E7C03F"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5/5</w:t>
            </w:r>
          </w:p>
        </w:tc>
      </w:tr>
      <w:tr w:rsidR="00525B9E" w:rsidRPr="00525B9E" w14:paraId="72643D8C" w14:textId="77777777" w:rsidTr="00525B9E">
        <w:trPr>
          <w:trHeight w:val="2025"/>
        </w:trPr>
        <w:tc>
          <w:tcPr>
            <w:tcW w:w="1360" w:type="dxa"/>
            <w:tcBorders>
              <w:top w:val="nil"/>
              <w:left w:val="single" w:sz="4" w:space="0" w:color="auto"/>
              <w:bottom w:val="single" w:sz="4" w:space="0" w:color="auto"/>
              <w:right w:val="single" w:sz="4" w:space="0" w:color="auto"/>
            </w:tcBorders>
            <w:shd w:val="clear" w:color="auto" w:fill="auto"/>
            <w:hideMark/>
          </w:tcPr>
          <w:p w14:paraId="4738FE2E"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Negative control </w:t>
            </w:r>
          </w:p>
        </w:tc>
        <w:tc>
          <w:tcPr>
            <w:tcW w:w="1560" w:type="dxa"/>
            <w:tcBorders>
              <w:top w:val="nil"/>
              <w:left w:val="nil"/>
              <w:bottom w:val="single" w:sz="4" w:space="0" w:color="auto"/>
              <w:right w:val="single" w:sz="4" w:space="0" w:color="auto"/>
            </w:tcBorders>
            <w:shd w:val="clear" w:color="auto" w:fill="auto"/>
            <w:hideMark/>
          </w:tcPr>
          <w:p w14:paraId="707BF736"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Not sequenced due to low DNA </w:t>
            </w:r>
            <w:proofErr w:type="spellStart"/>
            <w:r w:rsidRPr="00525B9E">
              <w:rPr>
                <w:rFonts w:eastAsia="Times New Roman" w:cs="Times New Roman"/>
                <w:color w:val="000000"/>
                <w:sz w:val="16"/>
                <w:szCs w:val="16"/>
                <w:lang w:val="en-GB" w:eastAsia="sl-SI"/>
              </w:rPr>
              <w:t>concetration</w:t>
            </w:r>
            <w:proofErr w:type="spellEnd"/>
          </w:p>
        </w:tc>
        <w:tc>
          <w:tcPr>
            <w:tcW w:w="2140" w:type="dxa"/>
            <w:tcBorders>
              <w:top w:val="nil"/>
              <w:left w:val="nil"/>
              <w:bottom w:val="single" w:sz="4" w:space="0" w:color="auto"/>
              <w:right w:val="single" w:sz="4" w:space="0" w:color="auto"/>
            </w:tcBorders>
            <w:shd w:val="clear" w:color="auto" w:fill="auto"/>
            <w:hideMark/>
          </w:tcPr>
          <w:p w14:paraId="5EC7BDEA"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Not included in experiment, control for experiment was untreated stool sample</w:t>
            </w:r>
          </w:p>
        </w:tc>
        <w:tc>
          <w:tcPr>
            <w:tcW w:w="1640" w:type="dxa"/>
            <w:tcBorders>
              <w:top w:val="nil"/>
              <w:left w:val="nil"/>
              <w:bottom w:val="single" w:sz="4" w:space="0" w:color="auto"/>
              <w:right w:val="single" w:sz="4" w:space="0" w:color="auto"/>
            </w:tcBorders>
            <w:shd w:val="clear" w:color="auto" w:fill="auto"/>
            <w:hideMark/>
          </w:tcPr>
          <w:p w14:paraId="2FCD980B"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Not sequenced due to low DNA concentration, controls were untreated stool sample and stool sample treated with ethanol and heat shock, but not EMA</w:t>
            </w:r>
          </w:p>
        </w:tc>
        <w:tc>
          <w:tcPr>
            <w:tcW w:w="1800" w:type="dxa"/>
            <w:tcBorders>
              <w:top w:val="nil"/>
              <w:left w:val="nil"/>
              <w:bottom w:val="single" w:sz="4" w:space="0" w:color="auto"/>
              <w:right w:val="single" w:sz="4" w:space="0" w:color="auto"/>
            </w:tcBorders>
            <w:shd w:val="clear" w:color="auto" w:fill="auto"/>
            <w:hideMark/>
          </w:tcPr>
          <w:p w14:paraId="7D4EB642"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Sequenced</w:t>
            </w:r>
          </w:p>
        </w:tc>
        <w:tc>
          <w:tcPr>
            <w:tcW w:w="1640" w:type="dxa"/>
            <w:tcBorders>
              <w:top w:val="nil"/>
              <w:left w:val="nil"/>
              <w:bottom w:val="single" w:sz="4" w:space="0" w:color="auto"/>
              <w:right w:val="single" w:sz="4" w:space="0" w:color="auto"/>
            </w:tcBorders>
            <w:shd w:val="clear" w:color="auto" w:fill="auto"/>
            <w:hideMark/>
          </w:tcPr>
          <w:p w14:paraId="4FB30121"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Not sequenced</w:t>
            </w:r>
          </w:p>
        </w:tc>
        <w:tc>
          <w:tcPr>
            <w:tcW w:w="1420" w:type="dxa"/>
            <w:tcBorders>
              <w:top w:val="nil"/>
              <w:left w:val="nil"/>
              <w:bottom w:val="single" w:sz="4" w:space="0" w:color="auto"/>
              <w:right w:val="single" w:sz="4" w:space="0" w:color="auto"/>
            </w:tcBorders>
            <w:shd w:val="clear" w:color="auto" w:fill="auto"/>
            <w:hideMark/>
          </w:tcPr>
          <w:p w14:paraId="213F3245"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Sequenced</w:t>
            </w:r>
          </w:p>
        </w:tc>
        <w:tc>
          <w:tcPr>
            <w:tcW w:w="1200" w:type="dxa"/>
            <w:tcBorders>
              <w:top w:val="nil"/>
              <w:left w:val="nil"/>
              <w:bottom w:val="single" w:sz="4" w:space="0" w:color="auto"/>
              <w:right w:val="single" w:sz="4" w:space="0" w:color="auto"/>
            </w:tcBorders>
            <w:shd w:val="clear" w:color="auto" w:fill="auto"/>
            <w:hideMark/>
          </w:tcPr>
          <w:p w14:paraId="10784E65"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Not applicable </w:t>
            </w:r>
          </w:p>
        </w:tc>
      </w:tr>
      <w:tr w:rsidR="00525B9E" w:rsidRPr="00525B9E" w14:paraId="6807AF83" w14:textId="77777777" w:rsidTr="00525B9E">
        <w:trPr>
          <w:trHeight w:val="300"/>
        </w:trPr>
        <w:tc>
          <w:tcPr>
            <w:tcW w:w="1360" w:type="dxa"/>
            <w:tcBorders>
              <w:top w:val="nil"/>
              <w:left w:val="single" w:sz="4" w:space="0" w:color="auto"/>
              <w:bottom w:val="single" w:sz="4" w:space="0" w:color="auto"/>
              <w:right w:val="single" w:sz="4" w:space="0" w:color="auto"/>
            </w:tcBorders>
            <w:shd w:val="clear" w:color="auto" w:fill="auto"/>
            <w:hideMark/>
          </w:tcPr>
          <w:p w14:paraId="0A9A214B"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Read length </w:t>
            </w:r>
          </w:p>
        </w:tc>
        <w:tc>
          <w:tcPr>
            <w:tcW w:w="7140" w:type="dxa"/>
            <w:gridSpan w:val="4"/>
            <w:tcBorders>
              <w:top w:val="single" w:sz="4" w:space="0" w:color="auto"/>
              <w:left w:val="nil"/>
              <w:bottom w:val="single" w:sz="4" w:space="0" w:color="auto"/>
              <w:right w:val="single" w:sz="4" w:space="0" w:color="auto"/>
            </w:tcBorders>
            <w:shd w:val="clear" w:color="auto" w:fill="auto"/>
            <w:hideMark/>
          </w:tcPr>
          <w:p w14:paraId="55FBF06B"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Paired-end 300 bp</w:t>
            </w:r>
          </w:p>
        </w:tc>
        <w:tc>
          <w:tcPr>
            <w:tcW w:w="3060" w:type="dxa"/>
            <w:gridSpan w:val="2"/>
            <w:tcBorders>
              <w:top w:val="single" w:sz="4" w:space="0" w:color="auto"/>
              <w:left w:val="nil"/>
              <w:bottom w:val="single" w:sz="4" w:space="0" w:color="auto"/>
              <w:right w:val="single" w:sz="4" w:space="0" w:color="auto"/>
            </w:tcBorders>
            <w:shd w:val="clear" w:color="auto" w:fill="auto"/>
            <w:hideMark/>
          </w:tcPr>
          <w:p w14:paraId="3D431F39"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xml:space="preserve">Paired-end 150 bp </w:t>
            </w:r>
          </w:p>
        </w:tc>
        <w:tc>
          <w:tcPr>
            <w:tcW w:w="1200" w:type="dxa"/>
            <w:tcBorders>
              <w:top w:val="nil"/>
              <w:left w:val="nil"/>
              <w:bottom w:val="single" w:sz="4" w:space="0" w:color="auto"/>
              <w:right w:val="single" w:sz="4" w:space="0" w:color="auto"/>
            </w:tcBorders>
            <w:shd w:val="clear" w:color="auto" w:fill="auto"/>
            <w:hideMark/>
          </w:tcPr>
          <w:p w14:paraId="5311AC31"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N50</w:t>
            </w:r>
            <w:proofErr w:type="spellEnd"/>
            <w:r w:rsidRPr="00525B9E">
              <w:rPr>
                <w:rFonts w:eastAsia="Times New Roman" w:cs="Times New Roman"/>
                <w:color w:val="000000"/>
                <w:sz w:val="16"/>
                <w:szCs w:val="16"/>
                <w:lang w:val="en-GB" w:eastAsia="sl-SI"/>
              </w:rPr>
              <w:t xml:space="preserve"> 6,04 kb</w:t>
            </w:r>
          </w:p>
        </w:tc>
      </w:tr>
      <w:tr w:rsidR="00525B9E" w:rsidRPr="00525B9E" w14:paraId="3E7D5583" w14:textId="77777777" w:rsidTr="00525B9E">
        <w:trPr>
          <w:trHeight w:val="675"/>
        </w:trPr>
        <w:tc>
          <w:tcPr>
            <w:tcW w:w="1360" w:type="dxa"/>
            <w:tcBorders>
              <w:top w:val="nil"/>
              <w:left w:val="single" w:sz="4" w:space="0" w:color="auto"/>
              <w:bottom w:val="single" w:sz="4" w:space="0" w:color="auto"/>
              <w:right w:val="single" w:sz="4" w:space="0" w:color="auto"/>
            </w:tcBorders>
            <w:shd w:val="clear" w:color="auto" w:fill="auto"/>
            <w:hideMark/>
          </w:tcPr>
          <w:p w14:paraId="09E51B05"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Mean number of reads per sample </w:t>
            </w:r>
          </w:p>
        </w:tc>
        <w:tc>
          <w:tcPr>
            <w:tcW w:w="1560" w:type="dxa"/>
            <w:tcBorders>
              <w:top w:val="nil"/>
              <w:left w:val="nil"/>
              <w:bottom w:val="single" w:sz="4" w:space="0" w:color="auto"/>
              <w:right w:val="single" w:sz="4" w:space="0" w:color="auto"/>
            </w:tcBorders>
            <w:shd w:val="clear" w:color="auto" w:fill="auto"/>
            <w:hideMark/>
          </w:tcPr>
          <w:p w14:paraId="354A4DE8"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905 15</w:t>
            </w:r>
          </w:p>
        </w:tc>
        <w:tc>
          <w:tcPr>
            <w:tcW w:w="2140" w:type="dxa"/>
            <w:tcBorders>
              <w:top w:val="nil"/>
              <w:left w:val="nil"/>
              <w:bottom w:val="single" w:sz="4" w:space="0" w:color="auto"/>
              <w:right w:val="single" w:sz="4" w:space="0" w:color="auto"/>
            </w:tcBorders>
            <w:shd w:val="clear" w:color="auto" w:fill="auto"/>
            <w:hideMark/>
          </w:tcPr>
          <w:p w14:paraId="7E9B94DE"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 250 06</w:t>
            </w:r>
          </w:p>
        </w:tc>
        <w:tc>
          <w:tcPr>
            <w:tcW w:w="1640" w:type="dxa"/>
            <w:tcBorders>
              <w:top w:val="nil"/>
              <w:left w:val="nil"/>
              <w:bottom w:val="single" w:sz="4" w:space="0" w:color="auto"/>
              <w:right w:val="single" w:sz="4" w:space="0" w:color="auto"/>
            </w:tcBorders>
            <w:shd w:val="clear" w:color="auto" w:fill="auto"/>
            <w:hideMark/>
          </w:tcPr>
          <w:p w14:paraId="31AB15D1"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270 662</w:t>
            </w:r>
          </w:p>
        </w:tc>
        <w:tc>
          <w:tcPr>
            <w:tcW w:w="1800" w:type="dxa"/>
            <w:tcBorders>
              <w:top w:val="nil"/>
              <w:left w:val="nil"/>
              <w:bottom w:val="single" w:sz="4" w:space="0" w:color="auto"/>
              <w:right w:val="single" w:sz="4" w:space="0" w:color="auto"/>
            </w:tcBorders>
            <w:shd w:val="clear" w:color="auto" w:fill="auto"/>
            <w:hideMark/>
          </w:tcPr>
          <w:p w14:paraId="0B70AE7F"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270 662</w:t>
            </w:r>
          </w:p>
        </w:tc>
        <w:tc>
          <w:tcPr>
            <w:tcW w:w="1640" w:type="dxa"/>
            <w:tcBorders>
              <w:top w:val="nil"/>
              <w:left w:val="nil"/>
              <w:bottom w:val="single" w:sz="4" w:space="0" w:color="auto"/>
              <w:right w:val="single" w:sz="4" w:space="0" w:color="auto"/>
            </w:tcBorders>
            <w:shd w:val="clear" w:color="auto" w:fill="auto"/>
            <w:hideMark/>
          </w:tcPr>
          <w:p w14:paraId="7CE3011F"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50 000 000</w:t>
            </w:r>
          </w:p>
        </w:tc>
        <w:tc>
          <w:tcPr>
            <w:tcW w:w="1420" w:type="dxa"/>
            <w:tcBorders>
              <w:top w:val="nil"/>
              <w:left w:val="nil"/>
              <w:bottom w:val="single" w:sz="4" w:space="0" w:color="auto"/>
              <w:right w:val="single" w:sz="4" w:space="0" w:color="auto"/>
            </w:tcBorders>
            <w:shd w:val="clear" w:color="auto" w:fill="auto"/>
            <w:hideMark/>
          </w:tcPr>
          <w:p w14:paraId="2BAEEAF0"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1 610 348 (details Table 5.)</w:t>
            </w:r>
          </w:p>
        </w:tc>
        <w:tc>
          <w:tcPr>
            <w:tcW w:w="1200" w:type="dxa"/>
            <w:tcBorders>
              <w:top w:val="nil"/>
              <w:left w:val="nil"/>
              <w:bottom w:val="single" w:sz="4" w:space="0" w:color="auto"/>
              <w:right w:val="single" w:sz="4" w:space="0" w:color="auto"/>
            </w:tcBorders>
            <w:shd w:val="clear" w:color="auto" w:fill="auto"/>
            <w:hideMark/>
          </w:tcPr>
          <w:p w14:paraId="7077C995"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372,74 Mb (</w:t>
            </w:r>
            <w:proofErr w:type="spellStart"/>
            <w:r w:rsidRPr="00525B9E">
              <w:rPr>
                <w:rFonts w:eastAsia="Times New Roman" w:cs="Times New Roman"/>
                <w:color w:val="000000"/>
                <w:sz w:val="16"/>
                <w:szCs w:val="16"/>
                <w:lang w:val="en-GB" w:eastAsia="sl-SI"/>
              </w:rPr>
              <w:t>detalis</w:t>
            </w:r>
            <w:proofErr w:type="spellEnd"/>
            <w:r w:rsidRPr="00525B9E">
              <w:rPr>
                <w:rFonts w:eastAsia="Times New Roman" w:cs="Times New Roman"/>
                <w:color w:val="000000"/>
                <w:sz w:val="16"/>
                <w:szCs w:val="16"/>
                <w:lang w:val="en-GB" w:eastAsia="sl-SI"/>
              </w:rPr>
              <w:t xml:space="preserve"> Table 5.)</w:t>
            </w:r>
          </w:p>
        </w:tc>
      </w:tr>
      <w:tr w:rsidR="00525B9E" w:rsidRPr="00525B9E" w14:paraId="3EAC89AB" w14:textId="77777777" w:rsidTr="00525B9E">
        <w:trPr>
          <w:trHeight w:val="300"/>
        </w:trPr>
        <w:tc>
          <w:tcPr>
            <w:tcW w:w="1360" w:type="dxa"/>
            <w:vMerge w:val="restart"/>
            <w:tcBorders>
              <w:top w:val="nil"/>
              <w:left w:val="single" w:sz="4" w:space="0" w:color="auto"/>
              <w:bottom w:val="single" w:sz="4" w:space="0" w:color="auto"/>
              <w:right w:val="single" w:sz="4" w:space="0" w:color="auto"/>
            </w:tcBorders>
            <w:shd w:val="clear" w:color="auto" w:fill="auto"/>
            <w:hideMark/>
          </w:tcPr>
          <w:p w14:paraId="69464A25"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Filtering parameters </w:t>
            </w:r>
          </w:p>
        </w:tc>
        <w:tc>
          <w:tcPr>
            <w:tcW w:w="7140" w:type="dxa"/>
            <w:gridSpan w:val="4"/>
            <w:tcBorders>
              <w:top w:val="single" w:sz="4" w:space="0" w:color="auto"/>
              <w:left w:val="nil"/>
              <w:bottom w:val="single" w:sz="4" w:space="0" w:color="auto"/>
              <w:right w:val="single" w:sz="4" w:space="0" w:color="auto"/>
            </w:tcBorders>
            <w:shd w:val="clear" w:color="auto" w:fill="auto"/>
            <w:hideMark/>
          </w:tcPr>
          <w:p w14:paraId="48975930"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MiSeq</w:t>
            </w:r>
            <w:proofErr w:type="spellEnd"/>
            <w:r w:rsidRPr="00525B9E">
              <w:rPr>
                <w:rFonts w:eastAsia="Times New Roman" w:cs="Times New Roman"/>
                <w:color w:val="000000"/>
                <w:sz w:val="16"/>
                <w:szCs w:val="16"/>
                <w:lang w:val="en-GB" w:eastAsia="sl-SI"/>
              </w:rPr>
              <w:t xml:space="preserve"> SOP </w:t>
            </w:r>
            <w:proofErr w:type="spellStart"/>
            <w:r w:rsidRPr="00525B9E">
              <w:rPr>
                <w:rFonts w:eastAsia="Times New Roman" w:cs="Times New Roman"/>
                <w:color w:val="000000"/>
                <w:sz w:val="16"/>
                <w:szCs w:val="16"/>
                <w:lang w:val="en-GB" w:eastAsia="sl-SI"/>
              </w:rPr>
              <w:t>mothur</w:t>
            </w:r>
            <w:proofErr w:type="spellEnd"/>
            <w:r w:rsidRPr="00525B9E">
              <w:rPr>
                <w:rFonts w:eastAsia="Times New Roman" w:cs="Times New Roman"/>
                <w:color w:val="000000"/>
                <w:sz w:val="16"/>
                <w:szCs w:val="16"/>
                <w:lang w:val="en-GB" w:eastAsia="sl-SI"/>
              </w:rPr>
              <w:t xml:space="preserve">, with rarefaction to: </w:t>
            </w:r>
          </w:p>
        </w:tc>
        <w:tc>
          <w:tcPr>
            <w:tcW w:w="1640" w:type="dxa"/>
            <w:vMerge w:val="restart"/>
            <w:tcBorders>
              <w:top w:val="nil"/>
              <w:left w:val="single" w:sz="4" w:space="0" w:color="auto"/>
              <w:bottom w:val="single" w:sz="4" w:space="0" w:color="auto"/>
              <w:right w:val="single" w:sz="4" w:space="0" w:color="auto"/>
            </w:tcBorders>
            <w:shd w:val="clear" w:color="auto" w:fill="auto"/>
            <w:hideMark/>
          </w:tcPr>
          <w:p w14:paraId="714567EB"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Remove &lt; 10% uncertain bases, Q &gt; 20, more than 90% identity to host (</w:t>
            </w:r>
            <w:proofErr w:type="spellStart"/>
            <w:r w:rsidRPr="00525B9E">
              <w:rPr>
                <w:rFonts w:eastAsia="Times New Roman" w:cs="Times New Roman"/>
                <w:color w:val="000000"/>
                <w:sz w:val="16"/>
                <w:szCs w:val="16"/>
                <w:lang w:val="en-GB" w:eastAsia="sl-SI"/>
              </w:rPr>
              <w:t>GRCh38</w:t>
            </w:r>
            <w:proofErr w:type="spellEnd"/>
            <w:r w:rsidRPr="00525B9E">
              <w:rPr>
                <w:rFonts w:eastAsia="Times New Roman" w:cs="Times New Roman"/>
                <w:color w:val="000000"/>
                <w:sz w:val="16"/>
                <w:szCs w:val="16"/>
                <w:lang w:val="en-GB" w:eastAsia="sl-SI"/>
              </w:rPr>
              <w:t>)</w:t>
            </w:r>
          </w:p>
        </w:tc>
        <w:tc>
          <w:tcPr>
            <w:tcW w:w="1420" w:type="dxa"/>
            <w:vMerge w:val="restart"/>
            <w:tcBorders>
              <w:top w:val="nil"/>
              <w:left w:val="single" w:sz="4" w:space="0" w:color="auto"/>
              <w:bottom w:val="single" w:sz="4" w:space="0" w:color="auto"/>
              <w:right w:val="single" w:sz="4" w:space="0" w:color="auto"/>
            </w:tcBorders>
            <w:shd w:val="clear" w:color="auto" w:fill="auto"/>
            <w:hideMark/>
          </w:tcPr>
          <w:p w14:paraId="0EB08847" w14:textId="77777777" w:rsidR="00525B9E" w:rsidRPr="00525B9E" w:rsidRDefault="00525B9E" w:rsidP="00525B9E">
            <w:pPr>
              <w:spacing w:after="0" w:line="240" w:lineRule="auto"/>
              <w:jc w:val="left"/>
              <w:rPr>
                <w:rFonts w:eastAsia="Times New Roman" w:cs="Times New Roman"/>
                <w:color w:val="000000"/>
                <w:sz w:val="12"/>
                <w:szCs w:val="12"/>
                <w:lang w:val="en-GB" w:eastAsia="sl-SI"/>
              </w:rPr>
            </w:pPr>
            <w:proofErr w:type="spellStart"/>
            <w:r w:rsidRPr="00525B9E">
              <w:rPr>
                <w:rFonts w:eastAsia="Times New Roman" w:cs="Times New Roman"/>
                <w:color w:val="000000"/>
                <w:sz w:val="12"/>
                <w:szCs w:val="12"/>
                <w:lang w:val="en-GB" w:eastAsia="sl-SI"/>
              </w:rPr>
              <w:t>Trimmomatic</w:t>
            </w:r>
            <w:proofErr w:type="spellEnd"/>
            <w:r w:rsidRPr="00525B9E">
              <w:rPr>
                <w:rFonts w:eastAsia="Times New Roman" w:cs="Times New Roman"/>
                <w:color w:val="000000"/>
                <w:sz w:val="12"/>
                <w:szCs w:val="12"/>
                <w:lang w:val="en-GB" w:eastAsia="sl-SI"/>
              </w:rPr>
              <w:t xml:space="preserve"> </w:t>
            </w:r>
            <w:proofErr w:type="spellStart"/>
            <w:r w:rsidRPr="00525B9E">
              <w:rPr>
                <w:rFonts w:eastAsia="Times New Roman" w:cs="Times New Roman"/>
                <w:color w:val="000000"/>
                <w:sz w:val="12"/>
                <w:szCs w:val="12"/>
                <w:lang w:val="en-GB" w:eastAsia="sl-SI"/>
              </w:rPr>
              <w:t>ILLUMINACLIP:NEBPE-</w:t>
            </w:r>
            <w:r w:rsidRPr="00525B9E">
              <w:rPr>
                <w:rFonts w:eastAsia="Times New Roman" w:cs="Times New Roman"/>
                <w:color w:val="000000"/>
                <w:sz w:val="12"/>
                <w:szCs w:val="12"/>
                <w:lang w:val="en-GB" w:eastAsia="sl-SI"/>
              </w:rPr>
              <w:lastRenderedPageBreak/>
              <w:t>PE.fa:2:30:10</w:t>
            </w:r>
            <w:proofErr w:type="spellEnd"/>
            <w:r w:rsidRPr="00525B9E">
              <w:rPr>
                <w:rFonts w:eastAsia="Times New Roman" w:cs="Times New Roman"/>
                <w:color w:val="000000"/>
                <w:sz w:val="12"/>
                <w:szCs w:val="12"/>
                <w:lang w:val="en-GB" w:eastAsia="sl-SI"/>
              </w:rPr>
              <w:t xml:space="preserve">, </w:t>
            </w:r>
            <w:proofErr w:type="spellStart"/>
            <w:r w:rsidRPr="00525B9E">
              <w:rPr>
                <w:rFonts w:eastAsia="Times New Roman" w:cs="Times New Roman"/>
                <w:color w:val="000000"/>
                <w:sz w:val="12"/>
                <w:szCs w:val="12"/>
                <w:lang w:val="en-GB" w:eastAsia="sl-SI"/>
              </w:rPr>
              <w:t>LEADING:10</w:t>
            </w:r>
            <w:proofErr w:type="spellEnd"/>
            <w:r w:rsidRPr="00525B9E">
              <w:rPr>
                <w:rFonts w:eastAsia="Times New Roman" w:cs="Times New Roman"/>
                <w:color w:val="000000"/>
                <w:sz w:val="12"/>
                <w:szCs w:val="12"/>
                <w:lang w:val="en-GB" w:eastAsia="sl-SI"/>
              </w:rPr>
              <w:t xml:space="preserve">, </w:t>
            </w:r>
            <w:proofErr w:type="spellStart"/>
            <w:r w:rsidRPr="00525B9E">
              <w:rPr>
                <w:rFonts w:eastAsia="Times New Roman" w:cs="Times New Roman"/>
                <w:color w:val="000000"/>
                <w:sz w:val="12"/>
                <w:szCs w:val="12"/>
                <w:lang w:val="en-GB" w:eastAsia="sl-SI"/>
              </w:rPr>
              <w:t>TRAILING:10</w:t>
            </w:r>
            <w:proofErr w:type="spellEnd"/>
            <w:r w:rsidRPr="00525B9E">
              <w:rPr>
                <w:rFonts w:eastAsia="Times New Roman" w:cs="Times New Roman"/>
                <w:color w:val="000000"/>
                <w:sz w:val="12"/>
                <w:szCs w:val="12"/>
                <w:lang w:val="en-GB" w:eastAsia="sl-SI"/>
              </w:rPr>
              <w:t xml:space="preserve">, </w:t>
            </w:r>
            <w:proofErr w:type="spellStart"/>
            <w:r w:rsidRPr="00525B9E">
              <w:rPr>
                <w:rFonts w:eastAsia="Times New Roman" w:cs="Times New Roman"/>
                <w:color w:val="000000"/>
                <w:sz w:val="12"/>
                <w:szCs w:val="12"/>
                <w:lang w:val="en-GB" w:eastAsia="sl-SI"/>
              </w:rPr>
              <w:t>SLIDINGWINDOW:4:20</w:t>
            </w:r>
            <w:proofErr w:type="spellEnd"/>
            <w:r w:rsidRPr="00525B9E">
              <w:rPr>
                <w:rFonts w:eastAsia="Times New Roman" w:cs="Times New Roman"/>
                <w:color w:val="000000"/>
                <w:sz w:val="12"/>
                <w:szCs w:val="12"/>
                <w:lang w:val="en-GB" w:eastAsia="sl-SI"/>
              </w:rPr>
              <w:t xml:space="preserve">, </w:t>
            </w:r>
            <w:proofErr w:type="spellStart"/>
            <w:r w:rsidRPr="00525B9E">
              <w:rPr>
                <w:rFonts w:eastAsia="Times New Roman" w:cs="Times New Roman"/>
                <w:color w:val="000000"/>
                <w:sz w:val="12"/>
                <w:szCs w:val="12"/>
                <w:lang w:val="en-GB" w:eastAsia="sl-SI"/>
              </w:rPr>
              <w:t>MINLEN:40</w:t>
            </w:r>
            <w:proofErr w:type="spellEnd"/>
          </w:p>
        </w:tc>
        <w:tc>
          <w:tcPr>
            <w:tcW w:w="1200" w:type="dxa"/>
            <w:vMerge w:val="restart"/>
            <w:tcBorders>
              <w:top w:val="nil"/>
              <w:left w:val="single" w:sz="4" w:space="0" w:color="auto"/>
              <w:bottom w:val="single" w:sz="4" w:space="0" w:color="auto"/>
              <w:right w:val="single" w:sz="4" w:space="0" w:color="auto"/>
            </w:tcBorders>
            <w:shd w:val="clear" w:color="auto" w:fill="auto"/>
            <w:hideMark/>
          </w:tcPr>
          <w:p w14:paraId="2568C078"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lastRenderedPageBreak/>
              <w:t>Q &gt; 10, read length &gt; 3000 bp</w:t>
            </w:r>
          </w:p>
        </w:tc>
      </w:tr>
      <w:tr w:rsidR="00525B9E" w:rsidRPr="00525B9E" w14:paraId="369B1A70" w14:textId="77777777" w:rsidTr="00525B9E">
        <w:trPr>
          <w:trHeight w:val="885"/>
        </w:trPr>
        <w:tc>
          <w:tcPr>
            <w:tcW w:w="1360" w:type="dxa"/>
            <w:vMerge/>
            <w:tcBorders>
              <w:top w:val="nil"/>
              <w:left w:val="single" w:sz="4" w:space="0" w:color="auto"/>
              <w:bottom w:val="single" w:sz="4" w:space="0" w:color="auto"/>
              <w:right w:val="single" w:sz="4" w:space="0" w:color="auto"/>
            </w:tcBorders>
            <w:vAlign w:val="center"/>
            <w:hideMark/>
          </w:tcPr>
          <w:p w14:paraId="7C2A494C"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p>
        </w:tc>
        <w:tc>
          <w:tcPr>
            <w:tcW w:w="1560" w:type="dxa"/>
            <w:tcBorders>
              <w:top w:val="nil"/>
              <w:left w:val="nil"/>
              <w:bottom w:val="single" w:sz="4" w:space="0" w:color="auto"/>
              <w:right w:val="single" w:sz="4" w:space="0" w:color="auto"/>
            </w:tcBorders>
            <w:shd w:val="clear" w:color="auto" w:fill="auto"/>
            <w:hideMark/>
          </w:tcPr>
          <w:p w14:paraId="7D4AE330"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50 000, remove OTUs &lt; 10 reads</w:t>
            </w:r>
          </w:p>
        </w:tc>
        <w:tc>
          <w:tcPr>
            <w:tcW w:w="2140" w:type="dxa"/>
            <w:tcBorders>
              <w:top w:val="nil"/>
              <w:left w:val="nil"/>
              <w:bottom w:val="single" w:sz="4" w:space="0" w:color="auto"/>
              <w:right w:val="single" w:sz="4" w:space="0" w:color="auto"/>
            </w:tcBorders>
            <w:shd w:val="clear" w:color="auto" w:fill="auto"/>
            <w:hideMark/>
          </w:tcPr>
          <w:p w14:paraId="3CFAAEEF"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10 000, remove OTUs &lt; 10 reads</w:t>
            </w:r>
          </w:p>
        </w:tc>
        <w:tc>
          <w:tcPr>
            <w:tcW w:w="1640" w:type="dxa"/>
            <w:tcBorders>
              <w:top w:val="nil"/>
              <w:left w:val="nil"/>
              <w:bottom w:val="single" w:sz="4" w:space="0" w:color="auto"/>
              <w:right w:val="single" w:sz="4" w:space="0" w:color="auto"/>
            </w:tcBorders>
            <w:shd w:val="clear" w:color="auto" w:fill="auto"/>
            <w:hideMark/>
          </w:tcPr>
          <w:p w14:paraId="7815E275"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10 000, remove OTUs &lt; 10 reads</w:t>
            </w:r>
          </w:p>
        </w:tc>
        <w:tc>
          <w:tcPr>
            <w:tcW w:w="1800" w:type="dxa"/>
            <w:tcBorders>
              <w:top w:val="nil"/>
              <w:left w:val="nil"/>
              <w:bottom w:val="single" w:sz="4" w:space="0" w:color="auto"/>
              <w:right w:val="single" w:sz="4" w:space="0" w:color="auto"/>
            </w:tcBorders>
            <w:shd w:val="clear" w:color="auto" w:fill="auto"/>
            <w:hideMark/>
          </w:tcPr>
          <w:p w14:paraId="7A9DA853"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150 000, remove OTUs &lt; 62 reads</w:t>
            </w:r>
          </w:p>
        </w:tc>
        <w:tc>
          <w:tcPr>
            <w:tcW w:w="1640" w:type="dxa"/>
            <w:vMerge/>
            <w:tcBorders>
              <w:top w:val="nil"/>
              <w:left w:val="single" w:sz="4" w:space="0" w:color="auto"/>
              <w:bottom w:val="single" w:sz="4" w:space="0" w:color="auto"/>
              <w:right w:val="single" w:sz="4" w:space="0" w:color="auto"/>
            </w:tcBorders>
            <w:vAlign w:val="center"/>
            <w:hideMark/>
          </w:tcPr>
          <w:p w14:paraId="0D4F61E1"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
        </w:tc>
        <w:tc>
          <w:tcPr>
            <w:tcW w:w="1420" w:type="dxa"/>
            <w:vMerge/>
            <w:tcBorders>
              <w:top w:val="nil"/>
              <w:left w:val="single" w:sz="4" w:space="0" w:color="auto"/>
              <w:bottom w:val="single" w:sz="4" w:space="0" w:color="auto"/>
              <w:right w:val="single" w:sz="4" w:space="0" w:color="auto"/>
            </w:tcBorders>
            <w:vAlign w:val="center"/>
            <w:hideMark/>
          </w:tcPr>
          <w:p w14:paraId="396AB39B" w14:textId="77777777" w:rsidR="00525B9E" w:rsidRPr="00525B9E" w:rsidRDefault="00525B9E" w:rsidP="00525B9E">
            <w:pPr>
              <w:spacing w:after="0" w:line="240" w:lineRule="auto"/>
              <w:jc w:val="left"/>
              <w:rPr>
                <w:rFonts w:eastAsia="Times New Roman" w:cs="Times New Roman"/>
                <w:color w:val="000000"/>
                <w:sz w:val="12"/>
                <w:szCs w:val="12"/>
                <w:lang w:val="en-GB" w:eastAsia="sl-SI"/>
              </w:rPr>
            </w:pPr>
          </w:p>
        </w:tc>
        <w:tc>
          <w:tcPr>
            <w:tcW w:w="1200" w:type="dxa"/>
            <w:vMerge/>
            <w:tcBorders>
              <w:top w:val="nil"/>
              <w:left w:val="single" w:sz="4" w:space="0" w:color="auto"/>
              <w:bottom w:val="single" w:sz="4" w:space="0" w:color="auto"/>
              <w:right w:val="single" w:sz="4" w:space="0" w:color="auto"/>
            </w:tcBorders>
            <w:vAlign w:val="center"/>
            <w:hideMark/>
          </w:tcPr>
          <w:p w14:paraId="4D7903FF"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
        </w:tc>
      </w:tr>
      <w:tr w:rsidR="00525B9E" w:rsidRPr="00525B9E" w14:paraId="26A0B87D" w14:textId="77777777" w:rsidTr="00525B9E">
        <w:trPr>
          <w:trHeight w:val="420"/>
        </w:trPr>
        <w:tc>
          <w:tcPr>
            <w:tcW w:w="1360" w:type="dxa"/>
            <w:tcBorders>
              <w:top w:val="nil"/>
              <w:left w:val="single" w:sz="4" w:space="0" w:color="auto"/>
              <w:bottom w:val="single" w:sz="4" w:space="0" w:color="auto"/>
              <w:right w:val="single" w:sz="4" w:space="0" w:color="auto"/>
            </w:tcBorders>
            <w:shd w:val="clear" w:color="auto" w:fill="auto"/>
            <w:hideMark/>
          </w:tcPr>
          <w:p w14:paraId="77521B7E" w14:textId="77777777" w:rsidR="00525B9E" w:rsidRPr="00525B9E" w:rsidRDefault="00525B9E" w:rsidP="00525B9E">
            <w:pPr>
              <w:spacing w:after="0" w:line="240" w:lineRule="auto"/>
              <w:jc w:val="left"/>
              <w:rPr>
                <w:rFonts w:eastAsia="Times New Roman" w:cs="Times New Roman"/>
                <w:b/>
                <w:bCs/>
                <w:color w:val="000000"/>
                <w:sz w:val="16"/>
                <w:szCs w:val="16"/>
                <w:lang w:val="en-GB" w:eastAsia="sl-SI"/>
              </w:rPr>
            </w:pPr>
            <w:r w:rsidRPr="00525B9E">
              <w:rPr>
                <w:rFonts w:eastAsia="Times New Roman" w:cs="Times New Roman"/>
                <w:b/>
                <w:bCs/>
                <w:color w:val="000000"/>
                <w:sz w:val="16"/>
                <w:szCs w:val="16"/>
                <w:lang w:val="en-GB" w:eastAsia="sl-SI"/>
              </w:rPr>
              <w:t xml:space="preserve">Project accession </w:t>
            </w:r>
          </w:p>
        </w:tc>
        <w:tc>
          <w:tcPr>
            <w:tcW w:w="1560" w:type="dxa"/>
            <w:tcBorders>
              <w:top w:val="nil"/>
              <w:left w:val="nil"/>
              <w:bottom w:val="single" w:sz="4" w:space="0" w:color="auto"/>
              <w:right w:val="single" w:sz="4" w:space="0" w:color="auto"/>
            </w:tcBorders>
            <w:shd w:val="clear" w:color="auto" w:fill="auto"/>
            <w:hideMark/>
          </w:tcPr>
          <w:p w14:paraId="23F5A4B1"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PRJNA887005</w:t>
            </w:r>
            <w:proofErr w:type="spellEnd"/>
          </w:p>
        </w:tc>
        <w:tc>
          <w:tcPr>
            <w:tcW w:w="3780" w:type="dxa"/>
            <w:gridSpan w:val="2"/>
            <w:tcBorders>
              <w:top w:val="single" w:sz="4" w:space="0" w:color="auto"/>
              <w:left w:val="nil"/>
              <w:bottom w:val="single" w:sz="4" w:space="0" w:color="auto"/>
              <w:right w:val="single" w:sz="4" w:space="0" w:color="auto"/>
            </w:tcBorders>
            <w:shd w:val="clear" w:color="auto" w:fill="auto"/>
            <w:hideMark/>
          </w:tcPr>
          <w:p w14:paraId="21BBCDC7"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r w:rsidRPr="00525B9E">
              <w:rPr>
                <w:rFonts w:eastAsia="Times New Roman" w:cs="Times New Roman"/>
                <w:color w:val="000000"/>
                <w:sz w:val="16"/>
                <w:szCs w:val="16"/>
                <w:lang w:val="en-GB" w:eastAsia="sl-SI"/>
              </w:rPr>
              <w:t>Data available upon request</w:t>
            </w:r>
          </w:p>
        </w:tc>
        <w:tc>
          <w:tcPr>
            <w:tcW w:w="3440" w:type="dxa"/>
            <w:gridSpan w:val="2"/>
            <w:tcBorders>
              <w:top w:val="single" w:sz="4" w:space="0" w:color="auto"/>
              <w:left w:val="nil"/>
              <w:bottom w:val="single" w:sz="4" w:space="0" w:color="auto"/>
              <w:right w:val="single" w:sz="4" w:space="0" w:color="000000"/>
            </w:tcBorders>
            <w:shd w:val="clear" w:color="auto" w:fill="auto"/>
            <w:hideMark/>
          </w:tcPr>
          <w:p w14:paraId="3CD21CF7"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PRJNA1124620</w:t>
            </w:r>
            <w:proofErr w:type="spellEnd"/>
            <w:r w:rsidRPr="00525B9E">
              <w:rPr>
                <w:rFonts w:eastAsia="Times New Roman" w:cs="Times New Roman"/>
                <w:color w:val="000000"/>
                <w:sz w:val="16"/>
                <w:szCs w:val="16"/>
                <w:lang w:val="en-GB" w:eastAsia="sl-SI"/>
              </w:rPr>
              <w:t> </w:t>
            </w:r>
          </w:p>
        </w:tc>
        <w:tc>
          <w:tcPr>
            <w:tcW w:w="2620" w:type="dxa"/>
            <w:gridSpan w:val="2"/>
            <w:tcBorders>
              <w:top w:val="single" w:sz="4" w:space="0" w:color="auto"/>
              <w:left w:val="nil"/>
              <w:bottom w:val="single" w:sz="4" w:space="0" w:color="auto"/>
              <w:right w:val="single" w:sz="4" w:space="0" w:color="000000"/>
            </w:tcBorders>
            <w:shd w:val="clear" w:color="auto" w:fill="auto"/>
            <w:hideMark/>
          </w:tcPr>
          <w:p w14:paraId="63AE091E" w14:textId="77777777" w:rsidR="00525B9E" w:rsidRPr="00525B9E" w:rsidRDefault="00525B9E" w:rsidP="00525B9E">
            <w:pPr>
              <w:spacing w:after="0" w:line="240" w:lineRule="auto"/>
              <w:jc w:val="left"/>
              <w:rPr>
                <w:rFonts w:eastAsia="Times New Roman" w:cs="Times New Roman"/>
                <w:color w:val="000000"/>
                <w:sz w:val="16"/>
                <w:szCs w:val="16"/>
                <w:lang w:val="en-GB" w:eastAsia="sl-SI"/>
              </w:rPr>
            </w:pPr>
            <w:proofErr w:type="spellStart"/>
            <w:r w:rsidRPr="00525B9E">
              <w:rPr>
                <w:rFonts w:eastAsia="Times New Roman" w:cs="Times New Roman"/>
                <w:color w:val="000000"/>
                <w:sz w:val="16"/>
                <w:szCs w:val="16"/>
                <w:lang w:val="en-GB" w:eastAsia="sl-SI"/>
              </w:rPr>
              <w:t>PRJNA1428727</w:t>
            </w:r>
            <w:proofErr w:type="spellEnd"/>
          </w:p>
        </w:tc>
      </w:tr>
    </w:tbl>
    <w:p w14:paraId="080B3416" w14:textId="77777777" w:rsidR="00255D40" w:rsidRPr="0006106D" w:rsidRDefault="00255D40" w:rsidP="00255D40">
      <w:pPr>
        <w:rPr>
          <w:lang w:val="en-GB"/>
        </w:rPr>
      </w:pPr>
    </w:p>
    <w:p w14:paraId="69493CB4" w14:textId="3348EEA7" w:rsidR="00796C90" w:rsidRPr="003011C9" w:rsidRDefault="00796C90" w:rsidP="00796C90">
      <w:pPr>
        <w:rPr>
          <w:lang w:val="en-GB"/>
        </w:rPr>
      </w:pPr>
      <w:r w:rsidRPr="0006106D">
        <w:rPr>
          <w:b/>
          <w:bCs/>
          <w:lang w:val="en-GB"/>
        </w:rPr>
        <w:t>Supplementary Table 5. Details on quality control of whole genome sequencing of bacterial isolates with Illumina short-read and ONT long-read technology.</w:t>
      </w:r>
      <w:r w:rsidR="003011C9">
        <w:rPr>
          <w:b/>
          <w:bCs/>
          <w:lang w:val="en-GB"/>
        </w:rPr>
        <w:t xml:space="preserve"> </w:t>
      </w:r>
      <w:r w:rsidR="003011C9">
        <w:rPr>
          <w:lang w:val="en-GB"/>
        </w:rPr>
        <w:t xml:space="preserve">Genomes marked with asterisk (*) were removed from analysis. </w:t>
      </w:r>
    </w:p>
    <w:tbl>
      <w:tblPr>
        <w:tblW w:w="12920" w:type="dxa"/>
        <w:tblCellMar>
          <w:left w:w="70" w:type="dxa"/>
          <w:right w:w="70" w:type="dxa"/>
        </w:tblCellMar>
        <w:tblLook w:val="04A0" w:firstRow="1" w:lastRow="0" w:firstColumn="1" w:lastColumn="0" w:noHBand="0" w:noVBand="1"/>
      </w:tblPr>
      <w:tblGrid>
        <w:gridCol w:w="1180"/>
        <w:gridCol w:w="1940"/>
        <w:gridCol w:w="2340"/>
        <w:gridCol w:w="1980"/>
        <w:gridCol w:w="1540"/>
        <w:gridCol w:w="1540"/>
        <w:gridCol w:w="1300"/>
        <w:gridCol w:w="1100"/>
      </w:tblGrid>
      <w:tr w:rsidR="00B53057" w:rsidRPr="003011C9" w14:paraId="7D3374A7" w14:textId="77777777" w:rsidTr="001828C9">
        <w:trPr>
          <w:trHeight w:val="255"/>
        </w:trPr>
        <w:tc>
          <w:tcPr>
            <w:tcW w:w="118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CBC52" w14:textId="77777777" w:rsidR="00B53057" w:rsidRPr="003011C9" w:rsidRDefault="00B53057" w:rsidP="003011C9">
            <w:pPr>
              <w:spacing w:after="0" w:line="240" w:lineRule="auto"/>
              <w:jc w:val="center"/>
              <w:rPr>
                <w:rFonts w:eastAsia="Times New Roman" w:cs="Times New Roman"/>
                <w:b/>
                <w:bCs/>
                <w:color w:val="000000"/>
                <w:sz w:val="20"/>
                <w:szCs w:val="20"/>
                <w:lang w:val="sl-SI" w:eastAsia="sl-SI"/>
              </w:rPr>
            </w:pPr>
            <w:r w:rsidRPr="003011C9">
              <w:rPr>
                <w:rFonts w:eastAsia="Times New Roman" w:cs="Times New Roman"/>
                <w:b/>
                <w:bCs/>
                <w:color w:val="000000"/>
                <w:sz w:val="20"/>
                <w:szCs w:val="20"/>
                <w:lang w:val="sl-SI" w:eastAsia="sl-SI"/>
              </w:rPr>
              <w:t xml:space="preserve">Genome </w:t>
            </w:r>
          </w:p>
        </w:tc>
        <w:tc>
          <w:tcPr>
            <w:tcW w:w="62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579146F1" w14:textId="77777777" w:rsidR="00B53057" w:rsidRPr="003011C9" w:rsidRDefault="00B53057" w:rsidP="003011C9">
            <w:pPr>
              <w:spacing w:after="0" w:line="240" w:lineRule="auto"/>
              <w:jc w:val="center"/>
              <w:rPr>
                <w:rFonts w:eastAsia="Times New Roman" w:cs="Times New Roman"/>
                <w:b/>
                <w:bCs/>
                <w:color w:val="000000"/>
                <w:sz w:val="20"/>
                <w:szCs w:val="20"/>
                <w:lang w:val="sl-SI" w:eastAsia="sl-SI"/>
              </w:rPr>
            </w:pPr>
            <w:proofErr w:type="spellStart"/>
            <w:r w:rsidRPr="003011C9">
              <w:rPr>
                <w:rFonts w:eastAsia="Times New Roman" w:cs="Times New Roman"/>
                <w:b/>
                <w:bCs/>
                <w:color w:val="000000"/>
                <w:sz w:val="20"/>
                <w:szCs w:val="20"/>
                <w:lang w:val="sl-SI" w:eastAsia="sl-SI"/>
              </w:rPr>
              <w:t>Illumina</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short-read</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QC</w:t>
            </w:r>
            <w:proofErr w:type="spellEnd"/>
          </w:p>
        </w:tc>
        <w:tc>
          <w:tcPr>
            <w:tcW w:w="4380" w:type="dxa"/>
            <w:gridSpan w:val="3"/>
            <w:tcBorders>
              <w:top w:val="single" w:sz="4" w:space="0" w:color="auto"/>
              <w:left w:val="nil"/>
              <w:bottom w:val="single" w:sz="4" w:space="0" w:color="auto"/>
              <w:right w:val="single" w:sz="4" w:space="0" w:color="auto"/>
            </w:tcBorders>
            <w:shd w:val="clear" w:color="auto" w:fill="auto"/>
            <w:noWrap/>
            <w:vAlign w:val="bottom"/>
            <w:hideMark/>
          </w:tcPr>
          <w:p w14:paraId="0FD309C1" w14:textId="77777777" w:rsidR="00B53057" w:rsidRPr="003011C9" w:rsidRDefault="00B53057" w:rsidP="003011C9">
            <w:pPr>
              <w:spacing w:after="0" w:line="240" w:lineRule="auto"/>
              <w:jc w:val="center"/>
              <w:rPr>
                <w:rFonts w:eastAsia="Times New Roman" w:cs="Times New Roman"/>
                <w:b/>
                <w:bCs/>
                <w:color w:val="000000"/>
                <w:sz w:val="20"/>
                <w:szCs w:val="20"/>
                <w:lang w:val="sl-SI" w:eastAsia="sl-SI"/>
              </w:rPr>
            </w:pPr>
            <w:proofErr w:type="spellStart"/>
            <w:r w:rsidRPr="003011C9">
              <w:rPr>
                <w:rFonts w:eastAsia="Times New Roman" w:cs="Times New Roman"/>
                <w:b/>
                <w:bCs/>
                <w:color w:val="000000"/>
                <w:sz w:val="20"/>
                <w:szCs w:val="20"/>
                <w:lang w:val="sl-SI" w:eastAsia="sl-SI"/>
              </w:rPr>
              <w:t>Nanopore</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long-read</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QC</w:t>
            </w:r>
            <w:proofErr w:type="spellEnd"/>
          </w:p>
        </w:tc>
        <w:tc>
          <w:tcPr>
            <w:tcW w:w="1100" w:type="dxa"/>
            <w:vMerge w:val="restart"/>
            <w:tcBorders>
              <w:top w:val="single" w:sz="4" w:space="0" w:color="auto"/>
              <w:left w:val="nil"/>
              <w:right w:val="single" w:sz="4" w:space="0" w:color="auto"/>
            </w:tcBorders>
            <w:shd w:val="clear" w:color="auto" w:fill="auto"/>
            <w:vAlign w:val="bottom"/>
          </w:tcPr>
          <w:p w14:paraId="7B5B6B61" w14:textId="009FBB12" w:rsidR="00B53057" w:rsidRPr="003011C9" w:rsidRDefault="00B53057" w:rsidP="003011C9">
            <w:pPr>
              <w:spacing w:after="0" w:line="240" w:lineRule="auto"/>
              <w:jc w:val="left"/>
              <w:rPr>
                <w:rFonts w:eastAsia="Times New Roman" w:cs="Times New Roman"/>
                <w:b/>
                <w:bCs/>
                <w:color w:val="000000"/>
                <w:sz w:val="20"/>
                <w:szCs w:val="20"/>
                <w:lang w:val="sl-SI" w:eastAsia="sl-SI"/>
              </w:rPr>
            </w:pPr>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contigs</w:t>
            </w:r>
            <w:proofErr w:type="spellEnd"/>
          </w:p>
        </w:tc>
      </w:tr>
      <w:tr w:rsidR="00B53057" w:rsidRPr="003011C9" w14:paraId="325F9BAD" w14:textId="77777777" w:rsidTr="001828C9">
        <w:trPr>
          <w:trHeight w:val="1320"/>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3A0F13CB"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p>
        </w:tc>
        <w:tc>
          <w:tcPr>
            <w:tcW w:w="1940" w:type="dxa"/>
            <w:tcBorders>
              <w:top w:val="nil"/>
              <w:left w:val="nil"/>
              <w:bottom w:val="single" w:sz="4" w:space="0" w:color="auto"/>
              <w:right w:val="single" w:sz="4" w:space="0" w:color="auto"/>
            </w:tcBorders>
            <w:shd w:val="clear" w:color="auto" w:fill="auto"/>
            <w:vAlign w:val="bottom"/>
            <w:hideMark/>
          </w:tcPr>
          <w:p w14:paraId="6F772697"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proofErr w:type="spellStart"/>
            <w:r w:rsidRPr="003011C9">
              <w:rPr>
                <w:rFonts w:eastAsia="Times New Roman" w:cs="Times New Roman"/>
                <w:b/>
                <w:bCs/>
                <w:color w:val="000000"/>
                <w:sz w:val="20"/>
                <w:szCs w:val="20"/>
                <w:lang w:val="sl-SI" w:eastAsia="sl-SI"/>
              </w:rPr>
              <w:t>Read</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counts</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after</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trimming</w:t>
            </w:r>
            <w:proofErr w:type="spellEnd"/>
            <w:r w:rsidRPr="003011C9">
              <w:rPr>
                <w:rFonts w:eastAsia="Times New Roman" w:cs="Times New Roman"/>
                <w:b/>
                <w:bCs/>
                <w:color w:val="000000"/>
                <w:sz w:val="20"/>
                <w:szCs w:val="20"/>
                <w:lang w:val="sl-SI" w:eastAsia="sl-SI"/>
              </w:rPr>
              <w:t>)</w:t>
            </w:r>
          </w:p>
        </w:tc>
        <w:tc>
          <w:tcPr>
            <w:tcW w:w="2340" w:type="dxa"/>
            <w:tcBorders>
              <w:top w:val="nil"/>
              <w:left w:val="nil"/>
              <w:bottom w:val="single" w:sz="4" w:space="0" w:color="auto"/>
              <w:right w:val="single" w:sz="4" w:space="0" w:color="auto"/>
            </w:tcBorders>
            <w:shd w:val="clear" w:color="auto" w:fill="auto"/>
            <w:vAlign w:val="bottom"/>
            <w:hideMark/>
          </w:tcPr>
          <w:p w14:paraId="49105283"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proofErr w:type="spellStart"/>
            <w:r w:rsidRPr="003011C9">
              <w:rPr>
                <w:rFonts w:eastAsia="Times New Roman" w:cs="Times New Roman"/>
                <w:b/>
                <w:bCs/>
                <w:color w:val="000000"/>
                <w:sz w:val="20"/>
                <w:szCs w:val="20"/>
                <w:lang w:val="sl-SI" w:eastAsia="sl-SI"/>
              </w:rPr>
              <w:t>Mapping</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rate</w:t>
            </w:r>
            <w:proofErr w:type="spellEnd"/>
            <w:r w:rsidRPr="003011C9">
              <w:rPr>
                <w:rFonts w:eastAsia="Times New Roman" w:cs="Times New Roman"/>
                <w:b/>
                <w:bCs/>
                <w:color w:val="000000"/>
                <w:sz w:val="20"/>
                <w:szCs w:val="20"/>
                <w:lang w:val="sl-SI" w:eastAsia="sl-SI"/>
              </w:rPr>
              <w:t xml:space="preserve"> (% </w:t>
            </w:r>
            <w:proofErr w:type="spellStart"/>
            <w:r w:rsidRPr="003011C9">
              <w:rPr>
                <w:rFonts w:eastAsia="Times New Roman" w:cs="Times New Roman"/>
                <w:b/>
                <w:bCs/>
                <w:color w:val="000000"/>
                <w:sz w:val="20"/>
                <w:szCs w:val="20"/>
                <w:lang w:val="sl-SI" w:eastAsia="sl-SI"/>
              </w:rPr>
              <w:t>reads</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mappes</w:t>
            </w:r>
            <w:proofErr w:type="spellEnd"/>
            <w:r w:rsidRPr="003011C9">
              <w:rPr>
                <w:rFonts w:eastAsia="Times New Roman" w:cs="Times New Roman"/>
                <w:b/>
                <w:bCs/>
                <w:color w:val="000000"/>
                <w:sz w:val="20"/>
                <w:szCs w:val="20"/>
                <w:lang w:val="sl-SI" w:eastAsia="sl-SI"/>
              </w:rPr>
              <w:t xml:space="preserve"> back to </w:t>
            </w:r>
            <w:proofErr w:type="spellStart"/>
            <w:r w:rsidRPr="003011C9">
              <w:rPr>
                <w:rFonts w:eastAsia="Times New Roman" w:cs="Times New Roman"/>
                <w:b/>
                <w:bCs/>
                <w:color w:val="000000"/>
                <w:sz w:val="20"/>
                <w:szCs w:val="20"/>
                <w:lang w:val="sl-SI" w:eastAsia="sl-SI"/>
              </w:rPr>
              <w:t>assembly</w:t>
            </w:r>
            <w:proofErr w:type="spellEnd"/>
            <w:r w:rsidRPr="003011C9">
              <w:rPr>
                <w:rFonts w:eastAsia="Times New Roman" w:cs="Times New Roman"/>
                <w:b/>
                <w:bCs/>
                <w:color w:val="000000"/>
                <w:sz w:val="20"/>
                <w:szCs w:val="20"/>
                <w:lang w:val="sl-SI" w:eastAsia="sl-SI"/>
              </w:rPr>
              <w:t>)</w:t>
            </w:r>
          </w:p>
        </w:tc>
        <w:tc>
          <w:tcPr>
            <w:tcW w:w="1980" w:type="dxa"/>
            <w:tcBorders>
              <w:top w:val="nil"/>
              <w:left w:val="nil"/>
              <w:bottom w:val="single" w:sz="4" w:space="0" w:color="auto"/>
              <w:right w:val="single" w:sz="4" w:space="0" w:color="auto"/>
            </w:tcBorders>
            <w:shd w:val="clear" w:color="auto" w:fill="auto"/>
            <w:vAlign w:val="bottom"/>
            <w:hideMark/>
          </w:tcPr>
          <w:p w14:paraId="123A358C"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proofErr w:type="spellStart"/>
            <w:r w:rsidRPr="003011C9">
              <w:rPr>
                <w:rFonts w:eastAsia="Times New Roman" w:cs="Times New Roman"/>
                <w:b/>
                <w:bCs/>
                <w:color w:val="000000"/>
                <w:sz w:val="20"/>
                <w:szCs w:val="20"/>
                <w:lang w:val="sl-SI" w:eastAsia="sl-SI"/>
              </w:rPr>
              <w:t>Average</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coverage</w:t>
            </w:r>
            <w:proofErr w:type="spellEnd"/>
            <w:r w:rsidRPr="003011C9">
              <w:rPr>
                <w:rFonts w:eastAsia="Times New Roman" w:cs="Times New Roman"/>
                <w:b/>
                <w:bCs/>
                <w:color w:val="000000"/>
                <w:sz w:val="20"/>
                <w:szCs w:val="20"/>
                <w:lang w:val="sl-SI" w:eastAsia="sl-SI"/>
              </w:rPr>
              <w:t xml:space="preserve"> </w:t>
            </w:r>
          </w:p>
        </w:tc>
        <w:tc>
          <w:tcPr>
            <w:tcW w:w="1540" w:type="dxa"/>
            <w:tcBorders>
              <w:top w:val="nil"/>
              <w:left w:val="nil"/>
              <w:bottom w:val="single" w:sz="4" w:space="0" w:color="auto"/>
              <w:right w:val="single" w:sz="4" w:space="0" w:color="auto"/>
            </w:tcBorders>
            <w:shd w:val="clear" w:color="auto" w:fill="auto"/>
            <w:vAlign w:val="bottom"/>
            <w:hideMark/>
          </w:tcPr>
          <w:p w14:paraId="5E24FA0C"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r w:rsidRPr="003011C9">
              <w:rPr>
                <w:rFonts w:eastAsia="Times New Roman" w:cs="Times New Roman"/>
                <w:b/>
                <w:bCs/>
                <w:color w:val="000000"/>
                <w:sz w:val="20"/>
                <w:szCs w:val="20"/>
                <w:lang w:val="sl-SI" w:eastAsia="sl-SI"/>
              </w:rPr>
              <w:t xml:space="preserve">Total </w:t>
            </w:r>
            <w:proofErr w:type="spellStart"/>
            <w:r w:rsidRPr="003011C9">
              <w:rPr>
                <w:rFonts w:eastAsia="Times New Roman" w:cs="Times New Roman"/>
                <w:b/>
                <w:bCs/>
                <w:color w:val="000000"/>
                <w:sz w:val="20"/>
                <w:szCs w:val="20"/>
                <w:lang w:val="sl-SI" w:eastAsia="sl-SI"/>
              </w:rPr>
              <w:t>bases</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unflitered</w:t>
            </w:r>
            <w:proofErr w:type="spellEnd"/>
            <w:r w:rsidRPr="003011C9">
              <w:rPr>
                <w:rFonts w:eastAsia="Times New Roman" w:cs="Times New Roman"/>
                <w:b/>
                <w:bCs/>
                <w:color w:val="000000"/>
                <w:sz w:val="20"/>
                <w:szCs w:val="20"/>
                <w:lang w:val="sl-SI" w:eastAsia="sl-SI"/>
              </w:rPr>
              <w:t xml:space="preserve"> (Mb)</w:t>
            </w:r>
          </w:p>
        </w:tc>
        <w:tc>
          <w:tcPr>
            <w:tcW w:w="1540" w:type="dxa"/>
            <w:tcBorders>
              <w:top w:val="nil"/>
              <w:left w:val="nil"/>
              <w:bottom w:val="single" w:sz="4" w:space="0" w:color="auto"/>
              <w:right w:val="single" w:sz="4" w:space="0" w:color="auto"/>
            </w:tcBorders>
            <w:shd w:val="clear" w:color="auto" w:fill="auto"/>
            <w:vAlign w:val="bottom"/>
            <w:hideMark/>
          </w:tcPr>
          <w:p w14:paraId="4B99956C"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r w:rsidRPr="003011C9">
              <w:rPr>
                <w:rFonts w:eastAsia="Times New Roman" w:cs="Times New Roman"/>
                <w:b/>
                <w:bCs/>
                <w:color w:val="000000"/>
                <w:sz w:val="20"/>
                <w:szCs w:val="20"/>
                <w:lang w:val="sl-SI" w:eastAsia="sl-SI"/>
              </w:rPr>
              <w:t xml:space="preserve">Total </w:t>
            </w:r>
            <w:proofErr w:type="spellStart"/>
            <w:r w:rsidRPr="003011C9">
              <w:rPr>
                <w:rFonts w:eastAsia="Times New Roman" w:cs="Times New Roman"/>
                <w:b/>
                <w:bCs/>
                <w:color w:val="000000"/>
                <w:sz w:val="20"/>
                <w:szCs w:val="20"/>
                <w:lang w:val="sl-SI" w:eastAsia="sl-SI"/>
              </w:rPr>
              <w:t>bases</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after</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filtering</w:t>
            </w:r>
            <w:proofErr w:type="spellEnd"/>
            <w:r w:rsidRPr="003011C9">
              <w:rPr>
                <w:rFonts w:eastAsia="Times New Roman" w:cs="Times New Roman"/>
                <w:b/>
                <w:bCs/>
                <w:color w:val="000000"/>
                <w:sz w:val="20"/>
                <w:szCs w:val="20"/>
                <w:lang w:val="sl-SI" w:eastAsia="sl-SI"/>
              </w:rPr>
              <w:t xml:space="preserve"> (Mb)</w:t>
            </w:r>
          </w:p>
        </w:tc>
        <w:tc>
          <w:tcPr>
            <w:tcW w:w="1300" w:type="dxa"/>
            <w:tcBorders>
              <w:top w:val="nil"/>
              <w:left w:val="nil"/>
              <w:bottom w:val="single" w:sz="4" w:space="0" w:color="auto"/>
              <w:right w:val="nil"/>
            </w:tcBorders>
            <w:shd w:val="clear" w:color="auto" w:fill="auto"/>
            <w:vAlign w:val="bottom"/>
            <w:hideMark/>
          </w:tcPr>
          <w:p w14:paraId="5E061BC3" w14:textId="77777777" w:rsidR="00B53057" w:rsidRPr="003011C9" w:rsidRDefault="00B53057" w:rsidP="003011C9">
            <w:pPr>
              <w:spacing w:after="0" w:line="240" w:lineRule="auto"/>
              <w:jc w:val="left"/>
              <w:rPr>
                <w:rFonts w:eastAsia="Times New Roman" w:cs="Times New Roman"/>
                <w:b/>
                <w:bCs/>
                <w:color w:val="000000"/>
                <w:sz w:val="20"/>
                <w:szCs w:val="20"/>
                <w:lang w:val="sl-SI" w:eastAsia="sl-SI"/>
              </w:rPr>
            </w:pPr>
            <w:proofErr w:type="spellStart"/>
            <w:r w:rsidRPr="003011C9">
              <w:rPr>
                <w:rFonts w:eastAsia="Times New Roman" w:cs="Times New Roman"/>
                <w:b/>
                <w:bCs/>
                <w:color w:val="000000"/>
                <w:sz w:val="20"/>
                <w:szCs w:val="20"/>
                <w:lang w:val="sl-SI" w:eastAsia="sl-SI"/>
              </w:rPr>
              <w:t>N50</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after</w:t>
            </w:r>
            <w:proofErr w:type="spellEnd"/>
            <w:r w:rsidRPr="003011C9">
              <w:rPr>
                <w:rFonts w:eastAsia="Times New Roman" w:cs="Times New Roman"/>
                <w:b/>
                <w:bCs/>
                <w:color w:val="000000"/>
                <w:sz w:val="20"/>
                <w:szCs w:val="20"/>
                <w:lang w:val="sl-SI" w:eastAsia="sl-SI"/>
              </w:rPr>
              <w:t xml:space="preserve"> </w:t>
            </w:r>
            <w:proofErr w:type="spellStart"/>
            <w:r w:rsidRPr="003011C9">
              <w:rPr>
                <w:rFonts w:eastAsia="Times New Roman" w:cs="Times New Roman"/>
                <w:b/>
                <w:bCs/>
                <w:color w:val="000000"/>
                <w:sz w:val="20"/>
                <w:szCs w:val="20"/>
                <w:lang w:val="sl-SI" w:eastAsia="sl-SI"/>
              </w:rPr>
              <w:t>filtering</w:t>
            </w:r>
            <w:proofErr w:type="spellEnd"/>
            <w:r w:rsidRPr="003011C9">
              <w:rPr>
                <w:rFonts w:eastAsia="Times New Roman" w:cs="Times New Roman"/>
                <w:b/>
                <w:bCs/>
                <w:color w:val="000000"/>
                <w:sz w:val="20"/>
                <w:szCs w:val="20"/>
                <w:lang w:val="sl-SI" w:eastAsia="sl-SI"/>
              </w:rPr>
              <w:t xml:space="preserve">) </w:t>
            </w:r>
          </w:p>
        </w:tc>
        <w:tc>
          <w:tcPr>
            <w:tcW w:w="1100" w:type="dxa"/>
            <w:vMerge/>
            <w:tcBorders>
              <w:left w:val="single" w:sz="4" w:space="0" w:color="auto"/>
              <w:bottom w:val="single" w:sz="4" w:space="0" w:color="auto"/>
              <w:right w:val="single" w:sz="4" w:space="0" w:color="auto"/>
            </w:tcBorders>
            <w:shd w:val="clear" w:color="auto" w:fill="auto"/>
            <w:vAlign w:val="bottom"/>
            <w:hideMark/>
          </w:tcPr>
          <w:p w14:paraId="2B63E547" w14:textId="01CF1686" w:rsidR="00B53057" w:rsidRPr="003011C9" w:rsidRDefault="00B53057" w:rsidP="003011C9">
            <w:pPr>
              <w:spacing w:after="0" w:line="240" w:lineRule="auto"/>
              <w:jc w:val="left"/>
              <w:rPr>
                <w:rFonts w:eastAsia="Times New Roman" w:cs="Times New Roman"/>
                <w:b/>
                <w:bCs/>
                <w:color w:val="000000"/>
                <w:sz w:val="20"/>
                <w:szCs w:val="20"/>
                <w:lang w:val="sl-SI" w:eastAsia="sl-SI"/>
              </w:rPr>
            </w:pPr>
          </w:p>
        </w:tc>
      </w:tr>
      <w:tr w:rsidR="003011C9" w:rsidRPr="003011C9" w14:paraId="2B653C59" w14:textId="77777777" w:rsidTr="003011C9">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bottom"/>
            <w:hideMark/>
          </w:tcPr>
          <w:p w14:paraId="18E40F3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H005_102</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0299DB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1284641</w:t>
            </w:r>
          </w:p>
        </w:tc>
        <w:tc>
          <w:tcPr>
            <w:tcW w:w="2340" w:type="dxa"/>
            <w:tcBorders>
              <w:top w:val="nil"/>
              <w:left w:val="nil"/>
              <w:bottom w:val="single" w:sz="4" w:space="0" w:color="auto"/>
              <w:right w:val="single" w:sz="4" w:space="0" w:color="auto"/>
            </w:tcBorders>
            <w:shd w:val="clear" w:color="auto" w:fill="auto"/>
            <w:noWrap/>
            <w:vAlign w:val="bottom"/>
            <w:hideMark/>
          </w:tcPr>
          <w:p w14:paraId="5794F17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single" w:sz="4" w:space="0" w:color="auto"/>
              <w:bottom w:val="nil"/>
              <w:right w:val="single" w:sz="4" w:space="0" w:color="auto"/>
            </w:tcBorders>
            <w:shd w:val="clear" w:color="auto" w:fill="auto"/>
            <w:noWrap/>
            <w:vAlign w:val="bottom"/>
            <w:hideMark/>
          </w:tcPr>
          <w:p w14:paraId="0800369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87</w:t>
            </w:r>
          </w:p>
        </w:tc>
        <w:tc>
          <w:tcPr>
            <w:tcW w:w="1540" w:type="dxa"/>
            <w:tcBorders>
              <w:top w:val="nil"/>
              <w:left w:val="nil"/>
              <w:bottom w:val="nil"/>
              <w:right w:val="nil"/>
            </w:tcBorders>
            <w:shd w:val="clear" w:color="auto" w:fill="auto"/>
            <w:noWrap/>
            <w:vAlign w:val="bottom"/>
            <w:hideMark/>
          </w:tcPr>
          <w:p w14:paraId="0B3B880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05DEB62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4BFF0428"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114F5464"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146</w:t>
            </w:r>
          </w:p>
        </w:tc>
      </w:tr>
      <w:tr w:rsidR="003011C9" w:rsidRPr="003011C9" w14:paraId="5F85FE88" w14:textId="77777777" w:rsidTr="003011C9">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bottom"/>
            <w:hideMark/>
          </w:tcPr>
          <w:p w14:paraId="65C8E8C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H005_118</w:t>
            </w:r>
            <w:proofErr w:type="spellEnd"/>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96772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1834523</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1265E5B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6A2B63F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129</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1DA5FE0D"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466,2</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041008F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257,1</w:t>
            </w:r>
          </w:p>
        </w:tc>
        <w:tc>
          <w:tcPr>
            <w:tcW w:w="1300" w:type="dxa"/>
            <w:tcBorders>
              <w:top w:val="single" w:sz="4" w:space="0" w:color="auto"/>
              <w:left w:val="nil"/>
              <w:bottom w:val="single" w:sz="4" w:space="0" w:color="auto"/>
              <w:right w:val="nil"/>
            </w:tcBorders>
            <w:shd w:val="clear" w:color="auto" w:fill="auto"/>
            <w:noWrap/>
            <w:vAlign w:val="bottom"/>
            <w:hideMark/>
          </w:tcPr>
          <w:p w14:paraId="76350089"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5870</w:t>
            </w: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A627DEE" w14:textId="62870605" w:rsidR="003011C9" w:rsidRPr="003011C9" w:rsidRDefault="00B53057" w:rsidP="003011C9">
            <w:pPr>
              <w:spacing w:after="0" w:line="240" w:lineRule="auto"/>
              <w:jc w:val="right"/>
              <w:rPr>
                <w:rFonts w:eastAsia="Times New Roman" w:cs="Times New Roman"/>
                <w:color w:val="000000"/>
                <w:sz w:val="20"/>
                <w:szCs w:val="20"/>
                <w:lang w:val="sl-SI" w:eastAsia="sl-SI"/>
              </w:rPr>
            </w:pPr>
            <w:r>
              <w:rPr>
                <w:rFonts w:eastAsia="Times New Roman" w:cs="Times New Roman"/>
                <w:color w:val="000000"/>
                <w:sz w:val="20"/>
                <w:szCs w:val="20"/>
                <w:lang w:val="sl-SI" w:eastAsia="sl-SI"/>
              </w:rPr>
              <w:t>11</w:t>
            </w:r>
          </w:p>
        </w:tc>
      </w:tr>
      <w:tr w:rsidR="003011C9" w:rsidRPr="003011C9" w14:paraId="69DEC830" w14:textId="77777777" w:rsidTr="003011C9">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296E7" w14:textId="311FD2AA"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H005_126</w:t>
            </w:r>
            <w:proofErr w:type="spellEnd"/>
            <w:r>
              <w:rPr>
                <w:rFonts w:eastAsia="Times New Roman" w:cs="Times New Roman"/>
                <w:color w:val="000000"/>
                <w:sz w:val="20"/>
                <w:szCs w:val="20"/>
                <w:lang w:val="sl-SI" w:eastAsia="sl-SI"/>
              </w:rPr>
              <w:t xml:space="preserve"> * </w:t>
            </w:r>
          </w:p>
        </w:tc>
        <w:tc>
          <w:tcPr>
            <w:tcW w:w="1940" w:type="dxa"/>
            <w:tcBorders>
              <w:top w:val="nil"/>
              <w:left w:val="nil"/>
              <w:bottom w:val="single" w:sz="4" w:space="0" w:color="auto"/>
              <w:right w:val="single" w:sz="4" w:space="0" w:color="auto"/>
            </w:tcBorders>
            <w:shd w:val="clear" w:color="auto" w:fill="auto"/>
            <w:noWrap/>
            <w:vAlign w:val="bottom"/>
            <w:hideMark/>
          </w:tcPr>
          <w:p w14:paraId="56E3DA2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1202945</w:t>
            </w:r>
          </w:p>
        </w:tc>
        <w:tc>
          <w:tcPr>
            <w:tcW w:w="2340" w:type="dxa"/>
            <w:tcBorders>
              <w:top w:val="nil"/>
              <w:left w:val="nil"/>
              <w:bottom w:val="single" w:sz="4" w:space="0" w:color="auto"/>
              <w:right w:val="single" w:sz="4" w:space="0" w:color="auto"/>
            </w:tcBorders>
            <w:shd w:val="clear" w:color="auto" w:fill="auto"/>
            <w:noWrap/>
            <w:vAlign w:val="bottom"/>
            <w:hideMark/>
          </w:tcPr>
          <w:p w14:paraId="7E3614B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99,2</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BC6846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42</w:t>
            </w:r>
          </w:p>
        </w:tc>
        <w:tc>
          <w:tcPr>
            <w:tcW w:w="1540" w:type="dxa"/>
            <w:tcBorders>
              <w:top w:val="nil"/>
              <w:left w:val="nil"/>
              <w:bottom w:val="nil"/>
              <w:right w:val="nil"/>
            </w:tcBorders>
            <w:shd w:val="clear" w:color="auto" w:fill="auto"/>
            <w:noWrap/>
            <w:vAlign w:val="bottom"/>
            <w:hideMark/>
          </w:tcPr>
          <w:p w14:paraId="09D34DD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0A5E483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E060DCC"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94C2972"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439</w:t>
            </w:r>
          </w:p>
        </w:tc>
      </w:tr>
      <w:tr w:rsidR="003011C9" w:rsidRPr="003011C9" w14:paraId="6941F7DF"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2B2C81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H005_137</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3FB3988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1469188</w:t>
            </w:r>
          </w:p>
        </w:tc>
        <w:tc>
          <w:tcPr>
            <w:tcW w:w="2340" w:type="dxa"/>
            <w:tcBorders>
              <w:top w:val="nil"/>
              <w:left w:val="nil"/>
              <w:bottom w:val="single" w:sz="4" w:space="0" w:color="auto"/>
              <w:right w:val="single" w:sz="4" w:space="0" w:color="auto"/>
            </w:tcBorders>
            <w:shd w:val="clear" w:color="auto" w:fill="auto"/>
            <w:noWrap/>
            <w:vAlign w:val="bottom"/>
            <w:hideMark/>
          </w:tcPr>
          <w:p w14:paraId="67EEB83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98,9</w:t>
            </w:r>
          </w:p>
        </w:tc>
        <w:tc>
          <w:tcPr>
            <w:tcW w:w="1980" w:type="dxa"/>
            <w:tcBorders>
              <w:top w:val="single" w:sz="4" w:space="0" w:color="auto"/>
              <w:left w:val="nil"/>
              <w:bottom w:val="nil"/>
              <w:right w:val="single" w:sz="4" w:space="0" w:color="auto"/>
            </w:tcBorders>
            <w:shd w:val="clear" w:color="auto" w:fill="auto"/>
            <w:noWrap/>
            <w:vAlign w:val="bottom"/>
            <w:hideMark/>
          </w:tcPr>
          <w:p w14:paraId="4C1E4C5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w:t>
            </w:r>
          </w:p>
        </w:tc>
        <w:tc>
          <w:tcPr>
            <w:tcW w:w="1540" w:type="dxa"/>
            <w:tcBorders>
              <w:top w:val="nil"/>
              <w:left w:val="nil"/>
              <w:bottom w:val="nil"/>
              <w:right w:val="nil"/>
            </w:tcBorders>
            <w:shd w:val="clear" w:color="auto" w:fill="auto"/>
            <w:noWrap/>
            <w:vAlign w:val="bottom"/>
            <w:hideMark/>
          </w:tcPr>
          <w:p w14:paraId="41641D3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38C2B9BA"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215BE51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5D7193D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123</w:t>
            </w:r>
          </w:p>
        </w:tc>
      </w:tr>
      <w:tr w:rsidR="003011C9" w:rsidRPr="003011C9" w14:paraId="160BA600"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2CF128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H005_73</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7D05DFA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1429558</w:t>
            </w:r>
          </w:p>
        </w:tc>
        <w:tc>
          <w:tcPr>
            <w:tcW w:w="2340" w:type="dxa"/>
            <w:tcBorders>
              <w:top w:val="nil"/>
              <w:left w:val="nil"/>
              <w:bottom w:val="single" w:sz="4" w:space="0" w:color="auto"/>
              <w:right w:val="single" w:sz="4" w:space="0" w:color="auto"/>
            </w:tcBorders>
            <w:shd w:val="clear" w:color="auto" w:fill="auto"/>
            <w:noWrap/>
            <w:vAlign w:val="bottom"/>
            <w:hideMark/>
          </w:tcPr>
          <w:p w14:paraId="65625FD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0A028D8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1EFB204C"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263,43</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2312D150"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141,6</w:t>
            </w:r>
          </w:p>
        </w:tc>
        <w:tc>
          <w:tcPr>
            <w:tcW w:w="1300" w:type="dxa"/>
            <w:tcBorders>
              <w:top w:val="single" w:sz="4" w:space="0" w:color="auto"/>
              <w:left w:val="nil"/>
              <w:bottom w:val="single" w:sz="4" w:space="0" w:color="auto"/>
              <w:right w:val="nil"/>
            </w:tcBorders>
            <w:shd w:val="clear" w:color="auto" w:fill="auto"/>
            <w:noWrap/>
            <w:vAlign w:val="bottom"/>
            <w:hideMark/>
          </w:tcPr>
          <w:p w14:paraId="23F4AB67"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5358</w:t>
            </w: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7C6050E0" w14:textId="745550E0" w:rsidR="003011C9" w:rsidRPr="003011C9" w:rsidRDefault="00B53057" w:rsidP="003011C9">
            <w:pPr>
              <w:spacing w:after="0" w:line="240" w:lineRule="auto"/>
              <w:jc w:val="right"/>
              <w:rPr>
                <w:rFonts w:eastAsia="Times New Roman" w:cs="Times New Roman"/>
                <w:color w:val="000000"/>
                <w:sz w:val="20"/>
                <w:szCs w:val="20"/>
                <w:lang w:val="sl-SI" w:eastAsia="sl-SI"/>
              </w:rPr>
            </w:pPr>
            <w:r>
              <w:rPr>
                <w:rFonts w:eastAsia="Times New Roman" w:cs="Times New Roman"/>
                <w:color w:val="000000"/>
                <w:sz w:val="20"/>
                <w:szCs w:val="20"/>
                <w:lang w:val="sl-SI" w:eastAsia="sl-SI"/>
              </w:rPr>
              <w:t>15</w:t>
            </w:r>
          </w:p>
        </w:tc>
      </w:tr>
      <w:tr w:rsidR="003011C9" w:rsidRPr="003011C9" w14:paraId="3F06D95F"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7EC14F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H005_75</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16ECD55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1509356</w:t>
            </w:r>
          </w:p>
        </w:tc>
        <w:tc>
          <w:tcPr>
            <w:tcW w:w="2340" w:type="dxa"/>
            <w:tcBorders>
              <w:top w:val="nil"/>
              <w:left w:val="nil"/>
              <w:bottom w:val="single" w:sz="4" w:space="0" w:color="auto"/>
              <w:right w:val="single" w:sz="4" w:space="0" w:color="auto"/>
            </w:tcBorders>
            <w:shd w:val="clear" w:color="auto" w:fill="auto"/>
            <w:noWrap/>
            <w:vAlign w:val="bottom"/>
            <w:hideMark/>
          </w:tcPr>
          <w:p w14:paraId="16C2533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98,6</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0007B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105</w:t>
            </w:r>
          </w:p>
        </w:tc>
        <w:tc>
          <w:tcPr>
            <w:tcW w:w="1540" w:type="dxa"/>
            <w:tcBorders>
              <w:top w:val="nil"/>
              <w:left w:val="nil"/>
              <w:bottom w:val="nil"/>
              <w:right w:val="nil"/>
            </w:tcBorders>
            <w:shd w:val="clear" w:color="auto" w:fill="auto"/>
            <w:noWrap/>
            <w:vAlign w:val="bottom"/>
            <w:hideMark/>
          </w:tcPr>
          <w:p w14:paraId="7434553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16B6DEA1"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0087757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7B25229"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119</w:t>
            </w:r>
          </w:p>
        </w:tc>
      </w:tr>
      <w:tr w:rsidR="003011C9" w:rsidRPr="003011C9" w14:paraId="2CD580F4"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4CDD4B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H005_77</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6766946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1519024</w:t>
            </w:r>
          </w:p>
        </w:tc>
        <w:tc>
          <w:tcPr>
            <w:tcW w:w="2340" w:type="dxa"/>
            <w:tcBorders>
              <w:top w:val="nil"/>
              <w:left w:val="nil"/>
              <w:bottom w:val="single" w:sz="4" w:space="0" w:color="auto"/>
              <w:right w:val="single" w:sz="4" w:space="0" w:color="auto"/>
            </w:tcBorders>
            <w:shd w:val="clear" w:color="auto" w:fill="auto"/>
            <w:noWrap/>
            <w:vAlign w:val="bottom"/>
            <w:hideMark/>
          </w:tcPr>
          <w:p w14:paraId="6558DD8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1D38872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107</w:t>
            </w:r>
          </w:p>
        </w:tc>
        <w:tc>
          <w:tcPr>
            <w:tcW w:w="1540" w:type="dxa"/>
            <w:tcBorders>
              <w:top w:val="nil"/>
              <w:left w:val="nil"/>
              <w:bottom w:val="nil"/>
              <w:right w:val="nil"/>
            </w:tcBorders>
            <w:shd w:val="clear" w:color="auto" w:fill="auto"/>
            <w:noWrap/>
            <w:vAlign w:val="bottom"/>
            <w:hideMark/>
          </w:tcPr>
          <w:p w14:paraId="1CA497B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715E0194"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3E6F7564"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54F74316"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117</w:t>
            </w:r>
          </w:p>
        </w:tc>
      </w:tr>
      <w:tr w:rsidR="003011C9" w:rsidRPr="003011C9" w14:paraId="729AAED3"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5C0E1F1" w14:textId="0CED42E5"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H005_94</w:t>
            </w:r>
            <w:proofErr w:type="spellEnd"/>
            <w:r>
              <w:rPr>
                <w:rFonts w:eastAsia="Times New Roman" w:cs="Times New Roman"/>
                <w:color w:val="000000"/>
                <w:sz w:val="20"/>
                <w:szCs w:val="20"/>
                <w:lang w:val="sl-SI" w:eastAsia="sl-SI"/>
              </w:rPr>
              <w:t xml:space="preserve"> *</w:t>
            </w:r>
          </w:p>
        </w:tc>
        <w:tc>
          <w:tcPr>
            <w:tcW w:w="1940" w:type="dxa"/>
            <w:tcBorders>
              <w:top w:val="nil"/>
              <w:left w:val="nil"/>
              <w:bottom w:val="single" w:sz="4" w:space="0" w:color="auto"/>
              <w:right w:val="single" w:sz="4" w:space="0" w:color="auto"/>
            </w:tcBorders>
            <w:shd w:val="clear" w:color="auto" w:fill="auto"/>
            <w:noWrap/>
            <w:vAlign w:val="bottom"/>
            <w:hideMark/>
          </w:tcPr>
          <w:p w14:paraId="23A8911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1236201</w:t>
            </w:r>
          </w:p>
        </w:tc>
        <w:tc>
          <w:tcPr>
            <w:tcW w:w="2340" w:type="dxa"/>
            <w:tcBorders>
              <w:top w:val="nil"/>
              <w:left w:val="nil"/>
              <w:bottom w:val="single" w:sz="4" w:space="0" w:color="auto"/>
              <w:right w:val="single" w:sz="4" w:space="0" w:color="auto"/>
            </w:tcBorders>
            <w:shd w:val="clear" w:color="auto" w:fill="auto"/>
            <w:noWrap/>
            <w:vAlign w:val="bottom"/>
            <w:hideMark/>
          </w:tcPr>
          <w:p w14:paraId="14D34EE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99,3</w:t>
            </w:r>
          </w:p>
        </w:tc>
        <w:tc>
          <w:tcPr>
            <w:tcW w:w="1980" w:type="dxa"/>
            <w:tcBorders>
              <w:top w:val="nil"/>
              <w:left w:val="nil"/>
              <w:bottom w:val="single" w:sz="4" w:space="0" w:color="auto"/>
              <w:right w:val="single" w:sz="4" w:space="0" w:color="auto"/>
            </w:tcBorders>
            <w:shd w:val="clear" w:color="auto" w:fill="auto"/>
            <w:noWrap/>
            <w:vAlign w:val="bottom"/>
            <w:hideMark/>
          </w:tcPr>
          <w:p w14:paraId="098730E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91</w:t>
            </w:r>
          </w:p>
        </w:tc>
        <w:tc>
          <w:tcPr>
            <w:tcW w:w="1540" w:type="dxa"/>
            <w:tcBorders>
              <w:top w:val="nil"/>
              <w:left w:val="nil"/>
              <w:bottom w:val="nil"/>
              <w:right w:val="nil"/>
            </w:tcBorders>
            <w:shd w:val="clear" w:color="auto" w:fill="auto"/>
            <w:noWrap/>
            <w:vAlign w:val="bottom"/>
            <w:hideMark/>
          </w:tcPr>
          <w:p w14:paraId="226B520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0A37918C"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10D74CA7"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EA45D43"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71</w:t>
            </w:r>
          </w:p>
        </w:tc>
      </w:tr>
      <w:tr w:rsidR="003011C9" w:rsidRPr="003011C9" w14:paraId="20D5C699"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331CC8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H005_97</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1880959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1419063</w:t>
            </w:r>
          </w:p>
        </w:tc>
        <w:tc>
          <w:tcPr>
            <w:tcW w:w="2340" w:type="dxa"/>
            <w:tcBorders>
              <w:top w:val="nil"/>
              <w:left w:val="nil"/>
              <w:bottom w:val="single" w:sz="4" w:space="0" w:color="auto"/>
              <w:right w:val="single" w:sz="4" w:space="0" w:color="auto"/>
            </w:tcBorders>
            <w:shd w:val="clear" w:color="auto" w:fill="auto"/>
            <w:noWrap/>
            <w:vAlign w:val="bottom"/>
            <w:hideMark/>
          </w:tcPr>
          <w:p w14:paraId="17F771F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nil"/>
              <w:right w:val="single" w:sz="4" w:space="0" w:color="auto"/>
            </w:tcBorders>
            <w:shd w:val="clear" w:color="auto" w:fill="auto"/>
            <w:noWrap/>
            <w:vAlign w:val="bottom"/>
            <w:hideMark/>
          </w:tcPr>
          <w:p w14:paraId="0ADBB56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w:t>
            </w:r>
          </w:p>
        </w:tc>
        <w:tc>
          <w:tcPr>
            <w:tcW w:w="1540" w:type="dxa"/>
            <w:tcBorders>
              <w:top w:val="nil"/>
              <w:left w:val="nil"/>
              <w:bottom w:val="nil"/>
              <w:right w:val="nil"/>
            </w:tcBorders>
            <w:shd w:val="clear" w:color="auto" w:fill="auto"/>
            <w:noWrap/>
            <w:vAlign w:val="bottom"/>
            <w:hideMark/>
          </w:tcPr>
          <w:p w14:paraId="29C9D08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3E51D523"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646A707C"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26A3DE8"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119</w:t>
            </w:r>
          </w:p>
        </w:tc>
      </w:tr>
      <w:tr w:rsidR="003011C9" w:rsidRPr="003011C9" w14:paraId="52DA336A"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430A2D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H005_98</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18E3E1F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1412733</w:t>
            </w:r>
          </w:p>
        </w:tc>
        <w:tc>
          <w:tcPr>
            <w:tcW w:w="2340" w:type="dxa"/>
            <w:tcBorders>
              <w:top w:val="nil"/>
              <w:left w:val="nil"/>
              <w:bottom w:val="single" w:sz="4" w:space="0" w:color="auto"/>
              <w:right w:val="single" w:sz="4" w:space="0" w:color="auto"/>
            </w:tcBorders>
            <w:shd w:val="clear" w:color="auto" w:fill="auto"/>
            <w:noWrap/>
            <w:vAlign w:val="bottom"/>
            <w:hideMark/>
          </w:tcPr>
          <w:p w14:paraId="796125C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99,1</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1EF3746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97</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7CC63C5B"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501,26</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5C066931"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333,5</w:t>
            </w:r>
          </w:p>
        </w:tc>
        <w:tc>
          <w:tcPr>
            <w:tcW w:w="1300" w:type="dxa"/>
            <w:tcBorders>
              <w:top w:val="single" w:sz="4" w:space="0" w:color="auto"/>
              <w:left w:val="nil"/>
              <w:bottom w:val="single" w:sz="4" w:space="0" w:color="auto"/>
              <w:right w:val="nil"/>
            </w:tcBorders>
            <w:shd w:val="clear" w:color="auto" w:fill="auto"/>
            <w:noWrap/>
            <w:vAlign w:val="bottom"/>
            <w:hideMark/>
          </w:tcPr>
          <w:p w14:paraId="7CFE59A2"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6797</w:t>
            </w: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44C19E14"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7</w:t>
            </w:r>
          </w:p>
        </w:tc>
      </w:tr>
      <w:tr w:rsidR="003011C9" w:rsidRPr="003011C9" w14:paraId="2A108F21"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7F354A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H007_145</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6D03812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1561483</w:t>
            </w:r>
          </w:p>
        </w:tc>
        <w:tc>
          <w:tcPr>
            <w:tcW w:w="2340" w:type="dxa"/>
            <w:tcBorders>
              <w:top w:val="nil"/>
              <w:left w:val="nil"/>
              <w:bottom w:val="single" w:sz="4" w:space="0" w:color="auto"/>
              <w:right w:val="single" w:sz="4" w:space="0" w:color="auto"/>
            </w:tcBorders>
            <w:shd w:val="clear" w:color="auto" w:fill="auto"/>
            <w:noWrap/>
            <w:vAlign w:val="bottom"/>
            <w:hideMark/>
          </w:tcPr>
          <w:p w14:paraId="3A7DAF7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98,6</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2C2732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106</w:t>
            </w:r>
          </w:p>
        </w:tc>
        <w:tc>
          <w:tcPr>
            <w:tcW w:w="1540" w:type="dxa"/>
            <w:tcBorders>
              <w:top w:val="nil"/>
              <w:left w:val="nil"/>
              <w:bottom w:val="nil"/>
              <w:right w:val="nil"/>
            </w:tcBorders>
            <w:shd w:val="clear" w:color="auto" w:fill="auto"/>
            <w:noWrap/>
            <w:vAlign w:val="bottom"/>
            <w:hideMark/>
          </w:tcPr>
          <w:p w14:paraId="78C96F9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62CB09CA"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2243669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EC4AC3E"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145</w:t>
            </w:r>
          </w:p>
        </w:tc>
      </w:tr>
      <w:tr w:rsidR="003011C9" w:rsidRPr="003011C9" w14:paraId="3EB924BE"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84FBF3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H007_146</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666FC0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1485553</w:t>
            </w:r>
          </w:p>
        </w:tc>
        <w:tc>
          <w:tcPr>
            <w:tcW w:w="2340" w:type="dxa"/>
            <w:tcBorders>
              <w:top w:val="nil"/>
              <w:left w:val="nil"/>
              <w:bottom w:val="single" w:sz="4" w:space="0" w:color="auto"/>
              <w:right w:val="single" w:sz="4" w:space="0" w:color="auto"/>
            </w:tcBorders>
            <w:shd w:val="clear" w:color="auto" w:fill="auto"/>
            <w:noWrap/>
            <w:vAlign w:val="bottom"/>
            <w:hideMark/>
          </w:tcPr>
          <w:p w14:paraId="37DFF6C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98,6</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260B26C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100</w:t>
            </w:r>
          </w:p>
        </w:tc>
        <w:tc>
          <w:tcPr>
            <w:tcW w:w="1540" w:type="dxa"/>
            <w:tcBorders>
              <w:top w:val="nil"/>
              <w:left w:val="nil"/>
              <w:bottom w:val="nil"/>
              <w:right w:val="nil"/>
            </w:tcBorders>
            <w:shd w:val="clear" w:color="auto" w:fill="auto"/>
            <w:noWrap/>
            <w:vAlign w:val="bottom"/>
            <w:hideMark/>
          </w:tcPr>
          <w:p w14:paraId="14DA9AA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216A9DCE"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1234ABB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9ACA16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139</w:t>
            </w:r>
          </w:p>
        </w:tc>
      </w:tr>
      <w:tr w:rsidR="003011C9" w:rsidRPr="003011C9" w14:paraId="115ED6AD"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FC3609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H007_148</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655C88D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1480170</w:t>
            </w:r>
          </w:p>
        </w:tc>
        <w:tc>
          <w:tcPr>
            <w:tcW w:w="2340" w:type="dxa"/>
            <w:tcBorders>
              <w:top w:val="nil"/>
              <w:left w:val="nil"/>
              <w:bottom w:val="single" w:sz="4" w:space="0" w:color="auto"/>
              <w:right w:val="single" w:sz="4" w:space="0" w:color="auto"/>
            </w:tcBorders>
            <w:shd w:val="clear" w:color="auto" w:fill="auto"/>
            <w:noWrap/>
            <w:vAlign w:val="bottom"/>
            <w:hideMark/>
          </w:tcPr>
          <w:p w14:paraId="29F9BA9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single" w:sz="4" w:space="0" w:color="auto"/>
              <w:right w:val="single" w:sz="4" w:space="0" w:color="auto"/>
            </w:tcBorders>
            <w:shd w:val="clear" w:color="auto" w:fill="auto"/>
            <w:noWrap/>
            <w:vAlign w:val="bottom"/>
            <w:hideMark/>
          </w:tcPr>
          <w:p w14:paraId="6C7794E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100</w:t>
            </w:r>
          </w:p>
        </w:tc>
        <w:tc>
          <w:tcPr>
            <w:tcW w:w="1540" w:type="dxa"/>
            <w:tcBorders>
              <w:top w:val="nil"/>
              <w:left w:val="nil"/>
              <w:bottom w:val="nil"/>
              <w:right w:val="nil"/>
            </w:tcBorders>
            <w:shd w:val="clear" w:color="auto" w:fill="auto"/>
            <w:noWrap/>
            <w:vAlign w:val="bottom"/>
            <w:hideMark/>
          </w:tcPr>
          <w:p w14:paraId="4297892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4A74878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738076B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2577CE3"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133</w:t>
            </w:r>
          </w:p>
        </w:tc>
      </w:tr>
      <w:tr w:rsidR="003011C9" w:rsidRPr="003011C9" w14:paraId="79DCD88F"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E5E65E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lastRenderedPageBreak/>
              <w:t>H007_154</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677BAC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1423667</w:t>
            </w:r>
          </w:p>
        </w:tc>
        <w:tc>
          <w:tcPr>
            <w:tcW w:w="2340" w:type="dxa"/>
            <w:tcBorders>
              <w:top w:val="nil"/>
              <w:left w:val="nil"/>
              <w:bottom w:val="single" w:sz="4" w:space="0" w:color="auto"/>
              <w:right w:val="single" w:sz="4" w:space="0" w:color="auto"/>
            </w:tcBorders>
            <w:shd w:val="clear" w:color="auto" w:fill="auto"/>
            <w:noWrap/>
            <w:vAlign w:val="bottom"/>
            <w:hideMark/>
          </w:tcPr>
          <w:p w14:paraId="3A44AA1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773D6F9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96</w:t>
            </w:r>
          </w:p>
        </w:tc>
        <w:tc>
          <w:tcPr>
            <w:tcW w:w="1540" w:type="dxa"/>
            <w:tcBorders>
              <w:top w:val="nil"/>
              <w:left w:val="nil"/>
              <w:bottom w:val="nil"/>
              <w:right w:val="nil"/>
            </w:tcBorders>
            <w:shd w:val="clear" w:color="auto" w:fill="auto"/>
            <w:noWrap/>
            <w:vAlign w:val="bottom"/>
            <w:hideMark/>
          </w:tcPr>
          <w:p w14:paraId="0AEE179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6B0CF1AC"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6AA03530"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1F256D3F"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126</w:t>
            </w:r>
          </w:p>
        </w:tc>
      </w:tr>
      <w:tr w:rsidR="003011C9" w:rsidRPr="003011C9" w14:paraId="40CFA095"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86CDB8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H007_156</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732E0A4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1804629</w:t>
            </w:r>
          </w:p>
        </w:tc>
        <w:tc>
          <w:tcPr>
            <w:tcW w:w="2340" w:type="dxa"/>
            <w:tcBorders>
              <w:top w:val="nil"/>
              <w:left w:val="nil"/>
              <w:bottom w:val="single" w:sz="4" w:space="0" w:color="auto"/>
              <w:right w:val="single" w:sz="4" w:space="0" w:color="auto"/>
            </w:tcBorders>
            <w:shd w:val="clear" w:color="auto" w:fill="auto"/>
            <w:noWrap/>
            <w:vAlign w:val="bottom"/>
            <w:hideMark/>
          </w:tcPr>
          <w:p w14:paraId="484D2FE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98,5</w:t>
            </w:r>
          </w:p>
        </w:tc>
        <w:tc>
          <w:tcPr>
            <w:tcW w:w="1980" w:type="dxa"/>
            <w:tcBorders>
              <w:top w:val="nil"/>
              <w:left w:val="nil"/>
              <w:bottom w:val="single" w:sz="4" w:space="0" w:color="auto"/>
              <w:right w:val="single" w:sz="4" w:space="0" w:color="auto"/>
            </w:tcBorders>
            <w:shd w:val="clear" w:color="auto" w:fill="auto"/>
            <w:noWrap/>
            <w:vAlign w:val="bottom"/>
            <w:hideMark/>
          </w:tcPr>
          <w:p w14:paraId="54331F7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121</w:t>
            </w:r>
          </w:p>
        </w:tc>
        <w:tc>
          <w:tcPr>
            <w:tcW w:w="1540" w:type="dxa"/>
            <w:tcBorders>
              <w:top w:val="nil"/>
              <w:left w:val="nil"/>
              <w:bottom w:val="nil"/>
              <w:right w:val="nil"/>
            </w:tcBorders>
            <w:shd w:val="clear" w:color="auto" w:fill="auto"/>
            <w:noWrap/>
            <w:vAlign w:val="bottom"/>
            <w:hideMark/>
          </w:tcPr>
          <w:p w14:paraId="484ABF5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769B65C3"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429BDF07"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70C7ECAD"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130</w:t>
            </w:r>
          </w:p>
        </w:tc>
      </w:tr>
      <w:tr w:rsidR="003011C9" w:rsidRPr="003011C9" w14:paraId="6510A234"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850582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H007_157</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3D52E32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1606627</w:t>
            </w:r>
          </w:p>
        </w:tc>
        <w:tc>
          <w:tcPr>
            <w:tcW w:w="2340" w:type="dxa"/>
            <w:tcBorders>
              <w:top w:val="nil"/>
              <w:left w:val="nil"/>
              <w:bottom w:val="single" w:sz="4" w:space="0" w:color="auto"/>
              <w:right w:val="single" w:sz="4" w:space="0" w:color="auto"/>
            </w:tcBorders>
            <w:shd w:val="clear" w:color="auto" w:fill="auto"/>
            <w:noWrap/>
            <w:vAlign w:val="bottom"/>
            <w:hideMark/>
          </w:tcPr>
          <w:p w14:paraId="2FE21DE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single" w:sz="4" w:space="0" w:color="auto"/>
              <w:right w:val="single" w:sz="4" w:space="0" w:color="auto"/>
            </w:tcBorders>
            <w:shd w:val="clear" w:color="auto" w:fill="auto"/>
            <w:noWrap/>
            <w:vAlign w:val="bottom"/>
            <w:hideMark/>
          </w:tcPr>
          <w:p w14:paraId="10A0DCC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111</w:t>
            </w:r>
          </w:p>
        </w:tc>
        <w:tc>
          <w:tcPr>
            <w:tcW w:w="1540" w:type="dxa"/>
            <w:tcBorders>
              <w:top w:val="nil"/>
              <w:left w:val="nil"/>
              <w:bottom w:val="nil"/>
              <w:right w:val="nil"/>
            </w:tcBorders>
            <w:shd w:val="clear" w:color="auto" w:fill="auto"/>
            <w:noWrap/>
            <w:vAlign w:val="bottom"/>
            <w:hideMark/>
          </w:tcPr>
          <w:p w14:paraId="0641FC2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2C726F48"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3D23E935"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5B67E1B"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123</w:t>
            </w:r>
          </w:p>
        </w:tc>
      </w:tr>
      <w:tr w:rsidR="003011C9" w:rsidRPr="003011C9" w14:paraId="638D3866"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A2BA14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H007_158</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6D6C1F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1375079</w:t>
            </w:r>
          </w:p>
        </w:tc>
        <w:tc>
          <w:tcPr>
            <w:tcW w:w="2340" w:type="dxa"/>
            <w:tcBorders>
              <w:top w:val="nil"/>
              <w:left w:val="nil"/>
              <w:bottom w:val="single" w:sz="4" w:space="0" w:color="auto"/>
              <w:right w:val="single" w:sz="4" w:space="0" w:color="auto"/>
            </w:tcBorders>
            <w:shd w:val="clear" w:color="auto" w:fill="auto"/>
            <w:noWrap/>
            <w:vAlign w:val="bottom"/>
            <w:hideMark/>
          </w:tcPr>
          <w:p w14:paraId="77DCCC4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w:t>
            </w:r>
          </w:p>
        </w:tc>
        <w:tc>
          <w:tcPr>
            <w:tcW w:w="1980" w:type="dxa"/>
            <w:tcBorders>
              <w:top w:val="nil"/>
              <w:left w:val="nil"/>
              <w:bottom w:val="single" w:sz="4" w:space="0" w:color="auto"/>
              <w:right w:val="single" w:sz="4" w:space="0" w:color="auto"/>
            </w:tcBorders>
            <w:shd w:val="clear" w:color="auto" w:fill="auto"/>
            <w:noWrap/>
            <w:vAlign w:val="bottom"/>
            <w:hideMark/>
          </w:tcPr>
          <w:p w14:paraId="6C963AB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95</w:t>
            </w:r>
          </w:p>
        </w:tc>
        <w:tc>
          <w:tcPr>
            <w:tcW w:w="1540" w:type="dxa"/>
            <w:tcBorders>
              <w:top w:val="nil"/>
              <w:left w:val="nil"/>
              <w:bottom w:val="nil"/>
              <w:right w:val="nil"/>
            </w:tcBorders>
            <w:shd w:val="clear" w:color="auto" w:fill="auto"/>
            <w:noWrap/>
            <w:vAlign w:val="bottom"/>
            <w:hideMark/>
          </w:tcPr>
          <w:p w14:paraId="5A57D78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76F4F7F0"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2ED8A97A"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48EA6764"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129</w:t>
            </w:r>
          </w:p>
        </w:tc>
      </w:tr>
      <w:tr w:rsidR="003011C9" w:rsidRPr="003011C9" w14:paraId="08B98B41"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BB98F6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H007_162</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58C0116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1308147</w:t>
            </w:r>
          </w:p>
        </w:tc>
        <w:tc>
          <w:tcPr>
            <w:tcW w:w="2340" w:type="dxa"/>
            <w:tcBorders>
              <w:top w:val="nil"/>
              <w:left w:val="nil"/>
              <w:bottom w:val="single" w:sz="4" w:space="0" w:color="auto"/>
              <w:right w:val="single" w:sz="4" w:space="0" w:color="auto"/>
            </w:tcBorders>
            <w:shd w:val="clear" w:color="auto" w:fill="auto"/>
            <w:noWrap/>
            <w:vAlign w:val="bottom"/>
            <w:hideMark/>
          </w:tcPr>
          <w:p w14:paraId="5B6971B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98,9</w:t>
            </w:r>
          </w:p>
        </w:tc>
        <w:tc>
          <w:tcPr>
            <w:tcW w:w="1980" w:type="dxa"/>
            <w:tcBorders>
              <w:top w:val="nil"/>
              <w:left w:val="nil"/>
              <w:bottom w:val="single" w:sz="4" w:space="0" w:color="auto"/>
              <w:right w:val="single" w:sz="4" w:space="0" w:color="auto"/>
            </w:tcBorders>
            <w:shd w:val="clear" w:color="auto" w:fill="auto"/>
            <w:noWrap/>
            <w:vAlign w:val="bottom"/>
            <w:hideMark/>
          </w:tcPr>
          <w:p w14:paraId="773C61A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89</w:t>
            </w:r>
          </w:p>
        </w:tc>
        <w:tc>
          <w:tcPr>
            <w:tcW w:w="1540" w:type="dxa"/>
            <w:tcBorders>
              <w:top w:val="nil"/>
              <w:left w:val="nil"/>
              <w:bottom w:val="nil"/>
              <w:right w:val="nil"/>
            </w:tcBorders>
            <w:shd w:val="clear" w:color="auto" w:fill="auto"/>
            <w:noWrap/>
            <w:vAlign w:val="bottom"/>
            <w:hideMark/>
          </w:tcPr>
          <w:p w14:paraId="627A49C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086C8374"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45FBA2C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1A16C03"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123</w:t>
            </w:r>
          </w:p>
        </w:tc>
      </w:tr>
      <w:tr w:rsidR="003011C9" w:rsidRPr="003011C9" w14:paraId="045E2393"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120001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H007_172</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53B1985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1443359</w:t>
            </w:r>
          </w:p>
        </w:tc>
        <w:tc>
          <w:tcPr>
            <w:tcW w:w="2340" w:type="dxa"/>
            <w:tcBorders>
              <w:top w:val="nil"/>
              <w:left w:val="nil"/>
              <w:bottom w:val="single" w:sz="4" w:space="0" w:color="auto"/>
              <w:right w:val="single" w:sz="4" w:space="0" w:color="auto"/>
            </w:tcBorders>
            <w:shd w:val="clear" w:color="auto" w:fill="auto"/>
            <w:noWrap/>
            <w:vAlign w:val="bottom"/>
            <w:hideMark/>
          </w:tcPr>
          <w:p w14:paraId="5F2E8E8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98,5</w:t>
            </w:r>
          </w:p>
        </w:tc>
        <w:tc>
          <w:tcPr>
            <w:tcW w:w="1980" w:type="dxa"/>
            <w:tcBorders>
              <w:top w:val="nil"/>
              <w:left w:val="nil"/>
              <w:bottom w:val="single" w:sz="4" w:space="0" w:color="auto"/>
              <w:right w:val="single" w:sz="4" w:space="0" w:color="auto"/>
            </w:tcBorders>
            <w:shd w:val="clear" w:color="auto" w:fill="auto"/>
            <w:noWrap/>
            <w:vAlign w:val="bottom"/>
            <w:hideMark/>
          </w:tcPr>
          <w:p w14:paraId="181EEF7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w:t>
            </w:r>
          </w:p>
        </w:tc>
        <w:tc>
          <w:tcPr>
            <w:tcW w:w="1540" w:type="dxa"/>
            <w:tcBorders>
              <w:top w:val="nil"/>
              <w:left w:val="nil"/>
              <w:bottom w:val="nil"/>
              <w:right w:val="nil"/>
            </w:tcBorders>
            <w:shd w:val="clear" w:color="auto" w:fill="auto"/>
            <w:noWrap/>
            <w:vAlign w:val="bottom"/>
            <w:hideMark/>
          </w:tcPr>
          <w:p w14:paraId="75D49B7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785C0C46"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7E4FCB8B"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564085E9"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136</w:t>
            </w:r>
          </w:p>
        </w:tc>
      </w:tr>
      <w:tr w:rsidR="003011C9" w:rsidRPr="003011C9" w14:paraId="2E273C15"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A876F6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H007_176</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28C9BAA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1685697</w:t>
            </w:r>
          </w:p>
        </w:tc>
        <w:tc>
          <w:tcPr>
            <w:tcW w:w="2340" w:type="dxa"/>
            <w:tcBorders>
              <w:top w:val="nil"/>
              <w:left w:val="nil"/>
              <w:bottom w:val="single" w:sz="4" w:space="0" w:color="auto"/>
              <w:right w:val="single" w:sz="4" w:space="0" w:color="auto"/>
            </w:tcBorders>
            <w:shd w:val="clear" w:color="auto" w:fill="auto"/>
            <w:noWrap/>
            <w:vAlign w:val="bottom"/>
            <w:hideMark/>
          </w:tcPr>
          <w:p w14:paraId="5E0B6D2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99,1</w:t>
            </w:r>
          </w:p>
        </w:tc>
        <w:tc>
          <w:tcPr>
            <w:tcW w:w="1980" w:type="dxa"/>
            <w:tcBorders>
              <w:top w:val="nil"/>
              <w:left w:val="nil"/>
              <w:bottom w:val="single" w:sz="4" w:space="0" w:color="auto"/>
              <w:right w:val="single" w:sz="4" w:space="0" w:color="auto"/>
            </w:tcBorders>
            <w:shd w:val="clear" w:color="auto" w:fill="auto"/>
            <w:noWrap/>
            <w:vAlign w:val="bottom"/>
            <w:hideMark/>
          </w:tcPr>
          <w:p w14:paraId="7766E64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117</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419E0B36"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364,29</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6720FE8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188,6</w:t>
            </w:r>
          </w:p>
        </w:tc>
        <w:tc>
          <w:tcPr>
            <w:tcW w:w="1300" w:type="dxa"/>
            <w:tcBorders>
              <w:top w:val="single" w:sz="4" w:space="0" w:color="auto"/>
              <w:left w:val="nil"/>
              <w:bottom w:val="single" w:sz="4" w:space="0" w:color="auto"/>
              <w:right w:val="nil"/>
            </w:tcBorders>
            <w:shd w:val="clear" w:color="auto" w:fill="auto"/>
            <w:noWrap/>
            <w:vAlign w:val="bottom"/>
            <w:hideMark/>
          </w:tcPr>
          <w:p w14:paraId="77D1F1DC"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7355</w:t>
            </w: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4C387D2E" w14:textId="637ACC4F" w:rsidR="003011C9" w:rsidRPr="003011C9" w:rsidRDefault="00B53057" w:rsidP="003011C9">
            <w:pPr>
              <w:spacing w:after="0" w:line="240" w:lineRule="auto"/>
              <w:jc w:val="right"/>
              <w:rPr>
                <w:rFonts w:eastAsia="Times New Roman" w:cs="Times New Roman"/>
                <w:color w:val="000000"/>
                <w:sz w:val="20"/>
                <w:szCs w:val="20"/>
                <w:lang w:val="sl-SI" w:eastAsia="sl-SI"/>
              </w:rPr>
            </w:pPr>
            <w:r>
              <w:rPr>
                <w:rFonts w:eastAsia="Times New Roman" w:cs="Times New Roman"/>
                <w:color w:val="000000"/>
                <w:sz w:val="20"/>
                <w:szCs w:val="20"/>
                <w:lang w:val="sl-SI" w:eastAsia="sl-SI"/>
              </w:rPr>
              <w:t>6</w:t>
            </w:r>
          </w:p>
        </w:tc>
      </w:tr>
      <w:tr w:rsidR="003011C9" w:rsidRPr="003011C9" w14:paraId="19C836CA"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238BA7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H007_181</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4556099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1268211</w:t>
            </w:r>
          </w:p>
        </w:tc>
        <w:tc>
          <w:tcPr>
            <w:tcW w:w="2340" w:type="dxa"/>
            <w:tcBorders>
              <w:top w:val="nil"/>
              <w:left w:val="nil"/>
              <w:bottom w:val="single" w:sz="4" w:space="0" w:color="auto"/>
              <w:right w:val="single" w:sz="4" w:space="0" w:color="auto"/>
            </w:tcBorders>
            <w:shd w:val="clear" w:color="auto" w:fill="auto"/>
            <w:noWrap/>
            <w:vAlign w:val="bottom"/>
            <w:hideMark/>
          </w:tcPr>
          <w:p w14:paraId="10BC00E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177BD6E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88</w:t>
            </w:r>
          </w:p>
        </w:tc>
        <w:tc>
          <w:tcPr>
            <w:tcW w:w="1540" w:type="dxa"/>
            <w:tcBorders>
              <w:top w:val="nil"/>
              <w:left w:val="nil"/>
              <w:bottom w:val="nil"/>
              <w:right w:val="nil"/>
            </w:tcBorders>
            <w:shd w:val="clear" w:color="auto" w:fill="auto"/>
            <w:noWrap/>
            <w:vAlign w:val="bottom"/>
            <w:hideMark/>
          </w:tcPr>
          <w:p w14:paraId="04F0BAE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223F1F57"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6AA203E6"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47C90B4"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119</w:t>
            </w:r>
          </w:p>
        </w:tc>
      </w:tr>
      <w:tr w:rsidR="003011C9" w:rsidRPr="003011C9" w14:paraId="685A6EE3"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0EA9E5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H007_183</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33C9BAA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1434111</w:t>
            </w:r>
          </w:p>
        </w:tc>
        <w:tc>
          <w:tcPr>
            <w:tcW w:w="2340" w:type="dxa"/>
            <w:tcBorders>
              <w:top w:val="nil"/>
              <w:left w:val="nil"/>
              <w:bottom w:val="single" w:sz="4" w:space="0" w:color="auto"/>
              <w:right w:val="single" w:sz="4" w:space="0" w:color="auto"/>
            </w:tcBorders>
            <w:shd w:val="clear" w:color="auto" w:fill="auto"/>
            <w:noWrap/>
            <w:vAlign w:val="bottom"/>
            <w:hideMark/>
          </w:tcPr>
          <w:p w14:paraId="5D0AC8A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98,5</w:t>
            </w:r>
          </w:p>
        </w:tc>
        <w:tc>
          <w:tcPr>
            <w:tcW w:w="1980" w:type="dxa"/>
            <w:tcBorders>
              <w:top w:val="nil"/>
              <w:left w:val="nil"/>
              <w:bottom w:val="single" w:sz="4" w:space="0" w:color="auto"/>
              <w:right w:val="single" w:sz="4" w:space="0" w:color="auto"/>
            </w:tcBorders>
            <w:shd w:val="clear" w:color="auto" w:fill="auto"/>
            <w:noWrap/>
            <w:vAlign w:val="bottom"/>
            <w:hideMark/>
          </w:tcPr>
          <w:p w14:paraId="01C1622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w:t>
            </w:r>
          </w:p>
        </w:tc>
        <w:tc>
          <w:tcPr>
            <w:tcW w:w="1540" w:type="dxa"/>
            <w:tcBorders>
              <w:top w:val="nil"/>
              <w:left w:val="nil"/>
              <w:bottom w:val="nil"/>
              <w:right w:val="nil"/>
            </w:tcBorders>
            <w:shd w:val="clear" w:color="auto" w:fill="auto"/>
            <w:noWrap/>
            <w:vAlign w:val="bottom"/>
            <w:hideMark/>
          </w:tcPr>
          <w:p w14:paraId="72E01D3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1ACD5153"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1B5AA41"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415155EE"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130</w:t>
            </w:r>
          </w:p>
        </w:tc>
      </w:tr>
      <w:tr w:rsidR="003011C9" w:rsidRPr="003011C9" w14:paraId="30718048"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05CFC1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H007_187</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3A3FE15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1897764</w:t>
            </w:r>
          </w:p>
        </w:tc>
        <w:tc>
          <w:tcPr>
            <w:tcW w:w="2340" w:type="dxa"/>
            <w:tcBorders>
              <w:top w:val="nil"/>
              <w:left w:val="nil"/>
              <w:bottom w:val="single" w:sz="4" w:space="0" w:color="auto"/>
              <w:right w:val="single" w:sz="4" w:space="0" w:color="auto"/>
            </w:tcBorders>
            <w:shd w:val="clear" w:color="auto" w:fill="auto"/>
            <w:noWrap/>
            <w:vAlign w:val="bottom"/>
            <w:hideMark/>
          </w:tcPr>
          <w:p w14:paraId="3FB4782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09718CA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131</w:t>
            </w:r>
          </w:p>
        </w:tc>
        <w:tc>
          <w:tcPr>
            <w:tcW w:w="1540" w:type="dxa"/>
            <w:tcBorders>
              <w:top w:val="nil"/>
              <w:left w:val="nil"/>
              <w:bottom w:val="nil"/>
              <w:right w:val="nil"/>
            </w:tcBorders>
            <w:shd w:val="clear" w:color="auto" w:fill="auto"/>
            <w:noWrap/>
            <w:vAlign w:val="bottom"/>
            <w:hideMark/>
          </w:tcPr>
          <w:p w14:paraId="642E273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59A2E0B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8948D3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55FB9AE1"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133</w:t>
            </w:r>
          </w:p>
        </w:tc>
      </w:tr>
      <w:tr w:rsidR="003011C9" w:rsidRPr="003011C9" w14:paraId="5C404F19"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D531C2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H007_188</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486AECE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1878395</w:t>
            </w:r>
          </w:p>
        </w:tc>
        <w:tc>
          <w:tcPr>
            <w:tcW w:w="2340" w:type="dxa"/>
            <w:tcBorders>
              <w:top w:val="nil"/>
              <w:left w:val="nil"/>
              <w:bottom w:val="single" w:sz="4" w:space="0" w:color="auto"/>
              <w:right w:val="single" w:sz="4" w:space="0" w:color="auto"/>
            </w:tcBorders>
            <w:shd w:val="clear" w:color="auto" w:fill="auto"/>
            <w:noWrap/>
            <w:vAlign w:val="bottom"/>
            <w:hideMark/>
          </w:tcPr>
          <w:p w14:paraId="490EA49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98,9</w:t>
            </w:r>
          </w:p>
        </w:tc>
        <w:tc>
          <w:tcPr>
            <w:tcW w:w="1980" w:type="dxa"/>
            <w:tcBorders>
              <w:top w:val="nil"/>
              <w:left w:val="nil"/>
              <w:bottom w:val="single" w:sz="4" w:space="0" w:color="auto"/>
              <w:right w:val="single" w:sz="4" w:space="0" w:color="auto"/>
            </w:tcBorders>
            <w:shd w:val="clear" w:color="auto" w:fill="auto"/>
            <w:noWrap/>
            <w:vAlign w:val="bottom"/>
            <w:hideMark/>
          </w:tcPr>
          <w:p w14:paraId="51CC424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122</w:t>
            </w:r>
          </w:p>
        </w:tc>
        <w:tc>
          <w:tcPr>
            <w:tcW w:w="1540" w:type="dxa"/>
            <w:tcBorders>
              <w:top w:val="nil"/>
              <w:left w:val="nil"/>
              <w:bottom w:val="nil"/>
              <w:right w:val="nil"/>
            </w:tcBorders>
            <w:shd w:val="clear" w:color="auto" w:fill="auto"/>
            <w:noWrap/>
            <w:vAlign w:val="bottom"/>
            <w:hideMark/>
          </w:tcPr>
          <w:p w14:paraId="2417F52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46241AE7"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7228EBE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6EFE566"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127</w:t>
            </w:r>
          </w:p>
        </w:tc>
      </w:tr>
      <w:tr w:rsidR="003011C9" w:rsidRPr="003011C9" w14:paraId="7E9BFC6E"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2A27522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H007_190</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418703A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1663746</w:t>
            </w:r>
          </w:p>
        </w:tc>
        <w:tc>
          <w:tcPr>
            <w:tcW w:w="2340" w:type="dxa"/>
            <w:tcBorders>
              <w:top w:val="nil"/>
              <w:left w:val="nil"/>
              <w:bottom w:val="single" w:sz="4" w:space="0" w:color="auto"/>
              <w:right w:val="single" w:sz="4" w:space="0" w:color="auto"/>
            </w:tcBorders>
            <w:shd w:val="clear" w:color="auto" w:fill="auto"/>
            <w:noWrap/>
            <w:vAlign w:val="bottom"/>
            <w:hideMark/>
          </w:tcPr>
          <w:p w14:paraId="73A4BA1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98,6</w:t>
            </w:r>
          </w:p>
        </w:tc>
        <w:tc>
          <w:tcPr>
            <w:tcW w:w="1980" w:type="dxa"/>
            <w:tcBorders>
              <w:top w:val="nil"/>
              <w:left w:val="nil"/>
              <w:bottom w:val="single" w:sz="4" w:space="0" w:color="auto"/>
              <w:right w:val="single" w:sz="4" w:space="0" w:color="auto"/>
            </w:tcBorders>
            <w:shd w:val="clear" w:color="auto" w:fill="auto"/>
            <w:noWrap/>
            <w:vAlign w:val="bottom"/>
            <w:hideMark/>
          </w:tcPr>
          <w:p w14:paraId="1184180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111</w:t>
            </w:r>
          </w:p>
        </w:tc>
        <w:tc>
          <w:tcPr>
            <w:tcW w:w="1540" w:type="dxa"/>
            <w:tcBorders>
              <w:top w:val="nil"/>
              <w:left w:val="nil"/>
              <w:bottom w:val="nil"/>
              <w:right w:val="nil"/>
            </w:tcBorders>
            <w:shd w:val="clear" w:color="auto" w:fill="auto"/>
            <w:noWrap/>
            <w:vAlign w:val="bottom"/>
            <w:hideMark/>
          </w:tcPr>
          <w:p w14:paraId="139B121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3F111F98"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0EF5E902"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AF89C97"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126</w:t>
            </w:r>
          </w:p>
        </w:tc>
      </w:tr>
      <w:tr w:rsidR="003011C9" w:rsidRPr="003011C9" w14:paraId="35C2ED86"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130154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H007_194</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6CAD0E7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1789766</w:t>
            </w:r>
          </w:p>
        </w:tc>
        <w:tc>
          <w:tcPr>
            <w:tcW w:w="2340" w:type="dxa"/>
            <w:tcBorders>
              <w:top w:val="nil"/>
              <w:left w:val="nil"/>
              <w:bottom w:val="single" w:sz="4" w:space="0" w:color="auto"/>
              <w:right w:val="single" w:sz="4" w:space="0" w:color="auto"/>
            </w:tcBorders>
            <w:shd w:val="clear" w:color="auto" w:fill="auto"/>
            <w:noWrap/>
            <w:vAlign w:val="bottom"/>
            <w:hideMark/>
          </w:tcPr>
          <w:p w14:paraId="46101A7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72D3DBD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116</w:t>
            </w:r>
          </w:p>
        </w:tc>
        <w:tc>
          <w:tcPr>
            <w:tcW w:w="1540" w:type="dxa"/>
            <w:tcBorders>
              <w:top w:val="nil"/>
              <w:left w:val="nil"/>
              <w:bottom w:val="nil"/>
              <w:right w:val="nil"/>
            </w:tcBorders>
            <w:shd w:val="clear" w:color="auto" w:fill="auto"/>
            <w:noWrap/>
            <w:vAlign w:val="bottom"/>
            <w:hideMark/>
          </w:tcPr>
          <w:p w14:paraId="44A578B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1B149B30"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00923557"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415073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136</w:t>
            </w:r>
          </w:p>
        </w:tc>
      </w:tr>
      <w:tr w:rsidR="003011C9" w:rsidRPr="003011C9" w14:paraId="0B426B95"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121F0E8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H009_202</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4C7CE0E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1683849</w:t>
            </w:r>
          </w:p>
        </w:tc>
        <w:tc>
          <w:tcPr>
            <w:tcW w:w="2340" w:type="dxa"/>
            <w:tcBorders>
              <w:top w:val="nil"/>
              <w:left w:val="nil"/>
              <w:bottom w:val="single" w:sz="4" w:space="0" w:color="auto"/>
              <w:right w:val="single" w:sz="4" w:space="0" w:color="auto"/>
            </w:tcBorders>
            <w:shd w:val="clear" w:color="auto" w:fill="auto"/>
            <w:noWrap/>
            <w:vAlign w:val="bottom"/>
            <w:hideMark/>
          </w:tcPr>
          <w:p w14:paraId="6DCDD16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98,9</w:t>
            </w:r>
          </w:p>
        </w:tc>
        <w:tc>
          <w:tcPr>
            <w:tcW w:w="1980" w:type="dxa"/>
            <w:tcBorders>
              <w:top w:val="nil"/>
              <w:left w:val="nil"/>
              <w:bottom w:val="single" w:sz="4" w:space="0" w:color="auto"/>
              <w:right w:val="single" w:sz="4" w:space="0" w:color="auto"/>
            </w:tcBorders>
            <w:shd w:val="clear" w:color="auto" w:fill="auto"/>
            <w:noWrap/>
            <w:vAlign w:val="bottom"/>
            <w:hideMark/>
          </w:tcPr>
          <w:p w14:paraId="0BE7D03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111</w:t>
            </w:r>
          </w:p>
        </w:tc>
        <w:tc>
          <w:tcPr>
            <w:tcW w:w="1540" w:type="dxa"/>
            <w:tcBorders>
              <w:top w:val="nil"/>
              <w:left w:val="nil"/>
              <w:bottom w:val="nil"/>
              <w:right w:val="nil"/>
            </w:tcBorders>
            <w:shd w:val="clear" w:color="auto" w:fill="auto"/>
            <w:noWrap/>
            <w:vAlign w:val="bottom"/>
            <w:hideMark/>
          </w:tcPr>
          <w:p w14:paraId="572C6A0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5DECA5B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A9F7F5B"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33E5A046"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158</w:t>
            </w:r>
          </w:p>
        </w:tc>
      </w:tr>
      <w:tr w:rsidR="003011C9" w:rsidRPr="003011C9" w14:paraId="6D0BF0BA"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E25F7E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H009_205</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61A49C1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1866064</w:t>
            </w:r>
          </w:p>
        </w:tc>
        <w:tc>
          <w:tcPr>
            <w:tcW w:w="2340" w:type="dxa"/>
            <w:tcBorders>
              <w:top w:val="nil"/>
              <w:left w:val="nil"/>
              <w:bottom w:val="single" w:sz="4" w:space="0" w:color="auto"/>
              <w:right w:val="single" w:sz="4" w:space="0" w:color="auto"/>
            </w:tcBorders>
            <w:shd w:val="clear" w:color="auto" w:fill="auto"/>
            <w:noWrap/>
            <w:vAlign w:val="bottom"/>
            <w:hideMark/>
          </w:tcPr>
          <w:p w14:paraId="0305985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08B1337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120</w:t>
            </w:r>
          </w:p>
        </w:tc>
        <w:tc>
          <w:tcPr>
            <w:tcW w:w="1540" w:type="dxa"/>
            <w:tcBorders>
              <w:top w:val="nil"/>
              <w:left w:val="nil"/>
              <w:bottom w:val="nil"/>
              <w:right w:val="nil"/>
            </w:tcBorders>
            <w:shd w:val="clear" w:color="auto" w:fill="auto"/>
            <w:noWrap/>
            <w:vAlign w:val="bottom"/>
            <w:hideMark/>
          </w:tcPr>
          <w:p w14:paraId="1110467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386CBCE2"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3E96FD63"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41838180"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162</w:t>
            </w:r>
          </w:p>
        </w:tc>
      </w:tr>
      <w:tr w:rsidR="003011C9" w:rsidRPr="003011C9" w14:paraId="13CB7A6C"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E1EF89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H009_211</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534B8B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1505909</w:t>
            </w:r>
          </w:p>
        </w:tc>
        <w:tc>
          <w:tcPr>
            <w:tcW w:w="2340" w:type="dxa"/>
            <w:tcBorders>
              <w:top w:val="nil"/>
              <w:left w:val="nil"/>
              <w:bottom w:val="single" w:sz="4" w:space="0" w:color="auto"/>
              <w:right w:val="single" w:sz="4" w:space="0" w:color="auto"/>
            </w:tcBorders>
            <w:shd w:val="clear" w:color="auto" w:fill="auto"/>
            <w:noWrap/>
            <w:vAlign w:val="bottom"/>
            <w:hideMark/>
          </w:tcPr>
          <w:p w14:paraId="529F0CE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w:t>
            </w:r>
          </w:p>
        </w:tc>
        <w:tc>
          <w:tcPr>
            <w:tcW w:w="1980" w:type="dxa"/>
            <w:tcBorders>
              <w:top w:val="nil"/>
              <w:left w:val="nil"/>
              <w:bottom w:val="single" w:sz="4" w:space="0" w:color="auto"/>
              <w:right w:val="single" w:sz="4" w:space="0" w:color="auto"/>
            </w:tcBorders>
            <w:shd w:val="clear" w:color="auto" w:fill="auto"/>
            <w:noWrap/>
            <w:vAlign w:val="bottom"/>
            <w:hideMark/>
          </w:tcPr>
          <w:p w14:paraId="3AC01F7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97</w:t>
            </w:r>
          </w:p>
        </w:tc>
        <w:tc>
          <w:tcPr>
            <w:tcW w:w="1540" w:type="dxa"/>
            <w:tcBorders>
              <w:top w:val="nil"/>
              <w:left w:val="nil"/>
              <w:bottom w:val="nil"/>
              <w:right w:val="nil"/>
            </w:tcBorders>
            <w:shd w:val="clear" w:color="auto" w:fill="auto"/>
            <w:noWrap/>
            <w:vAlign w:val="bottom"/>
            <w:hideMark/>
          </w:tcPr>
          <w:p w14:paraId="7783EE9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1B66342A"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3AEBE00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5FE9CA1"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151</w:t>
            </w:r>
          </w:p>
        </w:tc>
      </w:tr>
      <w:tr w:rsidR="003011C9" w:rsidRPr="003011C9" w14:paraId="47F37203"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02441F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H009_213</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A03C4E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1782794</w:t>
            </w:r>
          </w:p>
        </w:tc>
        <w:tc>
          <w:tcPr>
            <w:tcW w:w="2340" w:type="dxa"/>
            <w:tcBorders>
              <w:top w:val="nil"/>
              <w:left w:val="nil"/>
              <w:bottom w:val="single" w:sz="4" w:space="0" w:color="auto"/>
              <w:right w:val="single" w:sz="4" w:space="0" w:color="auto"/>
            </w:tcBorders>
            <w:shd w:val="clear" w:color="auto" w:fill="auto"/>
            <w:noWrap/>
            <w:vAlign w:val="bottom"/>
            <w:hideMark/>
          </w:tcPr>
          <w:p w14:paraId="4DA5846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w:t>
            </w:r>
          </w:p>
        </w:tc>
        <w:tc>
          <w:tcPr>
            <w:tcW w:w="1980" w:type="dxa"/>
            <w:tcBorders>
              <w:top w:val="nil"/>
              <w:left w:val="nil"/>
              <w:bottom w:val="single" w:sz="4" w:space="0" w:color="auto"/>
              <w:right w:val="single" w:sz="4" w:space="0" w:color="auto"/>
            </w:tcBorders>
            <w:shd w:val="clear" w:color="auto" w:fill="auto"/>
            <w:noWrap/>
            <w:vAlign w:val="bottom"/>
            <w:hideMark/>
          </w:tcPr>
          <w:p w14:paraId="61D5F56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126</w:t>
            </w:r>
          </w:p>
        </w:tc>
        <w:tc>
          <w:tcPr>
            <w:tcW w:w="1540" w:type="dxa"/>
            <w:tcBorders>
              <w:top w:val="nil"/>
              <w:left w:val="nil"/>
              <w:bottom w:val="nil"/>
              <w:right w:val="nil"/>
            </w:tcBorders>
            <w:shd w:val="clear" w:color="auto" w:fill="auto"/>
            <w:noWrap/>
            <w:vAlign w:val="bottom"/>
            <w:hideMark/>
          </w:tcPr>
          <w:p w14:paraId="683504C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550435C1"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1D8F1E8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16940794"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128</w:t>
            </w:r>
          </w:p>
        </w:tc>
      </w:tr>
      <w:tr w:rsidR="003011C9" w:rsidRPr="003011C9" w14:paraId="44857F8F"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6169AE3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H009_215</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2E4E292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2161024</w:t>
            </w:r>
          </w:p>
        </w:tc>
        <w:tc>
          <w:tcPr>
            <w:tcW w:w="2340" w:type="dxa"/>
            <w:tcBorders>
              <w:top w:val="nil"/>
              <w:left w:val="nil"/>
              <w:bottom w:val="single" w:sz="4" w:space="0" w:color="auto"/>
              <w:right w:val="single" w:sz="4" w:space="0" w:color="auto"/>
            </w:tcBorders>
            <w:shd w:val="clear" w:color="auto" w:fill="auto"/>
            <w:noWrap/>
            <w:vAlign w:val="bottom"/>
            <w:hideMark/>
          </w:tcPr>
          <w:p w14:paraId="078CE86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98,6</w:t>
            </w:r>
          </w:p>
        </w:tc>
        <w:tc>
          <w:tcPr>
            <w:tcW w:w="1980" w:type="dxa"/>
            <w:tcBorders>
              <w:top w:val="nil"/>
              <w:left w:val="nil"/>
              <w:bottom w:val="single" w:sz="4" w:space="0" w:color="auto"/>
              <w:right w:val="single" w:sz="4" w:space="0" w:color="auto"/>
            </w:tcBorders>
            <w:shd w:val="clear" w:color="auto" w:fill="auto"/>
            <w:noWrap/>
            <w:vAlign w:val="bottom"/>
            <w:hideMark/>
          </w:tcPr>
          <w:p w14:paraId="43BD66B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147</w:t>
            </w:r>
          </w:p>
        </w:tc>
        <w:tc>
          <w:tcPr>
            <w:tcW w:w="1540" w:type="dxa"/>
            <w:tcBorders>
              <w:top w:val="nil"/>
              <w:left w:val="nil"/>
              <w:bottom w:val="nil"/>
              <w:right w:val="nil"/>
            </w:tcBorders>
            <w:shd w:val="clear" w:color="auto" w:fill="auto"/>
            <w:noWrap/>
            <w:vAlign w:val="bottom"/>
            <w:hideMark/>
          </w:tcPr>
          <w:p w14:paraId="541AD23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23FEC632"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00063393"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8F545D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106</w:t>
            </w:r>
          </w:p>
        </w:tc>
      </w:tr>
      <w:tr w:rsidR="003011C9" w:rsidRPr="003011C9" w14:paraId="0E5BFDE0"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07B5D6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H009_217</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27BAC82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1697678</w:t>
            </w:r>
          </w:p>
        </w:tc>
        <w:tc>
          <w:tcPr>
            <w:tcW w:w="2340" w:type="dxa"/>
            <w:tcBorders>
              <w:top w:val="nil"/>
              <w:left w:val="nil"/>
              <w:bottom w:val="single" w:sz="4" w:space="0" w:color="auto"/>
              <w:right w:val="single" w:sz="4" w:space="0" w:color="auto"/>
            </w:tcBorders>
            <w:shd w:val="clear" w:color="auto" w:fill="auto"/>
            <w:noWrap/>
            <w:vAlign w:val="bottom"/>
            <w:hideMark/>
          </w:tcPr>
          <w:p w14:paraId="439D5F8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076786D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116</w:t>
            </w:r>
          </w:p>
        </w:tc>
        <w:tc>
          <w:tcPr>
            <w:tcW w:w="1540" w:type="dxa"/>
            <w:tcBorders>
              <w:top w:val="nil"/>
              <w:left w:val="nil"/>
              <w:bottom w:val="nil"/>
              <w:right w:val="nil"/>
            </w:tcBorders>
            <w:shd w:val="clear" w:color="auto" w:fill="auto"/>
            <w:noWrap/>
            <w:vAlign w:val="bottom"/>
            <w:hideMark/>
          </w:tcPr>
          <w:p w14:paraId="29AC4E5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5246BCA5"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7EBFD9A2"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10D17EF"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149</w:t>
            </w:r>
          </w:p>
        </w:tc>
      </w:tr>
      <w:tr w:rsidR="003011C9" w:rsidRPr="003011C9" w14:paraId="1601B766"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A2729E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H009_218</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4B7E7CB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1774983</w:t>
            </w:r>
          </w:p>
        </w:tc>
        <w:tc>
          <w:tcPr>
            <w:tcW w:w="2340" w:type="dxa"/>
            <w:tcBorders>
              <w:top w:val="nil"/>
              <w:left w:val="nil"/>
              <w:bottom w:val="single" w:sz="4" w:space="0" w:color="auto"/>
              <w:right w:val="single" w:sz="4" w:space="0" w:color="auto"/>
            </w:tcBorders>
            <w:shd w:val="clear" w:color="auto" w:fill="auto"/>
            <w:noWrap/>
            <w:vAlign w:val="bottom"/>
            <w:hideMark/>
          </w:tcPr>
          <w:p w14:paraId="4E8392E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98,9</w:t>
            </w:r>
          </w:p>
        </w:tc>
        <w:tc>
          <w:tcPr>
            <w:tcW w:w="1980" w:type="dxa"/>
            <w:tcBorders>
              <w:top w:val="nil"/>
              <w:left w:val="nil"/>
              <w:bottom w:val="single" w:sz="4" w:space="0" w:color="auto"/>
              <w:right w:val="single" w:sz="4" w:space="0" w:color="auto"/>
            </w:tcBorders>
            <w:shd w:val="clear" w:color="auto" w:fill="auto"/>
            <w:noWrap/>
            <w:vAlign w:val="bottom"/>
            <w:hideMark/>
          </w:tcPr>
          <w:p w14:paraId="28A7B5F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127</w:t>
            </w:r>
          </w:p>
        </w:tc>
        <w:tc>
          <w:tcPr>
            <w:tcW w:w="1540" w:type="dxa"/>
            <w:tcBorders>
              <w:top w:val="nil"/>
              <w:left w:val="nil"/>
              <w:bottom w:val="nil"/>
              <w:right w:val="nil"/>
            </w:tcBorders>
            <w:shd w:val="clear" w:color="auto" w:fill="auto"/>
            <w:noWrap/>
            <w:vAlign w:val="bottom"/>
            <w:hideMark/>
          </w:tcPr>
          <w:p w14:paraId="44FD470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4399F5F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047EB1B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B74AC46"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101</w:t>
            </w:r>
          </w:p>
        </w:tc>
      </w:tr>
      <w:tr w:rsidR="003011C9" w:rsidRPr="003011C9" w14:paraId="3A0BBE68"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5AE57FD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H009_219</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31667FB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1688393</w:t>
            </w:r>
          </w:p>
        </w:tc>
        <w:tc>
          <w:tcPr>
            <w:tcW w:w="2340" w:type="dxa"/>
            <w:tcBorders>
              <w:top w:val="nil"/>
              <w:left w:val="nil"/>
              <w:bottom w:val="single" w:sz="4" w:space="0" w:color="auto"/>
              <w:right w:val="single" w:sz="4" w:space="0" w:color="auto"/>
            </w:tcBorders>
            <w:shd w:val="clear" w:color="auto" w:fill="auto"/>
            <w:noWrap/>
            <w:vAlign w:val="bottom"/>
            <w:hideMark/>
          </w:tcPr>
          <w:p w14:paraId="443EB88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99,1</w:t>
            </w:r>
          </w:p>
        </w:tc>
        <w:tc>
          <w:tcPr>
            <w:tcW w:w="1980" w:type="dxa"/>
            <w:tcBorders>
              <w:top w:val="nil"/>
              <w:left w:val="nil"/>
              <w:bottom w:val="single" w:sz="4" w:space="0" w:color="auto"/>
              <w:right w:val="single" w:sz="4" w:space="0" w:color="auto"/>
            </w:tcBorders>
            <w:shd w:val="clear" w:color="auto" w:fill="auto"/>
            <w:noWrap/>
            <w:vAlign w:val="bottom"/>
            <w:hideMark/>
          </w:tcPr>
          <w:p w14:paraId="353997C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116</w:t>
            </w:r>
          </w:p>
        </w:tc>
        <w:tc>
          <w:tcPr>
            <w:tcW w:w="1540" w:type="dxa"/>
            <w:tcBorders>
              <w:top w:val="nil"/>
              <w:left w:val="nil"/>
              <w:bottom w:val="nil"/>
              <w:right w:val="nil"/>
            </w:tcBorders>
            <w:shd w:val="clear" w:color="auto" w:fill="auto"/>
            <w:noWrap/>
            <w:vAlign w:val="bottom"/>
            <w:hideMark/>
          </w:tcPr>
          <w:p w14:paraId="7D7FFEA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325A8087"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50185B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3674CDE6"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149</w:t>
            </w:r>
          </w:p>
        </w:tc>
      </w:tr>
      <w:tr w:rsidR="003011C9" w:rsidRPr="003011C9" w14:paraId="12D81416"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6F946B0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H009_220</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2BDBD8A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1391742</w:t>
            </w:r>
          </w:p>
        </w:tc>
        <w:tc>
          <w:tcPr>
            <w:tcW w:w="2340" w:type="dxa"/>
            <w:tcBorders>
              <w:top w:val="nil"/>
              <w:left w:val="nil"/>
              <w:bottom w:val="single" w:sz="4" w:space="0" w:color="auto"/>
              <w:right w:val="single" w:sz="4" w:space="0" w:color="auto"/>
            </w:tcBorders>
            <w:shd w:val="clear" w:color="auto" w:fill="auto"/>
            <w:noWrap/>
            <w:vAlign w:val="bottom"/>
            <w:hideMark/>
          </w:tcPr>
          <w:p w14:paraId="2C13F73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w:t>
            </w:r>
          </w:p>
        </w:tc>
        <w:tc>
          <w:tcPr>
            <w:tcW w:w="1980" w:type="dxa"/>
            <w:tcBorders>
              <w:top w:val="nil"/>
              <w:left w:val="nil"/>
              <w:bottom w:val="single" w:sz="4" w:space="0" w:color="auto"/>
              <w:right w:val="single" w:sz="4" w:space="0" w:color="auto"/>
            </w:tcBorders>
            <w:shd w:val="clear" w:color="auto" w:fill="auto"/>
            <w:noWrap/>
            <w:vAlign w:val="bottom"/>
            <w:hideMark/>
          </w:tcPr>
          <w:p w14:paraId="14FF72F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100</w:t>
            </w:r>
          </w:p>
        </w:tc>
        <w:tc>
          <w:tcPr>
            <w:tcW w:w="1540" w:type="dxa"/>
            <w:tcBorders>
              <w:top w:val="nil"/>
              <w:left w:val="nil"/>
              <w:bottom w:val="nil"/>
              <w:right w:val="nil"/>
            </w:tcBorders>
            <w:shd w:val="clear" w:color="auto" w:fill="auto"/>
            <w:noWrap/>
            <w:vAlign w:val="bottom"/>
            <w:hideMark/>
          </w:tcPr>
          <w:p w14:paraId="26EB195F"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2439139A"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3CB1B65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08ADE934"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105</w:t>
            </w:r>
          </w:p>
        </w:tc>
      </w:tr>
      <w:tr w:rsidR="003011C9" w:rsidRPr="003011C9" w14:paraId="23AB4FF6"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687393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H009_221</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CAA55F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1682869</w:t>
            </w:r>
          </w:p>
        </w:tc>
        <w:tc>
          <w:tcPr>
            <w:tcW w:w="2340" w:type="dxa"/>
            <w:tcBorders>
              <w:top w:val="nil"/>
              <w:left w:val="nil"/>
              <w:bottom w:val="single" w:sz="4" w:space="0" w:color="auto"/>
              <w:right w:val="single" w:sz="4" w:space="0" w:color="auto"/>
            </w:tcBorders>
            <w:shd w:val="clear" w:color="auto" w:fill="auto"/>
            <w:noWrap/>
            <w:vAlign w:val="bottom"/>
            <w:hideMark/>
          </w:tcPr>
          <w:p w14:paraId="7DB1731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single" w:sz="4" w:space="0" w:color="auto"/>
              <w:right w:val="single" w:sz="4" w:space="0" w:color="auto"/>
            </w:tcBorders>
            <w:shd w:val="clear" w:color="auto" w:fill="auto"/>
            <w:noWrap/>
            <w:vAlign w:val="bottom"/>
            <w:hideMark/>
          </w:tcPr>
          <w:p w14:paraId="1B98612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120</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3FD46A30"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268,51</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14:paraId="52FA9CC9"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109,9</w:t>
            </w:r>
          </w:p>
        </w:tc>
        <w:tc>
          <w:tcPr>
            <w:tcW w:w="1300" w:type="dxa"/>
            <w:tcBorders>
              <w:top w:val="single" w:sz="4" w:space="0" w:color="auto"/>
              <w:left w:val="nil"/>
              <w:bottom w:val="single" w:sz="4" w:space="0" w:color="auto"/>
              <w:right w:val="nil"/>
            </w:tcBorders>
            <w:shd w:val="clear" w:color="auto" w:fill="auto"/>
            <w:noWrap/>
            <w:vAlign w:val="bottom"/>
            <w:hideMark/>
          </w:tcPr>
          <w:p w14:paraId="735DB3B1"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5828</w:t>
            </w: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CC383FC" w14:textId="3518DBDA"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5</w:t>
            </w:r>
          </w:p>
        </w:tc>
      </w:tr>
      <w:tr w:rsidR="003011C9" w:rsidRPr="003011C9" w14:paraId="6FCF0612"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E275C1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H009_228</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4705DD3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1668854</w:t>
            </w:r>
          </w:p>
        </w:tc>
        <w:tc>
          <w:tcPr>
            <w:tcW w:w="2340" w:type="dxa"/>
            <w:tcBorders>
              <w:top w:val="nil"/>
              <w:left w:val="nil"/>
              <w:bottom w:val="single" w:sz="4" w:space="0" w:color="auto"/>
              <w:right w:val="single" w:sz="4" w:space="0" w:color="auto"/>
            </w:tcBorders>
            <w:shd w:val="clear" w:color="auto" w:fill="auto"/>
            <w:noWrap/>
            <w:vAlign w:val="bottom"/>
            <w:hideMark/>
          </w:tcPr>
          <w:p w14:paraId="47054E3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single" w:sz="4" w:space="0" w:color="auto"/>
              <w:right w:val="single" w:sz="4" w:space="0" w:color="auto"/>
            </w:tcBorders>
            <w:shd w:val="clear" w:color="auto" w:fill="auto"/>
            <w:noWrap/>
            <w:vAlign w:val="bottom"/>
            <w:hideMark/>
          </w:tcPr>
          <w:p w14:paraId="3195904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115</w:t>
            </w:r>
          </w:p>
        </w:tc>
        <w:tc>
          <w:tcPr>
            <w:tcW w:w="1540" w:type="dxa"/>
            <w:tcBorders>
              <w:top w:val="nil"/>
              <w:left w:val="nil"/>
              <w:bottom w:val="nil"/>
              <w:right w:val="nil"/>
            </w:tcBorders>
            <w:shd w:val="clear" w:color="auto" w:fill="auto"/>
            <w:noWrap/>
            <w:vAlign w:val="bottom"/>
            <w:hideMark/>
          </w:tcPr>
          <w:p w14:paraId="51CC016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1A5DB211"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17850920"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5BBC705"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143</w:t>
            </w:r>
          </w:p>
        </w:tc>
      </w:tr>
      <w:tr w:rsidR="003011C9" w:rsidRPr="003011C9" w14:paraId="4B22B6E5"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7428D90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H009_230</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5E1A980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1987518</w:t>
            </w:r>
          </w:p>
        </w:tc>
        <w:tc>
          <w:tcPr>
            <w:tcW w:w="2340" w:type="dxa"/>
            <w:tcBorders>
              <w:top w:val="nil"/>
              <w:left w:val="nil"/>
              <w:bottom w:val="single" w:sz="4" w:space="0" w:color="auto"/>
              <w:right w:val="single" w:sz="4" w:space="0" w:color="auto"/>
            </w:tcBorders>
            <w:shd w:val="clear" w:color="auto" w:fill="auto"/>
            <w:noWrap/>
            <w:vAlign w:val="bottom"/>
            <w:hideMark/>
          </w:tcPr>
          <w:p w14:paraId="3D46AD6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98,6</w:t>
            </w:r>
          </w:p>
        </w:tc>
        <w:tc>
          <w:tcPr>
            <w:tcW w:w="1980" w:type="dxa"/>
            <w:tcBorders>
              <w:top w:val="nil"/>
              <w:left w:val="nil"/>
              <w:bottom w:val="single" w:sz="4" w:space="0" w:color="auto"/>
              <w:right w:val="single" w:sz="4" w:space="0" w:color="auto"/>
            </w:tcBorders>
            <w:shd w:val="clear" w:color="auto" w:fill="auto"/>
            <w:noWrap/>
            <w:vAlign w:val="bottom"/>
            <w:hideMark/>
          </w:tcPr>
          <w:p w14:paraId="5B76AA4C"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143</w:t>
            </w:r>
          </w:p>
        </w:tc>
        <w:tc>
          <w:tcPr>
            <w:tcW w:w="1540" w:type="dxa"/>
            <w:tcBorders>
              <w:top w:val="nil"/>
              <w:left w:val="nil"/>
              <w:bottom w:val="nil"/>
              <w:right w:val="nil"/>
            </w:tcBorders>
            <w:shd w:val="clear" w:color="auto" w:fill="auto"/>
            <w:noWrap/>
            <w:vAlign w:val="bottom"/>
            <w:hideMark/>
          </w:tcPr>
          <w:p w14:paraId="726FFEB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4D8AF1BE"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6668E242"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60BCEED1"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119</w:t>
            </w:r>
          </w:p>
        </w:tc>
      </w:tr>
      <w:tr w:rsidR="003011C9" w:rsidRPr="003011C9" w14:paraId="4D25FD90"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0DCF4969"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H009_234</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643FE8E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1560947</w:t>
            </w:r>
          </w:p>
        </w:tc>
        <w:tc>
          <w:tcPr>
            <w:tcW w:w="2340" w:type="dxa"/>
            <w:tcBorders>
              <w:top w:val="nil"/>
              <w:left w:val="nil"/>
              <w:bottom w:val="single" w:sz="4" w:space="0" w:color="auto"/>
              <w:right w:val="single" w:sz="4" w:space="0" w:color="auto"/>
            </w:tcBorders>
            <w:shd w:val="clear" w:color="auto" w:fill="auto"/>
            <w:noWrap/>
            <w:vAlign w:val="bottom"/>
            <w:hideMark/>
          </w:tcPr>
          <w:p w14:paraId="02D7DD9D"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single" w:sz="4" w:space="0" w:color="auto"/>
              <w:right w:val="single" w:sz="4" w:space="0" w:color="auto"/>
            </w:tcBorders>
            <w:shd w:val="clear" w:color="auto" w:fill="auto"/>
            <w:noWrap/>
            <w:vAlign w:val="bottom"/>
            <w:hideMark/>
          </w:tcPr>
          <w:p w14:paraId="2E5D79C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111</w:t>
            </w:r>
          </w:p>
        </w:tc>
        <w:tc>
          <w:tcPr>
            <w:tcW w:w="1540" w:type="dxa"/>
            <w:tcBorders>
              <w:top w:val="nil"/>
              <w:left w:val="nil"/>
              <w:bottom w:val="nil"/>
              <w:right w:val="nil"/>
            </w:tcBorders>
            <w:shd w:val="clear" w:color="auto" w:fill="auto"/>
            <w:noWrap/>
            <w:vAlign w:val="bottom"/>
            <w:hideMark/>
          </w:tcPr>
          <w:p w14:paraId="53155B13"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7553D6F1"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2C69E31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753A002F"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130</w:t>
            </w:r>
          </w:p>
        </w:tc>
      </w:tr>
      <w:tr w:rsidR="003011C9" w:rsidRPr="003011C9" w14:paraId="56F823E3" w14:textId="77777777" w:rsidTr="003011C9">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57D6C2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H009_236</w:t>
            </w:r>
            <w:proofErr w:type="spellEnd"/>
          </w:p>
        </w:tc>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77AA20A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2001000</w:t>
            </w:r>
          </w:p>
        </w:tc>
        <w:tc>
          <w:tcPr>
            <w:tcW w:w="2340" w:type="dxa"/>
            <w:tcBorders>
              <w:top w:val="nil"/>
              <w:left w:val="nil"/>
              <w:bottom w:val="single" w:sz="4" w:space="0" w:color="auto"/>
              <w:right w:val="single" w:sz="4" w:space="0" w:color="auto"/>
            </w:tcBorders>
            <w:shd w:val="clear" w:color="auto" w:fill="auto"/>
            <w:noWrap/>
            <w:vAlign w:val="bottom"/>
            <w:hideMark/>
          </w:tcPr>
          <w:p w14:paraId="54B296E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98,7</w:t>
            </w:r>
          </w:p>
        </w:tc>
        <w:tc>
          <w:tcPr>
            <w:tcW w:w="1980" w:type="dxa"/>
            <w:tcBorders>
              <w:top w:val="nil"/>
              <w:left w:val="nil"/>
              <w:bottom w:val="single" w:sz="4" w:space="0" w:color="auto"/>
              <w:right w:val="single" w:sz="4" w:space="0" w:color="auto"/>
            </w:tcBorders>
            <w:shd w:val="clear" w:color="auto" w:fill="auto"/>
            <w:noWrap/>
            <w:vAlign w:val="bottom"/>
            <w:hideMark/>
          </w:tcPr>
          <w:p w14:paraId="6253203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139</w:t>
            </w:r>
          </w:p>
        </w:tc>
        <w:tc>
          <w:tcPr>
            <w:tcW w:w="1540" w:type="dxa"/>
            <w:tcBorders>
              <w:top w:val="nil"/>
              <w:left w:val="nil"/>
              <w:bottom w:val="nil"/>
              <w:right w:val="nil"/>
            </w:tcBorders>
            <w:shd w:val="clear" w:color="auto" w:fill="auto"/>
            <w:noWrap/>
            <w:vAlign w:val="bottom"/>
            <w:hideMark/>
          </w:tcPr>
          <w:p w14:paraId="2A0795BB"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0007DFC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4921B681"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D635672"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147</w:t>
            </w:r>
          </w:p>
        </w:tc>
      </w:tr>
      <w:tr w:rsidR="003011C9" w:rsidRPr="003011C9" w14:paraId="59632E23" w14:textId="77777777" w:rsidTr="003011C9">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5987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H009_251</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8365D9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1349494</w:t>
            </w:r>
          </w:p>
        </w:tc>
        <w:tc>
          <w:tcPr>
            <w:tcW w:w="2340" w:type="dxa"/>
            <w:tcBorders>
              <w:top w:val="nil"/>
              <w:left w:val="nil"/>
              <w:bottom w:val="single" w:sz="4" w:space="0" w:color="auto"/>
              <w:right w:val="single" w:sz="4" w:space="0" w:color="auto"/>
            </w:tcBorders>
            <w:shd w:val="clear" w:color="auto" w:fill="auto"/>
            <w:noWrap/>
            <w:vAlign w:val="bottom"/>
            <w:hideMark/>
          </w:tcPr>
          <w:p w14:paraId="28B0BC8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98,8</w:t>
            </w:r>
          </w:p>
        </w:tc>
        <w:tc>
          <w:tcPr>
            <w:tcW w:w="1980" w:type="dxa"/>
            <w:tcBorders>
              <w:top w:val="nil"/>
              <w:left w:val="nil"/>
              <w:bottom w:val="single" w:sz="4" w:space="0" w:color="auto"/>
              <w:right w:val="single" w:sz="4" w:space="0" w:color="auto"/>
            </w:tcBorders>
            <w:shd w:val="clear" w:color="auto" w:fill="auto"/>
            <w:noWrap/>
            <w:vAlign w:val="bottom"/>
            <w:hideMark/>
          </w:tcPr>
          <w:p w14:paraId="1F3D3EA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94</w:t>
            </w:r>
          </w:p>
        </w:tc>
        <w:tc>
          <w:tcPr>
            <w:tcW w:w="1540" w:type="dxa"/>
            <w:tcBorders>
              <w:top w:val="nil"/>
              <w:left w:val="nil"/>
              <w:bottom w:val="nil"/>
              <w:right w:val="nil"/>
            </w:tcBorders>
            <w:shd w:val="clear" w:color="auto" w:fill="auto"/>
            <w:noWrap/>
            <w:vAlign w:val="bottom"/>
            <w:hideMark/>
          </w:tcPr>
          <w:p w14:paraId="0B98EAE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0477704A"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751B8359"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3B8ADD93"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149</w:t>
            </w:r>
          </w:p>
        </w:tc>
      </w:tr>
      <w:tr w:rsidR="003011C9" w:rsidRPr="003011C9" w14:paraId="510F250A"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CEDD77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H009_255</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5B6FFFD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1908259</w:t>
            </w:r>
          </w:p>
        </w:tc>
        <w:tc>
          <w:tcPr>
            <w:tcW w:w="2340" w:type="dxa"/>
            <w:tcBorders>
              <w:top w:val="nil"/>
              <w:left w:val="nil"/>
              <w:bottom w:val="single" w:sz="4" w:space="0" w:color="auto"/>
              <w:right w:val="single" w:sz="4" w:space="0" w:color="auto"/>
            </w:tcBorders>
            <w:shd w:val="clear" w:color="auto" w:fill="auto"/>
            <w:noWrap/>
            <w:vAlign w:val="bottom"/>
            <w:hideMark/>
          </w:tcPr>
          <w:p w14:paraId="72B7C95A"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w:t>
            </w:r>
          </w:p>
        </w:tc>
        <w:tc>
          <w:tcPr>
            <w:tcW w:w="1980" w:type="dxa"/>
            <w:tcBorders>
              <w:top w:val="nil"/>
              <w:left w:val="nil"/>
              <w:bottom w:val="single" w:sz="4" w:space="0" w:color="auto"/>
              <w:right w:val="single" w:sz="4" w:space="0" w:color="auto"/>
            </w:tcBorders>
            <w:shd w:val="clear" w:color="auto" w:fill="auto"/>
            <w:noWrap/>
            <w:vAlign w:val="bottom"/>
            <w:hideMark/>
          </w:tcPr>
          <w:p w14:paraId="0FB47C8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134</w:t>
            </w:r>
          </w:p>
        </w:tc>
        <w:tc>
          <w:tcPr>
            <w:tcW w:w="1540" w:type="dxa"/>
            <w:tcBorders>
              <w:top w:val="nil"/>
              <w:left w:val="nil"/>
              <w:bottom w:val="nil"/>
              <w:right w:val="nil"/>
            </w:tcBorders>
            <w:shd w:val="clear" w:color="auto" w:fill="auto"/>
            <w:noWrap/>
            <w:vAlign w:val="bottom"/>
            <w:hideMark/>
          </w:tcPr>
          <w:p w14:paraId="1A192F9E"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53447034"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03915063"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78C5A31A"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138</w:t>
            </w:r>
          </w:p>
        </w:tc>
      </w:tr>
      <w:tr w:rsidR="003011C9" w:rsidRPr="003011C9" w14:paraId="00B1570E" w14:textId="77777777" w:rsidTr="003011C9">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4D0CCF9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t>H009_256</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7F83CCD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1984918</w:t>
            </w:r>
          </w:p>
        </w:tc>
        <w:tc>
          <w:tcPr>
            <w:tcW w:w="2340" w:type="dxa"/>
            <w:tcBorders>
              <w:top w:val="nil"/>
              <w:left w:val="nil"/>
              <w:bottom w:val="single" w:sz="4" w:space="0" w:color="auto"/>
              <w:right w:val="single" w:sz="4" w:space="0" w:color="auto"/>
            </w:tcBorders>
            <w:shd w:val="clear" w:color="auto" w:fill="auto"/>
            <w:noWrap/>
            <w:vAlign w:val="bottom"/>
            <w:hideMark/>
          </w:tcPr>
          <w:p w14:paraId="7E55FB70"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97,3</w:t>
            </w:r>
          </w:p>
        </w:tc>
        <w:tc>
          <w:tcPr>
            <w:tcW w:w="1980" w:type="dxa"/>
            <w:tcBorders>
              <w:top w:val="nil"/>
              <w:left w:val="nil"/>
              <w:bottom w:val="single" w:sz="4" w:space="0" w:color="auto"/>
              <w:right w:val="single" w:sz="4" w:space="0" w:color="auto"/>
            </w:tcBorders>
            <w:shd w:val="clear" w:color="auto" w:fill="auto"/>
            <w:noWrap/>
            <w:vAlign w:val="bottom"/>
            <w:hideMark/>
          </w:tcPr>
          <w:p w14:paraId="439C05D4"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119</w:t>
            </w:r>
          </w:p>
        </w:tc>
        <w:tc>
          <w:tcPr>
            <w:tcW w:w="1540" w:type="dxa"/>
            <w:tcBorders>
              <w:top w:val="nil"/>
              <w:left w:val="nil"/>
              <w:bottom w:val="nil"/>
              <w:right w:val="nil"/>
            </w:tcBorders>
            <w:shd w:val="clear" w:color="auto" w:fill="auto"/>
            <w:noWrap/>
            <w:vAlign w:val="bottom"/>
            <w:hideMark/>
          </w:tcPr>
          <w:p w14:paraId="53985F85"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1795526D"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687E2A8"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360F36AD"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524</w:t>
            </w:r>
          </w:p>
        </w:tc>
      </w:tr>
      <w:tr w:rsidR="003011C9" w:rsidRPr="003011C9" w14:paraId="1E54B266" w14:textId="77777777" w:rsidTr="003011C9">
        <w:trPr>
          <w:trHeight w:val="300"/>
        </w:trPr>
        <w:tc>
          <w:tcPr>
            <w:tcW w:w="1180" w:type="dxa"/>
            <w:tcBorders>
              <w:top w:val="nil"/>
              <w:left w:val="single" w:sz="4" w:space="0" w:color="auto"/>
              <w:bottom w:val="nil"/>
              <w:right w:val="single" w:sz="4" w:space="0" w:color="auto"/>
            </w:tcBorders>
            <w:shd w:val="clear" w:color="auto" w:fill="auto"/>
            <w:noWrap/>
            <w:vAlign w:val="bottom"/>
            <w:hideMark/>
          </w:tcPr>
          <w:p w14:paraId="2E655D26"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roofErr w:type="spellStart"/>
            <w:r w:rsidRPr="003011C9">
              <w:rPr>
                <w:rFonts w:eastAsia="Times New Roman" w:cs="Times New Roman"/>
                <w:color w:val="000000"/>
                <w:sz w:val="20"/>
                <w:szCs w:val="20"/>
                <w:lang w:val="sl-SI" w:eastAsia="sl-SI"/>
              </w:rPr>
              <w:lastRenderedPageBreak/>
              <w:t>H009_259</w:t>
            </w:r>
            <w:proofErr w:type="spellEnd"/>
          </w:p>
        </w:tc>
        <w:tc>
          <w:tcPr>
            <w:tcW w:w="1940" w:type="dxa"/>
            <w:tcBorders>
              <w:top w:val="nil"/>
              <w:left w:val="nil"/>
              <w:bottom w:val="single" w:sz="4" w:space="0" w:color="auto"/>
              <w:right w:val="single" w:sz="4" w:space="0" w:color="auto"/>
            </w:tcBorders>
            <w:shd w:val="clear" w:color="auto" w:fill="auto"/>
            <w:vAlign w:val="bottom"/>
            <w:hideMark/>
          </w:tcPr>
          <w:p w14:paraId="01B342F7"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1735392</w:t>
            </w:r>
          </w:p>
        </w:tc>
        <w:tc>
          <w:tcPr>
            <w:tcW w:w="2340" w:type="dxa"/>
            <w:tcBorders>
              <w:top w:val="nil"/>
              <w:left w:val="nil"/>
              <w:bottom w:val="single" w:sz="4" w:space="0" w:color="auto"/>
              <w:right w:val="single" w:sz="4" w:space="0" w:color="auto"/>
            </w:tcBorders>
            <w:shd w:val="clear" w:color="auto" w:fill="auto"/>
            <w:vAlign w:val="bottom"/>
            <w:hideMark/>
          </w:tcPr>
          <w:p w14:paraId="551CB9A2"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99,01</w:t>
            </w:r>
          </w:p>
        </w:tc>
        <w:tc>
          <w:tcPr>
            <w:tcW w:w="1980" w:type="dxa"/>
            <w:tcBorders>
              <w:top w:val="nil"/>
              <w:left w:val="nil"/>
              <w:bottom w:val="single" w:sz="4" w:space="0" w:color="auto"/>
              <w:right w:val="single" w:sz="4" w:space="0" w:color="auto"/>
            </w:tcBorders>
            <w:shd w:val="clear" w:color="auto" w:fill="auto"/>
            <w:vAlign w:val="bottom"/>
            <w:hideMark/>
          </w:tcPr>
          <w:p w14:paraId="4A0A7161"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120</w:t>
            </w:r>
          </w:p>
        </w:tc>
        <w:tc>
          <w:tcPr>
            <w:tcW w:w="1540" w:type="dxa"/>
            <w:tcBorders>
              <w:top w:val="nil"/>
              <w:left w:val="nil"/>
              <w:bottom w:val="nil"/>
              <w:right w:val="nil"/>
            </w:tcBorders>
            <w:shd w:val="clear" w:color="auto" w:fill="auto"/>
            <w:noWrap/>
            <w:vAlign w:val="bottom"/>
            <w:hideMark/>
          </w:tcPr>
          <w:p w14:paraId="0DAC7028" w14:textId="77777777" w:rsidR="003011C9" w:rsidRPr="003011C9" w:rsidRDefault="003011C9" w:rsidP="003011C9">
            <w:pPr>
              <w:spacing w:after="0" w:line="240" w:lineRule="auto"/>
              <w:jc w:val="left"/>
              <w:rPr>
                <w:rFonts w:eastAsia="Times New Roman" w:cs="Times New Roman"/>
                <w:color w:val="000000"/>
                <w:sz w:val="20"/>
                <w:szCs w:val="20"/>
                <w:lang w:val="sl-SI" w:eastAsia="sl-SI"/>
              </w:rPr>
            </w:pPr>
          </w:p>
        </w:tc>
        <w:tc>
          <w:tcPr>
            <w:tcW w:w="1540" w:type="dxa"/>
            <w:tcBorders>
              <w:top w:val="nil"/>
              <w:left w:val="nil"/>
              <w:bottom w:val="nil"/>
              <w:right w:val="nil"/>
            </w:tcBorders>
            <w:shd w:val="clear" w:color="auto" w:fill="auto"/>
            <w:noWrap/>
            <w:vAlign w:val="bottom"/>
            <w:hideMark/>
          </w:tcPr>
          <w:p w14:paraId="2B5760CF"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300" w:type="dxa"/>
            <w:tcBorders>
              <w:top w:val="nil"/>
              <w:left w:val="nil"/>
              <w:bottom w:val="nil"/>
              <w:right w:val="nil"/>
            </w:tcBorders>
            <w:shd w:val="clear" w:color="auto" w:fill="auto"/>
            <w:noWrap/>
            <w:vAlign w:val="bottom"/>
            <w:hideMark/>
          </w:tcPr>
          <w:p w14:paraId="5229BA78" w14:textId="77777777" w:rsidR="003011C9" w:rsidRPr="003011C9" w:rsidRDefault="003011C9" w:rsidP="003011C9">
            <w:pPr>
              <w:spacing w:after="0" w:line="240" w:lineRule="auto"/>
              <w:jc w:val="left"/>
              <w:rPr>
                <w:rFonts w:eastAsia="Times New Roman" w:cs="Times New Roman"/>
                <w:sz w:val="20"/>
                <w:szCs w:val="20"/>
                <w:lang w:val="sl-SI" w:eastAsia="sl-SI"/>
              </w:rPr>
            </w:pPr>
          </w:p>
        </w:tc>
        <w:tc>
          <w:tcPr>
            <w:tcW w:w="1100" w:type="dxa"/>
            <w:tcBorders>
              <w:top w:val="nil"/>
              <w:left w:val="single" w:sz="4" w:space="0" w:color="auto"/>
              <w:bottom w:val="single" w:sz="4" w:space="0" w:color="auto"/>
              <w:right w:val="single" w:sz="4" w:space="0" w:color="auto"/>
            </w:tcBorders>
            <w:shd w:val="clear" w:color="auto" w:fill="auto"/>
            <w:noWrap/>
            <w:vAlign w:val="bottom"/>
            <w:hideMark/>
          </w:tcPr>
          <w:p w14:paraId="25E35C32" w14:textId="77777777" w:rsidR="003011C9" w:rsidRPr="003011C9" w:rsidRDefault="003011C9" w:rsidP="003011C9">
            <w:pPr>
              <w:spacing w:after="0" w:line="240" w:lineRule="auto"/>
              <w:jc w:val="right"/>
              <w:rPr>
                <w:rFonts w:eastAsia="Times New Roman" w:cs="Times New Roman"/>
                <w:color w:val="000000"/>
                <w:sz w:val="20"/>
                <w:szCs w:val="20"/>
                <w:lang w:val="sl-SI" w:eastAsia="sl-SI"/>
              </w:rPr>
            </w:pPr>
            <w:r w:rsidRPr="003011C9">
              <w:rPr>
                <w:rFonts w:eastAsia="Times New Roman" w:cs="Times New Roman"/>
                <w:color w:val="000000"/>
                <w:sz w:val="20"/>
                <w:szCs w:val="20"/>
                <w:lang w:val="sl-SI" w:eastAsia="sl-SI"/>
              </w:rPr>
              <w:t>154</w:t>
            </w:r>
          </w:p>
        </w:tc>
      </w:tr>
    </w:tbl>
    <w:p w14:paraId="48D8A9F8" w14:textId="5C44A57C" w:rsidR="00E86330" w:rsidRDefault="00E86330">
      <w:pPr>
        <w:spacing w:line="259" w:lineRule="auto"/>
        <w:jc w:val="left"/>
        <w:rPr>
          <w:lang w:val="en-GB"/>
        </w:rPr>
      </w:pPr>
      <w:r>
        <w:rPr>
          <w:lang w:val="en-GB"/>
        </w:rPr>
        <w:br w:type="page"/>
      </w:r>
    </w:p>
    <w:p w14:paraId="3A352DDF" w14:textId="77777777" w:rsidR="00E86330" w:rsidRDefault="00E86330" w:rsidP="00796C90">
      <w:pPr>
        <w:rPr>
          <w:rFonts w:cs="Times New Roman"/>
          <w:b/>
          <w:bCs/>
          <w:lang w:val="en-GB"/>
        </w:rPr>
        <w:sectPr w:rsidR="00E86330" w:rsidSect="00796C90">
          <w:pgSz w:w="15840" w:h="12240" w:orient="landscape"/>
          <w:pgMar w:top="1440" w:right="1440" w:bottom="1440" w:left="1440" w:header="720" w:footer="720" w:gutter="0"/>
          <w:lnNumType w:countBy="1" w:restart="continuous"/>
          <w:cols w:space="720"/>
          <w:docGrid w:linePitch="360"/>
        </w:sectPr>
      </w:pPr>
    </w:p>
    <w:p w14:paraId="33801F59" w14:textId="51CA66E0" w:rsidR="00796C90" w:rsidRPr="0006106D" w:rsidRDefault="00796C90" w:rsidP="00796C90">
      <w:pPr>
        <w:rPr>
          <w:rFonts w:cs="Times New Roman"/>
          <w:b/>
          <w:bCs/>
          <w:lang w:val="en-GB"/>
        </w:rPr>
      </w:pPr>
      <w:r w:rsidRPr="0006106D">
        <w:rPr>
          <w:rFonts w:cs="Times New Roman"/>
          <w:b/>
          <w:bCs/>
          <w:lang w:val="en-GB"/>
        </w:rPr>
        <w:lastRenderedPageBreak/>
        <w:t xml:space="preserve">Supplement Text 2. </w:t>
      </w:r>
      <w:bookmarkStart w:id="1" w:name="_Toc184220085"/>
      <w:bookmarkStart w:id="2" w:name="_Toc212712199"/>
      <w:bookmarkStart w:id="3" w:name="_Toc213054521"/>
      <w:r w:rsidRPr="0006106D">
        <w:rPr>
          <w:b/>
          <w:bCs/>
          <w:lang w:val="en-GB"/>
        </w:rPr>
        <w:t xml:space="preserve">Efficiency of DNA isolation from </w:t>
      </w:r>
      <w:proofErr w:type="spellStart"/>
      <w:r w:rsidRPr="0006106D">
        <w:rPr>
          <w:b/>
          <w:bCs/>
          <w:i/>
          <w:iCs/>
          <w:lang w:val="en-GB"/>
        </w:rPr>
        <w:t>Clostridioides</w:t>
      </w:r>
      <w:proofErr w:type="spellEnd"/>
      <w:r w:rsidRPr="0006106D">
        <w:rPr>
          <w:b/>
          <w:bCs/>
          <w:i/>
          <w:iCs/>
          <w:lang w:val="en-GB"/>
        </w:rPr>
        <w:t xml:space="preserve"> difficile </w:t>
      </w:r>
      <w:r w:rsidRPr="0006106D">
        <w:rPr>
          <w:b/>
          <w:bCs/>
          <w:lang w:val="en-GB"/>
        </w:rPr>
        <w:t xml:space="preserve">spores using the </w:t>
      </w:r>
      <w:proofErr w:type="spellStart"/>
      <w:r w:rsidRPr="0006106D">
        <w:rPr>
          <w:b/>
          <w:bCs/>
          <w:lang w:val="en-GB"/>
        </w:rPr>
        <w:t>PowerFecal</w:t>
      </w:r>
      <w:proofErr w:type="spellEnd"/>
      <w:r w:rsidRPr="0006106D">
        <w:rPr>
          <w:b/>
          <w:bCs/>
          <w:lang w:val="en-GB"/>
        </w:rPr>
        <w:t xml:space="preserve"> protocol</w:t>
      </w:r>
      <w:bookmarkEnd w:id="1"/>
      <w:bookmarkEnd w:id="2"/>
      <w:bookmarkEnd w:id="3"/>
      <w:r w:rsidR="00E86330">
        <w:rPr>
          <w:b/>
          <w:bCs/>
          <w:lang w:val="en-GB"/>
        </w:rPr>
        <w:t xml:space="preserve"> &amp; sporulation frequency calculation support</w:t>
      </w:r>
    </w:p>
    <w:p w14:paraId="553F7412" w14:textId="77777777" w:rsidR="00796C90" w:rsidRPr="0006106D" w:rsidRDefault="00796C90" w:rsidP="00796C90">
      <w:pPr>
        <w:rPr>
          <w:rFonts w:cs="Times New Roman"/>
          <w:szCs w:val="24"/>
          <w:lang w:val="en-GB"/>
        </w:rPr>
      </w:pPr>
      <w:proofErr w:type="spellStart"/>
      <w:r w:rsidRPr="0006106D">
        <w:rPr>
          <w:rFonts w:cs="Times New Roman"/>
          <w:i/>
          <w:iCs/>
          <w:szCs w:val="24"/>
          <w:lang w:val="en-GB"/>
        </w:rPr>
        <w:t>Clostridioides</w:t>
      </w:r>
      <w:proofErr w:type="spellEnd"/>
      <w:r w:rsidRPr="0006106D">
        <w:rPr>
          <w:rFonts w:cs="Times New Roman"/>
          <w:i/>
          <w:iCs/>
          <w:szCs w:val="24"/>
          <w:lang w:val="en-GB"/>
        </w:rPr>
        <w:t xml:space="preserve"> difficile</w:t>
      </w:r>
      <w:r w:rsidRPr="0006106D">
        <w:rPr>
          <w:rFonts w:cs="Times New Roman"/>
          <w:szCs w:val="24"/>
          <w:lang w:val="en-GB"/>
        </w:rPr>
        <w:t xml:space="preserve"> (strain </w:t>
      </w:r>
      <w:proofErr w:type="spellStart"/>
      <w:r w:rsidRPr="0006106D">
        <w:rPr>
          <w:rFonts w:cs="Times New Roman"/>
          <w:szCs w:val="24"/>
          <w:lang w:val="en-GB"/>
        </w:rPr>
        <w:t>VPI10463</w:t>
      </w:r>
      <w:proofErr w:type="spellEnd"/>
      <w:r w:rsidRPr="0006106D">
        <w:rPr>
          <w:rFonts w:cs="Times New Roman"/>
          <w:szCs w:val="24"/>
          <w:lang w:val="en-GB"/>
        </w:rPr>
        <w:t>) was cultured from spore stock solution and plated confluently on three Columbia agar plates with 5% added horse blood (COH) plates (</w:t>
      </w:r>
      <w:proofErr w:type="spellStart"/>
      <w:r w:rsidRPr="0006106D">
        <w:rPr>
          <w:rFonts w:cs="Times New Roman"/>
          <w:szCs w:val="24"/>
          <w:lang w:val="en-GB"/>
        </w:rPr>
        <w:t>Biomérieux</w:t>
      </w:r>
      <w:proofErr w:type="spellEnd"/>
      <w:r w:rsidRPr="0006106D">
        <w:rPr>
          <w:rFonts w:cs="Times New Roman"/>
          <w:szCs w:val="24"/>
          <w:lang w:val="en-GB"/>
        </w:rPr>
        <w:t xml:space="preserve">, France). After five days of anaerobic incubation at 37 °C, spores and cells were harvested and washed five times with ice-cold nuclease-free water. Washed spores were treated with EMA (2.5 ng/µl), sample was incubated for 5 minutes in the dark, followed by 10-minute exposure to 8000-lumen light with ice cooling. A fresh stool sample was homogenized and aliquoted (~100 mg) into </w:t>
      </w:r>
      <w:proofErr w:type="spellStart"/>
      <w:r w:rsidRPr="0006106D">
        <w:rPr>
          <w:rFonts w:cs="Times New Roman"/>
          <w:szCs w:val="24"/>
          <w:lang w:val="en-GB"/>
        </w:rPr>
        <w:t>PowerFecal</w:t>
      </w:r>
      <w:proofErr w:type="spellEnd"/>
      <w:r w:rsidRPr="0006106D">
        <w:rPr>
          <w:rFonts w:cs="Times New Roman"/>
          <w:szCs w:val="24"/>
          <w:lang w:val="en-GB"/>
        </w:rPr>
        <w:t xml:space="preserve"> bead-beating tubes. DNA was isolated from stool samples and from stool samples spiked with spores at various dilutions (non-diluted, 10-1, 10-3, and 10-4), in triplicates with </w:t>
      </w:r>
      <w:proofErr w:type="spellStart"/>
      <w:r w:rsidRPr="0006106D">
        <w:rPr>
          <w:rFonts w:cs="Times New Roman"/>
          <w:szCs w:val="24"/>
          <w:lang w:val="en-GB"/>
        </w:rPr>
        <w:t>PowerFecal</w:t>
      </w:r>
      <w:proofErr w:type="spellEnd"/>
      <w:r w:rsidRPr="0006106D">
        <w:rPr>
          <w:rFonts w:cs="Times New Roman"/>
          <w:szCs w:val="24"/>
          <w:lang w:val="en-GB"/>
        </w:rPr>
        <w:t xml:space="preserve"> Kit (Qiagen, Germany). The same spore dilutions were also plated on COH agar to determine CFU count.</w:t>
      </w:r>
    </w:p>
    <w:p w14:paraId="7E54AF1A" w14:textId="77777777" w:rsidR="00796C90" w:rsidRPr="0006106D" w:rsidRDefault="00796C90" w:rsidP="00796C90">
      <w:pPr>
        <w:rPr>
          <w:rFonts w:cs="Times New Roman"/>
          <w:szCs w:val="24"/>
          <w:lang w:val="en-GB"/>
        </w:rPr>
      </w:pPr>
      <w:r w:rsidRPr="0006106D">
        <w:rPr>
          <w:rFonts w:cs="Times New Roman"/>
          <w:szCs w:val="24"/>
          <w:lang w:val="en-GB"/>
        </w:rPr>
        <w:t>Droplet digital PCR (</w:t>
      </w:r>
      <w:proofErr w:type="spellStart"/>
      <w:r w:rsidRPr="0006106D">
        <w:rPr>
          <w:rFonts w:cs="Times New Roman"/>
          <w:szCs w:val="24"/>
          <w:lang w:val="en-GB"/>
        </w:rPr>
        <w:t>ddPCR</w:t>
      </w:r>
      <w:proofErr w:type="spellEnd"/>
      <w:r w:rsidRPr="0006106D">
        <w:rPr>
          <w:rFonts w:cs="Times New Roman"/>
          <w:szCs w:val="24"/>
          <w:lang w:val="en-GB"/>
        </w:rPr>
        <w:t xml:space="preserve">) was performed using </w:t>
      </w:r>
      <w:proofErr w:type="spellStart"/>
      <w:r w:rsidRPr="0006106D">
        <w:rPr>
          <w:rFonts w:cs="Times New Roman"/>
          <w:szCs w:val="24"/>
          <w:lang w:val="en-GB"/>
        </w:rPr>
        <w:t>EvaGreen</w:t>
      </w:r>
      <w:proofErr w:type="spellEnd"/>
      <w:r w:rsidRPr="0006106D">
        <w:rPr>
          <w:rFonts w:cs="Times New Roman"/>
          <w:szCs w:val="24"/>
          <w:lang w:val="en-GB"/>
        </w:rPr>
        <w:t xml:space="preserve"> </w:t>
      </w:r>
      <w:proofErr w:type="spellStart"/>
      <w:r w:rsidRPr="0006106D">
        <w:rPr>
          <w:rFonts w:cs="Times New Roman"/>
          <w:szCs w:val="24"/>
          <w:lang w:val="en-GB"/>
        </w:rPr>
        <w:t>QX200</w:t>
      </w:r>
      <w:proofErr w:type="spellEnd"/>
      <w:r w:rsidRPr="0006106D">
        <w:rPr>
          <w:rFonts w:cs="Times New Roman"/>
          <w:szCs w:val="24"/>
          <w:lang w:val="en-GB"/>
        </w:rPr>
        <w:t xml:space="preserve"> technology (Bio-Rad, USA) for the quantification of </w:t>
      </w:r>
      <w:r w:rsidRPr="0006106D">
        <w:rPr>
          <w:rFonts w:cs="Times New Roman"/>
          <w:i/>
          <w:iCs/>
          <w:szCs w:val="24"/>
          <w:lang w:val="en-GB"/>
        </w:rPr>
        <w:t>C. difficile</w:t>
      </w:r>
      <w:r w:rsidRPr="0006106D">
        <w:rPr>
          <w:rFonts w:cs="Times New Roman"/>
          <w:szCs w:val="24"/>
          <w:lang w:val="en-GB"/>
        </w:rPr>
        <w:t xml:space="preserve">, using </w:t>
      </w:r>
      <w:r w:rsidRPr="0006106D">
        <w:rPr>
          <w:rFonts w:cs="Times New Roman"/>
          <w:i/>
          <w:iCs/>
          <w:szCs w:val="24"/>
          <w:lang w:val="en-GB"/>
        </w:rPr>
        <w:t>C. difficile</w:t>
      </w:r>
      <w:r w:rsidRPr="0006106D">
        <w:rPr>
          <w:rFonts w:cs="Times New Roman"/>
          <w:szCs w:val="24"/>
          <w:lang w:val="en-GB"/>
        </w:rPr>
        <w:t xml:space="preserve">-specific primers targeting the 16S rRNA gene F(5’ </w:t>
      </w:r>
      <w:proofErr w:type="spellStart"/>
      <w:r w:rsidRPr="0006106D">
        <w:rPr>
          <w:rFonts w:cs="Times New Roman"/>
          <w:szCs w:val="24"/>
          <w:lang w:val="en-GB"/>
        </w:rPr>
        <w:t>CCATCCTGTACTGGCTCACCT</w:t>
      </w:r>
      <w:proofErr w:type="spellEnd"/>
      <w:r w:rsidRPr="0006106D">
        <w:rPr>
          <w:rFonts w:cs="Times New Roman"/>
          <w:szCs w:val="24"/>
          <w:lang w:val="en-GB"/>
        </w:rPr>
        <w:t xml:space="preserve">-3’) and R(5’- </w:t>
      </w:r>
      <w:proofErr w:type="spellStart"/>
      <w:r w:rsidRPr="0006106D">
        <w:rPr>
          <w:rFonts w:cs="Times New Roman"/>
          <w:szCs w:val="24"/>
          <w:lang w:val="en-GB"/>
        </w:rPr>
        <w:t>TTGAGCGATTTACTTCGGTAAAGA</w:t>
      </w:r>
      <w:proofErr w:type="spellEnd"/>
      <w:r w:rsidRPr="0006106D">
        <w:rPr>
          <w:rFonts w:cs="Times New Roman"/>
          <w:szCs w:val="24"/>
          <w:lang w:val="en-GB"/>
        </w:rPr>
        <w:t xml:space="preserve">-3’ </w:t>
      </w:r>
      <w:r w:rsidRPr="0006106D">
        <w:rPr>
          <w:rFonts w:cs="Times New Roman"/>
          <w:szCs w:val="24"/>
          <w:lang w:val="en-GB"/>
        </w:rPr>
        <w:fldChar w:fldCharType="begin"/>
      </w:r>
      <w:r w:rsidRPr="0006106D">
        <w:rPr>
          <w:rFonts w:cs="Times New Roman"/>
          <w:szCs w:val="24"/>
          <w:lang w:val="en-GB"/>
        </w:rPr>
        <w:instrText xml:space="preserve"> ADDIN ZOTERO_ITEM CSL_CITATION {"citationID":"jb0ZWizu","properties":{"formattedCitation":"(Rinttil\\uc0\\u228{} et al., 2004)","plainCitation":"(Rinttilä et al., 2004)","noteIndex":0},"citationItems":[{"id":2965,"uris":["http://zotero.org/users/8873894/items/7VN53SEW"],"itemData":{"id":2965,"type":"article-journal","abstract":"Aims: The microbiota of the human intestinal tract constitutes a complex ecosystem. We report the design and optimization of an extensive set of 16S rDNA-targeted species- and group-specific primers for more accurate quantification of bacteria from faecal samples with real-time PCR. Methods and Results: A linear range of quantification between 0·1–10 pg and 10 ng of specific target genome was obtained, which corresponds to detection of ca 30–4500 to 1·9 × 106–6·0 × 106 target bacterial genomes. Functionality of the assays was confirmed by quantification of target bacterial DNA from faecal DNA preparations of healthy volunteers and irritable bowel syndrome (IBS) patients. Additionally, spiking of faecal preparations with Helicobacter pylori, Clostridium difficile or Campylobacter jejuni was used to confirm the accurate and sensitive quantification. Conclusions: Real-time PCR is a very sensitive and precise technique for an extensive quantitative evaluation of gut microbiota and is feasible for detection of human pathogens from faecal samples. Significance and Impact of the Study: To design and optimize an extensive set of real-time PCR assays targeting a large group of predominant and pathogenic GI microbial species for further use in updating the current knowledge of the putative role of gut microbiota in health and disease.","container-title":"Journal of Applied Microbiology","DOI":"10.1111/j.1365-2672.2004.02409.x","ISSN":"1365-2672","issue":"6","language":"en","note":"_eprint: https://onlinelibrary.wiley.com/doi/pdf/10.1111/j.1365-2672.2004.02409.x","page":"1166-1177","source":"Wiley Online Library","title":"Development of an extensive set of 16S rDNA-targeted primers for quantification of pathogenic and indigenous bacteria in faecal samples by real-time PCR","volume":"97","author":[{"family":"Rinttilä","given":"T."},{"family":"Kassinen","given":"A."},{"family":"Malinen","given":"E."},{"family":"Krogius","given":"L."},{"family":"Palva","given":"A."}],"issued":{"date-parts":[["2004"]]}}}],"schema":"https://github.com/citation-style-language/schema/raw/master/csl-citation.json"} </w:instrText>
      </w:r>
      <w:r w:rsidRPr="0006106D">
        <w:rPr>
          <w:rFonts w:cs="Times New Roman"/>
          <w:szCs w:val="24"/>
          <w:lang w:val="en-GB"/>
        </w:rPr>
        <w:fldChar w:fldCharType="separate"/>
      </w:r>
      <w:r w:rsidRPr="0006106D">
        <w:rPr>
          <w:rFonts w:cs="Times New Roman"/>
          <w:lang w:val="en-GB"/>
        </w:rPr>
        <w:t>(Rinttilä et al., 2004)</w:t>
      </w:r>
      <w:r w:rsidRPr="0006106D">
        <w:rPr>
          <w:rFonts w:cs="Times New Roman"/>
          <w:szCs w:val="24"/>
          <w:lang w:val="en-GB"/>
        </w:rPr>
        <w:fldChar w:fldCharType="end"/>
      </w:r>
      <w:r w:rsidRPr="0006106D">
        <w:rPr>
          <w:rFonts w:cs="Times New Roman"/>
          <w:szCs w:val="24"/>
          <w:lang w:val="en-GB"/>
        </w:rPr>
        <w:t xml:space="preserve">. The reaction volume was 25 µl, consisting of 2.5 µl of diluted DNA, 12.5 µl of </w:t>
      </w:r>
      <w:proofErr w:type="spellStart"/>
      <w:r w:rsidRPr="0006106D">
        <w:rPr>
          <w:rFonts w:cs="Times New Roman"/>
          <w:szCs w:val="24"/>
          <w:lang w:val="en-GB"/>
        </w:rPr>
        <w:t>2x</w:t>
      </w:r>
      <w:proofErr w:type="spellEnd"/>
      <w:r w:rsidRPr="0006106D">
        <w:rPr>
          <w:rFonts w:cs="Times New Roman"/>
          <w:szCs w:val="24"/>
          <w:lang w:val="en-GB"/>
        </w:rPr>
        <w:t xml:space="preserve"> </w:t>
      </w:r>
      <w:proofErr w:type="spellStart"/>
      <w:r w:rsidRPr="0006106D">
        <w:rPr>
          <w:rFonts w:cs="Times New Roman"/>
          <w:szCs w:val="24"/>
          <w:lang w:val="en-GB"/>
        </w:rPr>
        <w:t>EvaGreen</w:t>
      </w:r>
      <w:proofErr w:type="spellEnd"/>
      <w:r w:rsidRPr="0006106D">
        <w:rPr>
          <w:rFonts w:cs="Times New Roman"/>
          <w:szCs w:val="24"/>
          <w:lang w:val="en-GB"/>
        </w:rPr>
        <w:t xml:space="preserve"> </w:t>
      </w:r>
      <w:proofErr w:type="spellStart"/>
      <w:r w:rsidRPr="0006106D">
        <w:rPr>
          <w:rFonts w:cs="Times New Roman"/>
          <w:szCs w:val="24"/>
          <w:lang w:val="en-GB"/>
        </w:rPr>
        <w:t>Supermix</w:t>
      </w:r>
      <w:proofErr w:type="spellEnd"/>
      <w:r w:rsidRPr="0006106D">
        <w:rPr>
          <w:rFonts w:cs="Times New Roman"/>
          <w:szCs w:val="24"/>
          <w:lang w:val="en-GB"/>
        </w:rPr>
        <w:t xml:space="preserve">, 0.5 µl of each 10 µM primer, and 9 µl of nuclease-free water. Droplets were generated using the </w:t>
      </w:r>
      <w:proofErr w:type="spellStart"/>
      <w:r w:rsidRPr="0006106D">
        <w:rPr>
          <w:rFonts w:cs="Times New Roman"/>
          <w:szCs w:val="24"/>
          <w:lang w:val="en-GB"/>
        </w:rPr>
        <w:t>QX200</w:t>
      </w:r>
      <w:proofErr w:type="spellEnd"/>
      <w:r w:rsidRPr="0006106D">
        <w:rPr>
          <w:rFonts w:cs="Times New Roman"/>
          <w:szCs w:val="24"/>
          <w:lang w:val="en-GB"/>
        </w:rPr>
        <w:t xml:space="preserve"> Droplet Generator, following the manufacturer’s instructions. The thermal cycling conditions for </w:t>
      </w:r>
      <w:r w:rsidRPr="0006106D">
        <w:rPr>
          <w:rFonts w:cs="Times New Roman"/>
          <w:i/>
          <w:iCs/>
          <w:szCs w:val="24"/>
          <w:lang w:val="en-GB"/>
        </w:rPr>
        <w:t>C. difficile</w:t>
      </w:r>
      <w:r w:rsidRPr="0006106D">
        <w:rPr>
          <w:rFonts w:cs="Times New Roman"/>
          <w:szCs w:val="24"/>
          <w:lang w:val="en-GB"/>
        </w:rPr>
        <w:t xml:space="preserve"> 16S rRNA were enzyme activation at 95 °C for 5 minutes, followed by 40 cycles of denaturation at 95 °C for 30 seconds, annealing and elongation at 60 °C for 60 seconds, and signal stabilization at 4 °C for 5 minutes and 90 °C for 5 min. </w:t>
      </w:r>
    </w:p>
    <w:p w14:paraId="2B8501EB" w14:textId="6EA0471D" w:rsidR="00796C90" w:rsidRPr="0006106D" w:rsidRDefault="00796C90" w:rsidP="00796C90">
      <w:pPr>
        <w:rPr>
          <w:rFonts w:cs="Times New Roman"/>
          <w:szCs w:val="24"/>
          <w:lang w:val="en-GB"/>
        </w:rPr>
      </w:pPr>
      <w:r w:rsidRPr="0006106D">
        <w:rPr>
          <w:rFonts w:cs="Times New Roman"/>
          <w:szCs w:val="24"/>
          <w:lang w:val="en-GB"/>
        </w:rPr>
        <w:t xml:space="preserve">Absolute quantification was performed using </w:t>
      </w:r>
      <w:proofErr w:type="spellStart"/>
      <w:r w:rsidRPr="0006106D">
        <w:rPr>
          <w:rFonts w:cs="Times New Roman"/>
          <w:szCs w:val="24"/>
          <w:lang w:val="en-GB"/>
        </w:rPr>
        <w:t>QuantaSoft</w:t>
      </w:r>
      <w:proofErr w:type="spellEnd"/>
      <w:r w:rsidRPr="0006106D">
        <w:rPr>
          <w:rFonts w:cs="Times New Roman"/>
          <w:szCs w:val="24"/>
          <w:lang w:val="en-GB"/>
        </w:rPr>
        <w:t xml:space="preserve"> software </w:t>
      </w:r>
      <w:proofErr w:type="spellStart"/>
      <w:r w:rsidRPr="0006106D">
        <w:rPr>
          <w:rFonts w:cs="Times New Roman"/>
          <w:szCs w:val="24"/>
          <w:lang w:val="en-GB"/>
        </w:rPr>
        <w:t>v7.4.1</w:t>
      </w:r>
      <w:proofErr w:type="spellEnd"/>
      <w:r w:rsidRPr="0006106D">
        <w:rPr>
          <w:rFonts w:cs="Times New Roman"/>
          <w:szCs w:val="24"/>
          <w:lang w:val="en-GB"/>
        </w:rPr>
        <w:t xml:space="preserve">, with a minimum threshold of 10,000 droplets per sample. We calculated the copy number of target amplicon in each sample with Equation 1. Efficiency of DNA isolation from spores was tested with Pearson correlation between CFU/ml and the copy number of the </w:t>
      </w:r>
      <w:r w:rsidRPr="0006106D">
        <w:rPr>
          <w:rFonts w:cs="Times New Roman"/>
          <w:i/>
          <w:iCs/>
          <w:szCs w:val="24"/>
          <w:lang w:val="en-GB"/>
        </w:rPr>
        <w:t>C. difficile</w:t>
      </w:r>
      <w:r w:rsidRPr="0006106D">
        <w:rPr>
          <w:rFonts w:cs="Times New Roman"/>
          <w:szCs w:val="24"/>
          <w:lang w:val="en-GB"/>
        </w:rPr>
        <w:t xml:space="preserve"> 16S rRNA gene in the sample. </w:t>
      </w:r>
    </w:p>
    <w:p w14:paraId="28A77182" w14:textId="77777777" w:rsidR="00796C90" w:rsidRPr="0006106D" w:rsidRDefault="00796C90" w:rsidP="00796C90">
      <w:pPr>
        <w:rPr>
          <w:rFonts w:cs="Times New Roman"/>
          <w:szCs w:val="24"/>
          <w:lang w:val="en-GB"/>
        </w:rPr>
      </w:pPr>
      <w:r w:rsidRPr="0006106D">
        <w:rPr>
          <w:rFonts w:cs="Times New Roman"/>
          <w:szCs w:val="24"/>
          <w:lang w:val="en-GB"/>
        </w:rPr>
        <w:t xml:space="preserve">We used two different isolation protocols for isolation of DNA from bulk microbiota and ethanol treated samples. This decision was based on the fact </w:t>
      </w:r>
      <w:proofErr w:type="spellStart"/>
      <w:r w:rsidRPr="0006106D">
        <w:rPr>
          <w:rFonts w:cs="Times New Roman"/>
          <w:szCs w:val="24"/>
          <w:lang w:val="en-GB"/>
        </w:rPr>
        <w:t>PowerFecal</w:t>
      </w:r>
      <w:proofErr w:type="spellEnd"/>
      <w:r w:rsidRPr="0006106D">
        <w:rPr>
          <w:rFonts w:cs="Times New Roman"/>
          <w:szCs w:val="24"/>
          <w:lang w:val="en-GB"/>
        </w:rPr>
        <w:t xml:space="preserve"> has a spin-column to which to much DNA binds and we got insufficient DNA concentrations after ethanol shock and EMA treatment. To confirm that we isolated both vegetative cells and spores with bulk microbiota protocol, we added </w:t>
      </w:r>
      <w:r w:rsidRPr="0006106D">
        <w:rPr>
          <w:rFonts w:cs="Times New Roman"/>
          <w:i/>
          <w:iCs/>
          <w:szCs w:val="24"/>
          <w:lang w:val="en-GB"/>
        </w:rPr>
        <w:t>C. difficile</w:t>
      </w:r>
      <w:r w:rsidRPr="0006106D">
        <w:rPr>
          <w:rFonts w:cs="Times New Roman"/>
          <w:szCs w:val="24"/>
          <w:lang w:val="en-GB"/>
        </w:rPr>
        <w:t xml:space="preserve"> spores to an otherwise </w:t>
      </w:r>
      <w:r w:rsidRPr="0006106D">
        <w:rPr>
          <w:rFonts w:cs="Times New Roman"/>
          <w:i/>
          <w:iCs/>
          <w:szCs w:val="24"/>
          <w:lang w:val="en-GB"/>
        </w:rPr>
        <w:t>C. difficile</w:t>
      </w:r>
      <w:r w:rsidRPr="0006106D">
        <w:rPr>
          <w:rFonts w:cs="Times New Roman"/>
          <w:szCs w:val="24"/>
          <w:lang w:val="en-GB"/>
        </w:rPr>
        <w:t xml:space="preserve"> negative stool sample and measured the absolute amount of the </w:t>
      </w:r>
      <w:proofErr w:type="spellStart"/>
      <w:r w:rsidRPr="0006106D">
        <w:rPr>
          <w:rFonts w:cs="Times New Roman"/>
          <w:i/>
          <w:iCs/>
          <w:szCs w:val="24"/>
          <w:lang w:val="en-GB"/>
        </w:rPr>
        <w:t>C.difficile</w:t>
      </w:r>
      <w:proofErr w:type="spellEnd"/>
      <w:r w:rsidRPr="0006106D">
        <w:rPr>
          <w:rFonts w:cs="Times New Roman"/>
          <w:szCs w:val="24"/>
          <w:lang w:val="en-GB"/>
        </w:rPr>
        <w:t xml:space="preserve">-specific 16S rRNA amplicon with </w:t>
      </w:r>
      <w:proofErr w:type="spellStart"/>
      <w:r w:rsidRPr="0006106D">
        <w:rPr>
          <w:rFonts w:cs="Times New Roman"/>
          <w:szCs w:val="24"/>
          <w:lang w:val="en-GB"/>
        </w:rPr>
        <w:t>ddPCR</w:t>
      </w:r>
      <w:proofErr w:type="spellEnd"/>
      <w:r w:rsidRPr="0006106D">
        <w:rPr>
          <w:rFonts w:cs="Times New Roman"/>
          <w:szCs w:val="24"/>
          <w:lang w:val="en-GB"/>
        </w:rPr>
        <w:t xml:space="preserve"> after isolation of DNA. The copy number of </w:t>
      </w:r>
      <w:r w:rsidRPr="0006106D">
        <w:rPr>
          <w:rFonts w:cs="Times New Roman"/>
          <w:i/>
          <w:iCs/>
          <w:szCs w:val="24"/>
          <w:lang w:val="en-GB"/>
        </w:rPr>
        <w:t>C. difficile</w:t>
      </w:r>
      <w:r w:rsidRPr="0006106D">
        <w:rPr>
          <w:rFonts w:cs="Times New Roman"/>
          <w:szCs w:val="24"/>
          <w:lang w:val="en-GB"/>
        </w:rPr>
        <w:t xml:space="preserve">-specific amplicon correlated to CFU count of spores after cultivation (Supplement Figure 3, Pearson’s correlation value = 0.73, </w:t>
      </w:r>
      <w:r w:rsidRPr="0006106D">
        <w:rPr>
          <w:rFonts w:cs="Times New Roman"/>
          <w:i/>
          <w:iCs/>
          <w:szCs w:val="24"/>
          <w:lang w:val="en-GB"/>
        </w:rPr>
        <w:t>p</w:t>
      </w:r>
      <w:r w:rsidRPr="0006106D">
        <w:rPr>
          <w:rFonts w:cs="Times New Roman"/>
          <w:szCs w:val="24"/>
          <w:lang w:val="en-GB"/>
        </w:rPr>
        <w:t xml:space="preserve">-value = 0.007). </w:t>
      </w:r>
    </w:p>
    <w:p w14:paraId="3ABA5999" w14:textId="77777777" w:rsidR="00796C90" w:rsidRPr="0006106D" w:rsidRDefault="00796C90" w:rsidP="00796C90">
      <w:pPr>
        <w:rPr>
          <w:rFonts w:cs="Times New Roman"/>
          <w:szCs w:val="24"/>
          <w:lang w:val="en-GB"/>
        </w:rPr>
      </w:pPr>
      <w:r w:rsidRPr="0006106D">
        <w:rPr>
          <w:rFonts w:cs="Times New Roman"/>
          <w:noProof/>
          <w:szCs w:val="24"/>
          <w:lang w:val="en-GB"/>
        </w:rPr>
        <w:lastRenderedPageBreak/>
        <w:drawing>
          <wp:inline distT="0" distB="0" distL="0" distR="0" wp14:anchorId="2E35DB69" wp14:editId="632F0BCE">
            <wp:extent cx="4891178" cy="2970010"/>
            <wp:effectExtent l="0" t="0" r="5080" b="1905"/>
            <wp:docPr id="2094840772" name="Picture 16"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0772" name="Picture 16" descr="A graph with a line and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4237" cy="2971868"/>
                    </a:xfrm>
                    <a:prstGeom prst="rect">
                      <a:avLst/>
                    </a:prstGeom>
                    <a:noFill/>
                    <a:ln>
                      <a:noFill/>
                    </a:ln>
                  </pic:spPr>
                </pic:pic>
              </a:graphicData>
            </a:graphic>
          </wp:inline>
        </w:drawing>
      </w:r>
    </w:p>
    <w:p w14:paraId="3DD02442" w14:textId="2F53CB8D" w:rsidR="00796C90" w:rsidRDefault="00796C90" w:rsidP="00796C90">
      <w:pPr>
        <w:pStyle w:val="FigureTable"/>
        <w:rPr>
          <w:b/>
          <w:bCs/>
        </w:rPr>
      </w:pPr>
      <w:r w:rsidRPr="0006106D">
        <w:rPr>
          <w:b/>
          <w:bCs/>
        </w:rPr>
        <w:t xml:space="preserve">Figure 3. Efficiency of </w:t>
      </w:r>
      <w:r w:rsidRPr="0006106D">
        <w:rPr>
          <w:b/>
          <w:bCs/>
          <w:i/>
          <w:iCs/>
        </w:rPr>
        <w:t xml:space="preserve">C. difficile </w:t>
      </w:r>
      <w:r w:rsidRPr="0006106D">
        <w:rPr>
          <w:b/>
          <w:bCs/>
        </w:rPr>
        <w:t xml:space="preserve">spore isolation with </w:t>
      </w:r>
      <w:proofErr w:type="spellStart"/>
      <w:r w:rsidRPr="0006106D">
        <w:rPr>
          <w:b/>
          <w:bCs/>
        </w:rPr>
        <w:t>PowerFecal</w:t>
      </w:r>
      <w:proofErr w:type="spellEnd"/>
      <w:r w:rsidRPr="0006106D">
        <w:rPr>
          <w:b/>
          <w:bCs/>
        </w:rPr>
        <w:t xml:space="preserve"> protocol compared to </w:t>
      </w:r>
      <w:r w:rsidRPr="0006106D">
        <w:rPr>
          <w:b/>
          <w:bCs/>
          <w:i/>
          <w:iCs/>
        </w:rPr>
        <w:t xml:space="preserve">C. difficile </w:t>
      </w:r>
      <w:r w:rsidRPr="0006106D">
        <w:rPr>
          <w:b/>
          <w:bCs/>
        </w:rPr>
        <w:t xml:space="preserve">spore CFU count on COH agar plates. </w:t>
      </w:r>
    </w:p>
    <w:p w14:paraId="24AC543D" w14:textId="77777777" w:rsidR="00796C90" w:rsidRPr="0006106D" w:rsidRDefault="00796C90" w:rsidP="00796C90">
      <w:pPr>
        <w:pStyle w:val="FigureTable"/>
        <w:rPr>
          <w:b/>
          <w:bCs/>
        </w:rPr>
      </w:pPr>
    </w:p>
    <w:p w14:paraId="750BD569" w14:textId="0BC08715" w:rsidR="00796C90" w:rsidRPr="0006106D" w:rsidRDefault="00796C90" w:rsidP="00796C90">
      <w:pPr>
        <w:rPr>
          <w:rFonts w:cs="Times New Roman"/>
          <w:lang w:val="en-GB"/>
        </w:rPr>
      </w:pPr>
      <w:r w:rsidRPr="0006106D">
        <w:rPr>
          <w:rFonts w:cs="Times New Roman"/>
          <w:lang w:val="en-GB"/>
        </w:rPr>
        <w:t xml:space="preserve">To obtain a normalized amount of each OTU in a sample, we measured the absolute amount of the 16S rRNA gene in each sample by performing digital droplet PCR with the same primers that were used for amplification of fragments later sequenced. Comparison of the relative abundance in the bulk microbiota sample and ethanol resistant sample of ethanol resistant OTUs revealed that these two quantities are, despite different isolation protocols positively correlated in ethanol resistant OTUs (Supplement Figure </w:t>
      </w:r>
      <w:r w:rsidR="00E86330">
        <w:rPr>
          <w:rFonts w:cs="Times New Roman"/>
          <w:lang w:val="en-GB"/>
        </w:rPr>
        <w:t>4</w:t>
      </w:r>
      <w:r w:rsidRPr="0006106D">
        <w:rPr>
          <w:rFonts w:cs="Times New Roman"/>
          <w:lang w:val="en-GB"/>
        </w:rPr>
        <w:t>). The same holds true for normalized abundances (Supplement Figure</w:t>
      </w:r>
      <w:r w:rsidR="00E86330">
        <w:rPr>
          <w:rFonts w:cs="Times New Roman"/>
          <w:lang w:val="en-GB"/>
        </w:rPr>
        <w:t xml:space="preserve"> 5</w:t>
      </w:r>
      <w:r w:rsidRPr="0006106D">
        <w:rPr>
          <w:rFonts w:cs="Times New Roman"/>
          <w:lang w:val="en-GB"/>
        </w:rPr>
        <w:t xml:space="preserve">). We could thus compare the proportion of active cells that are also creating endospores. The ratio gives us the information on the sporulation frequency of each OTU determined as endospore forming. </w:t>
      </w:r>
    </w:p>
    <w:p w14:paraId="62070A63" w14:textId="77777777" w:rsidR="00796C90" w:rsidRPr="0006106D" w:rsidRDefault="00796C90" w:rsidP="00796C90">
      <w:pPr>
        <w:rPr>
          <w:lang w:val="en-GB"/>
        </w:rPr>
      </w:pPr>
      <w:r w:rsidRPr="0006106D">
        <w:rPr>
          <w:noProof/>
          <w:lang w:val="en-GB"/>
        </w:rPr>
        <w:lastRenderedPageBreak/>
        <w:drawing>
          <wp:inline distT="0" distB="0" distL="0" distR="0" wp14:anchorId="1EE4D4AD" wp14:editId="085AC86B">
            <wp:extent cx="5242560" cy="3120310"/>
            <wp:effectExtent l="0" t="0" r="0" b="4445"/>
            <wp:docPr id="684548441" name="Picture 1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8441" name="Picture 19" descr="A collage of graph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5998" cy="3146164"/>
                    </a:xfrm>
                    <a:prstGeom prst="rect">
                      <a:avLst/>
                    </a:prstGeom>
                    <a:noFill/>
                    <a:ln>
                      <a:noFill/>
                    </a:ln>
                  </pic:spPr>
                </pic:pic>
              </a:graphicData>
            </a:graphic>
          </wp:inline>
        </w:drawing>
      </w:r>
    </w:p>
    <w:p w14:paraId="432671E0" w14:textId="07F934C6" w:rsidR="00796C90" w:rsidRPr="0006106D" w:rsidRDefault="00796C90" w:rsidP="00796C90">
      <w:pPr>
        <w:rPr>
          <w:lang w:val="en-GB"/>
        </w:rPr>
      </w:pPr>
      <w:r w:rsidRPr="0006106D">
        <w:rPr>
          <w:b/>
          <w:lang w:val="en-GB"/>
        </w:rPr>
        <w:t xml:space="preserve">Supplement Figure </w:t>
      </w:r>
      <w:r>
        <w:rPr>
          <w:b/>
          <w:lang w:val="en-GB"/>
        </w:rPr>
        <w:t>4</w:t>
      </w:r>
      <w:r w:rsidRPr="0006106D">
        <w:rPr>
          <w:b/>
          <w:lang w:val="en-GB"/>
        </w:rPr>
        <w:t>.</w:t>
      </w:r>
      <w:r w:rsidRPr="0006106D">
        <w:rPr>
          <w:bCs/>
          <w:lang w:val="en-GB"/>
        </w:rPr>
        <w:t xml:space="preserve"> </w:t>
      </w:r>
      <w:r w:rsidRPr="0006106D">
        <w:rPr>
          <w:lang w:val="en-GB"/>
        </w:rPr>
        <w:t xml:space="preserve">Relative abundance in ethanol resistant sample and relative abundance in microbiota sample </w:t>
      </w:r>
      <w:r w:rsidR="00E86330" w:rsidRPr="0006106D">
        <w:rPr>
          <w:lang w:val="en-GB"/>
        </w:rPr>
        <w:t>is</w:t>
      </w:r>
      <w:r w:rsidRPr="0006106D">
        <w:rPr>
          <w:lang w:val="en-GB"/>
        </w:rPr>
        <w:t xml:space="preserve"> positively correlated (p-value for each individual Pearson’s correlation is plotted in the top left corner of the plot).</w:t>
      </w:r>
    </w:p>
    <w:p w14:paraId="34EB6628" w14:textId="77777777" w:rsidR="00796C90" w:rsidRPr="0006106D" w:rsidRDefault="00796C90" w:rsidP="00796C90">
      <w:pPr>
        <w:rPr>
          <w:lang w:val="en-GB"/>
        </w:rPr>
      </w:pPr>
      <w:r w:rsidRPr="0006106D">
        <w:rPr>
          <w:noProof/>
          <w:lang w:val="en-GB"/>
        </w:rPr>
        <w:drawing>
          <wp:inline distT="0" distB="0" distL="0" distR="0" wp14:anchorId="12889065" wp14:editId="5C5D74E8">
            <wp:extent cx="5433060" cy="3233694"/>
            <wp:effectExtent l="0" t="0" r="0" b="5080"/>
            <wp:docPr id="786164319"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4319" name="Picture 18"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4085" cy="3246208"/>
                    </a:xfrm>
                    <a:prstGeom prst="rect">
                      <a:avLst/>
                    </a:prstGeom>
                    <a:noFill/>
                    <a:ln>
                      <a:noFill/>
                    </a:ln>
                  </pic:spPr>
                </pic:pic>
              </a:graphicData>
            </a:graphic>
          </wp:inline>
        </w:drawing>
      </w:r>
    </w:p>
    <w:p w14:paraId="45BAE6D2" w14:textId="2331E598" w:rsidR="00796C90" w:rsidRDefault="00796C90" w:rsidP="00796C90">
      <w:pPr>
        <w:rPr>
          <w:lang w:val="en-GB"/>
        </w:rPr>
      </w:pPr>
      <w:r w:rsidRPr="0006106D">
        <w:rPr>
          <w:b/>
          <w:lang w:val="en-GB"/>
        </w:rPr>
        <w:t xml:space="preserve">Supplement Figure </w:t>
      </w:r>
      <w:r>
        <w:rPr>
          <w:b/>
          <w:lang w:val="en-GB"/>
        </w:rPr>
        <w:t>5</w:t>
      </w:r>
      <w:r w:rsidRPr="0006106D">
        <w:rPr>
          <w:b/>
          <w:lang w:val="en-GB"/>
        </w:rPr>
        <w:t>.</w:t>
      </w:r>
      <w:r w:rsidRPr="0006106D">
        <w:rPr>
          <w:lang w:val="en-GB"/>
        </w:rPr>
        <w:t xml:space="preserve"> Normalized abundance in ethanol resistant sample and normalized abundance in microbiota sample </w:t>
      </w:r>
      <w:r w:rsidR="00E86330">
        <w:rPr>
          <w:lang w:val="en-GB"/>
        </w:rPr>
        <w:t>is</w:t>
      </w:r>
      <w:r w:rsidRPr="0006106D">
        <w:rPr>
          <w:lang w:val="en-GB"/>
        </w:rPr>
        <w:t xml:space="preserve"> positively correlated (p-value for each individual Pearson’s correlation is plotted in the bottom right corner of the plot).</w:t>
      </w:r>
    </w:p>
    <w:p w14:paraId="5287A196" w14:textId="77777777" w:rsidR="00E02CDF" w:rsidRPr="0006106D" w:rsidRDefault="00E02CDF" w:rsidP="00E02CDF">
      <w:pPr>
        <w:rPr>
          <w:lang w:val="en-GB"/>
        </w:rPr>
      </w:pPr>
      <w:r w:rsidRPr="0006106D">
        <w:rPr>
          <w:b/>
          <w:bCs/>
          <w:lang w:val="en-GB"/>
        </w:rPr>
        <w:lastRenderedPageBreak/>
        <w:t xml:space="preserve">Supplement Table </w:t>
      </w:r>
      <w:r>
        <w:rPr>
          <w:b/>
          <w:bCs/>
          <w:lang w:val="en-GB"/>
        </w:rPr>
        <w:t>6</w:t>
      </w:r>
      <w:r w:rsidRPr="0006106D">
        <w:rPr>
          <w:b/>
          <w:bCs/>
          <w:lang w:val="en-GB"/>
        </w:rPr>
        <w:t xml:space="preserve">. Sporulation signature genes. </w:t>
      </w:r>
      <w:r w:rsidRPr="0006106D">
        <w:rPr>
          <w:lang w:val="en-GB"/>
        </w:rPr>
        <w:t xml:space="preserve">Obtained from Browne et al., 2016. </w:t>
      </w:r>
    </w:p>
    <w:tbl>
      <w:tblPr>
        <w:tblW w:w="8789" w:type="dxa"/>
        <w:tblLook w:val="04A0" w:firstRow="1" w:lastRow="0" w:firstColumn="1" w:lastColumn="0" w:noHBand="0" w:noVBand="1"/>
      </w:tblPr>
      <w:tblGrid>
        <w:gridCol w:w="3740"/>
        <w:gridCol w:w="3064"/>
        <w:gridCol w:w="1985"/>
      </w:tblGrid>
      <w:tr w:rsidR="00E02CDF" w:rsidRPr="0006106D" w14:paraId="21479368" w14:textId="77777777" w:rsidTr="008E1EE9">
        <w:trPr>
          <w:trHeight w:val="288"/>
          <w:tblHeader/>
        </w:trPr>
        <w:tc>
          <w:tcPr>
            <w:tcW w:w="3740" w:type="dxa"/>
            <w:tcBorders>
              <w:top w:val="single" w:sz="4" w:space="0" w:color="auto"/>
              <w:left w:val="nil"/>
              <w:bottom w:val="single" w:sz="4" w:space="0" w:color="auto"/>
              <w:right w:val="nil"/>
            </w:tcBorders>
            <w:noWrap/>
            <w:vAlign w:val="bottom"/>
            <w:hideMark/>
          </w:tcPr>
          <w:p w14:paraId="384EDAA0" w14:textId="77777777" w:rsidR="00E02CDF" w:rsidRPr="0006106D" w:rsidRDefault="00E02CDF" w:rsidP="008E1EE9">
            <w:pPr>
              <w:spacing w:after="0" w:line="240" w:lineRule="auto"/>
              <w:jc w:val="left"/>
              <w:rPr>
                <w:rFonts w:eastAsia="Times New Roman" w:cs="Times New Roman"/>
                <w:b/>
                <w:bCs/>
                <w:color w:val="000000"/>
                <w:sz w:val="20"/>
                <w:szCs w:val="20"/>
                <w:lang w:val="en-GB" w:eastAsia="en-GB"/>
              </w:rPr>
            </w:pPr>
            <w:r w:rsidRPr="0006106D">
              <w:rPr>
                <w:rFonts w:eastAsia="Times New Roman" w:cs="Times New Roman"/>
                <w:b/>
                <w:bCs/>
                <w:color w:val="000000"/>
                <w:sz w:val="20"/>
                <w:szCs w:val="20"/>
                <w:lang w:val="en-GB" w:eastAsia="en-GB"/>
              </w:rPr>
              <w:t>Organism</w:t>
            </w:r>
          </w:p>
        </w:tc>
        <w:tc>
          <w:tcPr>
            <w:tcW w:w="3064" w:type="dxa"/>
            <w:tcBorders>
              <w:top w:val="single" w:sz="4" w:space="0" w:color="auto"/>
              <w:left w:val="nil"/>
              <w:bottom w:val="single" w:sz="4" w:space="0" w:color="auto"/>
              <w:right w:val="nil"/>
            </w:tcBorders>
            <w:noWrap/>
            <w:vAlign w:val="bottom"/>
            <w:hideMark/>
          </w:tcPr>
          <w:p w14:paraId="4425EB84" w14:textId="77777777" w:rsidR="00E02CDF" w:rsidRPr="0006106D" w:rsidRDefault="00E02CDF" w:rsidP="008E1EE9">
            <w:pPr>
              <w:spacing w:after="0" w:line="240" w:lineRule="auto"/>
              <w:jc w:val="left"/>
              <w:rPr>
                <w:rFonts w:eastAsia="Times New Roman" w:cs="Times New Roman"/>
                <w:b/>
                <w:bCs/>
                <w:color w:val="000000"/>
                <w:sz w:val="20"/>
                <w:szCs w:val="20"/>
                <w:lang w:val="en-GB" w:eastAsia="en-GB"/>
              </w:rPr>
            </w:pPr>
            <w:r w:rsidRPr="0006106D">
              <w:rPr>
                <w:rFonts w:eastAsia="Times New Roman" w:cs="Times New Roman"/>
                <w:b/>
                <w:bCs/>
                <w:color w:val="000000"/>
                <w:sz w:val="20"/>
                <w:szCs w:val="20"/>
                <w:lang w:val="en-GB" w:eastAsia="en-GB"/>
              </w:rPr>
              <w:t>Locus tag</w:t>
            </w:r>
          </w:p>
        </w:tc>
        <w:tc>
          <w:tcPr>
            <w:tcW w:w="1985" w:type="dxa"/>
            <w:tcBorders>
              <w:top w:val="single" w:sz="4" w:space="0" w:color="auto"/>
              <w:left w:val="nil"/>
              <w:bottom w:val="single" w:sz="4" w:space="0" w:color="auto"/>
              <w:right w:val="nil"/>
            </w:tcBorders>
            <w:noWrap/>
            <w:vAlign w:val="bottom"/>
            <w:hideMark/>
          </w:tcPr>
          <w:p w14:paraId="7DC8F40D" w14:textId="77777777" w:rsidR="00E02CDF" w:rsidRPr="0006106D" w:rsidRDefault="00E02CDF" w:rsidP="008E1EE9">
            <w:pPr>
              <w:spacing w:after="0" w:line="240" w:lineRule="auto"/>
              <w:jc w:val="left"/>
              <w:rPr>
                <w:rFonts w:eastAsia="Times New Roman" w:cs="Times New Roman"/>
                <w:b/>
                <w:bCs/>
                <w:color w:val="000000"/>
                <w:sz w:val="20"/>
                <w:szCs w:val="20"/>
                <w:lang w:val="en-GB" w:eastAsia="en-GB"/>
              </w:rPr>
            </w:pPr>
            <w:r w:rsidRPr="0006106D">
              <w:rPr>
                <w:rFonts w:eastAsia="Times New Roman" w:cs="Times New Roman"/>
                <w:b/>
                <w:bCs/>
                <w:color w:val="000000"/>
                <w:sz w:val="20"/>
                <w:szCs w:val="20"/>
                <w:lang w:val="en-GB" w:eastAsia="en-GB"/>
              </w:rPr>
              <w:t>Gene name</w:t>
            </w:r>
          </w:p>
        </w:tc>
      </w:tr>
      <w:tr w:rsidR="00E02CDF" w:rsidRPr="0006106D" w14:paraId="6E1856D7" w14:textId="77777777" w:rsidTr="008E1EE9">
        <w:trPr>
          <w:trHeight w:val="288"/>
        </w:trPr>
        <w:tc>
          <w:tcPr>
            <w:tcW w:w="3740" w:type="dxa"/>
            <w:tcBorders>
              <w:top w:val="nil"/>
              <w:left w:val="nil"/>
              <w:bottom w:val="nil"/>
              <w:right w:val="nil"/>
            </w:tcBorders>
            <w:noWrap/>
            <w:vAlign w:val="bottom"/>
            <w:hideMark/>
          </w:tcPr>
          <w:p w14:paraId="51EEB9D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Bacillus subtilis</w:t>
            </w:r>
            <w:r w:rsidRPr="0006106D">
              <w:rPr>
                <w:rFonts w:eastAsia="Times New Roman" w:cs="Times New Roman"/>
                <w:color w:val="000000"/>
                <w:sz w:val="20"/>
                <w:szCs w:val="20"/>
                <w:lang w:val="en-GB" w:eastAsia="en-GB"/>
              </w:rPr>
              <w:t xml:space="preserve"> 168</w:t>
            </w:r>
          </w:p>
        </w:tc>
        <w:tc>
          <w:tcPr>
            <w:tcW w:w="3064" w:type="dxa"/>
            <w:tcBorders>
              <w:top w:val="nil"/>
              <w:left w:val="nil"/>
              <w:bottom w:val="nil"/>
              <w:right w:val="nil"/>
            </w:tcBorders>
            <w:noWrap/>
            <w:vAlign w:val="bottom"/>
            <w:hideMark/>
          </w:tcPr>
          <w:p w14:paraId="4E5C951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BSU_15030</w:t>
            </w:r>
            <w:proofErr w:type="spellEnd"/>
          </w:p>
        </w:tc>
        <w:tc>
          <w:tcPr>
            <w:tcW w:w="1985" w:type="dxa"/>
            <w:tcBorders>
              <w:top w:val="nil"/>
              <w:left w:val="nil"/>
              <w:bottom w:val="nil"/>
              <w:right w:val="nil"/>
            </w:tcBorders>
            <w:noWrap/>
            <w:vAlign w:val="bottom"/>
            <w:hideMark/>
          </w:tcPr>
          <w:p w14:paraId="50D09CB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spoVV</w:t>
            </w:r>
            <w:proofErr w:type="spellEnd"/>
          </w:p>
        </w:tc>
      </w:tr>
      <w:tr w:rsidR="00E02CDF" w:rsidRPr="0006106D" w14:paraId="6405E0DE" w14:textId="77777777" w:rsidTr="008E1EE9">
        <w:trPr>
          <w:trHeight w:val="288"/>
        </w:trPr>
        <w:tc>
          <w:tcPr>
            <w:tcW w:w="3740" w:type="dxa"/>
            <w:tcBorders>
              <w:top w:val="nil"/>
              <w:left w:val="nil"/>
              <w:bottom w:val="nil"/>
              <w:right w:val="nil"/>
            </w:tcBorders>
            <w:noWrap/>
            <w:vAlign w:val="bottom"/>
            <w:hideMark/>
          </w:tcPr>
          <w:p w14:paraId="36C871D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Bacillus subtilis</w:t>
            </w:r>
            <w:r w:rsidRPr="0006106D">
              <w:rPr>
                <w:rFonts w:eastAsia="Times New Roman" w:cs="Times New Roman"/>
                <w:color w:val="000000"/>
                <w:sz w:val="20"/>
                <w:szCs w:val="20"/>
                <w:lang w:val="en-GB" w:eastAsia="en-GB"/>
              </w:rPr>
              <w:t xml:space="preserve"> subsp. subtilis str. 168</w:t>
            </w:r>
          </w:p>
        </w:tc>
        <w:tc>
          <w:tcPr>
            <w:tcW w:w="3064" w:type="dxa"/>
            <w:tcBorders>
              <w:top w:val="nil"/>
              <w:left w:val="nil"/>
              <w:bottom w:val="nil"/>
              <w:right w:val="nil"/>
            </w:tcBorders>
            <w:noWrap/>
            <w:vAlign w:val="bottom"/>
            <w:hideMark/>
          </w:tcPr>
          <w:p w14:paraId="42C30E3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BSU_27970</w:t>
            </w:r>
            <w:proofErr w:type="spellEnd"/>
          </w:p>
        </w:tc>
        <w:tc>
          <w:tcPr>
            <w:tcW w:w="1985" w:type="dxa"/>
            <w:tcBorders>
              <w:top w:val="nil"/>
              <w:left w:val="nil"/>
              <w:bottom w:val="nil"/>
              <w:right w:val="nil"/>
            </w:tcBorders>
            <w:noWrap/>
            <w:vAlign w:val="bottom"/>
            <w:hideMark/>
          </w:tcPr>
          <w:p w14:paraId="5004D25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spoIVFB</w:t>
            </w:r>
            <w:proofErr w:type="spellEnd"/>
          </w:p>
        </w:tc>
      </w:tr>
      <w:tr w:rsidR="00E02CDF" w:rsidRPr="0006106D" w14:paraId="66CC7BA7" w14:textId="77777777" w:rsidTr="008E1EE9">
        <w:trPr>
          <w:trHeight w:val="288"/>
        </w:trPr>
        <w:tc>
          <w:tcPr>
            <w:tcW w:w="3740" w:type="dxa"/>
            <w:tcBorders>
              <w:top w:val="nil"/>
              <w:left w:val="nil"/>
              <w:bottom w:val="nil"/>
              <w:right w:val="nil"/>
            </w:tcBorders>
            <w:noWrap/>
            <w:vAlign w:val="bottom"/>
            <w:hideMark/>
          </w:tcPr>
          <w:p w14:paraId="5090844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Bacillus subtilis</w:t>
            </w:r>
            <w:r w:rsidRPr="0006106D">
              <w:rPr>
                <w:rFonts w:eastAsia="Times New Roman" w:cs="Times New Roman"/>
                <w:color w:val="000000"/>
                <w:sz w:val="20"/>
                <w:szCs w:val="20"/>
                <w:lang w:val="en-GB" w:eastAsia="en-GB"/>
              </w:rPr>
              <w:t xml:space="preserve"> 168</w:t>
            </w:r>
          </w:p>
        </w:tc>
        <w:tc>
          <w:tcPr>
            <w:tcW w:w="3064" w:type="dxa"/>
            <w:tcBorders>
              <w:top w:val="nil"/>
              <w:left w:val="nil"/>
              <w:bottom w:val="nil"/>
              <w:right w:val="nil"/>
            </w:tcBorders>
            <w:noWrap/>
            <w:vAlign w:val="bottom"/>
            <w:hideMark/>
          </w:tcPr>
          <w:p w14:paraId="532EA92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BSU_40410</w:t>
            </w:r>
            <w:proofErr w:type="spellEnd"/>
          </w:p>
        </w:tc>
        <w:tc>
          <w:tcPr>
            <w:tcW w:w="1985" w:type="dxa"/>
            <w:tcBorders>
              <w:top w:val="nil"/>
              <w:left w:val="nil"/>
              <w:bottom w:val="nil"/>
              <w:right w:val="nil"/>
            </w:tcBorders>
            <w:noWrap/>
            <w:vAlign w:val="bottom"/>
            <w:hideMark/>
          </w:tcPr>
          <w:p w14:paraId="401AFF9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walR</w:t>
            </w:r>
            <w:proofErr w:type="spellEnd"/>
          </w:p>
        </w:tc>
      </w:tr>
      <w:tr w:rsidR="00E02CDF" w:rsidRPr="0006106D" w14:paraId="640A23BD" w14:textId="77777777" w:rsidTr="008E1EE9">
        <w:trPr>
          <w:trHeight w:val="288"/>
        </w:trPr>
        <w:tc>
          <w:tcPr>
            <w:tcW w:w="3740" w:type="dxa"/>
            <w:tcBorders>
              <w:top w:val="nil"/>
              <w:left w:val="nil"/>
              <w:bottom w:val="nil"/>
              <w:right w:val="nil"/>
            </w:tcBorders>
            <w:noWrap/>
            <w:vAlign w:val="bottom"/>
            <w:hideMark/>
          </w:tcPr>
          <w:p w14:paraId="4DB0A52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Bacillus subtilis</w:t>
            </w:r>
            <w:r w:rsidRPr="0006106D">
              <w:rPr>
                <w:rFonts w:eastAsia="Times New Roman" w:cs="Times New Roman"/>
                <w:color w:val="000000"/>
                <w:sz w:val="20"/>
                <w:szCs w:val="20"/>
                <w:lang w:val="en-GB" w:eastAsia="en-GB"/>
              </w:rPr>
              <w:t xml:space="preserve"> 168</w:t>
            </w:r>
          </w:p>
        </w:tc>
        <w:tc>
          <w:tcPr>
            <w:tcW w:w="3064" w:type="dxa"/>
            <w:tcBorders>
              <w:top w:val="nil"/>
              <w:left w:val="nil"/>
              <w:bottom w:val="nil"/>
              <w:right w:val="nil"/>
            </w:tcBorders>
            <w:noWrap/>
            <w:vAlign w:val="bottom"/>
            <w:hideMark/>
          </w:tcPr>
          <w:p w14:paraId="0CBCFA8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BSU_01690</w:t>
            </w:r>
            <w:proofErr w:type="spellEnd"/>
          </w:p>
        </w:tc>
        <w:tc>
          <w:tcPr>
            <w:tcW w:w="1985" w:type="dxa"/>
            <w:tcBorders>
              <w:top w:val="nil"/>
              <w:left w:val="nil"/>
              <w:bottom w:val="nil"/>
              <w:right w:val="nil"/>
            </w:tcBorders>
            <w:noWrap/>
            <w:vAlign w:val="bottom"/>
            <w:hideMark/>
          </w:tcPr>
          <w:p w14:paraId="48E3BE5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murR</w:t>
            </w:r>
            <w:proofErr w:type="spellEnd"/>
          </w:p>
        </w:tc>
      </w:tr>
      <w:tr w:rsidR="00E02CDF" w:rsidRPr="0006106D" w14:paraId="056A27B9" w14:textId="77777777" w:rsidTr="008E1EE9">
        <w:trPr>
          <w:trHeight w:val="288"/>
        </w:trPr>
        <w:tc>
          <w:tcPr>
            <w:tcW w:w="3740" w:type="dxa"/>
            <w:tcBorders>
              <w:top w:val="nil"/>
              <w:left w:val="nil"/>
              <w:bottom w:val="nil"/>
              <w:right w:val="nil"/>
            </w:tcBorders>
            <w:noWrap/>
            <w:vAlign w:val="bottom"/>
            <w:hideMark/>
          </w:tcPr>
          <w:p w14:paraId="7409E77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Bacillus subtilis</w:t>
            </w:r>
            <w:r w:rsidRPr="0006106D">
              <w:rPr>
                <w:rFonts w:eastAsia="Times New Roman" w:cs="Times New Roman"/>
                <w:color w:val="000000"/>
                <w:sz w:val="20"/>
                <w:szCs w:val="20"/>
                <w:lang w:val="en-GB" w:eastAsia="en-GB"/>
              </w:rPr>
              <w:t xml:space="preserve"> 168</w:t>
            </w:r>
          </w:p>
        </w:tc>
        <w:tc>
          <w:tcPr>
            <w:tcW w:w="3064" w:type="dxa"/>
            <w:tcBorders>
              <w:top w:val="nil"/>
              <w:left w:val="nil"/>
              <w:bottom w:val="nil"/>
              <w:right w:val="nil"/>
            </w:tcBorders>
            <w:noWrap/>
            <w:vAlign w:val="bottom"/>
            <w:hideMark/>
          </w:tcPr>
          <w:p w14:paraId="3B01D051"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BSU_13710</w:t>
            </w:r>
            <w:proofErr w:type="spellEnd"/>
          </w:p>
        </w:tc>
        <w:tc>
          <w:tcPr>
            <w:tcW w:w="1985" w:type="dxa"/>
            <w:tcBorders>
              <w:top w:val="nil"/>
              <w:left w:val="nil"/>
              <w:bottom w:val="nil"/>
              <w:right w:val="nil"/>
            </w:tcBorders>
            <w:noWrap/>
            <w:vAlign w:val="bottom"/>
            <w:hideMark/>
          </w:tcPr>
          <w:p w14:paraId="4FA198A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ykvI</w:t>
            </w:r>
            <w:proofErr w:type="spellEnd"/>
          </w:p>
        </w:tc>
      </w:tr>
      <w:tr w:rsidR="00E02CDF" w:rsidRPr="0006106D" w14:paraId="7E9966BC" w14:textId="77777777" w:rsidTr="008E1EE9">
        <w:trPr>
          <w:trHeight w:val="288"/>
        </w:trPr>
        <w:tc>
          <w:tcPr>
            <w:tcW w:w="3740" w:type="dxa"/>
            <w:tcBorders>
              <w:top w:val="nil"/>
              <w:left w:val="nil"/>
              <w:bottom w:val="nil"/>
              <w:right w:val="nil"/>
            </w:tcBorders>
            <w:noWrap/>
            <w:vAlign w:val="bottom"/>
            <w:hideMark/>
          </w:tcPr>
          <w:p w14:paraId="54828AA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Bacillus subtilis</w:t>
            </w:r>
            <w:r w:rsidRPr="0006106D">
              <w:rPr>
                <w:rFonts w:eastAsia="Times New Roman" w:cs="Times New Roman"/>
                <w:color w:val="000000"/>
                <w:sz w:val="20"/>
                <w:szCs w:val="20"/>
                <w:lang w:val="en-GB" w:eastAsia="en-GB"/>
              </w:rPr>
              <w:t xml:space="preserve"> 168</w:t>
            </w:r>
          </w:p>
        </w:tc>
        <w:tc>
          <w:tcPr>
            <w:tcW w:w="3064" w:type="dxa"/>
            <w:tcBorders>
              <w:top w:val="nil"/>
              <w:left w:val="nil"/>
              <w:bottom w:val="nil"/>
              <w:right w:val="nil"/>
            </w:tcBorders>
            <w:noWrap/>
            <w:vAlign w:val="bottom"/>
            <w:hideMark/>
          </w:tcPr>
          <w:p w14:paraId="2F0DBCC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BSU_16700</w:t>
            </w:r>
            <w:proofErr w:type="spellEnd"/>
          </w:p>
        </w:tc>
        <w:tc>
          <w:tcPr>
            <w:tcW w:w="1985" w:type="dxa"/>
            <w:tcBorders>
              <w:top w:val="nil"/>
              <w:left w:val="nil"/>
              <w:bottom w:val="nil"/>
              <w:right w:val="nil"/>
            </w:tcBorders>
            <w:noWrap/>
            <w:vAlign w:val="bottom"/>
            <w:hideMark/>
          </w:tcPr>
          <w:p w14:paraId="3D0EDF4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ylxY</w:t>
            </w:r>
            <w:proofErr w:type="spellEnd"/>
          </w:p>
        </w:tc>
      </w:tr>
      <w:tr w:rsidR="00E02CDF" w:rsidRPr="0006106D" w14:paraId="5D948108" w14:textId="77777777" w:rsidTr="008E1EE9">
        <w:trPr>
          <w:trHeight w:val="288"/>
        </w:trPr>
        <w:tc>
          <w:tcPr>
            <w:tcW w:w="3740" w:type="dxa"/>
            <w:tcBorders>
              <w:top w:val="nil"/>
              <w:left w:val="nil"/>
              <w:bottom w:val="nil"/>
              <w:right w:val="nil"/>
            </w:tcBorders>
            <w:noWrap/>
            <w:vAlign w:val="bottom"/>
            <w:hideMark/>
          </w:tcPr>
          <w:p w14:paraId="5E072B5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4176C5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CD630_RS18820</w:t>
            </w:r>
            <w:proofErr w:type="spellEnd"/>
          </w:p>
        </w:tc>
        <w:tc>
          <w:tcPr>
            <w:tcW w:w="1985" w:type="dxa"/>
            <w:tcBorders>
              <w:top w:val="nil"/>
              <w:left w:val="nil"/>
              <w:bottom w:val="nil"/>
              <w:right w:val="nil"/>
            </w:tcBorders>
            <w:noWrap/>
            <w:vAlign w:val="bottom"/>
            <w:hideMark/>
          </w:tcPr>
          <w:p w14:paraId="21A54D5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spmB</w:t>
            </w:r>
            <w:proofErr w:type="spellEnd"/>
          </w:p>
        </w:tc>
      </w:tr>
      <w:tr w:rsidR="00E02CDF" w:rsidRPr="0006106D" w14:paraId="4C4BC798" w14:textId="77777777" w:rsidTr="008E1EE9">
        <w:trPr>
          <w:trHeight w:val="288"/>
        </w:trPr>
        <w:tc>
          <w:tcPr>
            <w:tcW w:w="3740" w:type="dxa"/>
            <w:tcBorders>
              <w:top w:val="nil"/>
              <w:left w:val="nil"/>
              <w:bottom w:val="nil"/>
              <w:right w:val="nil"/>
            </w:tcBorders>
            <w:noWrap/>
            <w:vAlign w:val="bottom"/>
            <w:hideMark/>
          </w:tcPr>
          <w:p w14:paraId="2526F0D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61F329C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CD630_RS18825</w:t>
            </w:r>
            <w:proofErr w:type="spellEnd"/>
          </w:p>
        </w:tc>
        <w:tc>
          <w:tcPr>
            <w:tcW w:w="1985" w:type="dxa"/>
            <w:tcBorders>
              <w:top w:val="nil"/>
              <w:left w:val="nil"/>
              <w:bottom w:val="nil"/>
              <w:right w:val="nil"/>
            </w:tcBorders>
            <w:noWrap/>
            <w:vAlign w:val="bottom"/>
            <w:hideMark/>
          </w:tcPr>
          <w:p w14:paraId="4896627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spmA</w:t>
            </w:r>
            <w:proofErr w:type="spellEnd"/>
          </w:p>
        </w:tc>
      </w:tr>
      <w:tr w:rsidR="00E02CDF" w:rsidRPr="0006106D" w14:paraId="399476C5" w14:textId="77777777" w:rsidTr="008E1EE9">
        <w:trPr>
          <w:trHeight w:val="288"/>
        </w:trPr>
        <w:tc>
          <w:tcPr>
            <w:tcW w:w="3740" w:type="dxa"/>
            <w:tcBorders>
              <w:top w:val="nil"/>
              <w:left w:val="nil"/>
              <w:bottom w:val="nil"/>
              <w:right w:val="nil"/>
            </w:tcBorders>
            <w:noWrap/>
            <w:vAlign w:val="bottom"/>
            <w:hideMark/>
          </w:tcPr>
          <w:p w14:paraId="1234E8B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2CF72F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CD630_RS19535</w:t>
            </w:r>
            <w:proofErr w:type="spellEnd"/>
          </w:p>
        </w:tc>
        <w:tc>
          <w:tcPr>
            <w:tcW w:w="1985" w:type="dxa"/>
            <w:tcBorders>
              <w:top w:val="nil"/>
              <w:left w:val="nil"/>
              <w:bottom w:val="nil"/>
              <w:right w:val="nil"/>
            </w:tcBorders>
            <w:noWrap/>
            <w:vAlign w:val="bottom"/>
            <w:hideMark/>
          </w:tcPr>
          <w:p w14:paraId="3B795A9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noc</w:t>
            </w:r>
            <w:proofErr w:type="spellEnd"/>
          </w:p>
        </w:tc>
      </w:tr>
      <w:tr w:rsidR="00E02CDF" w:rsidRPr="0006106D" w14:paraId="69DEC618" w14:textId="77777777" w:rsidTr="008E1EE9">
        <w:trPr>
          <w:trHeight w:val="288"/>
        </w:trPr>
        <w:tc>
          <w:tcPr>
            <w:tcW w:w="3740" w:type="dxa"/>
            <w:tcBorders>
              <w:top w:val="nil"/>
              <w:left w:val="nil"/>
              <w:bottom w:val="nil"/>
              <w:right w:val="nil"/>
            </w:tcBorders>
            <w:noWrap/>
            <w:vAlign w:val="bottom"/>
            <w:hideMark/>
          </w:tcPr>
          <w:p w14:paraId="0F9D345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CEDC01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CD630_RS08555</w:t>
            </w:r>
            <w:proofErr w:type="spellEnd"/>
          </w:p>
        </w:tc>
        <w:tc>
          <w:tcPr>
            <w:tcW w:w="1985" w:type="dxa"/>
            <w:tcBorders>
              <w:top w:val="nil"/>
              <w:left w:val="nil"/>
              <w:bottom w:val="nil"/>
              <w:right w:val="nil"/>
            </w:tcBorders>
            <w:noWrap/>
            <w:vAlign w:val="bottom"/>
            <w:hideMark/>
          </w:tcPr>
          <w:p w14:paraId="67EF7EC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CD630_RS08555</w:t>
            </w:r>
            <w:proofErr w:type="spellEnd"/>
          </w:p>
        </w:tc>
      </w:tr>
      <w:tr w:rsidR="00E02CDF" w:rsidRPr="0006106D" w14:paraId="0960933F" w14:textId="77777777" w:rsidTr="008E1EE9">
        <w:trPr>
          <w:trHeight w:val="288"/>
        </w:trPr>
        <w:tc>
          <w:tcPr>
            <w:tcW w:w="3740" w:type="dxa"/>
            <w:tcBorders>
              <w:top w:val="nil"/>
              <w:left w:val="nil"/>
              <w:bottom w:val="nil"/>
              <w:right w:val="nil"/>
            </w:tcBorders>
            <w:noWrap/>
            <w:vAlign w:val="bottom"/>
            <w:hideMark/>
          </w:tcPr>
          <w:p w14:paraId="22627CF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37608E9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CD630_RS18610</w:t>
            </w:r>
            <w:proofErr w:type="spellEnd"/>
          </w:p>
        </w:tc>
        <w:tc>
          <w:tcPr>
            <w:tcW w:w="1985" w:type="dxa"/>
            <w:tcBorders>
              <w:top w:val="nil"/>
              <w:left w:val="nil"/>
              <w:bottom w:val="nil"/>
              <w:right w:val="nil"/>
            </w:tcBorders>
            <w:noWrap/>
            <w:vAlign w:val="bottom"/>
            <w:hideMark/>
          </w:tcPr>
          <w:p w14:paraId="0E4BB4B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spoVT</w:t>
            </w:r>
            <w:proofErr w:type="spellEnd"/>
          </w:p>
        </w:tc>
      </w:tr>
      <w:tr w:rsidR="00E02CDF" w:rsidRPr="0006106D" w14:paraId="56833BFE" w14:textId="77777777" w:rsidTr="008E1EE9">
        <w:trPr>
          <w:trHeight w:val="288"/>
        </w:trPr>
        <w:tc>
          <w:tcPr>
            <w:tcW w:w="3740" w:type="dxa"/>
            <w:tcBorders>
              <w:top w:val="nil"/>
              <w:left w:val="nil"/>
              <w:bottom w:val="nil"/>
              <w:right w:val="nil"/>
            </w:tcBorders>
            <w:noWrap/>
            <w:vAlign w:val="bottom"/>
            <w:hideMark/>
          </w:tcPr>
          <w:p w14:paraId="58FD854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0EF6AF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CD630_RS14080</w:t>
            </w:r>
            <w:proofErr w:type="spellEnd"/>
          </w:p>
        </w:tc>
        <w:tc>
          <w:tcPr>
            <w:tcW w:w="1985" w:type="dxa"/>
            <w:tcBorders>
              <w:top w:val="nil"/>
              <w:left w:val="nil"/>
              <w:bottom w:val="nil"/>
              <w:right w:val="nil"/>
            </w:tcBorders>
            <w:noWrap/>
            <w:vAlign w:val="bottom"/>
            <w:hideMark/>
          </w:tcPr>
          <w:p w14:paraId="4BE620C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spoIVA</w:t>
            </w:r>
            <w:proofErr w:type="spellEnd"/>
          </w:p>
        </w:tc>
      </w:tr>
      <w:tr w:rsidR="00E02CDF" w:rsidRPr="0006106D" w14:paraId="38489844" w14:textId="77777777" w:rsidTr="008E1EE9">
        <w:trPr>
          <w:trHeight w:val="288"/>
        </w:trPr>
        <w:tc>
          <w:tcPr>
            <w:tcW w:w="3740" w:type="dxa"/>
            <w:tcBorders>
              <w:top w:val="nil"/>
              <w:left w:val="nil"/>
              <w:bottom w:val="nil"/>
              <w:right w:val="nil"/>
            </w:tcBorders>
            <w:noWrap/>
            <w:vAlign w:val="bottom"/>
            <w:hideMark/>
          </w:tcPr>
          <w:p w14:paraId="03A15BB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60491AA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CD630_RS15860</w:t>
            </w:r>
            <w:proofErr w:type="spellEnd"/>
          </w:p>
        </w:tc>
        <w:tc>
          <w:tcPr>
            <w:tcW w:w="1985" w:type="dxa"/>
            <w:tcBorders>
              <w:top w:val="nil"/>
              <w:left w:val="nil"/>
              <w:bottom w:val="nil"/>
              <w:right w:val="nil"/>
            </w:tcBorders>
            <w:noWrap/>
            <w:vAlign w:val="bottom"/>
            <w:hideMark/>
          </w:tcPr>
          <w:p w14:paraId="6F9167D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dpsA</w:t>
            </w:r>
            <w:proofErr w:type="spellEnd"/>
          </w:p>
        </w:tc>
      </w:tr>
      <w:tr w:rsidR="00E02CDF" w:rsidRPr="0006106D" w14:paraId="6A9D644B" w14:textId="77777777" w:rsidTr="008E1EE9">
        <w:trPr>
          <w:trHeight w:val="288"/>
        </w:trPr>
        <w:tc>
          <w:tcPr>
            <w:tcW w:w="3740" w:type="dxa"/>
            <w:tcBorders>
              <w:top w:val="nil"/>
              <w:left w:val="nil"/>
              <w:bottom w:val="nil"/>
              <w:right w:val="nil"/>
            </w:tcBorders>
            <w:noWrap/>
            <w:vAlign w:val="bottom"/>
            <w:hideMark/>
          </w:tcPr>
          <w:p w14:paraId="54062C5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0BE0C67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CD630_RS03565</w:t>
            </w:r>
            <w:proofErr w:type="spellEnd"/>
          </w:p>
        </w:tc>
        <w:tc>
          <w:tcPr>
            <w:tcW w:w="1985" w:type="dxa"/>
            <w:tcBorders>
              <w:top w:val="nil"/>
              <w:left w:val="nil"/>
              <w:bottom w:val="nil"/>
              <w:right w:val="nil"/>
            </w:tcBorders>
            <w:noWrap/>
            <w:vAlign w:val="bottom"/>
            <w:hideMark/>
          </w:tcPr>
          <w:p w14:paraId="4929FB6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cotCB</w:t>
            </w:r>
            <w:proofErr w:type="spellEnd"/>
          </w:p>
        </w:tc>
      </w:tr>
      <w:tr w:rsidR="00E02CDF" w:rsidRPr="0006106D" w14:paraId="6B5C9691" w14:textId="77777777" w:rsidTr="008E1EE9">
        <w:trPr>
          <w:trHeight w:val="288"/>
        </w:trPr>
        <w:tc>
          <w:tcPr>
            <w:tcW w:w="3740" w:type="dxa"/>
            <w:tcBorders>
              <w:top w:val="nil"/>
              <w:left w:val="nil"/>
              <w:bottom w:val="nil"/>
              <w:right w:val="nil"/>
            </w:tcBorders>
            <w:noWrap/>
            <w:vAlign w:val="bottom"/>
            <w:hideMark/>
          </w:tcPr>
          <w:p w14:paraId="331D89F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0F42476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CD630_RS06675</w:t>
            </w:r>
            <w:proofErr w:type="spellEnd"/>
          </w:p>
        </w:tc>
        <w:tc>
          <w:tcPr>
            <w:tcW w:w="1985" w:type="dxa"/>
            <w:tcBorders>
              <w:top w:val="nil"/>
              <w:left w:val="nil"/>
              <w:bottom w:val="nil"/>
              <w:right w:val="nil"/>
            </w:tcBorders>
            <w:noWrap/>
            <w:vAlign w:val="bottom"/>
            <w:hideMark/>
          </w:tcPr>
          <w:p w14:paraId="7CB94A1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spoIIIAG</w:t>
            </w:r>
            <w:proofErr w:type="spellEnd"/>
          </w:p>
        </w:tc>
      </w:tr>
      <w:tr w:rsidR="00E02CDF" w:rsidRPr="0006106D" w14:paraId="6BE6766B" w14:textId="77777777" w:rsidTr="008E1EE9">
        <w:trPr>
          <w:trHeight w:val="288"/>
        </w:trPr>
        <w:tc>
          <w:tcPr>
            <w:tcW w:w="3740" w:type="dxa"/>
            <w:tcBorders>
              <w:top w:val="nil"/>
              <w:left w:val="nil"/>
              <w:bottom w:val="nil"/>
              <w:right w:val="nil"/>
            </w:tcBorders>
            <w:noWrap/>
            <w:vAlign w:val="bottom"/>
            <w:hideMark/>
          </w:tcPr>
          <w:p w14:paraId="5A0931A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DC3EDE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CD630_RS06680</w:t>
            </w:r>
            <w:proofErr w:type="spellEnd"/>
          </w:p>
        </w:tc>
        <w:tc>
          <w:tcPr>
            <w:tcW w:w="1985" w:type="dxa"/>
            <w:tcBorders>
              <w:top w:val="nil"/>
              <w:left w:val="nil"/>
              <w:bottom w:val="nil"/>
              <w:right w:val="nil"/>
            </w:tcBorders>
            <w:noWrap/>
            <w:vAlign w:val="bottom"/>
            <w:hideMark/>
          </w:tcPr>
          <w:p w14:paraId="508A7CE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spoIIIAH</w:t>
            </w:r>
            <w:proofErr w:type="spellEnd"/>
          </w:p>
        </w:tc>
      </w:tr>
      <w:tr w:rsidR="00E02CDF" w:rsidRPr="0006106D" w14:paraId="63F32E66" w14:textId="77777777" w:rsidTr="008E1EE9">
        <w:trPr>
          <w:trHeight w:val="288"/>
        </w:trPr>
        <w:tc>
          <w:tcPr>
            <w:tcW w:w="3740" w:type="dxa"/>
            <w:tcBorders>
              <w:top w:val="nil"/>
              <w:left w:val="nil"/>
              <w:bottom w:val="nil"/>
              <w:right w:val="nil"/>
            </w:tcBorders>
            <w:noWrap/>
            <w:vAlign w:val="bottom"/>
            <w:hideMark/>
          </w:tcPr>
          <w:p w14:paraId="0359D22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7E099A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CD630_RS06745</w:t>
            </w:r>
            <w:proofErr w:type="spellEnd"/>
          </w:p>
        </w:tc>
        <w:tc>
          <w:tcPr>
            <w:tcW w:w="1985" w:type="dxa"/>
            <w:tcBorders>
              <w:top w:val="nil"/>
              <w:left w:val="nil"/>
              <w:bottom w:val="nil"/>
              <w:right w:val="nil"/>
            </w:tcBorders>
            <w:noWrap/>
            <w:vAlign w:val="bottom"/>
            <w:hideMark/>
          </w:tcPr>
          <w:p w14:paraId="6E739A4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bltD</w:t>
            </w:r>
            <w:proofErr w:type="spellEnd"/>
          </w:p>
        </w:tc>
      </w:tr>
      <w:tr w:rsidR="00E02CDF" w:rsidRPr="0006106D" w14:paraId="2855F0A0" w14:textId="77777777" w:rsidTr="008E1EE9">
        <w:trPr>
          <w:trHeight w:val="288"/>
        </w:trPr>
        <w:tc>
          <w:tcPr>
            <w:tcW w:w="3740" w:type="dxa"/>
            <w:tcBorders>
              <w:top w:val="nil"/>
              <w:left w:val="nil"/>
              <w:bottom w:val="nil"/>
              <w:right w:val="nil"/>
            </w:tcBorders>
            <w:noWrap/>
            <w:vAlign w:val="bottom"/>
            <w:hideMark/>
          </w:tcPr>
          <w:p w14:paraId="0347E25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7C2CA91"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CD630_RS00005</w:t>
            </w:r>
            <w:proofErr w:type="spellEnd"/>
          </w:p>
        </w:tc>
        <w:tc>
          <w:tcPr>
            <w:tcW w:w="1985" w:type="dxa"/>
            <w:tcBorders>
              <w:top w:val="nil"/>
              <w:left w:val="nil"/>
              <w:bottom w:val="nil"/>
              <w:right w:val="nil"/>
            </w:tcBorders>
            <w:noWrap/>
            <w:vAlign w:val="bottom"/>
            <w:hideMark/>
          </w:tcPr>
          <w:p w14:paraId="06E207E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dnaA</w:t>
            </w:r>
            <w:proofErr w:type="spellEnd"/>
          </w:p>
        </w:tc>
      </w:tr>
      <w:tr w:rsidR="00E02CDF" w:rsidRPr="0006106D" w14:paraId="4EDD05C8" w14:textId="77777777" w:rsidTr="008E1EE9">
        <w:trPr>
          <w:trHeight w:val="288"/>
        </w:trPr>
        <w:tc>
          <w:tcPr>
            <w:tcW w:w="3740" w:type="dxa"/>
            <w:tcBorders>
              <w:top w:val="nil"/>
              <w:left w:val="nil"/>
              <w:bottom w:val="nil"/>
              <w:right w:val="nil"/>
            </w:tcBorders>
            <w:noWrap/>
            <w:vAlign w:val="bottom"/>
            <w:hideMark/>
          </w:tcPr>
          <w:p w14:paraId="03FCFD7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B93D7A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CD630_RS14145</w:t>
            </w:r>
            <w:proofErr w:type="spellEnd"/>
          </w:p>
        </w:tc>
        <w:tc>
          <w:tcPr>
            <w:tcW w:w="1985" w:type="dxa"/>
            <w:tcBorders>
              <w:top w:val="nil"/>
              <w:left w:val="nil"/>
              <w:bottom w:val="nil"/>
              <w:right w:val="nil"/>
            </w:tcBorders>
            <w:noWrap/>
            <w:vAlign w:val="bottom"/>
            <w:hideMark/>
          </w:tcPr>
          <w:p w14:paraId="11C5085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sigG</w:t>
            </w:r>
            <w:proofErr w:type="spellEnd"/>
          </w:p>
        </w:tc>
      </w:tr>
      <w:tr w:rsidR="00E02CDF" w:rsidRPr="0006106D" w14:paraId="4A16F55B" w14:textId="77777777" w:rsidTr="008E1EE9">
        <w:trPr>
          <w:trHeight w:val="288"/>
        </w:trPr>
        <w:tc>
          <w:tcPr>
            <w:tcW w:w="3740" w:type="dxa"/>
            <w:tcBorders>
              <w:top w:val="nil"/>
              <w:left w:val="nil"/>
              <w:bottom w:val="nil"/>
              <w:right w:val="nil"/>
            </w:tcBorders>
            <w:noWrap/>
            <w:vAlign w:val="bottom"/>
            <w:hideMark/>
          </w:tcPr>
          <w:p w14:paraId="1033BB4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BA347D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CD630_RS14150</w:t>
            </w:r>
            <w:proofErr w:type="spellEnd"/>
          </w:p>
        </w:tc>
        <w:tc>
          <w:tcPr>
            <w:tcW w:w="1985" w:type="dxa"/>
            <w:tcBorders>
              <w:top w:val="nil"/>
              <w:left w:val="nil"/>
              <w:bottom w:val="nil"/>
              <w:right w:val="nil"/>
            </w:tcBorders>
            <w:noWrap/>
            <w:vAlign w:val="bottom"/>
            <w:hideMark/>
          </w:tcPr>
          <w:p w14:paraId="3206CDE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sigE</w:t>
            </w:r>
            <w:proofErr w:type="spellEnd"/>
          </w:p>
        </w:tc>
      </w:tr>
      <w:tr w:rsidR="00E02CDF" w:rsidRPr="0006106D" w14:paraId="268CC852" w14:textId="77777777" w:rsidTr="008E1EE9">
        <w:trPr>
          <w:trHeight w:val="288"/>
        </w:trPr>
        <w:tc>
          <w:tcPr>
            <w:tcW w:w="3740" w:type="dxa"/>
            <w:tcBorders>
              <w:top w:val="nil"/>
              <w:left w:val="nil"/>
              <w:bottom w:val="nil"/>
              <w:right w:val="nil"/>
            </w:tcBorders>
            <w:noWrap/>
            <w:vAlign w:val="bottom"/>
            <w:hideMark/>
          </w:tcPr>
          <w:p w14:paraId="6DCF925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4F2E6EE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CD630_RS14155</w:t>
            </w:r>
            <w:proofErr w:type="spellEnd"/>
          </w:p>
        </w:tc>
        <w:tc>
          <w:tcPr>
            <w:tcW w:w="1985" w:type="dxa"/>
            <w:tcBorders>
              <w:top w:val="nil"/>
              <w:left w:val="nil"/>
              <w:bottom w:val="nil"/>
              <w:right w:val="nil"/>
            </w:tcBorders>
            <w:noWrap/>
            <w:vAlign w:val="bottom"/>
            <w:hideMark/>
          </w:tcPr>
          <w:p w14:paraId="436220B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spoIIGA</w:t>
            </w:r>
            <w:proofErr w:type="spellEnd"/>
          </w:p>
        </w:tc>
      </w:tr>
      <w:tr w:rsidR="00E02CDF" w:rsidRPr="0006106D" w14:paraId="00ED3D32" w14:textId="77777777" w:rsidTr="008E1EE9">
        <w:trPr>
          <w:trHeight w:val="288"/>
        </w:trPr>
        <w:tc>
          <w:tcPr>
            <w:tcW w:w="3740" w:type="dxa"/>
            <w:tcBorders>
              <w:top w:val="nil"/>
              <w:left w:val="nil"/>
              <w:bottom w:val="nil"/>
              <w:right w:val="nil"/>
            </w:tcBorders>
            <w:noWrap/>
            <w:vAlign w:val="bottom"/>
            <w:hideMark/>
          </w:tcPr>
          <w:p w14:paraId="01EDB71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796149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CD630_RS14185</w:t>
            </w:r>
            <w:proofErr w:type="spellEnd"/>
          </w:p>
        </w:tc>
        <w:tc>
          <w:tcPr>
            <w:tcW w:w="1985" w:type="dxa"/>
            <w:tcBorders>
              <w:top w:val="nil"/>
              <w:left w:val="nil"/>
              <w:bottom w:val="nil"/>
              <w:right w:val="nil"/>
            </w:tcBorders>
            <w:noWrap/>
            <w:vAlign w:val="bottom"/>
            <w:hideMark/>
          </w:tcPr>
          <w:p w14:paraId="73A0F53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ftsQ</w:t>
            </w:r>
            <w:proofErr w:type="spellEnd"/>
          </w:p>
        </w:tc>
      </w:tr>
      <w:tr w:rsidR="00E02CDF" w:rsidRPr="0006106D" w14:paraId="1EE94E5B" w14:textId="77777777" w:rsidTr="008E1EE9">
        <w:trPr>
          <w:trHeight w:val="288"/>
        </w:trPr>
        <w:tc>
          <w:tcPr>
            <w:tcW w:w="3740" w:type="dxa"/>
            <w:tcBorders>
              <w:top w:val="nil"/>
              <w:left w:val="nil"/>
              <w:bottom w:val="nil"/>
              <w:right w:val="nil"/>
            </w:tcBorders>
            <w:noWrap/>
            <w:vAlign w:val="bottom"/>
            <w:hideMark/>
          </w:tcPr>
          <w:p w14:paraId="2851496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179F4F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CD630_RS14195</w:t>
            </w:r>
            <w:proofErr w:type="spellEnd"/>
          </w:p>
        </w:tc>
        <w:tc>
          <w:tcPr>
            <w:tcW w:w="1985" w:type="dxa"/>
            <w:tcBorders>
              <w:top w:val="nil"/>
              <w:left w:val="nil"/>
              <w:bottom w:val="nil"/>
              <w:right w:val="nil"/>
            </w:tcBorders>
            <w:noWrap/>
            <w:vAlign w:val="bottom"/>
            <w:hideMark/>
          </w:tcPr>
          <w:p w14:paraId="4EB8B44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spoVE</w:t>
            </w:r>
            <w:proofErr w:type="spellEnd"/>
          </w:p>
        </w:tc>
      </w:tr>
      <w:tr w:rsidR="00E02CDF" w:rsidRPr="0006106D" w14:paraId="5621665E" w14:textId="77777777" w:rsidTr="008E1EE9">
        <w:trPr>
          <w:trHeight w:val="288"/>
        </w:trPr>
        <w:tc>
          <w:tcPr>
            <w:tcW w:w="3740" w:type="dxa"/>
            <w:tcBorders>
              <w:top w:val="nil"/>
              <w:left w:val="nil"/>
              <w:bottom w:val="nil"/>
              <w:right w:val="nil"/>
            </w:tcBorders>
            <w:noWrap/>
            <w:vAlign w:val="bottom"/>
            <w:hideMark/>
          </w:tcPr>
          <w:p w14:paraId="776FB9D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43A7E6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CD630_RS03425</w:t>
            </w:r>
            <w:proofErr w:type="spellEnd"/>
          </w:p>
        </w:tc>
        <w:tc>
          <w:tcPr>
            <w:tcW w:w="1985" w:type="dxa"/>
            <w:tcBorders>
              <w:top w:val="nil"/>
              <w:left w:val="nil"/>
              <w:bottom w:val="nil"/>
              <w:right w:val="nil"/>
            </w:tcBorders>
            <w:noWrap/>
            <w:vAlign w:val="bottom"/>
            <w:hideMark/>
          </w:tcPr>
          <w:p w14:paraId="2310C9F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ytxC</w:t>
            </w:r>
            <w:proofErr w:type="spellEnd"/>
          </w:p>
        </w:tc>
      </w:tr>
      <w:tr w:rsidR="00E02CDF" w:rsidRPr="0006106D" w14:paraId="02BDD7F6" w14:textId="77777777" w:rsidTr="008E1EE9">
        <w:trPr>
          <w:trHeight w:val="288"/>
        </w:trPr>
        <w:tc>
          <w:tcPr>
            <w:tcW w:w="3740" w:type="dxa"/>
            <w:tcBorders>
              <w:top w:val="nil"/>
              <w:left w:val="nil"/>
              <w:bottom w:val="nil"/>
              <w:right w:val="nil"/>
            </w:tcBorders>
            <w:noWrap/>
            <w:vAlign w:val="bottom"/>
            <w:hideMark/>
          </w:tcPr>
          <w:p w14:paraId="5A61093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7ABD12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CD630_RS04990</w:t>
            </w:r>
            <w:proofErr w:type="spellEnd"/>
          </w:p>
        </w:tc>
        <w:tc>
          <w:tcPr>
            <w:tcW w:w="1985" w:type="dxa"/>
            <w:tcBorders>
              <w:top w:val="nil"/>
              <w:left w:val="nil"/>
              <w:bottom w:val="nil"/>
              <w:right w:val="nil"/>
            </w:tcBorders>
            <w:noWrap/>
            <w:vAlign w:val="bottom"/>
            <w:hideMark/>
          </w:tcPr>
          <w:p w14:paraId="7584CD1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CD630_RS04990</w:t>
            </w:r>
            <w:proofErr w:type="spellEnd"/>
          </w:p>
        </w:tc>
      </w:tr>
      <w:tr w:rsidR="00E02CDF" w:rsidRPr="0006106D" w14:paraId="3B008154" w14:textId="77777777" w:rsidTr="008E1EE9">
        <w:trPr>
          <w:trHeight w:val="288"/>
        </w:trPr>
        <w:tc>
          <w:tcPr>
            <w:tcW w:w="3740" w:type="dxa"/>
            <w:tcBorders>
              <w:top w:val="nil"/>
              <w:left w:val="nil"/>
              <w:bottom w:val="nil"/>
              <w:right w:val="nil"/>
            </w:tcBorders>
            <w:noWrap/>
            <w:vAlign w:val="bottom"/>
            <w:hideMark/>
          </w:tcPr>
          <w:p w14:paraId="4812A6B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0E93D7F1"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CD630_RS11435</w:t>
            </w:r>
            <w:proofErr w:type="spellEnd"/>
          </w:p>
        </w:tc>
        <w:tc>
          <w:tcPr>
            <w:tcW w:w="1985" w:type="dxa"/>
            <w:tcBorders>
              <w:top w:val="nil"/>
              <w:left w:val="nil"/>
              <w:bottom w:val="nil"/>
              <w:right w:val="nil"/>
            </w:tcBorders>
            <w:noWrap/>
            <w:vAlign w:val="bottom"/>
            <w:hideMark/>
          </w:tcPr>
          <w:p w14:paraId="58CFE7E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CD630_RS11435</w:t>
            </w:r>
            <w:proofErr w:type="spellEnd"/>
          </w:p>
        </w:tc>
      </w:tr>
      <w:tr w:rsidR="00E02CDF" w:rsidRPr="0006106D" w14:paraId="6CF83BA1" w14:textId="77777777" w:rsidTr="008E1EE9">
        <w:trPr>
          <w:trHeight w:val="288"/>
        </w:trPr>
        <w:tc>
          <w:tcPr>
            <w:tcW w:w="3740" w:type="dxa"/>
            <w:tcBorders>
              <w:top w:val="nil"/>
              <w:left w:val="nil"/>
              <w:bottom w:val="nil"/>
              <w:right w:val="nil"/>
            </w:tcBorders>
            <w:noWrap/>
            <w:vAlign w:val="bottom"/>
            <w:hideMark/>
          </w:tcPr>
          <w:p w14:paraId="1D6E496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B02149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CD630_RS07160</w:t>
            </w:r>
            <w:proofErr w:type="spellEnd"/>
          </w:p>
        </w:tc>
        <w:tc>
          <w:tcPr>
            <w:tcW w:w="1985" w:type="dxa"/>
            <w:tcBorders>
              <w:top w:val="nil"/>
              <w:left w:val="nil"/>
              <w:bottom w:val="nil"/>
              <w:right w:val="nil"/>
            </w:tcBorders>
            <w:noWrap/>
            <w:vAlign w:val="bottom"/>
            <w:hideMark/>
          </w:tcPr>
          <w:p w14:paraId="09DC8C1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dacF</w:t>
            </w:r>
            <w:proofErr w:type="spellEnd"/>
          </w:p>
        </w:tc>
      </w:tr>
      <w:tr w:rsidR="00E02CDF" w:rsidRPr="0006106D" w14:paraId="60A9A1BA" w14:textId="77777777" w:rsidTr="008E1EE9">
        <w:trPr>
          <w:trHeight w:val="288"/>
        </w:trPr>
        <w:tc>
          <w:tcPr>
            <w:tcW w:w="3740" w:type="dxa"/>
            <w:tcBorders>
              <w:top w:val="nil"/>
              <w:left w:val="nil"/>
              <w:bottom w:val="nil"/>
              <w:right w:val="nil"/>
            </w:tcBorders>
            <w:noWrap/>
            <w:vAlign w:val="bottom"/>
            <w:hideMark/>
          </w:tcPr>
          <w:p w14:paraId="0A147C7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4EF68C5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CD630_RS01160</w:t>
            </w:r>
            <w:proofErr w:type="spellEnd"/>
          </w:p>
        </w:tc>
        <w:tc>
          <w:tcPr>
            <w:tcW w:w="1985" w:type="dxa"/>
            <w:tcBorders>
              <w:top w:val="nil"/>
              <w:left w:val="nil"/>
              <w:bottom w:val="nil"/>
              <w:right w:val="nil"/>
            </w:tcBorders>
            <w:noWrap/>
            <w:vAlign w:val="bottom"/>
            <w:hideMark/>
          </w:tcPr>
          <w:p w14:paraId="63737DB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yyaC</w:t>
            </w:r>
            <w:proofErr w:type="spellEnd"/>
          </w:p>
        </w:tc>
      </w:tr>
      <w:tr w:rsidR="00E02CDF" w:rsidRPr="0006106D" w14:paraId="52E47CFF" w14:textId="77777777" w:rsidTr="008E1EE9">
        <w:trPr>
          <w:trHeight w:val="288"/>
        </w:trPr>
        <w:tc>
          <w:tcPr>
            <w:tcW w:w="3740" w:type="dxa"/>
            <w:tcBorders>
              <w:top w:val="nil"/>
              <w:left w:val="nil"/>
              <w:bottom w:val="nil"/>
              <w:right w:val="nil"/>
            </w:tcBorders>
            <w:noWrap/>
            <w:vAlign w:val="bottom"/>
            <w:hideMark/>
          </w:tcPr>
          <w:p w14:paraId="66AE3FC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45D17BA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CD630_RS18960</w:t>
            </w:r>
            <w:proofErr w:type="spellEnd"/>
          </w:p>
        </w:tc>
        <w:tc>
          <w:tcPr>
            <w:tcW w:w="1985" w:type="dxa"/>
            <w:tcBorders>
              <w:top w:val="nil"/>
              <w:left w:val="nil"/>
              <w:bottom w:val="nil"/>
              <w:right w:val="nil"/>
            </w:tcBorders>
            <w:noWrap/>
            <w:vAlign w:val="bottom"/>
            <w:hideMark/>
          </w:tcPr>
          <w:p w14:paraId="10817EA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spoIIR</w:t>
            </w:r>
            <w:proofErr w:type="spellEnd"/>
          </w:p>
        </w:tc>
      </w:tr>
      <w:tr w:rsidR="00E02CDF" w:rsidRPr="0006106D" w14:paraId="352C7A68" w14:textId="77777777" w:rsidTr="008E1EE9">
        <w:trPr>
          <w:trHeight w:val="288"/>
        </w:trPr>
        <w:tc>
          <w:tcPr>
            <w:tcW w:w="3740" w:type="dxa"/>
            <w:tcBorders>
              <w:top w:val="nil"/>
              <w:left w:val="nil"/>
              <w:bottom w:val="nil"/>
              <w:right w:val="nil"/>
            </w:tcBorders>
            <w:noWrap/>
            <w:vAlign w:val="bottom"/>
            <w:hideMark/>
          </w:tcPr>
          <w:p w14:paraId="229C228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AE61B8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CD630_RS18975</w:t>
            </w:r>
            <w:proofErr w:type="spellEnd"/>
          </w:p>
        </w:tc>
        <w:tc>
          <w:tcPr>
            <w:tcW w:w="1985" w:type="dxa"/>
            <w:tcBorders>
              <w:top w:val="nil"/>
              <w:left w:val="nil"/>
              <w:bottom w:val="nil"/>
              <w:right w:val="nil"/>
            </w:tcBorders>
            <w:noWrap/>
            <w:vAlign w:val="bottom"/>
            <w:hideMark/>
          </w:tcPr>
          <w:p w14:paraId="48BA7BC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CD630_RS18975</w:t>
            </w:r>
            <w:proofErr w:type="spellEnd"/>
          </w:p>
        </w:tc>
      </w:tr>
      <w:tr w:rsidR="00E02CDF" w:rsidRPr="0006106D" w14:paraId="647DE02F" w14:textId="77777777" w:rsidTr="008E1EE9">
        <w:trPr>
          <w:trHeight w:val="288"/>
        </w:trPr>
        <w:tc>
          <w:tcPr>
            <w:tcW w:w="3740" w:type="dxa"/>
            <w:tcBorders>
              <w:top w:val="nil"/>
              <w:left w:val="nil"/>
              <w:bottom w:val="nil"/>
              <w:right w:val="nil"/>
            </w:tcBorders>
            <w:noWrap/>
            <w:vAlign w:val="bottom"/>
            <w:hideMark/>
          </w:tcPr>
          <w:p w14:paraId="0660C931"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4A13155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CD630_RS18985</w:t>
            </w:r>
            <w:proofErr w:type="spellEnd"/>
          </w:p>
        </w:tc>
        <w:tc>
          <w:tcPr>
            <w:tcW w:w="1985" w:type="dxa"/>
            <w:tcBorders>
              <w:top w:val="nil"/>
              <w:left w:val="nil"/>
              <w:bottom w:val="nil"/>
              <w:right w:val="nil"/>
            </w:tcBorders>
            <w:noWrap/>
            <w:vAlign w:val="bottom"/>
            <w:hideMark/>
          </w:tcPr>
          <w:p w14:paraId="5927BCA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yabG</w:t>
            </w:r>
            <w:proofErr w:type="spellEnd"/>
          </w:p>
        </w:tc>
      </w:tr>
      <w:tr w:rsidR="00E02CDF" w:rsidRPr="0006106D" w14:paraId="1F4F59AF" w14:textId="77777777" w:rsidTr="008E1EE9">
        <w:trPr>
          <w:trHeight w:val="288"/>
        </w:trPr>
        <w:tc>
          <w:tcPr>
            <w:tcW w:w="3740" w:type="dxa"/>
            <w:tcBorders>
              <w:top w:val="nil"/>
              <w:left w:val="nil"/>
              <w:bottom w:val="nil"/>
              <w:right w:val="nil"/>
            </w:tcBorders>
            <w:noWrap/>
            <w:vAlign w:val="bottom"/>
            <w:hideMark/>
          </w:tcPr>
          <w:p w14:paraId="4C0E52C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C8A5EC1"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CD630_RS00585</w:t>
            </w:r>
            <w:proofErr w:type="spellEnd"/>
          </w:p>
        </w:tc>
        <w:tc>
          <w:tcPr>
            <w:tcW w:w="1985" w:type="dxa"/>
            <w:tcBorders>
              <w:top w:val="nil"/>
              <w:left w:val="nil"/>
              <w:bottom w:val="nil"/>
              <w:right w:val="nil"/>
            </w:tcBorders>
            <w:noWrap/>
            <w:vAlign w:val="bottom"/>
            <w:hideMark/>
          </w:tcPr>
          <w:p w14:paraId="4361F06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CD630_RS00585</w:t>
            </w:r>
            <w:proofErr w:type="spellEnd"/>
          </w:p>
        </w:tc>
      </w:tr>
      <w:tr w:rsidR="00E02CDF" w:rsidRPr="0006106D" w14:paraId="2BB40160" w14:textId="77777777" w:rsidTr="008E1EE9">
        <w:trPr>
          <w:trHeight w:val="288"/>
        </w:trPr>
        <w:tc>
          <w:tcPr>
            <w:tcW w:w="3740" w:type="dxa"/>
            <w:tcBorders>
              <w:top w:val="nil"/>
              <w:left w:val="nil"/>
              <w:bottom w:val="nil"/>
              <w:right w:val="nil"/>
            </w:tcBorders>
            <w:noWrap/>
            <w:vAlign w:val="bottom"/>
            <w:hideMark/>
          </w:tcPr>
          <w:p w14:paraId="42305B0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41FF35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CD630_RS07380</w:t>
            </w:r>
            <w:proofErr w:type="spellEnd"/>
          </w:p>
        </w:tc>
        <w:tc>
          <w:tcPr>
            <w:tcW w:w="1985" w:type="dxa"/>
            <w:tcBorders>
              <w:top w:val="nil"/>
              <w:left w:val="nil"/>
              <w:bottom w:val="nil"/>
              <w:right w:val="nil"/>
            </w:tcBorders>
            <w:noWrap/>
            <w:vAlign w:val="bottom"/>
            <w:hideMark/>
          </w:tcPr>
          <w:p w14:paraId="68C6BFA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CD630_RS07380</w:t>
            </w:r>
            <w:proofErr w:type="spellEnd"/>
          </w:p>
        </w:tc>
      </w:tr>
      <w:tr w:rsidR="00E02CDF" w:rsidRPr="0006106D" w14:paraId="6B2B8B03" w14:textId="77777777" w:rsidTr="008E1EE9">
        <w:trPr>
          <w:trHeight w:val="288"/>
        </w:trPr>
        <w:tc>
          <w:tcPr>
            <w:tcW w:w="3740" w:type="dxa"/>
            <w:tcBorders>
              <w:top w:val="nil"/>
              <w:left w:val="nil"/>
              <w:bottom w:val="nil"/>
              <w:right w:val="nil"/>
            </w:tcBorders>
            <w:noWrap/>
            <w:vAlign w:val="bottom"/>
            <w:hideMark/>
          </w:tcPr>
          <w:p w14:paraId="33A59C3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365AEE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CD630_RS11130</w:t>
            </w:r>
            <w:proofErr w:type="spellEnd"/>
          </w:p>
        </w:tc>
        <w:tc>
          <w:tcPr>
            <w:tcW w:w="1985" w:type="dxa"/>
            <w:tcBorders>
              <w:top w:val="nil"/>
              <w:left w:val="nil"/>
              <w:bottom w:val="nil"/>
              <w:right w:val="nil"/>
            </w:tcBorders>
            <w:noWrap/>
            <w:vAlign w:val="bottom"/>
            <w:hideMark/>
          </w:tcPr>
          <w:p w14:paraId="1EF2FEF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CD630_RS11130</w:t>
            </w:r>
            <w:proofErr w:type="spellEnd"/>
          </w:p>
        </w:tc>
      </w:tr>
      <w:tr w:rsidR="00E02CDF" w:rsidRPr="0006106D" w14:paraId="72491AEF" w14:textId="77777777" w:rsidTr="008E1EE9">
        <w:trPr>
          <w:trHeight w:val="288"/>
        </w:trPr>
        <w:tc>
          <w:tcPr>
            <w:tcW w:w="3740" w:type="dxa"/>
            <w:tcBorders>
              <w:top w:val="nil"/>
              <w:left w:val="nil"/>
              <w:bottom w:val="nil"/>
              <w:right w:val="nil"/>
            </w:tcBorders>
            <w:noWrap/>
            <w:vAlign w:val="bottom"/>
            <w:hideMark/>
          </w:tcPr>
          <w:p w14:paraId="0080F10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6DAB1B4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CD630_RS07320</w:t>
            </w:r>
            <w:proofErr w:type="spellEnd"/>
          </w:p>
        </w:tc>
        <w:tc>
          <w:tcPr>
            <w:tcW w:w="1985" w:type="dxa"/>
            <w:tcBorders>
              <w:top w:val="nil"/>
              <w:left w:val="nil"/>
              <w:bottom w:val="nil"/>
              <w:right w:val="nil"/>
            </w:tcBorders>
            <w:noWrap/>
            <w:vAlign w:val="bottom"/>
            <w:hideMark/>
          </w:tcPr>
          <w:p w14:paraId="5841E05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dapG</w:t>
            </w:r>
            <w:proofErr w:type="spellEnd"/>
          </w:p>
        </w:tc>
      </w:tr>
      <w:tr w:rsidR="00E02CDF" w:rsidRPr="0006106D" w14:paraId="2B3979A7" w14:textId="77777777" w:rsidTr="008E1EE9">
        <w:trPr>
          <w:trHeight w:val="288"/>
        </w:trPr>
        <w:tc>
          <w:tcPr>
            <w:tcW w:w="3740" w:type="dxa"/>
            <w:tcBorders>
              <w:top w:val="nil"/>
              <w:left w:val="nil"/>
              <w:bottom w:val="nil"/>
              <w:right w:val="nil"/>
            </w:tcBorders>
            <w:noWrap/>
            <w:vAlign w:val="bottom"/>
            <w:hideMark/>
          </w:tcPr>
          <w:p w14:paraId="799B4A2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578491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CD630_RS07325</w:t>
            </w:r>
            <w:proofErr w:type="spellEnd"/>
          </w:p>
        </w:tc>
        <w:tc>
          <w:tcPr>
            <w:tcW w:w="1985" w:type="dxa"/>
            <w:tcBorders>
              <w:top w:val="nil"/>
              <w:left w:val="nil"/>
              <w:bottom w:val="nil"/>
              <w:right w:val="nil"/>
            </w:tcBorders>
            <w:noWrap/>
            <w:vAlign w:val="bottom"/>
            <w:hideMark/>
          </w:tcPr>
          <w:p w14:paraId="029863C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clp</w:t>
            </w:r>
            <w:proofErr w:type="spellEnd"/>
          </w:p>
        </w:tc>
      </w:tr>
      <w:tr w:rsidR="00E02CDF" w:rsidRPr="0006106D" w14:paraId="37ADC153" w14:textId="77777777" w:rsidTr="008E1EE9">
        <w:trPr>
          <w:trHeight w:val="288"/>
        </w:trPr>
        <w:tc>
          <w:tcPr>
            <w:tcW w:w="3740" w:type="dxa"/>
            <w:tcBorders>
              <w:top w:val="nil"/>
              <w:left w:val="nil"/>
              <w:bottom w:val="nil"/>
              <w:right w:val="nil"/>
            </w:tcBorders>
            <w:noWrap/>
            <w:vAlign w:val="bottom"/>
            <w:hideMark/>
          </w:tcPr>
          <w:p w14:paraId="56FCCEC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3B95108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CD630_RS13885</w:t>
            </w:r>
            <w:proofErr w:type="spellEnd"/>
          </w:p>
        </w:tc>
        <w:tc>
          <w:tcPr>
            <w:tcW w:w="1985" w:type="dxa"/>
            <w:tcBorders>
              <w:top w:val="nil"/>
              <w:left w:val="nil"/>
              <w:bottom w:val="nil"/>
              <w:right w:val="nil"/>
            </w:tcBorders>
            <w:noWrap/>
            <w:vAlign w:val="bottom"/>
            <w:hideMark/>
          </w:tcPr>
          <w:p w14:paraId="60A8681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CD630_RS13885</w:t>
            </w:r>
            <w:proofErr w:type="spellEnd"/>
          </w:p>
        </w:tc>
      </w:tr>
      <w:tr w:rsidR="00E02CDF" w:rsidRPr="0006106D" w14:paraId="4BF07369" w14:textId="77777777" w:rsidTr="008E1EE9">
        <w:trPr>
          <w:trHeight w:val="288"/>
        </w:trPr>
        <w:tc>
          <w:tcPr>
            <w:tcW w:w="3740" w:type="dxa"/>
            <w:tcBorders>
              <w:top w:val="nil"/>
              <w:left w:val="nil"/>
              <w:bottom w:val="nil"/>
              <w:right w:val="nil"/>
            </w:tcBorders>
            <w:noWrap/>
            <w:vAlign w:val="bottom"/>
            <w:hideMark/>
          </w:tcPr>
          <w:p w14:paraId="1FDE62D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3183D70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CD630_RS06750</w:t>
            </w:r>
            <w:proofErr w:type="spellEnd"/>
          </w:p>
        </w:tc>
        <w:tc>
          <w:tcPr>
            <w:tcW w:w="1985" w:type="dxa"/>
            <w:tcBorders>
              <w:top w:val="nil"/>
              <w:left w:val="nil"/>
              <w:bottom w:val="nil"/>
              <w:right w:val="nil"/>
            </w:tcBorders>
            <w:noWrap/>
            <w:vAlign w:val="bottom"/>
            <w:hideMark/>
          </w:tcPr>
          <w:p w14:paraId="29DE305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spoIVB</w:t>
            </w:r>
            <w:proofErr w:type="spellEnd"/>
          </w:p>
        </w:tc>
      </w:tr>
      <w:tr w:rsidR="00E02CDF" w:rsidRPr="0006106D" w14:paraId="2598DB79" w14:textId="77777777" w:rsidTr="008E1EE9">
        <w:trPr>
          <w:trHeight w:val="288"/>
        </w:trPr>
        <w:tc>
          <w:tcPr>
            <w:tcW w:w="3740" w:type="dxa"/>
            <w:tcBorders>
              <w:top w:val="nil"/>
              <w:left w:val="nil"/>
              <w:bottom w:val="nil"/>
              <w:right w:val="nil"/>
            </w:tcBorders>
            <w:noWrap/>
            <w:vAlign w:val="bottom"/>
            <w:hideMark/>
          </w:tcPr>
          <w:p w14:paraId="628850C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28F764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CD630_RS06755</w:t>
            </w:r>
            <w:proofErr w:type="spellEnd"/>
          </w:p>
        </w:tc>
        <w:tc>
          <w:tcPr>
            <w:tcW w:w="1985" w:type="dxa"/>
            <w:tcBorders>
              <w:top w:val="nil"/>
              <w:left w:val="nil"/>
              <w:bottom w:val="nil"/>
              <w:right w:val="nil"/>
            </w:tcBorders>
            <w:noWrap/>
            <w:vAlign w:val="bottom"/>
            <w:hideMark/>
          </w:tcPr>
          <w:p w14:paraId="74BA2E8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spo0A</w:t>
            </w:r>
            <w:proofErr w:type="spellEnd"/>
          </w:p>
        </w:tc>
      </w:tr>
      <w:tr w:rsidR="00E02CDF" w:rsidRPr="0006106D" w14:paraId="1622C7D1" w14:textId="77777777" w:rsidTr="008E1EE9">
        <w:trPr>
          <w:trHeight w:val="288"/>
        </w:trPr>
        <w:tc>
          <w:tcPr>
            <w:tcW w:w="3740" w:type="dxa"/>
            <w:tcBorders>
              <w:top w:val="nil"/>
              <w:left w:val="nil"/>
              <w:bottom w:val="nil"/>
              <w:right w:val="nil"/>
            </w:tcBorders>
            <w:noWrap/>
            <w:vAlign w:val="bottom"/>
            <w:hideMark/>
          </w:tcPr>
          <w:p w14:paraId="74287B5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011606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CD630_RS06810</w:t>
            </w:r>
            <w:proofErr w:type="spellEnd"/>
          </w:p>
        </w:tc>
        <w:tc>
          <w:tcPr>
            <w:tcW w:w="1985" w:type="dxa"/>
            <w:tcBorders>
              <w:top w:val="nil"/>
              <w:left w:val="nil"/>
              <w:bottom w:val="nil"/>
              <w:right w:val="nil"/>
            </w:tcBorders>
            <w:noWrap/>
            <w:vAlign w:val="bottom"/>
            <w:hideMark/>
          </w:tcPr>
          <w:p w14:paraId="45ACED9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pdp</w:t>
            </w:r>
            <w:proofErr w:type="spellEnd"/>
          </w:p>
        </w:tc>
      </w:tr>
      <w:tr w:rsidR="00E02CDF" w:rsidRPr="0006106D" w14:paraId="0F7B5DFC" w14:textId="77777777" w:rsidTr="008E1EE9">
        <w:trPr>
          <w:trHeight w:val="288"/>
        </w:trPr>
        <w:tc>
          <w:tcPr>
            <w:tcW w:w="3740" w:type="dxa"/>
            <w:tcBorders>
              <w:top w:val="nil"/>
              <w:left w:val="nil"/>
              <w:bottom w:val="nil"/>
              <w:right w:val="nil"/>
            </w:tcBorders>
            <w:noWrap/>
            <w:vAlign w:val="bottom"/>
            <w:hideMark/>
          </w:tcPr>
          <w:p w14:paraId="4F58653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0D306D2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CD630_RS14045</w:t>
            </w:r>
            <w:proofErr w:type="spellEnd"/>
          </w:p>
        </w:tc>
        <w:tc>
          <w:tcPr>
            <w:tcW w:w="1985" w:type="dxa"/>
            <w:tcBorders>
              <w:top w:val="nil"/>
              <w:left w:val="nil"/>
              <w:bottom w:val="nil"/>
              <w:right w:val="nil"/>
            </w:tcBorders>
            <w:noWrap/>
            <w:vAlign w:val="bottom"/>
            <w:hideMark/>
          </w:tcPr>
          <w:p w14:paraId="15D7B65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sepF</w:t>
            </w:r>
            <w:proofErr w:type="spellEnd"/>
          </w:p>
        </w:tc>
      </w:tr>
      <w:tr w:rsidR="00E02CDF" w:rsidRPr="0006106D" w14:paraId="5284577A" w14:textId="77777777" w:rsidTr="008E1EE9">
        <w:trPr>
          <w:trHeight w:val="288"/>
        </w:trPr>
        <w:tc>
          <w:tcPr>
            <w:tcW w:w="3740" w:type="dxa"/>
            <w:tcBorders>
              <w:top w:val="nil"/>
              <w:left w:val="nil"/>
              <w:bottom w:val="nil"/>
              <w:right w:val="nil"/>
            </w:tcBorders>
            <w:noWrap/>
            <w:vAlign w:val="bottom"/>
            <w:hideMark/>
          </w:tcPr>
          <w:p w14:paraId="0AD1445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938B05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CD630_RS12080</w:t>
            </w:r>
            <w:proofErr w:type="spellEnd"/>
          </w:p>
        </w:tc>
        <w:tc>
          <w:tcPr>
            <w:tcW w:w="1985" w:type="dxa"/>
            <w:tcBorders>
              <w:top w:val="nil"/>
              <w:left w:val="nil"/>
              <w:bottom w:val="nil"/>
              <w:right w:val="nil"/>
            </w:tcBorders>
            <w:noWrap/>
            <w:vAlign w:val="bottom"/>
            <w:hideMark/>
          </w:tcPr>
          <w:p w14:paraId="2ED23D3F"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asrC</w:t>
            </w:r>
            <w:proofErr w:type="spellEnd"/>
          </w:p>
        </w:tc>
      </w:tr>
      <w:tr w:rsidR="00E02CDF" w:rsidRPr="0006106D" w14:paraId="4A697583" w14:textId="77777777" w:rsidTr="008E1EE9">
        <w:trPr>
          <w:trHeight w:val="288"/>
        </w:trPr>
        <w:tc>
          <w:tcPr>
            <w:tcW w:w="3740" w:type="dxa"/>
            <w:tcBorders>
              <w:top w:val="nil"/>
              <w:left w:val="nil"/>
              <w:bottom w:val="nil"/>
              <w:right w:val="nil"/>
            </w:tcBorders>
            <w:noWrap/>
            <w:vAlign w:val="bottom"/>
            <w:hideMark/>
          </w:tcPr>
          <w:p w14:paraId="3A1CC90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lastRenderedPageBreak/>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D57CB21"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CD630_RS04450</w:t>
            </w:r>
            <w:proofErr w:type="spellEnd"/>
          </w:p>
        </w:tc>
        <w:tc>
          <w:tcPr>
            <w:tcW w:w="1985" w:type="dxa"/>
            <w:tcBorders>
              <w:top w:val="nil"/>
              <w:left w:val="nil"/>
              <w:bottom w:val="nil"/>
              <w:right w:val="nil"/>
            </w:tcBorders>
            <w:noWrap/>
            <w:vAlign w:val="bottom"/>
            <w:hideMark/>
          </w:tcPr>
          <w:p w14:paraId="2C18B1C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sigF</w:t>
            </w:r>
            <w:proofErr w:type="spellEnd"/>
          </w:p>
        </w:tc>
      </w:tr>
      <w:tr w:rsidR="00E02CDF" w:rsidRPr="0006106D" w14:paraId="7C78E9FC" w14:textId="77777777" w:rsidTr="008E1EE9">
        <w:trPr>
          <w:trHeight w:val="288"/>
        </w:trPr>
        <w:tc>
          <w:tcPr>
            <w:tcW w:w="3740" w:type="dxa"/>
            <w:tcBorders>
              <w:top w:val="nil"/>
              <w:left w:val="nil"/>
              <w:bottom w:val="nil"/>
              <w:right w:val="nil"/>
            </w:tcBorders>
            <w:noWrap/>
            <w:vAlign w:val="bottom"/>
            <w:hideMark/>
          </w:tcPr>
          <w:p w14:paraId="4ACE085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D22E51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CD630_RS04460</w:t>
            </w:r>
            <w:proofErr w:type="spellEnd"/>
          </w:p>
        </w:tc>
        <w:tc>
          <w:tcPr>
            <w:tcW w:w="1985" w:type="dxa"/>
            <w:tcBorders>
              <w:top w:val="nil"/>
              <w:left w:val="nil"/>
              <w:bottom w:val="nil"/>
              <w:right w:val="nil"/>
            </w:tcBorders>
            <w:noWrap/>
            <w:vAlign w:val="bottom"/>
            <w:hideMark/>
          </w:tcPr>
          <w:p w14:paraId="1EBAB9D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spoVAD</w:t>
            </w:r>
            <w:proofErr w:type="spellEnd"/>
          </w:p>
        </w:tc>
      </w:tr>
      <w:tr w:rsidR="00E02CDF" w:rsidRPr="0006106D" w14:paraId="5E050EFC" w14:textId="77777777" w:rsidTr="008E1EE9">
        <w:trPr>
          <w:trHeight w:val="288"/>
        </w:trPr>
        <w:tc>
          <w:tcPr>
            <w:tcW w:w="3740" w:type="dxa"/>
            <w:tcBorders>
              <w:top w:val="nil"/>
              <w:left w:val="nil"/>
              <w:bottom w:val="nil"/>
              <w:right w:val="nil"/>
            </w:tcBorders>
            <w:noWrap/>
            <w:vAlign w:val="bottom"/>
            <w:hideMark/>
          </w:tcPr>
          <w:p w14:paraId="45B56A2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BB6FD1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CD630_RS08895</w:t>
            </w:r>
            <w:proofErr w:type="spellEnd"/>
          </w:p>
        </w:tc>
        <w:tc>
          <w:tcPr>
            <w:tcW w:w="1985" w:type="dxa"/>
            <w:tcBorders>
              <w:top w:val="nil"/>
              <w:left w:val="nil"/>
              <w:bottom w:val="nil"/>
              <w:right w:val="nil"/>
            </w:tcBorders>
            <w:noWrap/>
            <w:vAlign w:val="bottom"/>
            <w:hideMark/>
          </w:tcPr>
          <w:p w14:paraId="1619274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CD630_RS08895</w:t>
            </w:r>
            <w:proofErr w:type="spellEnd"/>
          </w:p>
        </w:tc>
      </w:tr>
      <w:tr w:rsidR="00E02CDF" w:rsidRPr="0006106D" w14:paraId="35787215" w14:textId="77777777" w:rsidTr="008E1EE9">
        <w:trPr>
          <w:trHeight w:val="288"/>
        </w:trPr>
        <w:tc>
          <w:tcPr>
            <w:tcW w:w="3740" w:type="dxa"/>
            <w:tcBorders>
              <w:top w:val="nil"/>
              <w:left w:val="nil"/>
              <w:bottom w:val="nil"/>
              <w:right w:val="nil"/>
            </w:tcBorders>
            <w:noWrap/>
            <w:vAlign w:val="bottom"/>
            <w:hideMark/>
          </w:tcPr>
          <w:p w14:paraId="031CAFD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E9394B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CD630_RS18585</w:t>
            </w:r>
            <w:proofErr w:type="spellEnd"/>
          </w:p>
        </w:tc>
        <w:tc>
          <w:tcPr>
            <w:tcW w:w="1985" w:type="dxa"/>
            <w:tcBorders>
              <w:top w:val="nil"/>
              <w:left w:val="nil"/>
              <w:bottom w:val="nil"/>
              <w:right w:val="nil"/>
            </w:tcBorders>
            <w:noWrap/>
            <w:vAlign w:val="bottom"/>
            <w:hideMark/>
          </w:tcPr>
          <w:p w14:paraId="7EBD0BB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CD630_RS18585</w:t>
            </w:r>
            <w:proofErr w:type="spellEnd"/>
          </w:p>
        </w:tc>
      </w:tr>
      <w:tr w:rsidR="00E02CDF" w:rsidRPr="0006106D" w14:paraId="38151FFF" w14:textId="77777777" w:rsidTr="008E1EE9">
        <w:trPr>
          <w:trHeight w:val="288"/>
        </w:trPr>
        <w:tc>
          <w:tcPr>
            <w:tcW w:w="3740" w:type="dxa"/>
            <w:tcBorders>
              <w:top w:val="nil"/>
              <w:left w:val="nil"/>
              <w:bottom w:val="nil"/>
              <w:right w:val="nil"/>
            </w:tcBorders>
            <w:noWrap/>
            <w:vAlign w:val="bottom"/>
            <w:hideMark/>
          </w:tcPr>
          <w:p w14:paraId="68BD656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44E8B94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CD630_RS06075</w:t>
            </w:r>
            <w:proofErr w:type="spellEnd"/>
          </w:p>
        </w:tc>
        <w:tc>
          <w:tcPr>
            <w:tcW w:w="1985" w:type="dxa"/>
            <w:tcBorders>
              <w:top w:val="nil"/>
              <w:left w:val="nil"/>
              <w:bottom w:val="nil"/>
              <w:right w:val="nil"/>
            </w:tcBorders>
            <w:noWrap/>
            <w:vAlign w:val="bottom"/>
            <w:hideMark/>
          </w:tcPr>
          <w:p w14:paraId="2F179E0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zupT</w:t>
            </w:r>
            <w:proofErr w:type="spellEnd"/>
          </w:p>
        </w:tc>
      </w:tr>
      <w:tr w:rsidR="00E02CDF" w:rsidRPr="0006106D" w14:paraId="03B76268" w14:textId="77777777" w:rsidTr="008E1EE9">
        <w:trPr>
          <w:trHeight w:val="288"/>
        </w:trPr>
        <w:tc>
          <w:tcPr>
            <w:tcW w:w="3740" w:type="dxa"/>
            <w:tcBorders>
              <w:top w:val="nil"/>
              <w:left w:val="nil"/>
              <w:bottom w:val="nil"/>
              <w:right w:val="nil"/>
            </w:tcBorders>
            <w:noWrap/>
            <w:vAlign w:val="bottom"/>
            <w:hideMark/>
          </w:tcPr>
          <w:p w14:paraId="1D7943B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0289C2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CD630_RS13130</w:t>
            </w:r>
            <w:proofErr w:type="spellEnd"/>
          </w:p>
        </w:tc>
        <w:tc>
          <w:tcPr>
            <w:tcW w:w="1985" w:type="dxa"/>
            <w:tcBorders>
              <w:top w:val="nil"/>
              <w:left w:val="nil"/>
              <w:bottom w:val="nil"/>
              <w:right w:val="nil"/>
            </w:tcBorders>
            <w:noWrap/>
            <w:vAlign w:val="bottom"/>
            <w:hideMark/>
          </w:tcPr>
          <w:p w14:paraId="40FB4CA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CD630_RS13130</w:t>
            </w:r>
            <w:proofErr w:type="spellEnd"/>
          </w:p>
        </w:tc>
      </w:tr>
      <w:tr w:rsidR="00E02CDF" w:rsidRPr="0006106D" w14:paraId="69CAD28F" w14:textId="77777777" w:rsidTr="008E1EE9">
        <w:trPr>
          <w:trHeight w:val="288"/>
        </w:trPr>
        <w:tc>
          <w:tcPr>
            <w:tcW w:w="3740" w:type="dxa"/>
            <w:tcBorders>
              <w:top w:val="nil"/>
              <w:left w:val="nil"/>
              <w:bottom w:val="nil"/>
              <w:right w:val="nil"/>
            </w:tcBorders>
            <w:noWrap/>
            <w:vAlign w:val="bottom"/>
            <w:hideMark/>
          </w:tcPr>
          <w:p w14:paraId="2D46DFD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304F29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CD630_RS06645</w:t>
            </w:r>
            <w:proofErr w:type="spellEnd"/>
          </w:p>
        </w:tc>
        <w:tc>
          <w:tcPr>
            <w:tcW w:w="1985" w:type="dxa"/>
            <w:tcBorders>
              <w:top w:val="nil"/>
              <w:left w:val="nil"/>
              <w:bottom w:val="nil"/>
              <w:right w:val="nil"/>
            </w:tcBorders>
            <w:noWrap/>
            <w:vAlign w:val="bottom"/>
            <w:hideMark/>
          </w:tcPr>
          <w:p w14:paraId="3FDBAEB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spoIIIAA</w:t>
            </w:r>
            <w:proofErr w:type="spellEnd"/>
          </w:p>
        </w:tc>
      </w:tr>
      <w:tr w:rsidR="00E02CDF" w:rsidRPr="0006106D" w14:paraId="27111D5C" w14:textId="77777777" w:rsidTr="008E1EE9">
        <w:trPr>
          <w:trHeight w:val="288"/>
        </w:trPr>
        <w:tc>
          <w:tcPr>
            <w:tcW w:w="3740" w:type="dxa"/>
            <w:tcBorders>
              <w:top w:val="nil"/>
              <w:left w:val="nil"/>
              <w:bottom w:val="nil"/>
              <w:right w:val="nil"/>
            </w:tcBorders>
            <w:noWrap/>
            <w:vAlign w:val="bottom"/>
            <w:hideMark/>
          </w:tcPr>
          <w:p w14:paraId="24FCB29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0D5CCB6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CD630_RS06650</w:t>
            </w:r>
            <w:proofErr w:type="spellEnd"/>
          </w:p>
        </w:tc>
        <w:tc>
          <w:tcPr>
            <w:tcW w:w="1985" w:type="dxa"/>
            <w:tcBorders>
              <w:top w:val="nil"/>
              <w:left w:val="nil"/>
              <w:bottom w:val="nil"/>
              <w:right w:val="nil"/>
            </w:tcBorders>
            <w:noWrap/>
            <w:vAlign w:val="bottom"/>
            <w:hideMark/>
          </w:tcPr>
          <w:p w14:paraId="3BF45296"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spoIIIAB</w:t>
            </w:r>
            <w:proofErr w:type="spellEnd"/>
          </w:p>
        </w:tc>
      </w:tr>
      <w:tr w:rsidR="00E02CDF" w:rsidRPr="0006106D" w14:paraId="7F77554B" w14:textId="77777777" w:rsidTr="008E1EE9">
        <w:trPr>
          <w:trHeight w:val="288"/>
        </w:trPr>
        <w:tc>
          <w:tcPr>
            <w:tcW w:w="3740" w:type="dxa"/>
            <w:tcBorders>
              <w:top w:val="nil"/>
              <w:left w:val="nil"/>
              <w:bottom w:val="nil"/>
              <w:right w:val="nil"/>
            </w:tcBorders>
            <w:noWrap/>
            <w:vAlign w:val="bottom"/>
            <w:hideMark/>
          </w:tcPr>
          <w:p w14:paraId="56A0163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5681BE0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CD630_RS06655</w:t>
            </w:r>
            <w:proofErr w:type="spellEnd"/>
          </w:p>
        </w:tc>
        <w:tc>
          <w:tcPr>
            <w:tcW w:w="1985" w:type="dxa"/>
            <w:tcBorders>
              <w:top w:val="nil"/>
              <w:left w:val="nil"/>
              <w:bottom w:val="nil"/>
              <w:right w:val="nil"/>
            </w:tcBorders>
            <w:noWrap/>
            <w:vAlign w:val="bottom"/>
            <w:hideMark/>
          </w:tcPr>
          <w:p w14:paraId="4A6428A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spoIIIAC</w:t>
            </w:r>
            <w:proofErr w:type="spellEnd"/>
          </w:p>
        </w:tc>
      </w:tr>
      <w:tr w:rsidR="00E02CDF" w:rsidRPr="0006106D" w14:paraId="79824E66" w14:textId="77777777" w:rsidTr="008E1EE9">
        <w:trPr>
          <w:trHeight w:val="288"/>
        </w:trPr>
        <w:tc>
          <w:tcPr>
            <w:tcW w:w="3740" w:type="dxa"/>
            <w:tcBorders>
              <w:top w:val="nil"/>
              <w:left w:val="nil"/>
              <w:bottom w:val="nil"/>
              <w:right w:val="nil"/>
            </w:tcBorders>
            <w:noWrap/>
            <w:vAlign w:val="bottom"/>
            <w:hideMark/>
          </w:tcPr>
          <w:p w14:paraId="20100FE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33F4C9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CD630_RS06660</w:t>
            </w:r>
            <w:proofErr w:type="spellEnd"/>
          </w:p>
        </w:tc>
        <w:tc>
          <w:tcPr>
            <w:tcW w:w="1985" w:type="dxa"/>
            <w:tcBorders>
              <w:top w:val="nil"/>
              <w:left w:val="nil"/>
              <w:bottom w:val="nil"/>
              <w:right w:val="nil"/>
            </w:tcBorders>
            <w:noWrap/>
            <w:vAlign w:val="bottom"/>
            <w:hideMark/>
          </w:tcPr>
          <w:p w14:paraId="4E6AFD40"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spoIIIAD</w:t>
            </w:r>
            <w:proofErr w:type="spellEnd"/>
          </w:p>
        </w:tc>
      </w:tr>
      <w:tr w:rsidR="00E02CDF" w:rsidRPr="0006106D" w14:paraId="0EE8B2D9" w14:textId="77777777" w:rsidTr="008E1EE9">
        <w:trPr>
          <w:trHeight w:val="288"/>
        </w:trPr>
        <w:tc>
          <w:tcPr>
            <w:tcW w:w="3740" w:type="dxa"/>
            <w:tcBorders>
              <w:top w:val="nil"/>
              <w:left w:val="nil"/>
              <w:bottom w:val="nil"/>
              <w:right w:val="nil"/>
            </w:tcBorders>
            <w:noWrap/>
            <w:vAlign w:val="bottom"/>
            <w:hideMark/>
          </w:tcPr>
          <w:p w14:paraId="17068A3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0F0BD2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CD630_RS06665</w:t>
            </w:r>
            <w:proofErr w:type="spellEnd"/>
          </w:p>
        </w:tc>
        <w:tc>
          <w:tcPr>
            <w:tcW w:w="1985" w:type="dxa"/>
            <w:tcBorders>
              <w:top w:val="nil"/>
              <w:left w:val="nil"/>
              <w:bottom w:val="nil"/>
              <w:right w:val="nil"/>
            </w:tcBorders>
            <w:noWrap/>
            <w:vAlign w:val="bottom"/>
            <w:hideMark/>
          </w:tcPr>
          <w:p w14:paraId="5E94D62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spoIIIAE</w:t>
            </w:r>
            <w:proofErr w:type="spellEnd"/>
          </w:p>
        </w:tc>
      </w:tr>
      <w:tr w:rsidR="00E02CDF" w:rsidRPr="0006106D" w14:paraId="1AD6FB7A" w14:textId="77777777" w:rsidTr="008E1EE9">
        <w:trPr>
          <w:trHeight w:val="288"/>
        </w:trPr>
        <w:tc>
          <w:tcPr>
            <w:tcW w:w="3740" w:type="dxa"/>
            <w:tcBorders>
              <w:top w:val="nil"/>
              <w:left w:val="nil"/>
              <w:bottom w:val="nil"/>
              <w:right w:val="nil"/>
            </w:tcBorders>
            <w:noWrap/>
            <w:vAlign w:val="bottom"/>
            <w:hideMark/>
          </w:tcPr>
          <w:p w14:paraId="1021DB0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DDCEEE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CD630_RS12285</w:t>
            </w:r>
            <w:proofErr w:type="spellEnd"/>
          </w:p>
        </w:tc>
        <w:tc>
          <w:tcPr>
            <w:tcW w:w="1985" w:type="dxa"/>
            <w:tcBorders>
              <w:top w:val="nil"/>
              <w:left w:val="nil"/>
              <w:bottom w:val="nil"/>
              <w:right w:val="nil"/>
            </w:tcBorders>
            <w:noWrap/>
            <w:vAlign w:val="bottom"/>
            <w:hideMark/>
          </w:tcPr>
          <w:p w14:paraId="1FC6708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ytvl</w:t>
            </w:r>
            <w:proofErr w:type="spellEnd"/>
          </w:p>
        </w:tc>
      </w:tr>
      <w:tr w:rsidR="00E02CDF" w:rsidRPr="0006106D" w14:paraId="7F1D9957" w14:textId="77777777" w:rsidTr="008E1EE9">
        <w:trPr>
          <w:trHeight w:val="288"/>
        </w:trPr>
        <w:tc>
          <w:tcPr>
            <w:tcW w:w="3740" w:type="dxa"/>
            <w:tcBorders>
              <w:top w:val="nil"/>
              <w:left w:val="nil"/>
              <w:bottom w:val="nil"/>
              <w:right w:val="nil"/>
            </w:tcBorders>
            <w:noWrap/>
            <w:vAlign w:val="bottom"/>
            <w:hideMark/>
          </w:tcPr>
          <w:p w14:paraId="447A3F6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0DF223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CD630_RS09210</w:t>
            </w:r>
            <w:proofErr w:type="spellEnd"/>
          </w:p>
        </w:tc>
        <w:tc>
          <w:tcPr>
            <w:tcW w:w="1985" w:type="dxa"/>
            <w:tcBorders>
              <w:top w:val="nil"/>
              <w:left w:val="nil"/>
              <w:bottom w:val="nil"/>
              <w:right w:val="nil"/>
            </w:tcBorders>
            <w:noWrap/>
            <w:vAlign w:val="bottom"/>
            <w:hideMark/>
          </w:tcPr>
          <w:p w14:paraId="2B3082F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trxB</w:t>
            </w:r>
            <w:proofErr w:type="spellEnd"/>
          </w:p>
        </w:tc>
      </w:tr>
      <w:tr w:rsidR="00E02CDF" w:rsidRPr="0006106D" w14:paraId="3B8E39C7" w14:textId="77777777" w:rsidTr="008E1EE9">
        <w:trPr>
          <w:trHeight w:val="288"/>
        </w:trPr>
        <w:tc>
          <w:tcPr>
            <w:tcW w:w="3740" w:type="dxa"/>
            <w:tcBorders>
              <w:top w:val="nil"/>
              <w:left w:val="nil"/>
              <w:bottom w:val="nil"/>
              <w:right w:val="nil"/>
            </w:tcBorders>
            <w:noWrap/>
            <w:vAlign w:val="bottom"/>
            <w:hideMark/>
          </w:tcPr>
          <w:p w14:paraId="2D90ADB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265434A"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CD630_RS13270</w:t>
            </w:r>
            <w:proofErr w:type="spellEnd"/>
          </w:p>
        </w:tc>
        <w:tc>
          <w:tcPr>
            <w:tcW w:w="1985" w:type="dxa"/>
            <w:tcBorders>
              <w:top w:val="nil"/>
              <w:left w:val="nil"/>
              <w:bottom w:val="nil"/>
              <w:right w:val="nil"/>
            </w:tcBorders>
            <w:noWrap/>
            <w:vAlign w:val="bottom"/>
            <w:hideMark/>
          </w:tcPr>
          <w:p w14:paraId="21D3206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spoIIP</w:t>
            </w:r>
            <w:proofErr w:type="spellEnd"/>
          </w:p>
        </w:tc>
      </w:tr>
      <w:tr w:rsidR="00E02CDF" w:rsidRPr="0006106D" w14:paraId="15A80165" w14:textId="77777777" w:rsidTr="008E1EE9">
        <w:trPr>
          <w:trHeight w:val="288"/>
        </w:trPr>
        <w:tc>
          <w:tcPr>
            <w:tcW w:w="3740" w:type="dxa"/>
            <w:tcBorders>
              <w:top w:val="nil"/>
              <w:left w:val="nil"/>
              <w:bottom w:val="nil"/>
              <w:right w:val="nil"/>
            </w:tcBorders>
            <w:noWrap/>
            <w:vAlign w:val="bottom"/>
            <w:hideMark/>
          </w:tcPr>
          <w:p w14:paraId="5A4B498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1550AFC4"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CD630_RS13275</w:t>
            </w:r>
            <w:proofErr w:type="spellEnd"/>
          </w:p>
        </w:tc>
        <w:tc>
          <w:tcPr>
            <w:tcW w:w="1985" w:type="dxa"/>
            <w:tcBorders>
              <w:top w:val="nil"/>
              <w:left w:val="nil"/>
              <w:bottom w:val="nil"/>
              <w:right w:val="nil"/>
            </w:tcBorders>
            <w:noWrap/>
            <w:vAlign w:val="bottom"/>
            <w:hideMark/>
          </w:tcPr>
          <w:p w14:paraId="53739F0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gpr</w:t>
            </w:r>
            <w:proofErr w:type="spellEnd"/>
          </w:p>
        </w:tc>
      </w:tr>
      <w:tr w:rsidR="00E02CDF" w:rsidRPr="0006106D" w14:paraId="2BCEDC6B" w14:textId="77777777" w:rsidTr="008E1EE9">
        <w:trPr>
          <w:trHeight w:val="288"/>
        </w:trPr>
        <w:tc>
          <w:tcPr>
            <w:tcW w:w="3740" w:type="dxa"/>
            <w:tcBorders>
              <w:top w:val="nil"/>
              <w:left w:val="nil"/>
              <w:bottom w:val="nil"/>
              <w:right w:val="nil"/>
            </w:tcBorders>
            <w:noWrap/>
            <w:vAlign w:val="bottom"/>
            <w:hideMark/>
          </w:tcPr>
          <w:p w14:paraId="694A483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61C185F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CD630_RS00385</w:t>
            </w:r>
            <w:proofErr w:type="spellEnd"/>
          </w:p>
        </w:tc>
        <w:tc>
          <w:tcPr>
            <w:tcW w:w="1985" w:type="dxa"/>
            <w:tcBorders>
              <w:top w:val="nil"/>
              <w:left w:val="nil"/>
              <w:bottom w:val="nil"/>
              <w:right w:val="nil"/>
            </w:tcBorders>
            <w:noWrap/>
            <w:vAlign w:val="bottom"/>
            <w:hideMark/>
          </w:tcPr>
          <w:p w14:paraId="583CB3E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CD630_RS00385</w:t>
            </w:r>
            <w:proofErr w:type="spellEnd"/>
          </w:p>
        </w:tc>
      </w:tr>
      <w:tr w:rsidR="00E02CDF" w:rsidRPr="0006106D" w14:paraId="3F85747A" w14:textId="77777777" w:rsidTr="008E1EE9">
        <w:trPr>
          <w:trHeight w:val="288"/>
        </w:trPr>
        <w:tc>
          <w:tcPr>
            <w:tcW w:w="3740" w:type="dxa"/>
            <w:tcBorders>
              <w:top w:val="nil"/>
              <w:left w:val="nil"/>
              <w:bottom w:val="nil"/>
              <w:right w:val="nil"/>
            </w:tcBorders>
            <w:noWrap/>
            <w:vAlign w:val="bottom"/>
            <w:hideMark/>
          </w:tcPr>
          <w:p w14:paraId="39EAC87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F1A588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CD630_RS16605</w:t>
            </w:r>
            <w:proofErr w:type="spellEnd"/>
          </w:p>
        </w:tc>
        <w:tc>
          <w:tcPr>
            <w:tcW w:w="1985" w:type="dxa"/>
            <w:tcBorders>
              <w:top w:val="nil"/>
              <w:left w:val="nil"/>
              <w:bottom w:val="nil"/>
              <w:right w:val="nil"/>
            </w:tcBorders>
            <w:noWrap/>
            <w:vAlign w:val="bottom"/>
            <w:hideMark/>
          </w:tcPr>
          <w:p w14:paraId="30C2E2D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abrB</w:t>
            </w:r>
            <w:proofErr w:type="spellEnd"/>
          </w:p>
        </w:tc>
      </w:tr>
      <w:tr w:rsidR="00E02CDF" w:rsidRPr="0006106D" w14:paraId="482CCA54" w14:textId="77777777" w:rsidTr="008E1EE9">
        <w:trPr>
          <w:trHeight w:val="288"/>
        </w:trPr>
        <w:tc>
          <w:tcPr>
            <w:tcW w:w="3740" w:type="dxa"/>
            <w:tcBorders>
              <w:top w:val="nil"/>
              <w:left w:val="nil"/>
              <w:bottom w:val="nil"/>
              <w:right w:val="nil"/>
            </w:tcBorders>
            <w:noWrap/>
            <w:vAlign w:val="bottom"/>
            <w:hideMark/>
          </w:tcPr>
          <w:p w14:paraId="7DD2376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04A41E0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CD630_RS13415</w:t>
            </w:r>
            <w:proofErr w:type="spellEnd"/>
          </w:p>
        </w:tc>
        <w:tc>
          <w:tcPr>
            <w:tcW w:w="1985" w:type="dxa"/>
            <w:tcBorders>
              <w:top w:val="nil"/>
              <w:left w:val="nil"/>
              <w:bottom w:val="nil"/>
              <w:right w:val="nil"/>
            </w:tcBorders>
            <w:noWrap/>
            <w:vAlign w:val="bottom"/>
            <w:hideMark/>
          </w:tcPr>
          <w:p w14:paraId="27216BA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CD630_RS13415</w:t>
            </w:r>
            <w:proofErr w:type="spellEnd"/>
          </w:p>
        </w:tc>
      </w:tr>
      <w:tr w:rsidR="00E02CDF" w:rsidRPr="0006106D" w14:paraId="3AB28691" w14:textId="77777777" w:rsidTr="008E1EE9">
        <w:trPr>
          <w:trHeight w:val="288"/>
        </w:trPr>
        <w:tc>
          <w:tcPr>
            <w:tcW w:w="3740" w:type="dxa"/>
            <w:tcBorders>
              <w:top w:val="nil"/>
              <w:left w:val="nil"/>
              <w:bottom w:val="nil"/>
              <w:right w:val="nil"/>
            </w:tcBorders>
            <w:noWrap/>
            <w:vAlign w:val="bottom"/>
            <w:hideMark/>
          </w:tcPr>
          <w:p w14:paraId="795AC35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2A05D899"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CD630_RS00540</w:t>
            </w:r>
            <w:proofErr w:type="spellEnd"/>
          </w:p>
        </w:tc>
        <w:tc>
          <w:tcPr>
            <w:tcW w:w="1985" w:type="dxa"/>
            <w:tcBorders>
              <w:top w:val="nil"/>
              <w:left w:val="nil"/>
              <w:bottom w:val="nil"/>
              <w:right w:val="nil"/>
            </w:tcBorders>
            <w:noWrap/>
            <w:vAlign w:val="bottom"/>
            <w:hideMark/>
          </w:tcPr>
          <w:p w14:paraId="3D532B57"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rlmB</w:t>
            </w:r>
            <w:proofErr w:type="spellEnd"/>
          </w:p>
        </w:tc>
      </w:tr>
      <w:tr w:rsidR="00E02CDF" w:rsidRPr="0006106D" w14:paraId="025AF124" w14:textId="77777777" w:rsidTr="008E1EE9">
        <w:trPr>
          <w:trHeight w:val="288"/>
        </w:trPr>
        <w:tc>
          <w:tcPr>
            <w:tcW w:w="3740" w:type="dxa"/>
            <w:tcBorders>
              <w:top w:val="nil"/>
              <w:left w:val="nil"/>
              <w:bottom w:val="nil"/>
              <w:right w:val="nil"/>
            </w:tcBorders>
            <w:noWrap/>
            <w:vAlign w:val="bottom"/>
            <w:hideMark/>
          </w:tcPr>
          <w:p w14:paraId="6DE139F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7479E25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CD630_RS00550</w:t>
            </w:r>
            <w:proofErr w:type="spellEnd"/>
          </w:p>
        </w:tc>
        <w:tc>
          <w:tcPr>
            <w:tcW w:w="1985" w:type="dxa"/>
            <w:tcBorders>
              <w:top w:val="nil"/>
              <w:left w:val="nil"/>
              <w:bottom w:val="nil"/>
              <w:right w:val="nil"/>
            </w:tcBorders>
            <w:noWrap/>
            <w:vAlign w:val="bottom"/>
            <w:hideMark/>
          </w:tcPr>
          <w:p w14:paraId="02EE12FC"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sigH</w:t>
            </w:r>
            <w:proofErr w:type="spellEnd"/>
          </w:p>
        </w:tc>
      </w:tr>
      <w:tr w:rsidR="00E02CDF" w:rsidRPr="0006106D" w14:paraId="18290007" w14:textId="77777777" w:rsidTr="008E1EE9">
        <w:trPr>
          <w:trHeight w:val="288"/>
        </w:trPr>
        <w:tc>
          <w:tcPr>
            <w:tcW w:w="3740" w:type="dxa"/>
            <w:tcBorders>
              <w:top w:val="nil"/>
              <w:left w:val="nil"/>
              <w:bottom w:val="nil"/>
              <w:right w:val="nil"/>
            </w:tcBorders>
            <w:noWrap/>
            <w:vAlign w:val="bottom"/>
            <w:hideMark/>
          </w:tcPr>
          <w:p w14:paraId="75E1B045"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r w:rsidRPr="0006106D">
              <w:rPr>
                <w:rFonts w:eastAsia="Times New Roman" w:cs="Times New Roman"/>
                <w:i/>
                <w:iCs/>
                <w:color w:val="000000"/>
                <w:sz w:val="20"/>
                <w:szCs w:val="20"/>
                <w:lang w:val="en-GB" w:eastAsia="en-GB"/>
              </w:rPr>
              <w:t>Clostridium</w:t>
            </w:r>
            <w:r w:rsidRPr="0006106D">
              <w:rPr>
                <w:rFonts w:eastAsia="Times New Roman" w:cs="Times New Roman"/>
                <w:color w:val="000000"/>
                <w:sz w:val="20"/>
                <w:szCs w:val="20"/>
                <w:lang w:val="en-GB" w:eastAsia="en-GB"/>
              </w:rPr>
              <w:t xml:space="preserve"> sp. </w:t>
            </w:r>
          </w:p>
        </w:tc>
        <w:tc>
          <w:tcPr>
            <w:tcW w:w="3064" w:type="dxa"/>
            <w:tcBorders>
              <w:top w:val="nil"/>
              <w:left w:val="nil"/>
              <w:bottom w:val="nil"/>
              <w:right w:val="nil"/>
            </w:tcBorders>
            <w:noWrap/>
            <w:vAlign w:val="bottom"/>
            <w:hideMark/>
          </w:tcPr>
          <w:p w14:paraId="6E342EC3"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CSBG_02367</w:t>
            </w:r>
            <w:proofErr w:type="spellEnd"/>
          </w:p>
        </w:tc>
        <w:tc>
          <w:tcPr>
            <w:tcW w:w="1985" w:type="dxa"/>
            <w:tcBorders>
              <w:top w:val="nil"/>
              <w:left w:val="nil"/>
              <w:bottom w:val="nil"/>
              <w:right w:val="nil"/>
            </w:tcBorders>
            <w:noWrap/>
            <w:vAlign w:val="bottom"/>
            <w:hideMark/>
          </w:tcPr>
          <w:p w14:paraId="62F2D02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CSBG_02367</w:t>
            </w:r>
            <w:proofErr w:type="spellEnd"/>
          </w:p>
        </w:tc>
      </w:tr>
      <w:tr w:rsidR="00E02CDF" w:rsidRPr="0006106D" w14:paraId="26595FFA" w14:textId="77777777" w:rsidTr="008E1EE9">
        <w:trPr>
          <w:trHeight w:val="288"/>
        </w:trPr>
        <w:tc>
          <w:tcPr>
            <w:tcW w:w="3740" w:type="dxa"/>
            <w:tcBorders>
              <w:top w:val="nil"/>
              <w:left w:val="nil"/>
              <w:bottom w:val="nil"/>
              <w:right w:val="nil"/>
            </w:tcBorders>
            <w:noWrap/>
            <w:vAlign w:val="bottom"/>
            <w:hideMark/>
          </w:tcPr>
          <w:p w14:paraId="77F2D06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3932D52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CD630_12300</w:t>
            </w:r>
            <w:proofErr w:type="spellEnd"/>
          </w:p>
        </w:tc>
        <w:tc>
          <w:tcPr>
            <w:tcW w:w="1985" w:type="dxa"/>
            <w:tcBorders>
              <w:top w:val="nil"/>
              <w:left w:val="nil"/>
              <w:bottom w:val="nil"/>
              <w:right w:val="nil"/>
            </w:tcBorders>
            <w:noWrap/>
            <w:vAlign w:val="bottom"/>
            <w:hideMark/>
          </w:tcPr>
          <w:p w14:paraId="6E2897ED"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sigK</w:t>
            </w:r>
            <w:proofErr w:type="spellEnd"/>
          </w:p>
        </w:tc>
      </w:tr>
      <w:tr w:rsidR="00E02CDF" w:rsidRPr="0006106D" w14:paraId="686AA9E1" w14:textId="77777777" w:rsidTr="008E1EE9">
        <w:trPr>
          <w:trHeight w:val="288"/>
        </w:trPr>
        <w:tc>
          <w:tcPr>
            <w:tcW w:w="3740" w:type="dxa"/>
            <w:tcBorders>
              <w:top w:val="nil"/>
              <w:left w:val="nil"/>
              <w:bottom w:val="nil"/>
              <w:right w:val="nil"/>
            </w:tcBorders>
            <w:noWrap/>
            <w:vAlign w:val="bottom"/>
            <w:hideMark/>
          </w:tcPr>
          <w:p w14:paraId="4DC3BD7B"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nil"/>
              <w:right w:val="nil"/>
            </w:tcBorders>
            <w:noWrap/>
            <w:vAlign w:val="bottom"/>
            <w:hideMark/>
          </w:tcPr>
          <w:p w14:paraId="6948F25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CD630_RS05845</w:t>
            </w:r>
            <w:proofErr w:type="spellEnd"/>
          </w:p>
        </w:tc>
        <w:tc>
          <w:tcPr>
            <w:tcW w:w="1985" w:type="dxa"/>
            <w:tcBorders>
              <w:top w:val="nil"/>
              <w:left w:val="nil"/>
              <w:bottom w:val="nil"/>
              <w:right w:val="nil"/>
            </w:tcBorders>
            <w:noWrap/>
            <w:vAlign w:val="bottom"/>
            <w:hideMark/>
          </w:tcPr>
          <w:p w14:paraId="2E8611EE"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ytvl</w:t>
            </w:r>
            <w:proofErr w:type="spellEnd"/>
          </w:p>
        </w:tc>
      </w:tr>
      <w:tr w:rsidR="00E02CDF" w:rsidRPr="0006106D" w14:paraId="44B1C008" w14:textId="77777777" w:rsidTr="008E1EE9">
        <w:trPr>
          <w:trHeight w:val="288"/>
        </w:trPr>
        <w:tc>
          <w:tcPr>
            <w:tcW w:w="3740" w:type="dxa"/>
            <w:tcBorders>
              <w:top w:val="nil"/>
              <w:left w:val="nil"/>
              <w:bottom w:val="single" w:sz="4" w:space="0" w:color="auto"/>
              <w:right w:val="nil"/>
            </w:tcBorders>
            <w:noWrap/>
            <w:vAlign w:val="bottom"/>
            <w:hideMark/>
          </w:tcPr>
          <w:p w14:paraId="5F041572"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i/>
                <w:iCs/>
                <w:color w:val="000000"/>
                <w:sz w:val="20"/>
                <w:szCs w:val="20"/>
                <w:lang w:val="en-GB" w:eastAsia="en-GB"/>
              </w:rPr>
              <w:t>Clostridioides</w:t>
            </w:r>
            <w:proofErr w:type="spellEnd"/>
            <w:r w:rsidRPr="0006106D">
              <w:rPr>
                <w:rFonts w:eastAsia="Times New Roman" w:cs="Times New Roman"/>
                <w:i/>
                <w:iCs/>
                <w:color w:val="000000"/>
                <w:sz w:val="20"/>
                <w:szCs w:val="20"/>
                <w:lang w:val="en-GB" w:eastAsia="en-GB"/>
              </w:rPr>
              <w:t xml:space="preserve"> difficile</w:t>
            </w:r>
            <w:r w:rsidRPr="0006106D">
              <w:rPr>
                <w:rFonts w:eastAsia="Times New Roman" w:cs="Times New Roman"/>
                <w:color w:val="000000"/>
                <w:sz w:val="20"/>
                <w:szCs w:val="20"/>
                <w:lang w:val="en-GB" w:eastAsia="en-GB"/>
              </w:rPr>
              <w:t xml:space="preserve"> 630</w:t>
            </w:r>
          </w:p>
        </w:tc>
        <w:tc>
          <w:tcPr>
            <w:tcW w:w="3064" w:type="dxa"/>
            <w:tcBorders>
              <w:top w:val="nil"/>
              <w:left w:val="nil"/>
              <w:bottom w:val="single" w:sz="4" w:space="0" w:color="auto"/>
              <w:right w:val="nil"/>
            </w:tcBorders>
            <w:noWrap/>
            <w:vAlign w:val="bottom"/>
            <w:hideMark/>
          </w:tcPr>
          <w:p w14:paraId="3AB7A82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CD630_RS11055</w:t>
            </w:r>
            <w:proofErr w:type="spellEnd"/>
          </w:p>
        </w:tc>
        <w:tc>
          <w:tcPr>
            <w:tcW w:w="1985" w:type="dxa"/>
            <w:tcBorders>
              <w:top w:val="nil"/>
              <w:left w:val="nil"/>
              <w:bottom w:val="single" w:sz="4" w:space="0" w:color="auto"/>
              <w:right w:val="nil"/>
            </w:tcBorders>
            <w:noWrap/>
            <w:vAlign w:val="bottom"/>
            <w:hideMark/>
          </w:tcPr>
          <w:p w14:paraId="32BAD608" w14:textId="77777777" w:rsidR="00E02CDF" w:rsidRPr="0006106D" w:rsidRDefault="00E02CDF" w:rsidP="008E1EE9">
            <w:pPr>
              <w:spacing w:after="0" w:line="240" w:lineRule="auto"/>
              <w:jc w:val="left"/>
              <w:rPr>
                <w:rFonts w:eastAsia="Times New Roman" w:cs="Times New Roman"/>
                <w:color w:val="000000"/>
                <w:sz w:val="20"/>
                <w:szCs w:val="20"/>
                <w:lang w:val="en-GB" w:eastAsia="en-GB"/>
              </w:rPr>
            </w:pPr>
            <w:proofErr w:type="spellStart"/>
            <w:r w:rsidRPr="0006106D">
              <w:rPr>
                <w:rFonts w:eastAsia="Times New Roman" w:cs="Times New Roman"/>
                <w:color w:val="000000"/>
                <w:sz w:val="20"/>
                <w:szCs w:val="20"/>
                <w:lang w:val="en-GB" w:eastAsia="en-GB"/>
              </w:rPr>
              <w:t>Ytvl</w:t>
            </w:r>
            <w:proofErr w:type="spellEnd"/>
          </w:p>
        </w:tc>
      </w:tr>
    </w:tbl>
    <w:p w14:paraId="7220C58D" w14:textId="77777777" w:rsidR="00E02CDF" w:rsidRPr="0006106D" w:rsidRDefault="00E02CDF" w:rsidP="00E02CDF">
      <w:pPr>
        <w:rPr>
          <w:b/>
          <w:bCs/>
          <w:lang w:val="en-GB"/>
        </w:rPr>
      </w:pPr>
    </w:p>
    <w:p w14:paraId="6E479979" w14:textId="77777777" w:rsidR="00E02CDF" w:rsidRDefault="00E02CDF" w:rsidP="00E02CDF">
      <w:pPr>
        <w:rPr>
          <w:b/>
          <w:bCs/>
          <w:lang w:val="en-GB"/>
        </w:rPr>
      </w:pPr>
      <w:r w:rsidRPr="0006106D">
        <w:rPr>
          <w:b/>
          <w:bCs/>
          <w:noProof/>
          <w:lang w:val="en-GB"/>
        </w:rPr>
        <w:drawing>
          <wp:inline distT="0" distB="0" distL="0" distR="0" wp14:anchorId="299B1FAF" wp14:editId="6C0BE611">
            <wp:extent cx="5943600" cy="2613660"/>
            <wp:effectExtent l="0" t="0" r="0" b="0"/>
            <wp:docPr id="808679249" name="Picture 1" descr="A graph of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9249" name="Picture 1" descr="A graph of a number of cell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p w14:paraId="4BD79C7C" w14:textId="77777777" w:rsidR="00E02CDF" w:rsidRDefault="00E02CDF" w:rsidP="00E02CDF">
      <w:pPr>
        <w:rPr>
          <w:b/>
          <w:bCs/>
          <w:lang w:val="en-GB"/>
        </w:rPr>
      </w:pPr>
      <w:r w:rsidRPr="0006106D">
        <w:rPr>
          <w:b/>
          <w:bCs/>
          <w:lang w:val="en-GB"/>
        </w:rPr>
        <w:t xml:space="preserve">Supplement Figure </w:t>
      </w:r>
      <w:r>
        <w:rPr>
          <w:b/>
          <w:bCs/>
          <w:lang w:val="en-GB"/>
        </w:rPr>
        <w:t>6</w:t>
      </w:r>
      <w:r w:rsidRPr="0006106D">
        <w:rPr>
          <w:b/>
          <w:bCs/>
          <w:lang w:val="en-GB"/>
        </w:rPr>
        <w:t xml:space="preserve">. </w:t>
      </w:r>
      <w:r>
        <w:rPr>
          <w:b/>
          <w:bCs/>
          <w:lang w:val="en-GB"/>
        </w:rPr>
        <w:t>Number of s</w:t>
      </w:r>
      <w:r w:rsidRPr="0006106D">
        <w:rPr>
          <w:b/>
          <w:bCs/>
          <w:lang w:val="en-GB"/>
        </w:rPr>
        <w:t xml:space="preserve">porulation genes </w:t>
      </w:r>
      <w:r>
        <w:rPr>
          <w:b/>
          <w:bCs/>
          <w:lang w:val="en-GB"/>
        </w:rPr>
        <w:t xml:space="preserve">per genome (x-axis) and the number of genomes (y-axis). </w:t>
      </w:r>
    </w:p>
    <w:p w14:paraId="37ABCC02" w14:textId="77777777" w:rsidR="00E02CDF" w:rsidRDefault="00E02CDF" w:rsidP="00E02CDF">
      <w:pPr>
        <w:rPr>
          <w:b/>
          <w:bCs/>
          <w:lang w:val="en-GB"/>
        </w:rPr>
      </w:pPr>
      <w:r>
        <w:rPr>
          <w:b/>
          <w:bCs/>
          <w:noProof/>
          <w:lang w:val="en-GB"/>
        </w:rPr>
        <w:lastRenderedPageBreak/>
        <w:drawing>
          <wp:inline distT="0" distB="0" distL="0" distR="0" wp14:anchorId="21A50B01" wp14:editId="53A3F9A8">
            <wp:extent cx="5943600" cy="4425315"/>
            <wp:effectExtent l="0" t="0" r="0" b="0"/>
            <wp:docPr id="10606092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09281" name="Picture 1"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25315"/>
                    </a:xfrm>
                    <a:prstGeom prst="rect">
                      <a:avLst/>
                    </a:prstGeom>
                    <a:noFill/>
                    <a:ln>
                      <a:noFill/>
                    </a:ln>
                  </pic:spPr>
                </pic:pic>
              </a:graphicData>
            </a:graphic>
          </wp:inline>
        </w:drawing>
      </w:r>
    </w:p>
    <w:p w14:paraId="54BE3FDE" w14:textId="1133DCC0" w:rsidR="00E02CDF" w:rsidRDefault="00E02CDF" w:rsidP="00E02CDF">
      <w:pPr>
        <w:rPr>
          <w:b/>
          <w:bCs/>
          <w:lang w:val="en-GB"/>
        </w:rPr>
      </w:pPr>
      <w:r>
        <w:rPr>
          <w:b/>
          <w:bCs/>
          <w:lang w:val="en-GB"/>
        </w:rPr>
        <w:t xml:space="preserve">Supplementary Figure 7. Abundance of eukaryotic species as detected by </w:t>
      </w:r>
      <w:proofErr w:type="spellStart"/>
      <w:r>
        <w:rPr>
          <w:b/>
          <w:bCs/>
          <w:lang w:val="en-GB"/>
        </w:rPr>
        <w:t>EukDetect</w:t>
      </w:r>
      <w:proofErr w:type="spellEnd"/>
      <w:r>
        <w:rPr>
          <w:b/>
          <w:bCs/>
          <w:lang w:val="en-GB"/>
        </w:rPr>
        <w:t xml:space="preserve">. On the x-axis the number represents the percentage of reads mapped to marker genes of a species vs. all reads in a sample, the y-axis represents each sample of an individual where eukaryotes were detected. </w:t>
      </w:r>
    </w:p>
    <w:p w14:paraId="34283BDF" w14:textId="77777777" w:rsidR="00E02CDF" w:rsidRDefault="00E02CDF" w:rsidP="00E02CDF">
      <w:pPr>
        <w:rPr>
          <w:b/>
          <w:bCs/>
          <w:lang w:val="en-GB"/>
        </w:rPr>
      </w:pPr>
      <w:r>
        <w:rPr>
          <w:b/>
          <w:bCs/>
          <w:noProof/>
          <w:lang w:val="en-GB"/>
        </w:rPr>
        <w:lastRenderedPageBreak/>
        <w:drawing>
          <wp:inline distT="0" distB="0" distL="0" distR="0" wp14:anchorId="03F1D29D" wp14:editId="77CEFBD6">
            <wp:extent cx="5943600" cy="5219065"/>
            <wp:effectExtent l="0" t="0" r="0" b="635"/>
            <wp:docPr id="2100566439" name="Picture 2"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6439" name="Picture 2" descr="A graph with many colored do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219065"/>
                    </a:xfrm>
                    <a:prstGeom prst="rect">
                      <a:avLst/>
                    </a:prstGeom>
                    <a:noFill/>
                    <a:ln>
                      <a:noFill/>
                    </a:ln>
                  </pic:spPr>
                </pic:pic>
              </a:graphicData>
            </a:graphic>
          </wp:inline>
        </w:drawing>
      </w:r>
    </w:p>
    <w:p w14:paraId="068DAB50" w14:textId="539F6FFE" w:rsidR="00E02CDF" w:rsidRDefault="00E02CDF" w:rsidP="00E02CDF">
      <w:pPr>
        <w:rPr>
          <w:b/>
          <w:bCs/>
          <w:lang w:val="en-GB"/>
        </w:rPr>
      </w:pPr>
      <w:commentRangeStart w:id="4"/>
      <w:r>
        <w:rPr>
          <w:b/>
          <w:bCs/>
          <w:lang w:val="en-GB"/>
        </w:rPr>
        <w:t xml:space="preserve">Supplement Figure 8. Beta diversity viral sequenced at family level. </w:t>
      </w:r>
      <w:commentRangeEnd w:id="4"/>
      <w:r w:rsidR="00AB77AA">
        <w:rPr>
          <w:rStyle w:val="CommentReference"/>
        </w:rPr>
        <w:commentReference w:id="4"/>
      </w:r>
    </w:p>
    <w:p w14:paraId="6833BE09" w14:textId="77777777" w:rsidR="00E02CDF" w:rsidRPr="00FF1D7D" w:rsidRDefault="00E02CDF" w:rsidP="00E02CDF">
      <w:pPr>
        <w:rPr>
          <w:b/>
          <w:bCs/>
        </w:rPr>
      </w:pPr>
      <w:r>
        <w:rPr>
          <w:b/>
          <w:bCs/>
          <w:noProof/>
        </w:rPr>
        <w:lastRenderedPageBreak/>
        <w:drawing>
          <wp:inline distT="0" distB="0" distL="0" distR="0" wp14:anchorId="513BB2A3" wp14:editId="06E23878">
            <wp:extent cx="5722620" cy="6080858"/>
            <wp:effectExtent l="0" t="0" r="0" b="0"/>
            <wp:docPr id="90160356" name="Picture 1" descr="A group of graphs with green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356" name="Picture 1" descr="A group of graphs with green and orange dot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711" cy="6093706"/>
                    </a:xfrm>
                    <a:prstGeom prst="rect">
                      <a:avLst/>
                    </a:prstGeom>
                    <a:noFill/>
                    <a:ln>
                      <a:noFill/>
                    </a:ln>
                  </pic:spPr>
                </pic:pic>
              </a:graphicData>
            </a:graphic>
          </wp:inline>
        </w:drawing>
      </w:r>
    </w:p>
    <w:p w14:paraId="240E3CB5" w14:textId="77777777" w:rsidR="00E02CDF" w:rsidRPr="009C40AD" w:rsidRDefault="00E02CDF" w:rsidP="00E02CDF">
      <w:pPr>
        <w:pStyle w:val="FigureTable"/>
        <w:rPr>
          <w:sz w:val="22"/>
          <w:szCs w:val="22"/>
        </w:rPr>
      </w:pPr>
      <w:r w:rsidRPr="009C40AD">
        <w:rPr>
          <w:b/>
          <w:bCs/>
          <w:sz w:val="22"/>
          <w:szCs w:val="22"/>
        </w:rPr>
        <w:t xml:space="preserve">Supplement Figure </w:t>
      </w:r>
      <w:r>
        <w:rPr>
          <w:b/>
          <w:bCs/>
          <w:sz w:val="22"/>
          <w:szCs w:val="22"/>
        </w:rPr>
        <w:t>9</w:t>
      </w:r>
      <w:r w:rsidRPr="009C40AD">
        <w:rPr>
          <w:b/>
          <w:bCs/>
          <w:sz w:val="22"/>
          <w:szCs w:val="22"/>
        </w:rPr>
        <w:t>. Richness and evenness</w:t>
      </w:r>
      <w:r w:rsidRPr="009C40AD">
        <w:rPr>
          <w:sz w:val="22"/>
          <w:szCs w:val="22"/>
        </w:rPr>
        <w:t xml:space="preserve"> </w:t>
      </w:r>
      <w:r w:rsidRPr="009C40AD">
        <w:rPr>
          <w:b/>
          <w:bCs/>
          <w:sz w:val="22"/>
          <w:szCs w:val="22"/>
        </w:rPr>
        <w:t>comparison in each sample using amplicon sequencing (y-axis) and shotgun metagenomic sequencing (x-axis).</w:t>
      </w:r>
      <w:r w:rsidRPr="009C40AD">
        <w:rPr>
          <w:sz w:val="22"/>
          <w:szCs w:val="22"/>
        </w:rPr>
        <w:t xml:space="preserve"> The black line represents the identity function (x = y. If the points fell on the line, we could assume identical observations with both types of data.  </w:t>
      </w:r>
    </w:p>
    <w:p w14:paraId="388774A1" w14:textId="77777777" w:rsidR="00E02CDF" w:rsidRDefault="00E02CDF" w:rsidP="00E02CDF">
      <w:pPr>
        <w:rPr>
          <w:b/>
          <w:bCs/>
          <w:lang w:val="en-GB"/>
        </w:rPr>
      </w:pPr>
    </w:p>
    <w:p w14:paraId="5974702E" w14:textId="4D9FEC58" w:rsidR="00DF0D97" w:rsidDel="00782A3A" w:rsidRDefault="00DF0D97" w:rsidP="00DF0D97">
      <w:pPr>
        <w:pStyle w:val="FigureTable"/>
        <w:rPr>
          <w:del w:id="5" w:author="Urša Miklavčič" w:date="2026-04-17T12:12:00Z" w16du:dateUtc="2026-04-17T10:12:00Z"/>
        </w:rPr>
      </w:pPr>
      <w:del w:id="6" w:author="Urša Miklavčič" w:date="2026-04-17T12:12:00Z" w16du:dateUtc="2026-04-17T10:12:00Z">
        <w:r w:rsidDel="00782A3A">
          <w:rPr>
            <w:noProof/>
          </w:rPr>
          <w:drawing>
            <wp:inline distT="0" distB="0" distL="0" distR="0" wp14:anchorId="235300C0" wp14:editId="65DF66DD">
              <wp:extent cx="4914468" cy="5151120"/>
              <wp:effectExtent l="0" t="0" r="635" b="0"/>
              <wp:docPr id="2018893507"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93507" name="Picture 2" descr="A graph of different colored squar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16917" cy="5153687"/>
                      </a:xfrm>
                      <a:prstGeom prst="rect">
                        <a:avLst/>
                      </a:prstGeom>
                      <a:noFill/>
                      <a:ln>
                        <a:noFill/>
                      </a:ln>
                    </pic:spPr>
                  </pic:pic>
                </a:graphicData>
              </a:graphic>
            </wp:inline>
          </w:drawing>
        </w:r>
      </w:del>
    </w:p>
    <w:p w14:paraId="63007345" w14:textId="553CB68F" w:rsidR="00DF0D97" w:rsidDel="00782A3A" w:rsidRDefault="00DF0D97" w:rsidP="00DF0D97">
      <w:pPr>
        <w:pStyle w:val="FigureTable"/>
        <w:rPr>
          <w:del w:id="7" w:author="Urša Miklavčič" w:date="2026-04-17T12:12:00Z" w16du:dateUtc="2026-04-17T10:12:00Z"/>
          <w:b/>
          <w:bCs/>
          <w:sz w:val="22"/>
          <w:szCs w:val="22"/>
        </w:rPr>
      </w:pPr>
      <w:del w:id="8" w:author="Urša Miklavčič" w:date="2026-04-17T12:12:00Z" w16du:dateUtc="2026-04-17T10:12:00Z">
        <w:r w:rsidRPr="009C40AD" w:rsidDel="00782A3A">
          <w:rPr>
            <w:b/>
            <w:bCs/>
            <w:sz w:val="22"/>
            <w:szCs w:val="22"/>
          </w:rPr>
          <w:delText xml:space="preserve">Supplement Figure </w:delText>
        </w:r>
        <w:r w:rsidDel="00782A3A">
          <w:rPr>
            <w:b/>
            <w:bCs/>
            <w:sz w:val="22"/>
            <w:szCs w:val="22"/>
          </w:rPr>
          <w:delText>10</w:delText>
        </w:r>
        <w:r w:rsidRPr="009C40AD" w:rsidDel="00782A3A">
          <w:rPr>
            <w:b/>
            <w:bCs/>
            <w:sz w:val="22"/>
            <w:szCs w:val="22"/>
          </w:rPr>
          <w:delText xml:space="preserve">. </w:delText>
        </w:r>
        <w:bookmarkStart w:id="9" w:name="_Hlk220666064"/>
        <w:r w:rsidRPr="009C40AD" w:rsidDel="00782A3A">
          <w:rPr>
            <w:b/>
            <w:bCs/>
            <w:sz w:val="22"/>
            <w:szCs w:val="22"/>
          </w:rPr>
          <w:delText xml:space="preserve">Relative abundance of bacterial phyla across samples for amplicon and shotgun metagenomic sequencing. </w:delText>
        </w:r>
        <w:bookmarkEnd w:id="9"/>
      </w:del>
    </w:p>
    <w:p w14:paraId="30032340" w14:textId="77777777" w:rsidR="00782A3A" w:rsidRDefault="00782A3A" w:rsidP="00782A3A">
      <w:pPr>
        <w:rPr>
          <w:ins w:id="10" w:author="Urša Miklavčič" w:date="2026-04-17T12:14:00Z" w16du:dateUtc="2026-04-17T10:14:00Z"/>
          <w:b/>
          <w:bCs/>
          <w:lang w:val="en-GB"/>
        </w:rPr>
      </w:pPr>
    </w:p>
    <w:p w14:paraId="101ED818" w14:textId="77777777" w:rsidR="00782A3A" w:rsidRDefault="00782A3A" w:rsidP="00782A3A">
      <w:pPr>
        <w:rPr>
          <w:ins w:id="11" w:author="Urša Miklavčič" w:date="2026-04-17T12:13:00Z" w16du:dateUtc="2026-04-17T10:13:00Z"/>
          <w:b/>
          <w:bCs/>
          <w:lang w:val="en-GB"/>
        </w:rPr>
      </w:pPr>
    </w:p>
    <w:p w14:paraId="311DCB4B" w14:textId="2155376E" w:rsidR="00A9616E" w:rsidRDefault="005307BF" w:rsidP="00E02CDF">
      <w:pPr>
        <w:rPr>
          <w:ins w:id="12" w:author="Urša Miklavčič" w:date="2026-04-20T09:36:00Z" w16du:dateUtc="2026-04-20T07:36:00Z"/>
          <w:b/>
          <w:bCs/>
          <w:lang w:val="en-GB"/>
        </w:rPr>
      </w:pPr>
      <w:ins w:id="13" w:author="Urša Miklavčič" w:date="2026-04-20T12:49:00Z" w16du:dateUtc="2026-04-20T10:49:00Z">
        <w:r>
          <w:rPr>
            <w:b/>
            <w:bCs/>
            <w:noProof/>
            <w:lang w:val="en-GB"/>
          </w:rPr>
          <w:lastRenderedPageBreak/>
          <w:drawing>
            <wp:inline distT="0" distB="0" distL="0" distR="0" wp14:anchorId="6D59CBF0" wp14:editId="5B4DE1A0">
              <wp:extent cx="5931535" cy="2799080"/>
              <wp:effectExtent l="0" t="0" r="0" b="1270"/>
              <wp:docPr id="1103217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1535" cy="2799080"/>
                      </a:xfrm>
                      <a:prstGeom prst="rect">
                        <a:avLst/>
                      </a:prstGeom>
                      <a:noFill/>
                      <a:ln>
                        <a:noFill/>
                      </a:ln>
                    </pic:spPr>
                  </pic:pic>
                </a:graphicData>
              </a:graphic>
            </wp:inline>
          </w:drawing>
        </w:r>
      </w:ins>
    </w:p>
    <w:p w14:paraId="081EA902" w14:textId="40B64F2E" w:rsidR="003C5D05" w:rsidRPr="000253BD" w:rsidRDefault="00782A3A" w:rsidP="00E02CDF">
      <w:pPr>
        <w:rPr>
          <w:ins w:id="14" w:author="Urša Miklavčič" w:date="2026-04-17T12:13:00Z" w16du:dateUtc="2026-04-17T10:13:00Z"/>
          <w:lang w:val="en-GB"/>
          <w:rPrChange w:id="15" w:author="Urša Miklavčič" w:date="2026-04-20T12:21:00Z" w16du:dateUtc="2026-04-20T10:21:00Z">
            <w:rPr>
              <w:ins w:id="16" w:author="Urša Miklavčič" w:date="2026-04-17T12:13:00Z" w16du:dateUtc="2026-04-17T10:13:00Z"/>
              <w:b/>
              <w:bCs/>
              <w:lang w:val="en-GB"/>
            </w:rPr>
          </w:rPrChange>
        </w:rPr>
      </w:pPr>
      <w:ins w:id="17" w:author="Urša Miklavčič" w:date="2026-04-17T12:13:00Z" w16du:dateUtc="2026-04-17T10:13:00Z">
        <w:r>
          <w:rPr>
            <w:b/>
            <w:bCs/>
            <w:lang w:val="en-GB"/>
          </w:rPr>
          <w:t>Supplement Figure 10. Relative abundance of ethanol-resistant</w:t>
        </w:r>
      </w:ins>
      <w:ins w:id="18" w:author="Urša Miklavčič" w:date="2026-04-20T12:49:00Z" w16du:dateUtc="2026-04-20T10:49:00Z">
        <w:r w:rsidR="005307BF">
          <w:rPr>
            <w:b/>
            <w:bCs/>
            <w:lang w:val="en-GB"/>
          </w:rPr>
          <w:t xml:space="preserve"> vs </w:t>
        </w:r>
        <w:proofErr w:type="gramStart"/>
        <w:r w:rsidR="005307BF">
          <w:rPr>
            <w:b/>
            <w:bCs/>
            <w:lang w:val="en-GB"/>
          </w:rPr>
          <w:t>non ethanol</w:t>
        </w:r>
        <w:proofErr w:type="gramEnd"/>
        <w:r w:rsidR="005307BF">
          <w:rPr>
            <w:b/>
            <w:bCs/>
            <w:lang w:val="en-GB"/>
          </w:rPr>
          <w:t>-resistant</w:t>
        </w:r>
      </w:ins>
      <w:ins w:id="19" w:author="Urša Miklavčič" w:date="2026-04-17T12:13:00Z" w16du:dateUtc="2026-04-17T10:13:00Z">
        <w:r>
          <w:rPr>
            <w:b/>
            <w:bCs/>
            <w:lang w:val="en-GB"/>
          </w:rPr>
          <w:t xml:space="preserve"> OTUs and </w:t>
        </w:r>
      </w:ins>
      <w:ins w:id="20" w:author="Urša Miklavčič" w:date="2026-04-20T12:49:00Z" w16du:dateUtc="2026-04-20T10:49:00Z">
        <w:r w:rsidR="005307BF">
          <w:rPr>
            <w:b/>
            <w:bCs/>
            <w:lang w:val="en-GB"/>
          </w:rPr>
          <w:t>all combinations of e</w:t>
        </w:r>
      </w:ins>
      <w:ins w:id="21" w:author="Urša Miklavčič" w:date="2026-04-20T12:50:00Z" w16du:dateUtc="2026-04-20T10:50:00Z">
        <w:r w:rsidR="005307BF">
          <w:rPr>
            <w:b/>
            <w:bCs/>
            <w:lang w:val="en-GB"/>
          </w:rPr>
          <w:t xml:space="preserve">thanol-resistant and spore-forming </w:t>
        </w:r>
      </w:ins>
      <w:ins w:id="22" w:author="Urša Miklavčič" w:date="2026-04-17T12:13:00Z" w16du:dateUtc="2026-04-17T10:13:00Z">
        <w:r>
          <w:rPr>
            <w:b/>
            <w:bCs/>
            <w:lang w:val="en-GB"/>
          </w:rPr>
          <w:t>species</w:t>
        </w:r>
      </w:ins>
      <w:ins w:id="23" w:author="Urša Miklavčič" w:date="2026-04-20T12:44:00Z" w16du:dateUtc="2026-04-20T10:44:00Z">
        <w:r w:rsidR="005307BF">
          <w:rPr>
            <w:b/>
            <w:bCs/>
            <w:lang w:val="en-GB"/>
          </w:rPr>
          <w:t xml:space="preserve">. </w:t>
        </w:r>
      </w:ins>
      <w:ins w:id="24" w:author="Urša Miklavčič" w:date="2026-04-20T12:20:00Z" w16du:dateUtc="2026-04-20T10:20:00Z">
        <w:r w:rsidR="000253BD" w:rsidRPr="000253BD">
          <w:rPr>
            <w:lang w:val="en-GB"/>
            <w:rPrChange w:id="25" w:author="Urša Miklavčič" w:date="2026-04-20T12:21:00Z" w16du:dateUtc="2026-04-20T10:21:00Z">
              <w:rPr>
                <w:b/>
                <w:bCs/>
                <w:lang w:val="en-GB"/>
              </w:rPr>
            </w:rPrChange>
          </w:rPr>
          <w:t xml:space="preserve">P-values are written only for the </w:t>
        </w:r>
      </w:ins>
      <w:ins w:id="26" w:author="Urša Miklavčič" w:date="2026-04-20T12:21:00Z" w16du:dateUtc="2026-04-20T10:21:00Z">
        <w:r w:rsidR="000253BD" w:rsidRPr="000253BD">
          <w:rPr>
            <w:lang w:val="en-GB"/>
          </w:rPr>
          <w:t>statistically</w:t>
        </w:r>
      </w:ins>
      <w:ins w:id="27" w:author="Urša Miklavčič" w:date="2026-04-20T12:20:00Z" w16du:dateUtc="2026-04-20T10:20:00Z">
        <w:r w:rsidR="000253BD" w:rsidRPr="000253BD">
          <w:rPr>
            <w:lang w:val="en-GB"/>
            <w:rPrChange w:id="28" w:author="Urša Miklavčič" w:date="2026-04-20T12:21:00Z" w16du:dateUtc="2026-04-20T10:21:00Z">
              <w:rPr>
                <w:b/>
                <w:bCs/>
                <w:lang w:val="en-GB"/>
              </w:rPr>
            </w:rPrChange>
          </w:rPr>
          <w:t xml:space="preserve"> significant comparisons (p &lt; 0.05) using </w:t>
        </w:r>
      </w:ins>
      <w:ins w:id="29" w:author="Urša Miklavčič" w:date="2026-04-20T12:28:00Z" w16du:dateUtc="2026-04-20T10:28:00Z">
        <w:r w:rsidR="000253BD" w:rsidRPr="000253BD">
          <w:rPr>
            <w:lang w:val="en-GB"/>
          </w:rPr>
          <w:t>Wilcox</w:t>
        </w:r>
      </w:ins>
      <w:ins w:id="30" w:author="Urša Miklavčič" w:date="2026-04-20T12:20:00Z" w16du:dateUtc="2026-04-20T10:20:00Z">
        <w:r w:rsidR="000253BD" w:rsidRPr="000253BD">
          <w:rPr>
            <w:lang w:val="en-GB"/>
            <w:rPrChange w:id="31" w:author="Urša Miklavčič" w:date="2026-04-20T12:21:00Z" w16du:dateUtc="2026-04-20T10:21:00Z">
              <w:rPr>
                <w:b/>
                <w:bCs/>
                <w:lang w:val="en-GB"/>
              </w:rPr>
            </w:rPrChange>
          </w:rPr>
          <w:t xml:space="preserve"> rank-sum test</w:t>
        </w:r>
      </w:ins>
      <w:ins w:id="32" w:author="Urša Miklavčič" w:date="2026-04-20T12:51:00Z" w16du:dateUtc="2026-04-20T10:51:00Z">
        <w:r w:rsidR="005307BF">
          <w:rPr>
            <w:lang w:val="en-GB"/>
          </w:rPr>
          <w:t xml:space="preserve"> </w:t>
        </w:r>
      </w:ins>
      <w:ins w:id="33" w:author="Urša Miklavčič" w:date="2026-04-20T12:20:00Z" w16du:dateUtc="2026-04-20T10:20:00Z">
        <w:r w:rsidR="000253BD" w:rsidRPr="000253BD">
          <w:rPr>
            <w:lang w:val="en-GB"/>
            <w:rPrChange w:id="34" w:author="Urša Miklavčič" w:date="2026-04-20T12:21:00Z" w16du:dateUtc="2026-04-20T10:21:00Z">
              <w:rPr>
                <w:b/>
                <w:bCs/>
                <w:lang w:val="en-GB"/>
              </w:rPr>
            </w:rPrChange>
          </w:rPr>
          <w:t xml:space="preserve">to test whether </w:t>
        </w:r>
      </w:ins>
      <w:ins w:id="35" w:author="Urša Miklavčič" w:date="2026-04-20T12:21:00Z" w16du:dateUtc="2026-04-20T10:21:00Z">
        <w:r w:rsidR="000253BD" w:rsidRPr="000253BD">
          <w:rPr>
            <w:lang w:val="en-GB"/>
            <w:rPrChange w:id="36" w:author="Urša Miklavčič" w:date="2026-04-20T12:21:00Z" w16du:dateUtc="2026-04-20T10:21:00Z">
              <w:rPr>
                <w:b/>
                <w:bCs/>
                <w:lang w:val="en-GB"/>
              </w:rPr>
            </w:rPrChange>
          </w:rPr>
          <w:t xml:space="preserve">relative abundance of ethanol resistant </w:t>
        </w:r>
      </w:ins>
      <w:ins w:id="37" w:author="Urša Miklavčič" w:date="2026-04-20T12:51:00Z" w16du:dateUtc="2026-04-20T10:51:00Z">
        <w:r w:rsidR="005307BF">
          <w:rPr>
            <w:lang w:val="en-GB"/>
          </w:rPr>
          <w:t>OTUs</w:t>
        </w:r>
      </w:ins>
      <w:ins w:id="38" w:author="Urša Miklavčič" w:date="2026-04-20T12:21:00Z" w16du:dateUtc="2026-04-20T10:21:00Z">
        <w:r w:rsidR="000253BD" w:rsidRPr="000253BD">
          <w:rPr>
            <w:lang w:val="en-GB"/>
            <w:rPrChange w:id="39" w:author="Urša Miklavčič" w:date="2026-04-20T12:21:00Z" w16du:dateUtc="2026-04-20T10:21:00Z">
              <w:rPr>
                <w:b/>
                <w:bCs/>
                <w:lang w:val="en-GB"/>
              </w:rPr>
            </w:rPrChange>
          </w:rPr>
          <w:t xml:space="preserve"> </w:t>
        </w:r>
        <w:r w:rsidR="000253BD" w:rsidRPr="000253BD">
          <w:rPr>
            <w:lang w:val="en-GB"/>
          </w:rPr>
          <w:t>is</w:t>
        </w:r>
        <w:r w:rsidR="000253BD" w:rsidRPr="000253BD">
          <w:rPr>
            <w:lang w:val="en-GB"/>
            <w:rPrChange w:id="40" w:author="Urša Miklavčič" w:date="2026-04-20T12:21:00Z" w16du:dateUtc="2026-04-20T10:21:00Z">
              <w:rPr>
                <w:b/>
                <w:bCs/>
                <w:lang w:val="en-GB"/>
              </w:rPr>
            </w:rPrChange>
          </w:rPr>
          <w:t xml:space="preserve"> significantly different than </w:t>
        </w:r>
        <w:proofErr w:type="spellStart"/>
        <w:proofErr w:type="gramStart"/>
        <w:r w:rsidR="000253BD" w:rsidRPr="000253BD">
          <w:rPr>
            <w:lang w:val="en-GB"/>
            <w:rPrChange w:id="41" w:author="Urša Miklavčič" w:date="2026-04-20T12:21:00Z" w16du:dateUtc="2026-04-20T10:21:00Z">
              <w:rPr>
                <w:b/>
                <w:bCs/>
                <w:lang w:val="en-GB"/>
              </w:rPr>
            </w:rPrChange>
          </w:rPr>
          <w:t>non ethanol</w:t>
        </w:r>
        <w:proofErr w:type="spellEnd"/>
        <w:proofErr w:type="gramEnd"/>
        <w:r w:rsidR="000253BD" w:rsidRPr="000253BD">
          <w:rPr>
            <w:lang w:val="en-GB"/>
            <w:rPrChange w:id="42" w:author="Urša Miklavčič" w:date="2026-04-20T12:21:00Z" w16du:dateUtc="2026-04-20T10:21:00Z">
              <w:rPr>
                <w:b/>
                <w:bCs/>
                <w:lang w:val="en-GB"/>
              </w:rPr>
            </w:rPrChange>
          </w:rPr>
          <w:t>-resistant</w:t>
        </w:r>
      </w:ins>
      <w:ins w:id="43" w:author="Urša Miklavčič" w:date="2026-04-20T12:51:00Z" w16du:dateUtc="2026-04-20T10:51:00Z">
        <w:r w:rsidR="005307BF">
          <w:rPr>
            <w:lang w:val="en-GB"/>
          </w:rPr>
          <w:t xml:space="preserve"> OTUs. For species all groups are also compared with Wilcox rank-sum test, with added </w:t>
        </w:r>
        <w:r w:rsidR="00F06622" w:rsidRPr="00F06622">
          <w:rPr>
            <w:lang w:val="en-GB"/>
          </w:rPr>
          <w:t>Benjamini-Hochberg</w:t>
        </w:r>
        <w:r w:rsidR="00F06622" w:rsidRPr="00F06622">
          <w:rPr>
            <w:lang w:val="en-GB"/>
          </w:rPr>
          <w:t xml:space="preserve"> </w:t>
        </w:r>
        <w:r w:rsidR="005307BF">
          <w:rPr>
            <w:lang w:val="en-GB"/>
          </w:rPr>
          <w:t>correction</w:t>
        </w:r>
        <w:r w:rsidR="005307BF">
          <w:rPr>
            <w:lang w:val="en-GB"/>
          </w:rPr>
          <w:t xml:space="preserve"> for multiple </w:t>
        </w:r>
      </w:ins>
      <w:ins w:id="44" w:author="Urša Miklavčič" w:date="2026-04-20T12:52:00Z" w16du:dateUtc="2026-04-20T10:52:00Z">
        <w:r w:rsidR="007302A0">
          <w:rPr>
            <w:lang w:val="en-GB"/>
          </w:rPr>
          <w:t>comparisons</w:t>
        </w:r>
      </w:ins>
      <w:ins w:id="45" w:author="Urša Miklavčič" w:date="2026-04-20T12:51:00Z" w16du:dateUtc="2026-04-20T10:51:00Z">
        <w:r w:rsidR="00F06622">
          <w:rPr>
            <w:lang w:val="en-GB"/>
          </w:rPr>
          <w:t xml:space="preserve">. </w:t>
        </w:r>
      </w:ins>
    </w:p>
    <w:p w14:paraId="126D15AF" w14:textId="77777777" w:rsidR="00782A3A" w:rsidRDefault="00782A3A" w:rsidP="00E02CDF">
      <w:pPr>
        <w:rPr>
          <w:ins w:id="46" w:author="Urša Miklavčič" w:date="2026-04-20T12:53:00Z" w16du:dateUtc="2026-04-20T10:53:00Z"/>
          <w:b/>
          <w:bCs/>
          <w:lang w:val="en-GB"/>
        </w:rPr>
      </w:pPr>
    </w:p>
    <w:p w14:paraId="47994C2F" w14:textId="2CD021D5" w:rsidR="007302A0" w:rsidRDefault="007302A0" w:rsidP="00E02CDF">
      <w:pPr>
        <w:rPr>
          <w:ins w:id="47" w:author="Urša Miklavčič" w:date="2026-04-20T12:53:00Z" w16du:dateUtc="2026-04-20T10:53:00Z"/>
          <w:b/>
          <w:bCs/>
          <w:lang w:val="en-GB"/>
        </w:rPr>
      </w:pPr>
      <w:ins w:id="48" w:author="Urša Miklavčič" w:date="2026-04-20T12:54:00Z" w16du:dateUtc="2026-04-20T10:54:00Z">
        <w:r>
          <w:rPr>
            <w:b/>
            <w:bCs/>
            <w:noProof/>
            <w:lang w:val="en-GB"/>
          </w:rPr>
          <w:lastRenderedPageBreak/>
          <w:drawing>
            <wp:inline distT="0" distB="0" distL="0" distR="0" wp14:anchorId="2EE59B26" wp14:editId="500C0A4D">
              <wp:extent cx="3737113" cy="7473649"/>
              <wp:effectExtent l="0" t="0" r="0" b="0"/>
              <wp:docPr id="939168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42130" cy="7483682"/>
                      </a:xfrm>
                      <a:prstGeom prst="rect">
                        <a:avLst/>
                      </a:prstGeom>
                      <a:noFill/>
                      <a:ln>
                        <a:noFill/>
                      </a:ln>
                    </pic:spPr>
                  </pic:pic>
                </a:graphicData>
              </a:graphic>
            </wp:inline>
          </w:drawing>
        </w:r>
      </w:ins>
    </w:p>
    <w:p w14:paraId="581B8FB1" w14:textId="3CB62754" w:rsidR="007302A0" w:rsidRDefault="007302A0" w:rsidP="007302A0">
      <w:pPr>
        <w:rPr>
          <w:b/>
          <w:bCs/>
          <w:lang w:val="en-GB"/>
        </w:rPr>
      </w:pPr>
      <w:ins w:id="49" w:author="Urša Miklavčič" w:date="2026-04-20T12:53:00Z" w16du:dateUtc="2026-04-20T10:53:00Z">
        <w:r>
          <w:rPr>
            <w:b/>
            <w:bCs/>
            <w:lang w:val="en-GB"/>
          </w:rPr>
          <w:t xml:space="preserve">Supplement Figure 11. </w:t>
        </w:r>
        <w:r w:rsidRPr="007302A0">
          <w:rPr>
            <w:b/>
            <w:bCs/>
            <w:lang w:val="en-GB"/>
          </w:rPr>
          <w:t>Presence of the genes for determination of sporulation ability across</w:t>
        </w:r>
        <w:r>
          <w:rPr>
            <w:b/>
            <w:bCs/>
            <w:lang w:val="en-GB"/>
          </w:rPr>
          <w:t xml:space="preserve"> </w:t>
        </w:r>
        <w:r w:rsidRPr="007302A0">
          <w:rPr>
            <w:b/>
            <w:bCs/>
            <w:lang w:val="en-GB"/>
          </w:rPr>
          <w:t>ethanol-resistant and ethanol non-resistant bacterial species</w:t>
        </w:r>
        <w:r>
          <w:rPr>
            <w:b/>
            <w:bCs/>
            <w:lang w:val="en-GB"/>
          </w:rPr>
          <w:t>.</w:t>
        </w:r>
      </w:ins>
    </w:p>
    <w:p w14:paraId="2ED05F77" w14:textId="53147AFF" w:rsidR="00CD065A" w:rsidRPr="00CD065A" w:rsidRDefault="00CD065A" w:rsidP="00796C90">
      <w:pPr>
        <w:rPr>
          <w:ins w:id="50" w:author="Urša Miklavčič" w:date="2026-01-29T12:15:00Z" w16du:dateUtc="2026-01-29T11:15:00Z"/>
          <w:rFonts w:cs="Times New Roman"/>
          <w:b/>
          <w:bCs/>
        </w:rPr>
      </w:pPr>
      <w:commentRangeStart w:id="51"/>
      <w:ins w:id="52" w:author="Urša Miklavčič" w:date="2026-01-29T12:15:00Z" w16du:dateUtc="2026-01-29T11:15:00Z">
        <w:r w:rsidRPr="00CD065A">
          <w:rPr>
            <w:rFonts w:cs="Times New Roman"/>
            <w:b/>
            <w:bCs/>
          </w:rPr>
          <w:lastRenderedPageBreak/>
          <w:t>Supplement Text 3. Pr</w:t>
        </w:r>
      </w:ins>
      <w:ins w:id="53" w:author="Urša Miklavčič" w:date="2026-01-29T12:16:00Z" w16du:dateUtc="2026-01-29T11:16:00Z">
        <w:r w:rsidRPr="00CD065A">
          <w:rPr>
            <w:rFonts w:cs="Times New Roman"/>
            <w:b/>
            <w:bCs/>
          </w:rPr>
          <w:t xml:space="preserve">operties of OTUs detected only in ethanol treated samples </w:t>
        </w:r>
      </w:ins>
      <w:commentRangeEnd w:id="51"/>
      <w:r w:rsidR="005F4FBF">
        <w:rPr>
          <w:rStyle w:val="CommentReference"/>
        </w:rPr>
        <w:commentReference w:id="51"/>
      </w:r>
    </w:p>
    <w:p w14:paraId="1FE77B75" w14:textId="0244199F" w:rsidR="00CD065A" w:rsidRPr="00C119E9" w:rsidRDefault="00CD065A" w:rsidP="00796C90">
      <w:pPr>
        <w:rPr>
          <w:ins w:id="54" w:author="Urša Miklavčič" w:date="2026-01-29T12:16:00Z" w16du:dateUtc="2026-01-29T11:16:00Z"/>
          <w:rFonts w:cs="Times New Roman"/>
        </w:rPr>
      </w:pPr>
      <w:ins w:id="55" w:author="Urša Miklavčič" w:date="2026-01-29T12:15:00Z" w16du:dateUtc="2026-01-29T11:15:00Z">
        <w:r w:rsidRPr="006809B1">
          <w:rPr>
            <w:rFonts w:cs="Times New Roman"/>
          </w:rPr>
          <w:t xml:space="preserve">We removed 224 OTUs either because they were only found in ethanol treated samples (n = 114) or were undetermined (n = 83, See Methods). OTUs found only in ethanol treated samples are most likely a sampling error, as they were not found in </w:t>
        </w:r>
      </w:ins>
      <w:ins w:id="56" w:author="Urša Miklavčič" w:date="2026-01-29T14:16:00Z" w16du:dateUtc="2026-01-29T13:16:00Z">
        <w:r w:rsidR="00C119E9">
          <w:rPr>
            <w:rFonts w:cs="Times New Roman"/>
          </w:rPr>
          <w:t>untreated</w:t>
        </w:r>
      </w:ins>
      <w:ins w:id="57" w:author="Urša Miklavčič" w:date="2026-01-29T12:15:00Z" w16du:dateUtc="2026-01-29T11:15:00Z">
        <w:r w:rsidRPr="006809B1">
          <w:rPr>
            <w:rFonts w:cs="Times New Roman"/>
          </w:rPr>
          <w:t xml:space="preserve"> </w:t>
        </w:r>
      </w:ins>
      <w:ins w:id="58" w:author="Urša Miklavčič" w:date="2026-01-29T14:16:00Z" w16du:dateUtc="2026-01-29T13:16:00Z">
        <w:r w:rsidR="00C119E9" w:rsidRPr="006809B1">
          <w:rPr>
            <w:rFonts w:cs="Times New Roman"/>
          </w:rPr>
          <w:t>samples</w:t>
        </w:r>
        <w:r w:rsidR="00C119E9">
          <w:rPr>
            <w:rFonts w:cs="Times New Roman"/>
          </w:rPr>
          <w:t xml:space="preserve"> or were present in very low abundance and could only be detected once more dominant OTUs were removed via ethanol shock and EMA treatme</w:t>
        </w:r>
      </w:ins>
      <w:ins w:id="59" w:author="Urša Miklavčič" w:date="2026-01-29T14:17:00Z" w16du:dateUtc="2026-01-29T13:17:00Z">
        <w:r w:rsidR="00C119E9">
          <w:rPr>
            <w:rFonts w:cs="Times New Roman"/>
          </w:rPr>
          <w:t>nt</w:t>
        </w:r>
      </w:ins>
      <w:ins w:id="60" w:author="Urša Miklavčič" w:date="2026-01-29T12:15:00Z" w16du:dateUtc="2026-01-29T11:15:00Z">
        <w:r w:rsidRPr="006809B1">
          <w:rPr>
            <w:rFonts w:cs="Times New Roman"/>
          </w:rPr>
          <w:t xml:space="preserve">. </w:t>
        </w:r>
      </w:ins>
      <w:ins w:id="61" w:author="Urša Miklavčič" w:date="2026-01-29T14:17:00Z" w16du:dateUtc="2026-01-29T13:17:00Z">
        <w:r w:rsidR="00C119E9">
          <w:rPr>
            <w:rFonts w:cs="Times New Roman"/>
          </w:rPr>
          <w:t>Their relative</w:t>
        </w:r>
      </w:ins>
      <w:ins w:id="62" w:author="Urša Miklavčič" w:date="2026-01-29T12:15:00Z" w16du:dateUtc="2026-01-29T11:15:00Z">
        <w:r w:rsidRPr="006809B1">
          <w:rPr>
            <w:rFonts w:cs="Times New Roman"/>
          </w:rPr>
          <w:t xml:space="preserve"> abundance in ethanol treated samples is unreliable, as we removed a lot of taxa with ethanol shock and EMA treatment</w:t>
        </w:r>
      </w:ins>
      <w:ins w:id="63" w:author="Urša Miklavčič" w:date="2026-01-29T14:17:00Z" w16du:dateUtc="2026-01-29T13:17:00Z">
        <w:r w:rsidR="00C119E9">
          <w:rPr>
            <w:rFonts w:cs="Times New Roman"/>
          </w:rPr>
          <w:t xml:space="preserve">, but are present at very low abundances from </w:t>
        </w:r>
      </w:ins>
      <w:ins w:id="64" w:author="Urša Miklavčič" w:date="2026-01-29T14:18:00Z" w16du:dateUtc="2026-01-29T13:18:00Z">
        <w:r w:rsidR="00C119E9">
          <w:rPr>
            <w:rFonts w:cs="Times New Roman"/>
          </w:rPr>
          <w:t xml:space="preserve">0.000006 </w:t>
        </w:r>
      </w:ins>
      <w:ins w:id="65" w:author="Urša Miklavčič" w:date="2026-01-29T14:17:00Z" w16du:dateUtc="2026-01-29T13:17:00Z">
        <w:r w:rsidR="00C119E9">
          <w:rPr>
            <w:rFonts w:cs="Times New Roman"/>
          </w:rPr>
          <w:t xml:space="preserve">to </w:t>
        </w:r>
      </w:ins>
      <w:ins w:id="66" w:author="Urša Miklavčič" w:date="2026-01-29T14:18:00Z" w16du:dateUtc="2026-01-29T13:18:00Z">
        <w:r w:rsidR="00C119E9">
          <w:rPr>
            <w:rFonts w:cs="Times New Roman"/>
          </w:rPr>
          <w:t>0.0009% of total abundance per sample</w:t>
        </w:r>
      </w:ins>
      <w:ins w:id="67" w:author="Urša Miklavčič" w:date="2026-01-29T14:21:00Z" w16du:dateUtc="2026-01-29T13:21:00Z">
        <w:r w:rsidR="00C119E9">
          <w:rPr>
            <w:rFonts w:cs="Times New Roman"/>
          </w:rPr>
          <w:t xml:space="preserve"> (Supplement Figure </w:t>
        </w:r>
      </w:ins>
      <w:r w:rsidR="000C368C">
        <w:rPr>
          <w:rFonts w:cs="Times New Roman"/>
        </w:rPr>
        <w:t>11</w:t>
      </w:r>
      <w:ins w:id="68" w:author="Urša Miklavčič" w:date="2026-01-29T14:21:00Z" w16du:dateUtc="2026-01-29T13:21:00Z">
        <w:r w:rsidR="00C119E9">
          <w:rPr>
            <w:rFonts w:cs="Times New Roman"/>
          </w:rPr>
          <w:t>)</w:t>
        </w:r>
      </w:ins>
      <w:ins w:id="69" w:author="Urša Miklavčič" w:date="2026-01-29T14:18:00Z" w16du:dateUtc="2026-01-29T13:18:00Z">
        <w:r w:rsidR="00C119E9">
          <w:rPr>
            <w:rFonts w:cs="Times New Roman"/>
          </w:rPr>
          <w:t xml:space="preserve">. They are mostly from phylum </w:t>
        </w:r>
      </w:ins>
      <w:ins w:id="70" w:author="Urša Miklavčič" w:date="2026-01-29T14:19:00Z" w16du:dateUtc="2026-01-29T13:19:00Z">
        <w:r w:rsidR="00C119E9">
          <w:rPr>
            <w:rFonts w:cs="Times New Roman"/>
            <w:i/>
            <w:iCs/>
          </w:rPr>
          <w:t>Bacillota</w:t>
        </w:r>
        <w:r w:rsidR="00C119E9">
          <w:rPr>
            <w:rFonts w:cs="Times New Roman"/>
          </w:rPr>
          <w:t xml:space="preserve"> (n = 107), followed by OTUs from phylum </w:t>
        </w:r>
        <w:r w:rsidR="00C119E9">
          <w:rPr>
            <w:rFonts w:cs="Times New Roman"/>
            <w:i/>
            <w:iCs/>
          </w:rPr>
          <w:t xml:space="preserve">Actinomycetota </w:t>
        </w:r>
      </w:ins>
      <w:ins w:id="71" w:author="Urša Miklavčič" w:date="2026-01-29T14:20:00Z" w16du:dateUtc="2026-01-29T13:20:00Z">
        <w:r w:rsidR="00C119E9">
          <w:rPr>
            <w:rFonts w:cs="Times New Roman"/>
          </w:rPr>
          <w:t xml:space="preserve">and </w:t>
        </w:r>
      </w:ins>
      <w:proofErr w:type="spellStart"/>
      <w:ins w:id="72" w:author="Urša Miklavčič" w:date="2026-01-29T14:19:00Z" w16du:dateUtc="2026-01-29T13:19:00Z">
        <w:r w:rsidR="00C119E9">
          <w:rPr>
            <w:rFonts w:cs="Times New Roman"/>
            <w:i/>
            <w:iCs/>
          </w:rPr>
          <w:t>Pseudomonadota</w:t>
        </w:r>
        <w:proofErr w:type="spellEnd"/>
        <w:r w:rsidR="00C119E9">
          <w:rPr>
            <w:rFonts w:cs="Times New Roman"/>
            <w:i/>
            <w:iCs/>
          </w:rPr>
          <w:t xml:space="preserve"> </w:t>
        </w:r>
        <w:r w:rsidR="00C119E9" w:rsidRPr="00C119E9">
          <w:rPr>
            <w:rFonts w:cs="Times New Roman"/>
          </w:rPr>
          <w:t>(n = 10 and n = 9, respectively).</w:t>
        </w:r>
      </w:ins>
      <w:ins w:id="73" w:author="Urša Miklavčič" w:date="2026-01-29T14:20:00Z" w16du:dateUtc="2026-01-29T13:20:00Z">
        <w:r w:rsidR="00C119E9">
          <w:rPr>
            <w:rFonts w:cs="Times New Roman"/>
          </w:rPr>
          <w:t xml:space="preserve"> Some 8 representatives are from the phylum </w:t>
        </w:r>
        <w:r w:rsidR="00C119E9">
          <w:rPr>
            <w:rFonts w:cs="Times New Roman"/>
            <w:i/>
            <w:iCs/>
          </w:rPr>
          <w:t>Bacteroidota</w:t>
        </w:r>
        <w:r w:rsidR="00C119E9">
          <w:rPr>
            <w:rFonts w:cs="Times New Roman"/>
          </w:rPr>
          <w:t xml:space="preserve"> while less than 4 representatives </w:t>
        </w:r>
      </w:ins>
      <w:ins w:id="74" w:author="Urša Miklavčič" w:date="2026-01-29T14:21:00Z" w16du:dateUtc="2026-01-29T13:21:00Z">
        <w:r w:rsidR="00C119E9">
          <w:rPr>
            <w:rFonts w:cs="Times New Roman"/>
          </w:rPr>
          <w:t xml:space="preserve">each come from phyla </w:t>
        </w:r>
        <w:proofErr w:type="spellStart"/>
        <w:r w:rsidR="00C119E9">
          <w:rPr>
            <w:rFonts w:cs="Times New Roman"/>
            <w:i/>
            <w:iCs/>
          </w:rPr>
          <w:t>Fucobacteria</w:t>
        </w:r>
        <w:proofErr w:type="spellEnd"/>
        <w:r w:rsidR="00C119E9">
          <w:rPr>
            <w:rFonts w:cs="Times New Roman"/>
          </w:rPr>
          <w:t xml:space="preserve">, </w:t>
        </w:r>
        <w:r w:rsidR="00C119E9">
          <w:rPr>
            <w:rFonts w:cs="Times New Roman"/>
            <w:i/>
            <w:iCs/>
          </w:rPr>
          <w:t>Verrucomicrobiota</w:t>
        </w:r>
        <w:r w:rsidR="00C119E9">
          <w:rPr>
            <w:rFonts w:cs="Times New Roman"/>
          </w:rPr>
          <w:t xml:space="preserve"> and unclassified </w:t>
        </w:r>
        <w:r w:rsidR="00C119E9">
          <w:rPr>
            <w:rFonts w:cs="Times New Roman"/>
            <w:i/>
            <w:iCs/>
          </w:rPr>
          <w:t xml:space="preserve">Bacteria. </w:t>
        </w:r>
      </w:ins>
    </w:p>
    <w:p w14:paraId="2EA5A768" w14:textId="3863F335" w:rsidR="00CD065A" w:rsidRDefault="00C119E9" w:rsidP="00796C90">
      <w:pPr>
        <w:rPr>
          <w:ins w:id="75" w:author="Urša Miklavčič" w:date="2026-01-29T14:22:00Z" w16du:dateUtc="2026-01-29T13:22:00Z"/>
          <w:lang w:val="en-GB"/>
        </w:rPr>
      </w:pPr>
      <w:ins w:id="76" w:author="Urša Miklavčič" w:date="2026-01-29T14:25:00Z" w16du:dateUtc="2026-01-29T13:25:00Z">
        <w:r>
          <w:rPr>
            <w:noProof/>
            <w:lang w:val="en-GB"/>
          </w:rPr>
          <w:drawing>
            <wp:inline distT="0" distB="0" distL="0" distR="0" wp14:anchorId="47893E81" wp14:editId="3B6DFDB2">
              <wp:extent cx="5934710" cy="3562985"/>
              <wp:effectExtent l="0" t="0" r="8890" b="0"/>
              <wp:docPr id="83014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710" cy="3562985"/>
                      </a:xfrm>
                      <a:prstGeom prst="rect">
                        <a:avLst/>
                      </a:prstGeom>
                      <a:noFill/>
                      <a:ln>
                        <a:noFill/>
                      </a:ln>
                    </pic:spPr>
                  </pic:pic>
                </a:graphicData>
              </a:graphic>
            </wp:inline>
          </w:drawing>
        </w:r>
      </w:ins>
    </w:p>
    <w:p w14:paraId="0983B5E6" w14:textId="5BDCE93D" w:rsidR="00C119E9" w:rsidRPr="004A0DC2" w:rsidRDefault="00C119E9" w:rsidP="00796C90">
      <w:pPr>
        <w:rPr>
          <w:b/>
          <w:bCs/>
          <w:lang w:val="en-GB"/>
          <w:rPrChange w:id="77" w:author="Urša Miklavčič" w:date="2026-04-20T12:54:00Z" w16du:dateUtc="2026-04-20T10:54:00Z">
            <w:rPr>
              <w:lang w:val="en-GB"/>
            </w:rPr>
          </w:rPrChange>
        </w:rPr>
      </w:pPr>
      <w:ins w:id="78" w:author="Urša Miklavčič" w:date="2026-01-29T14:22:00Z" w16du:dateUtc="2026-01-29T13:22:00Z">
        <w:r w:rsidRPr="004A0DC2">
          <w:rPr>
            <w:b/>
            <w:bCs/>
            <w:lang w:val="en-GB"/>
            <w:rPrChange w:id="79" w:author="Urša Miklavčič" w:date="2026-04-20T12:54:00Z" w16du:dateUtc="2026-04-20T10:54:00Z">
              <w:rPr>
                <w:lang w:val="en-GB"/>
              </w:rPr>
            </w:rPrChange>
          </w:rPr>
          <w:t xml:space="preserve">Supplement Figure </w:t>
        </w:r>
      </w:ins>
      <w:r w:rsidR="00E02CDF" w:rsidRPr="004A0DC2">
        <w:rPr>
          <w:b/>
          <w:bCs/>
          <w:lang w:val="en-GB"/>
          <w:rPrChange w:id="80" w:author="Urša Miklavčič" w:date="2026-04-20T12:54:00Z" w16du:dateUtc="2026-04-20T10:54:00Z">
            <w:rPr>
              <w:lang w:val="en-GB"/>
            </w:rPr>
          </w:rPrChange>
        </w:rPr>
        <w:t>1</w:t>
      </w:r>
      <w:del w:id="81" w:author="Urša Miklavčič" w:date="2026-04-20T12:54:00Z" w16du:dateUtc="2026-04-20T10:54:00Z">
        <w:r w:rsidR="00DF0D97" w:rsidRPr="004A0DC2" w:rsidDel="004A0DC2">
          <w:rPr>
            <w:b/>
            <w:bCs/>
            <w:lang w:val="en-GB"/>
            <w:rPrChange w:id="82" w:author="Urša Miklavčič" w:date="2026-04-20T12:54:00Z" w16du:dateUtc="2026-04-20T10:54:00Z">
              <w:rPr>
                <w:lang w:val="en-GB"/>
              </w:rPr>
            </w:rPrChange>
          </w:rPr>
          <w:delText>1</w:delText>
        </w:r>
      </w:del>
      <w:ins w:id="83" w:author="Urša Miklavčič" w:date="2026-04-20T12:54:00Z" w16du:dateUtc="2026-04-20T10:54:00Z">
        <w:r w:rsidR="004A0DC2" w:rsidRPr="004A0DC2">
          <w:rPr>
            <w:b/>
            <w:bCs/>
            <w:lang w:val="en-GB"/>
            <w:rPrChange w:id="84" w:author="Urša Miklavčič" w:date="2026-04-20T12:54:00Z" w16du:dateUtc="2026-04-20T10:54:00Z">
              <w:rPr>
                <w:lang w:val="en-GB"/>
              </w:rPr>
            </w:rPrChange>
          </w:rPr>
          <w:t>2</w:t>
        </w:r>
      </w:ins>
      <w:ins w:id="85" w:author="Urša Miklavčič" w:date="2026-01-29T14:22:00Z" w16du:dateUtc="2026-01-29T13:22:00Z">
        <w:r w:rsidRPr="004A0DC2">
          <w:rPr>
            <w:b/>
            <w:bCs/>
            <w:lang w:val="en-GB"/>
            <w:rPrChange w:id="86" w:author="Urša Miklavčič" w:date="2026-04-20T12:54:00Z" w16du:dateUtc="2026-04-20T10:54:00Z">
              <w:rPr>
                <w:lang w:val="en-GB"/>
              </w:rPr>
            </w:rPrChange>
          </w:rPr>
          <w:t xml:space="preserve">. Relative abundance of OTUs detected only in ethanol treated samples divided per phylum. </w:t>
        </w:r>
      </w:ins>
    </w:p>
    <w:p w14:paraId="4831898B" w14:textId="77777777" w:rsidR="00796C90" w:rsidRDefault="00796C90" w:rsidP="00796C90">
      <w:pPr>
        <w:rPr>
          <w:ins w:id="87" w:author="Urša Miklavčič" w:date="2026-04-17T12:12:00Z" w16du:dateUtc="2026-04-17T10:12:00Z"/>
          <w:b/>
          <w:bCs/>
          <w:lang w:val="en-GB"/>
        </w:rPr>
      </w:pPr>
    </w:p>
    <w:p w14:paraId="7B0CA8BE" w14:textId="164A6E4D" w:rsidR="00782A3A" w:rsidRPr="00552F15" w:rsidDel="00782A3A" w:rsidRDefault="00782A3A" w:rsidP="00796C90">
      <w:pPr>
        <w:rPr>
          <w:del w:id="88" w:author="Urša Miklavčič" w:date="2026-04-17T12:13:00Z" w16du:dateUtc="2026-04-17T10:13:00Z"/>
          <w:b/>
          <w:bCs/>
          <w:lang w:val="en-GB"/>
        </w:rPr>
      </w:pPr>
      <w:commentRangeStart w:id="89"/>
    </w:p>
    <w:p w14:paraId="7176C8D8" w14:textId="6B78D845" w:rsidR="00796C90" w:rsidRPr="0006106D" w:rsidDel="00F659BD" w:rsidRDefault="00796C90" w:rsidP="00796C90">
      <w:pPr>
        <w:rPr>
          <w:del w:id="90" w:author="Urša Miklavčič" w:date="2026-04-20T14:30:00Z" w16du:dateUtc="2026-04-20T12:30:00Z"/>
          <w:rFonts w:cs="Times New Roman"/>
          <w:b/>
          <w:lang w:val="en-GB"/>
        </w:rPr>
      </w:pPr>
      <w:del w:id="91" w:author="Urša Miklavčič" w:date="2026-04-20T14:30:00Z" w16du:dateUtc="2026-04-20T12:30:00Z">
        <w:r w:rsidRPr="0006106D" w:rsidDel="00F659BD">
          <w:rPr>
            <w:rFonts w:cs="Times New Roman"/>
            <w:b/>
            <w:noProof/>
            <w:lang w:val="en-GB"/>
          </w:rPr>
          <w:drawing>
            <wp:inline distT="0" distB="0" distL="0" distR="0" wp14:anchorId="362D6A0F" wp14:editId="074A86E9">
              <wp:extent cx="5934710" cy="3053715"/>
              <wp:effectExtent l="0" t="0" r="8890" b="0"/>
              <wp:docPr id="209091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710" cy="3053715"/>
                      </a:xfrm>
                      <a:prstGeom prst="rect">
                        <a:avLst/>
                      </a:prstGeom>
                      <a:noFill/>
                      <a:ln>
                        <a:noFill/>
                      </a:ln>
                    </pic:spPr>
                  </pic:pic>
                </a:graphicData>
              </a:graphic>
            </wp:inline>
          </w:drawing>
        </w:r>
      </w:del>
    </w:p>
    <w:p w14:paraId="7504047F" w14:textId="2EB9E728" w:rsidR="00796C90" w:rsidDel="00F659BD" w:rsidRDefault="00796C90" w:rsidP="00796C90">
      <w:pPr>
        <w:rPr>
          <w:del w:id="92" w:author="Urša Miklavčič" w:date="2026-04-20T14:30:00Z" w16du:dateUtc="2026-04-20T12:30:00Z"/>
          <w:rFonts w:cs="Times New Roman"/>
          <w:b/>
          <w:lang w:val="en-GB"/>
        </w:rPr>
      </w:pPr>
      <w:del w:id="93" w:author="Urša Miklavčič" w:date="2026-04-20T14:30:00Z" w16du:dateUtc="2026-04-20T12:30:00Z">
        <w:r w:rsidRPr="0006106D" w:rsidDel="00F659BD">
          <w:rPr>
            <w:rFonts w:cs="Times New Roman"/>
            <w:b/>
            <w:lang w:val="en-GB"/>
          </w:rPr>
          <w:delText xml:space="preserve">Supplement Figure </w:delText>
        </w:r>
        <w:r w:rsidDel="00F659BD">
          <w:rPr>
            <w:rFonts w:cs="Times New Roman"/>
            <w:b/>
            <w:lang w:val="en-GB"/>
          </w:rPr>
          <w:delText>1</w:delText>
        </w:r>
        <w:r w:rsidR="00DF0D97" w:rsidDel="00F659BD">
          <w:rPr>
            <w:rFonts w:cs="Times New Roman"/>
            <w:b/>
            <w:lang w:val="en-GB"/>
          </w:rPr>
          <w:delText>2</w:delText>
        </w:r>
        <w:r w:rsidRPr="0006106D" w:rsidDel="00F659BD">
          <w:rPr>
            <w:rFonts w:cs="Times New Roman"/>
            <w:b/>
            <w:lang w:val="en-GB"/>
          </w:rPr>
          <w:delText xml:space="preserve">. Persistence of spore-forming </w:delText>
        </w:r>
        <w:r w:rsidRPr="0006106D" w:rsidDel="00F659BD">
          <w:rPr>
            <w:rFonts w:cs="Times New Roman"/>
            <w:b/>
            <w:i/>
            <w:iCs/>
            <w:lang w:val="en-GB"/>
          </w:rPr>
          <w:delText>Bacillota</w:delText>
        </w:r>
        <w:r w:rsidRPr="0006106D" w:rsidDel="00F659BD">
          <w:rPr>
            <w:rFonts w:cs="Times New Roman"/>
            <w:b/>
            <w:lang w:val="en-GB"/>
          </w:rPr>
          <w:delText xml:space="preserve"> species in the human gut based on shotgun metagenomic sequencing. </w:delText>
        </w:r>
      </w:del>
    </w:p>
    <w:p w14:paraId="4E17A5EA" w14:textId="5E7E40B1" w:rsidR="00E86330" w:rsidRPr="0006106D" w:rsidRDefault="00F659BD" w:rsidP="00796C90">
      <w:pPr>
        <w:rPr>
          <w:rFonts w:cs="Times New Roman"/>
          <w:b/>
          <w:lang w:val="en-GB"/>
        </w:rPr>
      </w:pPr>
      <w:ins w:id="94" w:author="Urša Miklavčič" w:date="2026-04-20T14:30:00Z" w16du:dateUtc="2026-04-20T12:30:00Z">
        <w:r>
          <w:rPr>
            <w:rFonts w:cs="Times New Roman"/>
            <w:b/>
            <w:lang w:val="en-GB"/>
          </w:rPr>
          <w:t xml:space="preserve">Supplement Figure 13. Properties of species detected in ethanol treated samples only, relative abundance, taxonomy etc. </w:t>
        </w:r>
      </w:ins>
      <w:commentRangeEnd w:id="89"/>
      <w:ins w:id="95" w:author="Urša Miklavčič" w:date="2026-04-20T14:31:00Z" w16du:dateUtc="2026-04-20T12:31:00Z">
        <w:r>
          <w:rPr>
            <w:rStyle w:val="CommentReference"/>
          </w:rPr>
          <w:commentReference w:id="89"/>
        </w:r>
      </w:ins>
    </w:p>
    <w:p w14:paraId="7DEE1B0C" w14:textId="0D748B4E" w:rsidR="00796C90" w:rsidRPr="0006106D" w:rsidDel="00F659BD" w:rsidRDefault="00796C90" w:rsidP="00796C90">
      <w:pPr>
        <w:rPr>
          <w:del w:id="96" w:author="Urša Miklavčič" w:date="2026-04-20T14:30:00Z" w16du:dateUtc="2026-04-20T12:30:00Z"/>
          <w:lang w:val="en-GB"/>
        </w:rPr>
      </w:pPr>
      <w:del w:id="97" w:author="Urša Miklavčič" w:date="2026-04-20T14:30:00Z" w16du:dateUtc="2026-04-20T12:30:00Z">
        <w:r w:rsidRPr="0006106D" w:rsidDel="00F659BD">
          <w:rPr>
            <w:noProof/>
            <w:lang w:val="en-GB"/>
          </w:rPr>
          <w:drawing>
            <wp:inline distT="0" distB="0" distL="0" distR="0" wp14:anchorId="3EE08325" wp14:editId="46140186">
              <wp:extent cx="5943600" cy="2657475"/>
              <wp:effectExtent l="0" t="0" r="0" b="9525"/>
              <wp:docPr id="18462461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612" name="Picture 5" descr="A screenshot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del>
    </w:p>
    <w:p w14:paraId="329084C9" w14:textId="12CF4520" w:rsidR="00796C90" w:rsidRPr="009C40AD" w:rsidDel="00F659BD" w:rsidRDefault="00796C90" w:rsidP="00796C90">
      <w:pPr>
        <w:pStyle w:val="Suppelement"/>
        <w:spacing w:line="360" w:lineRule="auto"/>
        <w:rPr>
          <w:del w:id="98" w:author="Urša Miklavčič" w:date="2026-04-20T14:30:00Z" w16du:dateUtc="2026-04-20T12:30:00Z"/>
          <w:sz w:val="22"/>
          <w:lang w:val="en-GB"/>
        </w:rPr>
      </w:pPr>
      <w:del w:id="99" w:author="Urša Miklavčič" w:date="2026-04-20T14:30:00Z" w16du:dateUtc="2026-04-20T12:30:00Z">
        <w:r w:rsidRPr="009C40AD" w:rsidDel="00F659BD">
          <w:rPr>
            <w:b/>
            <w:bCs w:val="0"/>
            <w:sz w:val="22"/>
            <w:lang w:val="en-GB"/>
          </w:rPr>
          <w:delText xml:space="preserve">Supplement Figure </w:delText>
        </w:r>
        <w:r w:rsidDel="00F659BD">
          <w:rPr>
            <w:b/>
            <w:bCs w:val="0"/>
            <w:sz w:val="22"/>
            <w:lang w:val="en-GB"/>
          </w:rPr>
          <w:delText>1</w:delText>
        </w:r>
        <w:r w:rsidR="00DF0D97" w:rsidDel="00F659BD">
          <w:rPr>
            <w:b/>
            <w:bCs w:val="0"/>
            <w:sz w:val="22"/>
            <w:lang w:val="en-GB"/>
          </w:rPr>
          <w:delText>3.</w:delText>
        </w:r>
        <w:r w:rsidRPr="009C40AD" w:rsidDel="00F659BD">
          <w:rPr>
            <w:b/>
            <w:bCs w:val="0"/>
            <w:sz w:val="22"/>
            <w:lang w:val="en-GB"/>
          </w:rPr>
          <w:delText xml:space="preserve"> Dynamics of ethanol-resistant and ethanol non-resistant taxa between and within individuals.</w:delText>
        </w:r>
        <w:r w:rsidRPr="009C40AD" w:rsidDel="00F659BD">
          <w:rPr>
            <w:sz w:val="22"/>
            <w:lang w:val="en-GB"/>
          </w:rPr>
          <w:delText xml:space="preserve"> A) Boxplots showing between-individual (left) and within-individual (right) variability in community composition for ethanol-resistant (yellow) and non-resistant (green) communities. Variability was assessed using the Bray-Curtis dissimilarity, calculated separately for OTUs from the phylum </w:delText>
        </w:r>
        <w:r w:rsidRPr="009C40AD" w:rsidDel="00F659BD">
          <w:rPr>
            <w:i/>
            <w:iCs/>
            <w:sz w:val="22"/>
            <w:lang w:val="en-GB"/>
          </w:rPr>
          <w:delText>Bacillota</w:delText>
        </w:r>
        <w:r w:rsidRPr="009C40AD" w:rsidDel="00F659BD">
          <w:rPr>
            <w:sz w:val="22"/>
            <w:lang w:val="en-GB"/>
          </w:rPr>
          <w:delText xml:space="preserve"> and OTUs from other phyla. Bray-Curtis dissimilarity was derived from randomly subsampled communities (n = 24, iterations = 999), with the median distance used for visualization and statistical comparisons. Distributions were compared using the Wilcoxon rank-sum test. B) Community variability as measured by Bray-Curtis dissimilarity plotted against the number of days between sampling time points. Data are presented separately for phylum </w:delText>
        </w:r>
        <w:r w:rsidRPr="009C40AD" w:rsidDel="00F659BD">
          <w:rPr>
            <w:i/>
            <w:iCs/>
            <w:sz w:val="22"/>
            <w:lang w:val="en-GB"/>
          </w:rPr>
          <w:delText>Bacillota</w:delText>
        </w:r>
        <w:r w:rsidRPr="009C40AD" w:rsidDel="00F659BD">
          <w:rPr>
            <w:sz w:val="22"/>
            <w:lang w:val="en-GB"/>
          </w:rPr>
          <w:delText xml:space="preserve"> (solid line) and other phyla (dashed line) and color-coded according to ethanol resistance. The correlation between time interval and Jaccard distance was assessed using Pearson’s correlation test. Statistical significance is indicated as *** for p &lt; 0.001.</w:delText>
        </w:r>
      </w:del>
    </w:p>
    <w:p w14:paraId="6D42DC5F" w14:textId="349BA8AE" w:rsidR="00796C90" w:rsidRPr="0006106D" w:rsidDel="00F659BD" w:rsidRDefault="00796C90" w:rsidP="00796C90">
      <w:pPr>
        <w:rPr>
          <w:del w:id="100" w:author="Urša Miklavčič" w:date="2026-04-20T14:30:00Z" w16du:dateUtc="2026-04-20T12:30:00Z"/>
          <w:bCs/>
          <w:lang w:val="en-GB"/>
        </w:rPr>
      </w:pPr>
    </w:p>
    <w:p w14:paraId="390D220C" w14:textId="1D001E9E" w:rsidR="00796C90" w:rsidRPr="0006106D" w:rsidDel="00F659BD" w:rsidRDefault="00796C90" w:rsidP="00796C90">
      <w:pPr>
        <w:rPr>
          <w:del w:id="101" w:author="Urša Miklavčič" w:date="2026-04-20T14:30:00Z" w16du:dateUtc="2026-04-20T12:30:00Z"/>
          <w:lang w:val="en-GB"/>
        </w:rPr>
      </w:pPr>
      <w:del w:id="102" w:author="Urša Miklavčič" w:date="2026-04-20T14:30:00Z" w16du:dateUtc="2026-04-20T12:30:00Z">
        <w:r w:rsidRPr="0006106D" w:rsidDel="00F659BD">
          <w:rPr>
            <w:b/>
            <w:lang w:val="en-GB"/>
          </w:rPr>
          <w:delText xml:space="preserve">Supplement Table 7. </w:delText>
        </w:r>
        <w:r w:rsidRPr="0006106D" w:rsidDel="00F659BD">
          <w:rPr>
            <w:lang w:val="en-GB"/>
          </w:rPr>
          <w:delText xml:space="preserve">Wilcox rank sum test between all fractions inter- and intra-individuals. </w:delText>
        </w:r>
      </w:del>
    </w:p>
    <w:tbl>
      <w:tblPr>
        <w:tblW w:w="8400" w:type="dxa"/>
        <w:tblCellMar>
          <w:left w:w="70" w:type="dxa"/>
          <w:right w:w="70" w:type="dxa"/>
        </w:tblCellMar>
        <w:tblLook w:val="04A0" w:firstRow="1" w:lastRow="0" w:firstColumn="1" w:lastColumn="0" w:noHBand="0" w:noVBand="1"/>
      </w:tblPr>
      <w:tblGrid>
        <w:gridCol w:w="1120"/>
        <w:gridCol w:w="5180"/>
        <w:gridCol w:w="1060"/>
        <w:gridCol w:w="1040"/>
      </w:tblGrid>
      <w:tr w:rsidR="00796C90" w:rsidRPr="0006106D" w:rsidDel="00F659BD" w14:paraId="5281EDBD" w14:textId="79741D83" w:rsidTr="00711881">
        <w:trPr>
          <w:trHeight w:val="57"/>
          <w:tblHeader/>
          <w:del w:id="103" w:author="Urša Miklavčič" w:date="2026-04-20T14:30:00Z" w16du:dateUtc="2026-04-20T12:30:00Z"/>
        </w:trPr>
        <w:tc>
          <w:tcPr>
            <w:tcW w:w="1120" w:type="dxa"/>
            <w:vMerge w:val="restart"/>
            <w:tcBorders>
              <w:top w:val="single" w:sz="4" w:space="0" w:color="auto"/>
              <w:left w:val="nil"/>
              <w:bottom w:val="single" w:sz="4" w:space="0" w:color="000000"/>
              <w:right w:val="nil"/>
            </w:tcBorders>
            <w:vAlign w:val="bottom"/>
            <w:hideMark/>
          </w:tcPr>
          <w:p w14:paraId="47DFF1D0" w14:textId="1DE52E64" w:rsidR="00796C90" w:rsidRPr="00E86330" w:rsidDel="00F659BD" w:rsidRDefault="00796C90" w:rsidP="00711881">
            <w:pPr>
              <w:rPr>
                <w:del w:id="104" w:author="Urša Miklavčič" w:date="2026-04-20T14:30:00Z" w16du:dateUtc="2026-04-20T12:30:00Z"/>
                <w:rFonts w:eastAsia="Times New Roman" w:cs="Times New Roman"/>
                <w:sz w:val="20"/>
                <w:szCs w:val="20"/>
                <w:lang w:val="en-GB" w:eastAsia="sl-SI"/>
              </w:rPr>
            </w:pPr>
            <w:bookmarkStart w:id="105" w:name="_Hlk182900078"/>
            <w:del w:id="106" w:author="Urša Miklavčič" w:date="2026-04-20T14:30:00Z" w16du:dateUtc="2026-04-20T12:30:00Z">
              <w:r w:rsidRPr="00E86330" w:rsidDel="00F659BD">
                <w:rPr>
                  <w:rFonts w:eastAsia="Times New Roman" w:cs="Times New Roman"/>
                  <w:sz w:val="20"/>
                  <w:szCs w:val="20"/>
                  <w:lang w:val="en-GB" w:eastAsia="sl-SI"/>
                </w:rPr>
                <w:delText>Distance measure</w:delText>
              </w:r>
            </w:del>
          </w:p>
        </w:tc>
        <w:tc>
          <w:tcPr>
            <w:tcW w:w="5180" w:type="dxa"/>
            <w:vMerge w:val="restart"/>
            <w:tcBorders>
              <w:top w:val="single" w:sz="4" w:space="0" w:color="auto"/>
              <w:left w:val="nil"/>
              <w:bottom w:val="single" w:sz="4" w:space="0" w:color="000000"/>
              <w:right w:val="nil"/>
            </w:tcBorders>
            <w:noWrap/>
            <w:vAlign w:val="bottom"/>
            <w:hideMark/>
          </w:tcPr>
          <w:p w14:paraId="754C8F07" w14:textId="0F409452" w:rsidR="00796C90" w:rsidRPr="00E86330" w:rsidDel="00F659BD" w:rsidRDefault="00796C90" w:rsidP="00711881">
            <w:pPr>
              <w:rPr>
                <w:del w:id="107" w:author="Urša Miklavčič" w:date="2026-04-20T14:30:00Z" w16du:dateUtc="2026-04-20T12:30:00Z"/>
                <w:rFonts w:eastAsia="Times New Roman" w:cs="Times New Roman"/>
                <w:sz w:val="20"/>
                <w:szCs w:val="20"/>
                <w:lang w:val="en-GB" w:eastAsia="sl-SI"/>
              </w:rPr>
            </w:pPr>
            <w:del w:id="108" w:author="Urša Miklavčič" w:date="2026-04-20T14:30:00Z" w16du:dateUtc="2026-04-20T12:30:00Z">
              <w:r w:rsidRPr="00E86330" w:rsidDel="00F659BD">
                <w:rPr>
                  <w:rFonts w:eastAsia="Times New Roman" w:cs="Times New Roman"/>
                  <w:sz w:val="20"/>
                  <w:szCs w:val="20"/>
                  <w:lang w:val="en-GB" w:eastAsia="sl-SI"/>
                </w:rPr>
                <w:delText xml:space="preserve">Between fractions </w:delText>
              </w:r>
            </w:del>
          </w:p>
        </w:tc>
        <w:tc>
          <w:tcPr>
            <w:tcW w:w="2100" w:type="dxa"/>
            <w:gridSpan w:val="2"/>
            <w:tcBorders>
              <w:top w:val="single" w:sz="4" w:space="0" w:color="auto"/>
              <w:left w:val="nil"/>
              <w:bottom w:val="single" w:sz="4" w:space="0" w:color="auto"/>
              <w:right w:val="nil"/>
            </w:tcBorders>
            <w:vAlign w:val="bottom"/>
            <w:hideMark/>
          </w:tcPr>
          <w:p w14:paraId="1517F0EA" w14:textId="3BDF1D4E" w:rsidR="00796C90" w:rsidRPr="00E86330" w:rsidDel="00F659BD" w:rsidRDefault="00796C90" w:rsidP="00711881">
            <w:pPr>
              <w:rPr>
                <w:del w:id="109" w:author="Urša Miklavčič" w:date="2026-04-20T14:30:00Z" w16du:dateUtc="2026-04-20T12:30:00Z"/>
                <w:rFonts w:eastAsia="Times New Roman" w:cs="Times New Roman"/>
                <w:sz w:val="20"/>
                <w:szCs w:val="20"/>
                <w:lang w:val="en-GB" w:eastAsia="sl-SI"/>
              </w:rPr>
            </w:pPr>
            <w:del w:id="110" w:author="Urša Miklavčič" w:date="2026-04-20T14:30:00Z" w16du:dateUtc="2026-04-20T12:30:00Z">
              <w:r w:rsidRPr="00E86330" w:rsidDel="00F659BD">
                <w:rPr>
                  <w:rFonts w:eastAsia="Times New Roman" w:cs="Times New Roman"/>
                  <w:sz w:val="20"/>
                  <w:szCs w:val="20"/>
                  <w:lang w:val="en-GB" w:eastAsia="sl-SI"/>
                </w:rPr>
                <w:delText xml:space="preserve">p-value  </w:delText>
              </w:r>
            </w:del>
          </w:p>
        </w:tc>
      </w:tr>
      <w:tr w:rsidR="00796C90" w:rsidRPr="0006106D" w:rsidDel="00F659BD" w14:paraId="6F88B47F" w14:textId="311F2F5E" w:rsidTr="00E86330">
        <w:trPr>
          <w:trHeight w:val="500"/>
          <w:tblHeader/>
          <w:del w:id="111" w:author="Urša Miklavčič" w:date="2026-04-20T14:30:00Z" w16du:dateUtc="2026-04-20T12:30:00Z"/>
        </w:trPr>
        <w:tc>
          <w:tcPr>
            <w:tcW w:w="1120" w:type="dxa"/>
            <w:vMerge/>
            <w:tcBorders>
              <w:top w:val="single" w:sz="4" w:space="0" w:color="auto"/>
              <w:left w:val="nil"/>
              <w:bottom w:val="single" w:sz="4" w:space="0" w:color="000000"/>
              <w:right w:val="nil"/>
            </w:tcBorders>
            <w:vAlign w:val="center"/>
            <w:hideMark/>
          </w:tcPr>
          <w:p w14:paraId="5D8A565B" w14:textId="769D252B" w:rsidR="00796C90" w:rsidRPr="00E86330" w:rsidDel="00F659BD" w:rsidRDefault="00796C90" w:rsidP="00711881">
            <w:pPr>
              <w:rPr>
                <w:del w:id="112" w:author="Urša Miklavčič" w:date="2026-04-20T14:30:00Z" w16du:dateUtc="2026-04-20T12:30:00Z"/>
                <w:rFonts w:eastAsia="Times New Roman" w:cs="Times New Roman"/>
                <w:sz w:val="20"/>
                <w:szCs w:val="20"/>
                <w:lang w:val="en-GB" w:eastAsia="sl-SI"/>
              </w:rPr>
            </w:pPr>
          </w:p>
        </w:tc>
        <w:tc>
          <w:tcPr>
            <w:tcW w:w="5180" w:type="dxa"/>
            <w:vMerge/>
            <w:tcBorders>
              <w:top w:val="single" w:sz="4" w:space="0" w:color="auto"/>
              <w:left w:val="nil"/>
              <w:bottom w:val="single" w:sz="4" w:space="0" w:color="000000"/>
              <w:right w:val="nil"/>
            </w:tcBorders>
            <w:vAlign w:val="center"/>
            <w:hideMark/>
          </w:tcPr>
          <w:p w14:paraId="1F1FD413" w14:textId="05A7E91F" w:rsidR="00796C90" w:rsidRPr="00E86330" w:rsidDel="00F659BD" w:rsidRDefault="00796C90" w:rsidP="00711881">
            <w:pPr>
              <w:rPr>
                <w:del w:id="113" w:author="Urša Miklavčič" w:date="2026-04-20T14:30:00Z" w16du:dateUtc="2026-04-20T12:30:00Z"/>
                <w:rFonts w:eastAsia="Times New Roman" w:cs="Times New Roman"/>
                <w:sz w:val="20"/>
                <w:szCs w:val="20"/>
                <w:lang w:val="en-GB" w:eastAsia="sl-SI"/>
              </w:rPr>
            </w:pPr>
          </w:p>
        </w:tc>
        <w:tc>
          <w:tcPr>
            <w:tcW w:w="1060" w:type="dxa"/>
            <w:tcBorders>
              <w:top w:val="nil"/>
              <w:left w:val="nil"/>
              <w:bottom w:val="single" w:sz="4" w:space="0" w:color="auto"/>
              <w:right w:val="nil"/>
            </w:tcBorders>
            <w:vAlign w:val="bottom"/>
            <w:hideMark/>
          </w:tcPr>
          <w:p w14:paraId="2317AFC6" w14:textId="42A60A3A" w:rsidR="00796C90" w:rsidRPr="00E86330" w:rsidDel="00F659BD" w:rsidRDefault="00796C90" w:rsidP="00711881">
            <w:pPr>
              <w:rPr>
                <w:del w:id="114" w:author="Urša Miklavčič" w:date="2026-04-20T14:30:00Z" w16du:dateUtc="2026-04-20T12:30:00Z"/>
                <w:rFonts w:eastAsia="Times New Roman" w:cs="Times New Roman"/>
                <w:sz w:val="20"/>
                <w:szCs w:val="20"/>
                <w:lang w:val="en-GB" w:eastAsia="sl-SI"/>
              </w:rPr>
            </w:pPr>
            <w:del w:id="115" w:author="Urša Miklavčič" w:date="2026-04-20T14:30:00Z" w16du:dateUtc="2026-04-20T12:30:00Z">
              <w:r w:rsidRPr="00E86330" w:rsidDel="00F659BD">
                <w:rPr>
                  <w:rFonts w:eastAsia="Times New Roman" w:cs="Times New Roman"/>
                  <w:sz w:val="20"/>
                  <w:szCs w:val="20"/>
                  <w:lang w:val="en-GB" w:eastAsia="sl-SI"/>
                </w:rPr>
                <w:delText>Inter</w:delText>
              </w:r>
            </w:del>
          </w:p>
          <w:p w14:paraId="5EBF14B9" w14:textId="069A5D29" w:rsidR="00796C90" w:rsidRPr="00E86330" w:rsidDel="00F659BD" w:rsidRDefault="00796C90" w:rsidP="00711881">
            <w:pPr>
              <w:rPr>
                <w:del w:id="116" w:author="Urša Miklavčič" w:date="2026-04-20T14:30:00Z" w16du:dateUtc="2026-04-20T12:30:00Z"/>
                <w:rFonts w:eastAsia="Times New Roman" w:cs="Times New Roman"/>
                <w:sz w:val="20"/>
                <w:szCs w:val="20"/>
                <w:lang w:val="en-GB" w:eastAsia="sl-SI"/>
              </w:rPr>
            </w:pPr>
            <w:del w:id="117" w:author="Urša Miklavčič" w:date="2026-04-20T14:30:00Z" w16du:dateUtc="2026-04-20T12:30:00Z">
              <w:r w:rsidRPr="00E86330" w:rsidDel="00F659BD">
                <w:rPr>
                  <w:rFonts w:eastAsia="Times New Roman" w:cs="Times New Roman"/>
                  <w:sz w:val="20"/>
                  <w:szCs w:val="20"/>
                  <w:lang w:val="en-GB" w:eastAsia="sl-SI"/>
                </w:rPr>
                <w:delText xml:space="preserve">individuals </w:delText>
              </w:r>
            </w:del>
          </w:p>
        </w:tc>
        <w:tc>
          <w:tcPr>
            <w:tcW w:w="1040" w:type="dxa"/>
            <w:tcBorders>
              <w:top w:val="nil"/>
              <w:left w:val="nil"/>
              <w:bottom w:val="single" w:sz="4" w:space="0" w:color="auto"/>
              <w:right w:val="nil"/>
            </w:tcBorders>
            <w:vAlign w:val="bottom"/>
            <w:hideMark/>
          </w:tcPr>
          <w:p w14:paraId="638AD638" w14:textId="4857EEBB" w:rsidR="00796C90" w:rsidRPr="00E86330" w:rsidDel="00F659BD" w:rsidRDefault="00796C90" w:rsidP="00711881">
            <w:pPr>
              <w:rPr>
                <w:del w:id="118" w:author="Urša Miklavčič" w:date="2026-04-20T14:30:00Z" w16du:dateUtc="2026-04-20T12:30:00Z"/>
                <w:rFonts w:eastAsia="Times New Roman" w:cs="Times New Roman"/>
                <w:sz w:val="20"/>
                <w:szCs w:val="20"/>
                <w:lang w:val="en-GB" w:eastAsia="sl-SI"/>
              </w:rPr>
            </w:pPr>
            <w:del w:id="119" w:author="Urša Miklavčič" w:date="2026-04-20T14:30:00Z" w16du:dateUtc="2026-04-20T12:30:00Z">
              <w:r w:rsidRPr="00E86330" w:rsidDel="00F659BD">
                <w:rPr>
                  <w:rFonts w:eastAsia="Times New Roman" w:cs="Times New Roman"/>
                  <w:sz w:val="20"/>
                  <w:szCs w:val="20"/>
                  <w:lang w:val="en-GB" w:eastAsia="sl-SI"/>
                </w:rPr>
                <w:delText>Intra</w:delText>
              </w:r>
            </w:del>
          </w:p>
          <w:p w14:paraId="60491A74" w14:textId="55EE46CE" w:rsidR="00796C90" w:rsidRPr="00E86330" w:rsidDel="00F659BD" w:rsidRDefault="00796C90" w:rsidP="00711881">
            <w:pPr>
              <w:rPr>
                <w:del w:id="120" w:author="Urša Miklavčič" w:date="2026-04-20T14:30:00Z" w16du:dateUtc="2026-04-20T12:30:00Z"/>
                <w:rFonts w:eastAsia="Times New Roman" w:cs="Times New Roman"/>
                <w:sz w:val="20"/>
                <w:szCs w:val="20"/>
                <w:lang w:val="en-GB" w:eastAsia="sl-SI"/>
              </w:rPr>
            </w:pPr>
            <w:del w:id="121" w:author="Urša Miklavčič" w:date="2026-04-20T14:30:00Z" w16du:dateUtc="2026-04-20T12:30:00Z">
              <w:r w:rsidRPr="00E86330" w:rsidDel="00F659BD">
                <w:rPr>
                  <w:rFonts w:eastAsia="Times New Roman" w:cs="Times New Roman"/>
                  <w:sz w:val="20"/>
                  <w:szCs w:val="20"/>
                  <w:lang w:val="en-GB" w:eastAsia="sl-SI"/>
                </w:rPr>
                <w:delText xml:space="preserve">individuals </w:delText>
              </w:r>
            </w:del>
          </w:p>
        </w:tc>
      </w:tr>
      <w:tr w:rsidR="00796C90" w:rsidRPr="0006106D" w:rsidDel="00F659BD" w14:paraId="18506771" w14:textId="7AD5EFA7" w:rsidTr="00711881">
        <w:trPr>
          <w:trHeight w:val="57"/>
          <w:del w:id="122" w:author="Urša Miklavčič" w:date="2026-04-20T14:30:00Z" w16du:dateUtc="2026-04-20T12:30:00Z"/>
        </w:trPr>
        <w:tc>
          <w:tcPr>
            <w:tcW w:w="1120" w:type="dxa"/>
            <w:vMerge w:val="restart"/>
            <w:tcBorders>
              <w:top w:val="nil"/>
              <w:left w:val="nil"/>
              <w:bottom w:val="single" w:sz="4" w:space="0" w:color="000000"/>
              <w:right w:val="nil"/>
            </w:tcBorders>
            <w:noWrap/>
            <w:hideMark/>
          </w:tcPr>
          <w:p w14:paraId="6A815C9A" w14:textId="1AD29F06" w:rsidR="00796C90" w:rsidRPr="00E86330" w:rsidDel="00F659BD" w:rsidRDefault="00796C90" w:rsidP="00711881">
            <w:pPr>
              <w:rPr>
                <w:del w:id="123" w:author="Urša Miklavčič" w:date="2026-04-20T14:30:00Z" w16du:dateUtc="2026-04-20T12:30:00Z"/>
                <w:rFonts w:eastAsia="Times New Roman" w:cs="Times New Roman"/>
                <w:sz w:val="20"/>
                <w:szCs w:val="20"/>
                <w:lang w:val="en-GB" w:eastAsia="sl-SI"/>
              </w:rPr>
            </w:pPr>
            <w:del w:id="124" w:author="Urša Miklavčič" w:date="2026-04-20T14:30:00Z" w16du:dateUtc="2026-04-20T12:30:00Z">
              <w:r w:rsidRPr="00E86330" w:rsidDel="00F659BD">
                <w:rPr>
                  <w:rFonts w:eastAsia="Times New Roman" w:cs="Times New Roman"/>
                  <w:sz w:val="20"/>
                  <w:szCs w:val="20"/>
                  <w:lang w:val="en-GB" w:eastAsia="sl-SI"/>
                </w:rPr>
                <w:delText>Bray-Curtis</w:delText>
              </w:r>
            </w:del>
          </w:p>
        </w:tc>
        <w:tc>
          <w:tcPr>
            <w:tcW w:w="5180" w:type="dxa"/>
            <w:tcBorders>
              <w:top w:val="nil"/>
              <w:left w:val="nil"/>
              <w:bottom w:val="nil"/>
              <w:right w:val="nil"/>
            </w:tcBorders>
            <w:noWrap/>
            <w:vAlign w:val="bottom"/>
            <w:hideMark/>
          </w:tcPr>
          <w:p w14:paraId="7FCA7282" w14:textId="285413BE" w:rsidR="00796C90" w:rsidRPr="00E86330" w:rsidDel="00F659BD" w:rsidRDefault="00796C90" w:rsidP="00711881">
            <w:pPr>
              <w:rPr>
                <w:del w:id="125" w:author="Urša Miklavčič" w:date="2026-04-20T14:30:00Z" w16du:dateUtc="2026-04-20T12:30:00Z"/>
                <w:rFonts w:eastAsia="Times New Roman" w:cs="Times New Roman"/>
                <w:sz w:val="20"/>
                <w:szCs w:val="20"/>
                <w:lang w:val="en-GB" w:eastAsia="sl-SI"/>
              </w:rPr>
            </w:pPr>
            <w:del w:id="126" w:author="Urša Miklavčič" w:date="2026-04-20T14:30:00Z" w16du:dateUtc="2026-04-20T12:30:00Z">
              <w:r w:rsidRPr="00E86330" w:rsidDel="00F659BD">
                <w:rPr>
                  <w:rFonts w:eastAsia="Times New Roman" w:cs="Times New Roman"/>
                  <w:sz w:val="20"/>
                  <w:szCs w:val="20"/>
                  <w:lang w:val="en-GB" w:eastAsia="sl-SI"/>
                </w:rPr>
                <w:delText>Ethanol resistant Bacillota &amp; Ethanol non-resistant Bacillota</w:delText>
              </w:r>
            </w:del>
          </w:p>
        </w:tc>
        <w:tc>
          <w:tcPr>
            <w:tcW w:w="1060" w:type="dxa"/>
            <w:tcBorders>
              <w:top w:val="nil"/>
              <w:left w:val="nil"/>
              <w:bottom w:val="nil"/>
              <w:right w:val="nil"/>
            </w:tcBorders>
            <w:noWrap/>
            <w:vAlign w:val="bottom"/>
          </w:tcPr>
          <w:p w14:paraId="1497DB04" w14:textId="00927110" w:rsidR="00796C90" w:rsidRPr="00E86330" w:rsidDel="00F659BD" w:rsidRDefault="00796C90" w:rsidP="00711881">
            <w:pPr>
              <w:rPr>
                <w:del w:id="127" w:author="Urša Miklavčič" w:date="2026-04-20T14:30:00Z" w16du:dateUtc="2026-04-20T12:30:00Z"/>
                <w:rFonts w:eastAsia="Times New Roman" w:cs="Times New Roman"/>
                <w:sz w:val="20"/>
                <w:szCs w:val="20"/>
                <w:lang w:val="en-GB" w:eastAsia="sl-SI"/>
              </w:rPr>
            </w:pPr>
            <w:del w:id="128" w:author="Urša Miklavčič" w:date="2026-04-20T14:30:00Z" w16du:dateUtc="2026-04-20T12:30:00Z">
              <w:r w:rsidRPr="00E86330" w:rsidDel="00F659BD">
                <w:rPr>
                  <w:rFonts w:eastAsia="Times New Roman" w:cs="Times New Roman"/>
                  <w:sz w:val="20"/>
                  <w:szCs w:val="20"/>
                  <w:lang w:val="en-GB" w:eastAsia="sl-SI"/>
                </w:rPr>
                <w:delText xml:space="preserve">0 </w:delText>
              </w:r>
            </w:del>
          </w:p>
        </w:tc>
        <w:tc>
          <w:tcPr>
            <w:tcW w:w="1040" w:type="dxa"/>
            <w:tcBorders>
              <w:top w:val="nil"/>
              <w:left w:val="nil"/>
              <w:bottom w:val="nil"/>
              <w:right w:val="nil"/>
            </w:tcBorders>
            <w:noWrap/>
            <w:vAlign w:val="bottom"/>
          </w:tcPr>
          <w:p w14:paraId="20B9F09C" w14:textId="1912A1CD" w:rsidR="00796C90" w:rsidRPr="00E86330" w:rsidDel="00F659BD" w:rsidRDefault="00796C90" w:rsidP="00711881">
            <w:pPr>
              <w:rPr>
                <w:del w:id="129" w:author="Urša Miklavčič" w:date="2026-04-20T14:30:00Z" w16du:dateUtc="2026-04-20T12:30:00Z"/>
                <w:rFonts w:eastAsia="Times New Roman" w:cs="Times New Roman"/>
                <w:sz w:val="20"/>
                <w:szCs w:val="20"/>
                <w:lang w:val="en-GB" w:eastAsia="sl-SI"/>
              </w:rPr>
            </w:pPr>
            <w:del w:id="130" w:author="Urša Miklavčič" w:date="2026-04-20T14:30:00Z" w16du:dateUtc="2026-04-20T12:30:00Z">
              <w:r w:rsidRPr="00E86330" w:rsidDel="00F659BD">
                <w:rPr>
                  <w:rFonts w:eastAsia="Times New Roman" w:cs="Times New Roman"/>
                  <w:sz w:val="20"/>
                  <w:szCs w:val="20"/>
                  <w:lang w:val="en-GB" w:eastAsia="sl-SI"/>
                </w:rPr>
                <w:delText>7.7e-195</w:delText>
              </w:r>
            </w:del>
          </w:p>
        </w:tc>
      </w:tr>
      <w:tr w:rsidR="00796C90" w:rsidRPr="0006106D" w:rsidDel="00F659BD" w14:paraId="7DB00D1D" w14:textId="1F054724" w:rsidTr="00711881">
        <w:trPr>
          <w:trHeight w:val="57"/>
          <w:del w:id="131" w:author="Urša Miklavčič" w:date="2026-04-20T14:30:00Z" w16du:dateUtc="2026-04-20T12:30:00Z"/>
        </w:trPr>
        <w:tc>
          <w:tcPr>
            <w:tcW w:w="1120" w:type="dxa"/>
            <w:vMerge/>
            <w:tcBorders>
              <w:top w:val="nil"/>
              <w:left w:val="nil"/>
              <w:bottom w:val="single" w:sz="4" w:space="0" w:color="000000"/>
              <w:right w:val="nil"/>
            </w:tcBorders>
            <w:vAlign w:val="center"/>
            <w:hideMark/>
          </w:tcPr>
          <w:p w14:paraId="5F9D1A90" w14:textId="7C57C85F" w:rsidR="00796C90" w:rsidRPr="00E86330" w:rsidDel="00F659BD" w:rsidRDefault="00796C90" w:rsidP="00711881">
            <w:pPr>
              <w:rPr>
                <w:del w:id="132"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2910EF37" w14:textId="25D11A82" w:rsidR="00796C90" w:rsidRPr="00E86330" w:rsidDel="00F659BD" w:rsidRDefault="00796C90" w:rsidP="00711881">
            <w:pPr>
              <w:rPr>
                <w:del w:id="133" w:author="Urša Miklavčič" w:date="2026-04-20T14:30:00Z" w16du:dateUtc="2026-04-20T12:30:00Z"/>
                <w:rFonts w:eastAsia="Times New Roman" w:cs="Times New Roman"/>
                <w:sz w:val="20"/>
                <w:szCs w:val="20"/>
                <w:lang w:val="en-GB" w:eastAsia="sl-SI"/>
              </w:rPr>
            </w:pPr>
            <w:del w:id="134" w:author="Urša Miklavčič" w:date="2026-04-20T14:30:00Z" w16du:dateUtc="2026-04-20T12:30:00Z">
              <w:r w:rsidRPr="00E86330" w:rsidDel="00F659BD">
                <w:rPr>
                  <w:rFonts w:eastAsia="Times New Roman" w:cs="Times New Roman"/>
                  <w:sz w:val="20"/>
                  <w:szCs w:val="20"/>
                  <w:lang w:val="en-GB" w:eastAsia="sl-SI"/>
                </w:rPr>
                <w:delText>Ethanol resistant Bacillota &amp; Other ethanol resistant taxa</w:delText>
              </w:r>
            </w:del>
          </w:p>
        </w:tc>
        <w:tc>
          <w:tcPr>
            <w:tcW w:w="1060" w:type="dxa"/>
            <w:tcBorders>
              <w:top w:val="nil"/>
              <w:left w:val="nil"/>
              <w:bottom w:val="nil"/>
              <w:right w:val="nil"/>
            </w:tcBorders>
            <w:noWrap/>
            <w:vAlign w:val="bottom"/>
          </w:tcPr>
          <w:p w14:paraId="09B5CFD9" w14:textId="344E0817" w:rsidR="00796C90" w:rsidRPr="00E86330" w:rsidDel="00F659BD" w:rsidRDefault="00796C90" w:rsidP="00711881">
            <w:pPr>
              <w:rPr>
                <w:del w:id="135" w:author="Urša Miklavčič" w:date="2026-04-20T14:30:00Z" w16du:dateUtc="2026-04-20T12:30:00Z"/>
                <w:rFonts w:eastAsia="Times New Roman" w:cs="Times New Roman"/>
                <w:sz w:val="20"/>
                <w:szCs w:val="20"/>
                <w:lang w:val="en-GB" w:eastAsia="sl-SI"/>
              </w:rPr>
            </w:pPr>
            <w:del w:id="136"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1EF37A85" w14:textId="7DAE33C7" w:rsidR="00796C90" w:rsidRPr="00E86330" w:rsidDel="00F659BD" w:rsidRDefault="00796C90" w:rsidP="00711881">
            <w:pPr>
              <w:rPr>
                <w:del w:id="137" w:author="Urša Miklavčič" w:date="2026-04-20T14:30:00Z" w16du:dateUtc="2026-04-20T12:30:00Z"/>
                <w:rFonts w:eastAsia="Times New Roman" w:cs="Times New Roman"/>
                <w:sz w:val="20"/>
                <w:szCs w:val="20"/>
                <w:lang w:val="en-GB" w:eastAsia="sl-SI"/>
              </w:rPr>
            </w:pPr>
            <w:del w:id="138" w:author="Urša Miklavčič" w:date="2026-04-20T14:30:00Z" w16du:dateUtc="2026-04-20T12:30:00Z">
              <w:r w:rsidRPr="00E86330" w:rsidDel="00F659BD">
                <w:rPr>
                  <w:rFonts w:eastAsia="Times New Roman" w:cs="Times New Roman"/>
                  <w:sz w:val="20"/>
                  <w:szCs w:val="20"/>
                  <w:lang w:val="en-GB" w:eastAsia="sl-SI"/>
                </w:rPr>
                <w:delText>2e-19</w:delText>
              </w:r>
            </w:del>
          </w:p>
        </w:tc>
      </w:tr>
      <w:tr w:rsidR="00796C90" w:rsidRPr="0006106D" w:rsidDel="00F659BD" w14:paraId="46481251" w14:textId="3749A2AD" w:rsidTr="00711881">
        <w:trPr>
          <w:trHeight w:val="57"/>
          <w:del w:id="139" w:author="Urša Miklavčič" w:date="2026-04-20T14:30:00Z" w16du:dateUtc="2026-04-20T12:30:00Z"/>
        </w:trPr>
        <w:tc>
          <w:tcPr>
            <w:tcW w:w="1120" w:type="dxa"/>
            <w:vMerge/>
            <w:tcBorders>
              <w:top w:val="nil"/>
              <w:left w:val="nil"/>
              <w:bottom w:val="single" w:sz="4" w:space="0" w:color="000000"/>
              <w:right w:val="nil"/>
            </w:tcBorders>
            <w:vAlign w:val="center"/>
            <w:hideMark/>
          </w:tcPr>
          <w:p w14:paraId="65F418B4" w14:textId="2886EEA5" w:rsidR="00796C90" w:rsidRPr="00E86330" w:rsidDel="00F659BD" w:rsidRDefault="00796C90" w:rsidP="00711881">
            <w:pPr>
              <w:rPr>
                <w:del w:id="140"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6064A54E" w14:textId="0B644530" w:rsidR="00796C90" w:rsidRPr="00E86330" w:rsidDel="00F659BD" w:rsidRDefault="00796C90" w:rsidP="00711881">
            <w:pPr>
              <w:rPr>
                <w:del w:id="141" w:author="Urša Miklavčič" w:date="2026-04-20T14:30:00Z" w16du:dateUtc="2026-04-20T12:30:00Z"/>
                <w:rFonts w:eastAsia="Times New Roman" w:cs="Times New Roman"/>
                <w:sz w:val="20"/>
                <w:szCs w:val="20"/>
                <w:lang w:val="en-GB" w:eastAsia="sl-SI"/>
              </w:rPr>
            </w:pPr>
            <w:del w:id="142" w:author="Urša Miklavčič" w:date="2026-04-20T14:30:00Z" w16du:dateUtc="2026-04-20T12:30:00Z">
              <w:r w:rsidRPr="00E86330" w:rsidDel="00F659BD">
                <w:rPr>
                  <w:rFonts w:eastAsia="Times New Roman" w:cs="Times New Roman"/>
                  <w:sz w:val="20"/>
                  <w:szCs w:val="20"/>
                  <w:lang w:val="en-GB" w:eastAsia="sl-SI"/>
                </w:rPr>
                <w:delText>Ethanol resistant Bacillota &amp; Other ethanol non-resistant taxa</w:delText>
              </w:r>
            </w:del>
          </w:p>
        </w:tc>
        <w:tc>
          <w:tcPr>
            <w:tcW w:w="1060" w:type="dxa"/>
            <w:tcBorders>
              <w:top w:val="nil"/>
              <w:left w:val="nil"/>
              <w:bottom w:val="nil"/>
              <w:right w:val="nil"/>
            </w:tcBorders>
            <w:noWrap/>
            <w:vAlign w:val="bottom"/>
          </w:tcPr>
          <w:p w14:paraId="10267B1A" w14:textId="59BEBA3D" w:rsidR="00796C90" w:rsidRPr="00E86330" w:rsidDel="00F659BD" w:rsidRDefault="00796C90" w:rsidP="00711881">
            <w:pPr>
              <w:rPr>
                <w:del w:id="143" w:author="Urša Miklavčič" w:date="2026-04-20T14:30:00Z" w16du:dateUtc="2026-04-20T12:30:00Z"/>
                <w:rFonts w:eastAsia="Times New Roman" w:cs="Times New Roman"/>
                <w:sz w:val="20"/>
                <w:szCs w:val="20"/>
                <w:lang w:val="en-GB" w:eastAsia="sl-SI"/>
              </w:rPr>
            </w:pPr>
            <w:del w:id="144"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2F4D5F26" w14:textId="42A7B7F9" w:rsidR="00796C90" w:rsidRPr="00E86330" w:rsidDel="00F659BD" w:rsidRDefault="00796C90" w:rsidP="00711881">
            <w:pPr>
              <w:rPr>
                <w:del w:id="145" w:author="Urša Miklavčič" w:date="2026-04-20T14:30:00Z" w16du:dateUtc="2026-04-20T12:30:00Z"/>
                <w:rFonts w:eastAsia="Times New Roman" w:cs="Times New Roman"/>
                <w:sz w:val="20"/>
                <w:szCs w:val="20"/>
                <w:lang w:val="en-GB" w:eastAsia="sl-SI"/>
              </w:rPr>
            </w:pPr>
            <w:del w:id="146" w:author="Urša Miklavčič" w:date="2026-04-20T14:30:00Z" w16du:dateUtc="2026-04-20T12:30:00Z">
              <w:r w:rsidRPr="00E86330" w:rsidDel="00F659BD">
                <w:rPr>
                  <w:rFonts w:eastAsia="Times New Roman" w:cs="Times New Roman"/>
                  <w:sz w:val="20"/>
                  <w:szCs w:val="20"/>
                  <w:lang w:val="en-GB" w:eastAsia="sl-SI"/>
                </w:rPr>
                <w:delText>1e-65</w:delText>
              </w:r>
            </w:del>
          </w:p>
        </w:tc>
      </w:tr>
      <w:tr w:rsidR="00796C90" w:rsidRPr="0006106D" w:rsidDel="00F659BD" w14:paraId="0D8E5E20" w14:textId="1BD2D831" w:rsidTr="00711881">
        <w:trPr>
          <w:trHeight w:val="57"/>
          <w:del w:id="147" w:author="Urša Miklavčič" w:date="2026-04-20T14:30:00Z" w16du:dateUtc="2026-04-20T12:30:00Z"/>
        </w:trPr>
        <w:tc>
          <w:tcPr>
            <w:tcW w:w="1120" w:type="dxa"/>
            <w:vMerge/>
            <w:tcBorders>
              <w:top w:val="nil"/>
              <w:left w:val="nil"/>
              <w:bottom w:val="single" w:sz="4" w:space="0" w:color="000000"/>
              <w:right w:val="nil"/>
            </w:tcBorders>
            <w:vAlign w:val="center"/>
            <w:hideMark/>
          </w:tcPr>
          <w:p w14:paraId="55F37B46" w14:textId="1EF28ACF" w:rsidR="00796C90" w:rsidRPr="00E86330" w:rsidDel="00F659BD" w:rsidRDefault="00796C90" w:rsidP="00711881">
            <w:pPr>
              <w:rPr>
                <w:del w:id="148"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78CD2210" w14:textId="4DF5DEFD" w:rsidR="00796C90" w:rsidRPr="00E86330" w:rsidDel="00F659BD" w:rsidRDefault="00796C90" w:rsidP="00711881">
            <w:pPr>
              <w:rPr>
                <w:del w:id="149" w:author="Urša Miklavčič" w:date="2026-04-20T14:30:00Z" w16du:dateUtc="2026-04-20T12:30:00Z"/>
                <w:rFonts w:eastAsia="Times New Roman" w:cs="Times New Roman"/>
                <w:sz w:val="20"/>
                <w:szCs w:val="20"/>
                <w:lang w:val="en-GB" w:eastAsia="sl-SI"/>
              </w:rPr>
            </w:pPr>
            <w:del w:id="150" w:author="Urša Miklavčič" w:date="2026-04-20T14:30:00Z" w16du:dateUtc="2026-04-20T12:30:00Z">
              <w:r w:rsidRPr="00E86330" w:rsidDel="00F659BD">
                <w:rPr>
                  <w:rFonts w:eastAsia="Times New Roman" w:cs="Times New Roman"/>
                  <w:sz w:val="20"/>
                  <w:szCs w:val="20"/>
                  <w:lang w:val="en-GB" w:eastAsia="sl-SI"/>
                </w:rPr>
                <w:delText xml:space="preserve">Other ethanol resistant taxa &amp; Other ethanol non-resistant taxa </w:delText>
              </w:r>
            </w:del>
          </w:p>
        </w:tc>
        <w:tc>
          <w:tcPr>
            <w:tcW w:w="1060" w:type="dxa"/>
            <w:tcBorders>
              <w:top w:val="nil"/>
              <w:left w:val="nil"/>
              <w:bottom w:val="nil"/>
              <w:right w:val="nil"/>
            </w:tcBorders>
            <w:noWrap/>
            <w:vAlign w:val="bottom"/>
          </w:tcPr>
          <w:p w14:paraId="70A0C6C1" w14:textId="619AA6A3" w:rsidR="00796C90" w:rsidRPr="00E86330" w:rsidDel="00F659BD" w:rsidRDefault="00796C90" w:rsidP="00711881">
            <w:pPr>
              <w:rPr>
                <w:del w:id="151" w:author="Urša Miklavčič" w:date="2026-04-20T14:30:00Z" w16du:dateUtc="2026-04-20T12:30:00Z"/>
                <w:rFonts w:eastAsia="Times New Roman" w:cs="Times New Roman"/>
                <w:sz w:val="20"/>
                <w:szCs w:val="20"/>
                <w:lang w:val="en-GB" w:eastAsia="sl-SI"/>
              </w:rPr>
            </w:pPr>
            <w:del w:id="152"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62F5DF8F" w14:textId="2BDB6C34" w:rsidR="00796C90" w:rsidRPr="00E86330" w:rsidDel="00F659BD" w:rsidRDefault="00796C90" w:rsidP="00711881">
            <w:pPr>
              <w:rPr>
                <w:del w:id="153" w:author="Urša Miklavčič" w:date="2026-04-20T14:30:00Z" w16du:dateUtc="2026-04-20T12:30:00Z"/>
                <w:rFonts w:eastAsia="Times New Roman" w:cs="Times New Roman"/>
                <w:sz w:val="20"/>
                <w:szCs w:val="20"/>
                <w:lang w:val="en-GB" w:eastAsia="sl-SI"/>
              </w:rPr>
            </w:pPr>
            <w:del w:id="154" w:author="Urša Miklavčič" w:date="2026-04-20T14:30:00Z" w16du:dateUtc="2026-04-20T12:30:00Z">
              <w:r w:rsidRPr="00E86330" w:rsidDel="00F659BD">
                <w:rPr>
                  <w:rFonts w:eastAsia="Times New Roman" w:cs="Times New Roman"/>
                  <w:sz w:val="20"/>
                  <w:szCs w:val="20"/>
                  <w:lang w:val="en-GB" w:eastAsia="sl-SI"/>
                </w:rPr>
                <w:delText>2.2e-10</w:delText>
              </w:r>
            </w:del>
          </w:p>
        </w:tc>
      </w:tr>
      <w:tr w:rsidR="00796C90" w:rsidRPr="0006106D" w:rsidDel="00F659BD" w14:paraId="7F5EF7DF" w14:textId="3AD4932D" w:rsidTr="00711881">
        <w:trPr>
          <w:trHeight w:val="57"/>
          <w:del w:id="155" w:author="Urša Miklavčič" w:date="2026-04-20T14:30:00Z" w16du:dateUtc="2026-04-20T12:30:00Z"/>
        </w:trPr>
        <w:tc>
          <w:tcPr>
            <w:tcW w:w="1120" w:type="dxa"/>
            <w:vMerge/>
            <w:tcBorders>
              <w:top w:val="nil"/>
              <w:left w:val="nil"/>
              <w:bottom w:val="single" w:sz="4" w:space="0" w:color="000000"/>
              <w:right w:val="nil"/>
            </w:tcBorders>
            <w:vAlign w:val="center"/>
            <w:hideMark/>
          </w:tcPr>
          <w:p w14:paraId="29BD97B1" w14:textId="02BC865A" w:rsidR="00796C90" w:rsidRPr="00E86330" w:rsidDel="00F659BD" w:rsidRDefault="00796C90" w:rsidP="00711881">
            <w:pPr>
              <w:rPr>
                <w:del w:id="156"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69711F44" w14:textId="27030024" w:rsidR="00796C90" w:rsidRPr="00E86330" w:rsidDel="00F659BD" w:rsidRDefault="00796C90" w:rsidP="00711881">
            <w:pPr>
              <w:rPr>
                <w:del w:id="157" w:author="Urša Miklavčič" w:date="2026-04-20T14:30:00Z" w16du:dateUtc="2026-04-20T12:30:00Z"/>
                <w:rFonts w:eastAsia="Times New Roman" w:cs="Times New Roman"/>
                <w:sz w:val="20"/>
                <w:szCs w:val="20"/>
                <w:lang w:val="en-GB" w:eastAsia="sl-SI"/>
              </w:rPr>
            </w:pPr>
            <w:del w:id="158" w:author="Urša Miklavčič" w:date="2026-04-20T14:30:00Z" w16du:dateUtc="2026-04-20T12:30:00Z">
              <w:r w:rsidRPr="00E86330" w:rsidDel="00F659BD">
                <w:rPr>
                  <w:rFonts w:eastAsia="Times New Roman" w:cs="Times New Roman"/>
                  <w:sz w:val="20"/>
                  <w:szCs w:val="20"/>
                  <w:lang w:val="en-GB" w:eastAsia="sl-SI"/>
                </w:rPr>
                <w:delText xml:space="preserve">Other ethanol resistant taxa &amp; Ethanol non-resistant Bacillota </w:delText>
              </w:r>
            </w:del>
          </w:p>
        </w:tc>
        <w:tc>
          <w:tcPr>
            <w:tcW w:w="1060" w:type="dxa"/>
            <w:tcBorders>
              <w:top w:val="nil"/>
              <w:left w:val="nil"/>
              <w:bottom w:val="nil"/>
              <w:right w:val="nil"/>
            </w:tcBorders>
            <w:noWrap/>
            <w:vAlign w:val="bottom"/>
          </w:tcPr>
          <w:p w14:paraId="33C955DC" w14:textId="7CA20316" w:rsidR="00796C90" w:rsidRPr="00E86330" w:rsidDel="00F659BD" w:rsidRDefault="00796C90" w:rsidP="00711881">
            <w:pPr>
              <w:rPr>
                <w:del w:id="159" w:author="Urša Miklavčič" w:date="2026-04-20T14:30:00Z" w16du:dateUtc="2026-04-20T12:30:00Z"/>
                <w:rFonts w:eastAsia="Times New Roman" w:cs="Times New Roman"/>
                <w:sz w:val="20"/>
                <w:szCs w:val="20"/>
                <w:lang w:val="en-GB" w:eastAsia="sl-SI"/>
              </w:rPr>
            </w:pPr>
            <w:del w:id="160" w:author="Urša Miklavčič" w:date="2026-04-20T14:30:00Z" w16du:dateUtc="2026-04-20T12:30:00Z">
              <w:r w:rsidRPr="00E86330" w:rsidDel="00F659BD">
                <w:rPr>
                  <w:rFonts w:eastAsia="Times New Roman" w:cs="Times New Roman"/>
                  <w:sz w:val="20"/>
                  <w:szCs w:val="20"/>
                  <w:lang w:val="en-GB" w:eastAsia="sl-SI"/>
                </w:rPr>
                <w:delText>1e-20</w:delText>
              </w:r>
            </w:del>
          </w:p>
        </w:tc>
        <w:tc>
          <w:tcPr>
            <w:tcW w:w="1040" w:type="dxa"/>
            <w:tcBorders>
              <w:top w:val="nil"/>
              <w:left w:val="nil"/>
              <w:bottom w:val="nil"/>
              <w:right w:val="nil"/>
            </w:tcBorders>
            <w:noWrap/>
            <w:vAlign w:val="bottom"/>
          </w:tcPr>
          <w:p w14:paraId="4DEFB0D0" w14:textId="0D9F7EEA" w:rsidR="00796C90" w:rsidRPr="00E86330" w:rsidDel="00F659BD" w:rsidRDefault="00796C90" w:rsidP="00711881">
            <w:pPr>
              <w:rPr>
                <w:del w:id="161" w:author="Urša Miklavčič" w:date="2026-04-20T14:30:00Z" w16du:dateUtc="2026-04-20T12:30:00Z"/>
                <w:rFonts w:eastAsia="Times New Roman" w:cs="Times New Roman"/>
                <w:sz w:val="20"/>
                <w:szCs w:val="20"/>
                <w:lang w:val="en-GB" w:eastAsia="sl-SI"/>
              </w:rPr>
            </w:pPr>
            <w:del w:id="162" w:author="Urša Miklavčič" w:date="2026-04-20T14:30:00Z" w16du:dateUtc="2026-04-20T12:30:00Z">
              <w:r w:rsidRPr="00E86330" w:rsidDel="00F659BD">
                <w:rPr>
                  <w:rFonts w:eastAsia="Times New Roman" w:cs="Times New Roman"/>
                  <w:sz w:val="20"/>
                  <w:szCs w:val="20"/>
                  <w:lang w:val="en-GB" w:eastAsia="sl-SI"/>
                </w:rPr>
                <w:delText>1e-60</w:delText>
              </w:r>
            </w:del>
          </w:p>
        </w:tc>
      </w:tr>
      <w:tr w:rsidR="00796C90" w:rsidRPr="0006106D" w:rsidDel="00F659BD" w14:paraId="3E40235E" w14:textId="790EED28" w:rsidTr="00711881">
        <w:trPr>
          <w:trHeight w:val="57"/>
          <w:del w:id="163" w:author="Urša Miklavčič" w:date="2026-04-20T14:30:00Z" w16du:dateUtc="2026-04-20T12:30:00Z"/>
        </w:trPr>
        <w:tc>
          <w:tcPr>
            <w:tcW w:w="1120" w:type="dxa"/>
            <w:vMerge/>
            <w:tcBorders>
              <w:top w:val="nil"/>
              <w:left w:val="nil"/>
              <w:bottom w:val="single" w:sz="4" w:space="0" w:color="000000"/>
              <w:right w:val="nil"/>
            </w:tcBorders>
            <w:vAlign w:val="center"/>
            <w:hideMark/>
          </w:tcPr>
          <w:p w14:paraId="79581DD2" w14:textId="081EF9B8" w:rsidR="00796C90" w:rsidRPr="00E86330" w:rsidDel="00F659BD" w:rsidRDefault="00796C90" w:rsidP="00711881">
            <w:pPr>
              <w:rPr>
                <w:del w:id="164"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single" w:sz="4" w:space="0" w:color="auto"/>
              <w:right w:val="nil"/>
            </w:tcBorders>
            <w:noWrap/>
            <w:vAlign w:val="bottom"/>
            <w:hideMark/>
          </w:tcPr>
          <w:p w14:paraId="447CEC36" w14:textId="7B4D278A" w:rsidR="00796C90" w:rsidRPr="00E86330" w:rsidDel="00F659BD" w:rsidRDefault="00796C90" w:rsidP="00711881">
            <w:pPr>
              <w:rPr>
                <w:del w:id="165" w:author="Urša Miklavčič" w:date="2026-04-20T14:30:00Z" w16du:dateUtc="2026-04-20T12:30:00Z"/>
                <w:rFonts w:eastAsia="Times New Roman" w:cs="Times New Roman"/>
                <w:sz w:val="20"/>
                <w:szCs w:val="20"/>
                <w:lang w:val="en-GB" w:eastAsia="sl-SI"/>
              </w:rPr>
            </w:pPr>
            <w:del w:id="166" w:author="Urša Miklavčič" w:date="2026-04-20T14:30:00Z" w16du:dateUtc="2026-04-20T12:30:00Z">
              <w:r w:rsidRPr="00E86330" w:rsidDel="00F659BD">
                <w:rPr>
                  <w:rFonts w:eastAsia="Times New Roman" w:cs="Times New Roman"/>
                  <w:sz w:val="20"/>
                  <w:szCs w:val="20"/>
                  <w:lang w:val="en-GB" w:eastAsia="sl-SI"/>
                </w:rPr>
                <w:delText xml:space="preserve">Other ethanol non-resistant taxa &amp; Ethanol non-resistant taxa </w:delText>
              </w:r>
            </w:del>
          </w:p>
        </w:tc>
        <w:tc>
          <w:tcPr>
            <w:tcW w:w="1060" w:type="dxa"/>
            <w:tcBorders>
              <w:top w:val="nil"/>
              <w:left w:val="nil"/>
              <w:bottom w:val="single" w:sz="4" w:space="0" w:color="auto"/>
              <w:right w:val="nil"/>
            </w:tcBorders>
            <w:noWrap/>
            <w:vAlign w:val="bottom"/>
          </w:tcPr>
          <w:p w14:paraId="077EB541" w14:textId="54718B06" w:rsidR="00796C90" w:rsidRPr="00E86330" w:rsidDel="00F659BD" w:rsidRDefault="00796C90" w:rsidP="00711881">
            <w:pPr>
              <w:rPr>
                <w:del w:id="167" w:author="Urša Miklavčič" w:date="2026-04-20T14:30:00Z" w16du:dateUtc="2026-04-20T12:30:00Z"/>
                <w:rFonts w:eastAsia="Times New Roman" w:cs="Times New Roman"/>
                <w:sz w:val="20"/>
                <w:szCs w:val="20"/>
                <w:lang w:val="en-GB" w:eastAsia="sl-SI"/>
              </w:rPr>
            </w:pPr>
            <w:del w:id="168"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single" w:sz="4" w:space="0" w:color="auto"/>
              <w:right w:val="nil"/>
            </w:tcBorders>
            <w:noWrap/>
            <w:vAlign w:val="bottom"/>
          </w:tcPr>
          <w:p w14:paraId="22FC25BA" w14:textId="4F7C928C" w:rsidR="00796C90" w:rsidRPr="00E86330" w:rsidDel="00F659BD" w:rsidRDefault="00796C90" w:rsidP="00711881">
            <w:pPr>
              <w:rPr>
                <w:del w:id="169" w:author="Urša Miklavčič" w:date="2026-04-20T14:30:00Z" w16du:dateUtc="2026-04-20T12:30:00Z"/>
                <w:rFonts w:eastAsia="Times New Roman" w:cs="Times New Roman"/>
                <w:sz w:val="20"/>
                <w:szCs w:val="20"/>
                <w:lang w:val="en-GB" w:eastAsia="sl-SI"/>
              </w:rPr>
            </w:pPr>
            <w:del w:id="170" w:author="Urša Miklavčič" w:date="2026-04-20T14:30:00Z" w16du:dateUtc="2026-04-20T12:30:00Z">
              <w:r w:rsidRPr="00E86330" w:rsidDel="00F659BD">
                <w:rPr>
                  <w:rFonts w:eastAsia="Times New Roman" w:cs="Times New Roman"/>
                  <w:sz w:val="20"/>
                  <w:szCs w:val="20"/>
                  <w:lang w:val="en-GB" w:eastAsia="sl-SI"/>
                </w:rPr>
                <w:delText>4e-31</w:delText>
              </w:r>
            </w:del>
          </w:p>
        </w:tc>
      </w:tr>
      <w:tr w:rsidR="00796C90" w:rsidRPr="0006106D" w:rsidDel="00F659BD" w14:paraId="04B9C303" w14:textId="65512EC1" w:rsidTr="00711881">
        <w:trPr>
          <w:trHeight w:val="57"/>
          <w:del w:id="171" w:author="Urša Miklavčič" w:date="2026-04-20T14:30:00Z" w16du:dateUtc="2026-04-20T12:30:00Z"/>
        </w:trPr>
        <w:tc>
          <w:tcPr>
            <w:tcW w:w="1120" w:type="dxa"/>
            <w:vMerge w:val="restart"/>
            <w:tcBorders>
              <w:top w:val="nil"/>
              <w:left w:val="nil"/>
              <w:bottom w:val="single" w:sz="4" w:space="0" w:color="000000"/>
              <w:right w:val="nil"/>
            </w:tcBorders>
            <w:noWrap/>
            <w:hideMark/>
          </w:tcPr>
          <w:p w14:paraId="3D999BF9" w14:textId="268E6364" w:rsidR="00796C90" w:rsidRPr="00E86330" w:rsidDel="00F659BD" w:rsidRDefault="00796C90" w:rsidP="00711881">
            <w:pPr>
              <w:rPr>
                <w:del w:id="172" w:author="Urša Miklavčič" w:date="2026-04-20T14:30:00Z" w16du:dateUtc="2026-04-20T12:30:00Z"/>
                <w:rFonts w:eastAsia="Times New Roman" w:cs="Times New Roman"/>
                <w:sz w:val="20"/>
                <w:szCs w:val="20"/>
                <w:lang w:val="en-GB" w:eastAsia="sl-SI"/>
              </w:rPr>
            </w:pPr>
            <w:del w:id="173" w:author="Urša Miklavčič" w:date="2026-04-20T14:30:00Z" w16du:dateUtc="2026-04-20T12:30:00Z">
              <w:r w:rsidRPr="00E86330" w:rsidDel="00F659BD">
                <w:rPr>
                  <w:rFonts w:eastAsia="Times New Roman" w:cs="Times New Roman"/>
                  <w:sz w:val="20"/>
                  <w:szCs w:val="20"/>
                  <w:lang w:val="en-GB" w:eastAsia="sl-SI"/>
                </w:rPr>
                <w:delText>Jaccard</w:delText>
              </w:r>
            </w:del>
          </w:p>
        </w:tc>
        <w:tc>
          <w:tcPr>
            <w:tcW w:w="5180" w:type="dxa"/>
            <w:tcBorders>
              <w:top w:val="nil"/>
              <w:left w:val="nil"/>
              <w:bottom w:val="nil"/>
              <w:right w:val="nil"/>
            </w:tcBorders>
            <w:noWrap/>
            <w:vAlign w:val="bottom"/>
            <w:hideMark/>
          </w:tcPr>
          <w:p w14:paraId="49017C98" w14:textId="567AEBF1" w:rsidR="00796C90" w:rsidRPr="00E86330" w:rsidDel="00F659BD" w:rsidRDefault="00796C90" w:rsidP="00711881">
            <w:pPr>
              <w:rPr>
                <w:del w:id="174" w:author="Urša Miklavčič" w:date="2026-04-20T14:30:00Z" w16du:dateUtc="2026-04-20T12:30:00Z"/>
                <w:rFonts w:eastAsia="Times New Roman" w:cs="Times New Roman"/>
                <w:sz w:val="20"/>
                <w:szCs w:val="20"/>
                <w:lang w:val="en-GB" w:eastAsia="sl-SI"/>
              </w:rPr>
            </w:pPr>
            <w:del w:id="175" w:author="Urša Miklavčič" w:date="2026-04-20T14:30:00Z" w16du:dateUtc="2026-04-20T12:30:00Z">
              <w:r w:rsidRPr="00E86330" w:rsidDel="00F659BD">
                <w:rPr>
                  <w:rFonts w:eastAsia="Times New Roman" w:cs="Times New Roman"/>
                  <w:sz w:val="20"/>
                  <w:szCs w:val="20"/>
                  <w:lang w:val="en-GB" w:eastAsia="sl-SI"/>
                </w:rPr>
                <w:delText>Ethanol resistant Bacillota &amp; Ethanol non-resistant Bacillota</w:delText>
              </w:r>
            </w:del>
          </w:p>
        </w:tc>
        <w:tc>
          <w:tcPr>
            <w:tcW w:w="1060" w:type="dxa"/>
            <w:tcBorders>
              <w:top w:val="nil"/>
              <w:left w:val="nil"/>
              <w:bottom w:val="nil"/>
              <w:right w:val="nil"/>
            </w:tcBorders>
            <w:noWrap/>
            <w:vAlign w:val="bottom"/>
          </w:tcPr>
          <w:p w14:paraId="5915A497" w14:textId="3B7CECE8" w:rsidR="00796C90" w:rsidRPr="00E86330" w:rsidDel="00F659BD" w:rsidRDefault="00796C90" w:rsidP="00711881">
            <w:pPr>
              <w:rPr>
                <w:del w:id="176" w:author="Urša Miklavčič" w:date="2026-04-20T14:30:00Z" w16du:dateUtc="2026-04-20T12:30:00Z"/>
                <w:rFonts w:eastAsia="Times New Roman" w:cs="Times New Roman"/>
                <w:sz w:val="20"/>
                <w:szCs w:val="20"/>
                <w:lang w:val="en-GB" w:eastAsia="sl-SI"/>
              </w:rPr>
            </w:pPr>
            <w:del w:id="177"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2E5818BC" w14:textId="0EA4DA23" w:rsidR="00796C90" w:rsidRPr="00E86330" w:rsidDel="00F659BD" w:rsidRDefault="00796C90" w:rsidP="00711881">
            <w:pPr>
              <w:rPr>
                <w:del w:id="178" w:author="Urša Miklavčič" w:date="2026-04-20T14:30:00Z" w16du:dateUtc="2026-04-20T12:30:00Z"/>
                <w:rFonts w:eastAsia="Times New Roman" w:cs="Times New Roman"/>
                <w:sz w:val="20"/>
                <w:szCs w:val="20"/>
                <w:lang w:val="en-GB" w:eastAsia="sl-SI"/>
              </w:rPr>
            </w:pPr>
            <w:del w:id="179" w:author="Urša Miklavčič" w:date="2026-04-20T14:30:00Z" w16du:dateUtc="2026-04-20T12:30:00Z">
              <w:r w:rsidRPr="00E86330" w:rsidDel="00F659BD">
                <w:rPr>
                  <w:rFonts w:eastAsia="Times New Roman" w:cs="Times New Roman"/>
                  <w:sz w:val="20"/>
                  <w:szCs w:val="20"/>
                  <w:lang w:val="en-GB" w:eastAsia="sl-SI"/>
                </w:rPr>
                <w:delText>2e-197</w:delText>
              </w:r>
            </w:del>
          </w:p>
        </w:tc>
      </w:tr>
      <w:tr w:rsidR="00796C90" w:rsidRPr="0006106D" w:rsidDel="00F659BD" w14:paraId="25B3AC54" w14:textId="233CCDEB" w:rsidTr="00711881">
        <w:trPr>
          <w:trHeight w:val="57"/>
          <w:del w:id="180" w:author="Urša Miklavčič" w:date="2026-04-20T14:30:00Z" w16du:dateUtc="2026-04-20T12:30:00Z"/>
        </w:trPr>
        <w:tc>
          <w:tcPr>
            <w:tcW w:w="1120" w:type="dxa"/>
            <w:vMerge/>
            <w:tcBorders>
              <w:top w:val="nil"/>
              <w:left w:val="nil"/>
              <w:bottom w:val="single" w:sz="4" w:space="0" w:color="000000"/>
              <w:right w:val="nil"/>
            </w:tcBorders>
            <w:vAlign w:val="center"/>
            <w:hideMark/>
          </w:tcPr>
          <w:p w14:paraId="657AEDFB" w14:textId="767B8B3C" w:rsidR="00796C90" w:rsidRPr="00E86330" w:rsidDel="00F659BD" w:rsidRDefault="00796C90" w:rsidP="00711881">
            <w:pPr>
              <w:rPr>
                <w:del w:id="181"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38089040" w14:textId="2674654D" w:rsidR="00796C90" w:rsidRPr="00E86330" w:rsidDel="00F659BD" w:rsidRDefault="00796C90" w:rsidP="00711881">
            <w:pPr>
              <w:rPr>
                <w:del w:id="182" w:author="Urša Miklavčič" w:date="2026-04-20T14:30:00Z" w16du:dateUtc="2026-04-20T12:30:00Z"/>
                <w:rFonts w:eastAsia="Times New Roman" w:cs="Times New Roman"/>
                <w:sz w:val="20"/>
                <w:szCs w:val="20"/>
                <w:lang w:val="en-GB" w:eastAsia="sl-SI"/>
              </w:rPr>
            </w:pPr>
            <w:del w:id="183" w:author="Urša Miklavčič" w:date="2026-04-20T14:30:00Z" w16du:dateUtc="2026-04-20T12:30:00Z">
              <w:r w:rsidRPr="00E86330" w:rsidDel="00F659BD">
                <w:rPr>
                  <w:rFonts w:eastAsia="Times New Roman" w:cs="Times New Roman"/>
                  <w:sz w:val="20"/>
                  <w:szCs w:val="20"/>
                  <w:lang w:val="en-GB" w:eastAsia="sl-SI"/>
                </w:rPr>
                <w:delText>Ethanol resistant Bacillota &amp; Other ethanol resistant taxa</w:delText>
              </w:r>
            </w:del>
          </w:p>
        </w:tc>
        <w:tc>
          <w:tcPr>
            <w:tcW w:w="1060" w:type="dxa"/>
            <w:tcBorders>
              <w:top w:val="nil"/>
              <w:left w:val="nil"/>
              <w:bottom w:val="nil"/>
              <w:right w:val="nil"/>
            </w:tcBorders>
            <w:noWrap/>
            <w:vAlign w:val="bottom"/>
          </w:tcPr>
          <w:p w14:paraId="3B92A777" w14:textId="073EFFD5" w:rsidR="00796C90" w:rsidRPr="00E86330" w:rsidDel="00F659BD" w:rsidRDefault="00796C90" w:rsidP="00711881">
            <w:pPr>
              <w:rPr>
                <w:del w:id="184" w:author="Urša Miklavčič" w:date="2026-04-20T14:30:00Z" w16du:dateUtc="2026-04-20T12:30:00Z"/>
                <w:rFonts w:eastAsia="Times New Roman" w:cs="Times New Roman"/>
                <w:sz w:val="20"/>
                <w:szCs w:val="20"/>
                <w:lang w:val="en-GB" w:eastAsia="sl-SI"/>
              </w:rPr>
            </w:pPr>
            <w:del w:id="185"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042F4D43" w14:textId="0D738187" w:rsidR="00796C90" w:rsidRPr="00E86330" w:rsidDel="00F659BD" w:rsidRDefault="00796C90" w:rsidP="00711881">
            <w:pPr>
              <w:rPr>
                <w:del w:id="186" w:author="Urša Miklavčič" w:date="2026-04-20T14:30:00Z" w16du:dateUtc="2026-04-20T12:30:00Z"/>
                <w:rFonts w:eastAsia="Times New Roman" w:cs="Times New Roman"/>
                <w:sz w:val="20"/>
                <w:szCs w:val="20"/>
                <w:lang w:val="en-GB" w:eastAsia="sl-SI"/>
              </w:rPr>
            </w:pPr>
            <w:del w:id="187" w:author="Urša Miklavčič" w:date="2026-04-20T14:30:00Z" w16du:dateUtc="2026-04-20T12:30:00Z">
              <w:r w:rsidRPr="00E86330" w:rsidDel="00F659BD">
                <w:rPr>
                  <w:rFonts w:eastAsia="Times New Roman" w:cs="Times New Roman"/>
                  <w:sz w:val="20"/>
                  <w:szCs w:val="20"/>
                  <w:lang w:val="en-GB" w:eastAsia="sl-SI"/>
                </w:rPr>
                <w:delText>1e-23</w:delText>
              </w:r>
            </w:del>
          </w:p>
        </w:tc>
      </w:tr>
      <w:tr w:rsidR="00796C90" w:rsidRPr="0006106D" w:rsidDel="00F659BD" w14:paraId="6865837B" w14:textId="71A9FBFB" w:rsidTr="00711881">
        <w:trPr>
          <w:trHeight w:val="57"/>
          <w:del w:id="188" w:author="Urša Miklavčič" w:date="2026-04-20T14:30:00Z" w16du:dateUtc="2026-04-20T12:30:00Z"/>
        </w:trPr>
        <w:tc>
          <w:tcPr>
            <w:tcW w:w="1120" w:type="dxa"/>
            <w:vMerge/>
            <w:tcBorders>
              <w:top w:val="nil"/>
              <w:left w:val="nil"/>
              <w:bottom w:val="single" w:sz="4" w:space="0" w:color="000000"/>
              <w:right w:val="nil"/>
            </w:tcBorders>
            <w:vAlign w:val="center"/>
            <w:hideMark/>
          </w:tcPr>
          <w:p w14:paraId="78E6D3B3" w14:textId="6EB47AD9" w:rsidR="00796C90" w:rsidRPr="00E86330" w:rsidDel="00F659BD" w:rsidRDefault="00796C90" w:rsidP="00711881">
            <w:pPr>
              <w:rPr>
                <w:del w:id="189"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4A547B47" w14:textId="5A16C4F5" w:rsidR="00796C90" w:rsidRPr="00E86330" w:rsidDel="00F659BD" w:rsidRDefault="00796C90" w:rsidP="00711881">
            <w:pPr>
              <w:rPr>
                <w:del w:id="190" w:author="Urša Miklavčič" w:date="2026-04-20T14:30:00Z" w16du:dateUtc="2026-04-20T12:30:00Z"/>
                <w:rFonts w:eastAsia="Times New Roman" w:cs="Times New Roman"/>
                <w:sz w:val="20"/>
                <w:szCs w:val="20"/>
                <w:lang w:val="en-GB" w:eastAsia="sl-SI"/>
              </w:rPr>
            </w:pPr>
            <w:del w:id="191" w:author="Urša Miklavčič" w:date="2026-04-20T14:30:00Z" w16du:dateUtc="2026-04-20T12:30:00Z">
              <w:r w:rsidRPr="00E86330" w:rsidDel="00F659BD">
                <w:rPr>
                  <w:rFonts w:eastAsia="Times New Roman" w:cs="Times New Roman"/>
                  <w:sz w:val="20"/>
                  <w:szCs w:val="20"/>
                  <w:lang w:val="en-GB" w:eastAsia="sl-SI"/>
                </w:rPr>
                <w:delText>Ethanol resistant Bacillota &amp; Other ethanol non-resistant taxa</w:delText>
              </w:r>
            </w:del>
          </w:p>
        </w:tc>
        <w:tc>
          <w:tcPr>
            <w:tcW w:w="1060" w:type="dxa"/>
            <w:tcBorders>
              <w:top w:val="nil"/>
              <w:left w:val="nil"/>
              <w:bottom w:val="nil"/>
              <w:right w:val="nil"/>
            </w:tcBorders>
            <w:noWrap/>
            <w:vAlign w:val="bottom"/>
          </w:tcPr>
          <w:p w14:paraId="260A395F" w14:textId="201C4D62" w:rsidR="00796C90" w:rsidRPr="00E86330" w:rsidDel="00F659BD" w:rsidRDefault="00796C90" w:rsidP="00711881">
            <w:pPr>
              <w:rPr>
                <w:del w:id="192" w:author="Urša Miklavčič" w:date="2026-04-20T14:30:00Z" w16du:dateUtc="2026-04-20T12:30:00Z"/>
                <w:rFonts w:eastAsia="Times New Roman" w:cs="Times New Roman"/>
                <w:sz w:val="20"/>
                <w:szCs w:val="20"/>
                <w:lang w:val="en-GB" w:eastAsia="sl-SI"/>
              </w:rPr>
            </w:pPr>
            <w:del w:id="193"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7147BE89" w14:textId="133EF782" w:rsidR="00796C90" w:rsidRPr="00E86330" w:rsidDel="00F659BD" w:rsidRDefault="00796C90" w:rsidP="00711881">
            <w:pPr>
              <w:rPr>
                <w:del w:id="194" w:author="Urša Miklavčič" w:date="2026-04-20T14:30:00Z" w16du:dateUtc="2026-04-20T12:30:00Z"/>
                <w:rFonts w:eastAsia="Times New Roman" w:cs="Times New Roman"/>
                <w:sz w:val="20"/>
                <w:szCs w:val="20"/>
                <w:lang w:val="en-GB" w:eastAsia="sl-SI"/>
              </w:rPr>
            </w:pPr>
            <w:del w:id="195" w:author="Urša Miklavčič" w:date="2026-04-20T14:30:00Z" w16du:dateUtc="2026-04-20T12:30:00Z">
              <w:r w:rsidRPr="00E86330" w:rsidDel="00F659BD">
                <w:rPr>
                  <w:rFonts w:eastAsia="Times New Roman" w:cs="Times New Roman"/>
                  <w:sz w:val="20"/>
                  <w:szCs w:val="20"/>
                  <w:lang w:val="en-GB" w:eastAsia="sl-SI"/>
                </w:rPr>
                <w:delText>3e-61</w:delText>
              </w:r>
            </w:del>
          </w:p>
        </w:tc>
      </w:tr>
      <w:tr w:rsidR="00796C90" w:rsidRPr="0006106D" w:rsidDel="00F659BD" w14:paraId="3E9580FE" w14:textId="10EEF197" w:rsidTr="00711881">
        <w:trPr>
          <w:trHeight w:val="57"/>
          <w:del w:id="196" w:author="Urša Miklavčič" w:date="2026-04-20T14:30:00Z" w16du:dateUtc="2026-04-20T12:30:00Z"/>
        </w:trPr>
        <w:tc>
          <w:tcPr>
            <w:tcW w:w="1120" w:type="dxa"/>
            <w:vMerge/>
            <w:tcBorders>
              <w:top w:val="nil"/>
              <w:left w:val="nil"/>
              <w:bottom w:val="single" w:sz="4" w:space="0" w:color="000000"/>
              <w:right w:val="nil"/>
            </w:tcBorders>
            <w:vAlign w:val="center"/>
            <w:hideMark/>
          </w:tcPr>
          <w:p w14:paraId="1971ED50" w14:textId="2134D082" w:rsidR="00796C90" w:rsidRPr="00E86330" w:rsidDel="00F659BD" w:rsidRDefault="00796C90" w:rsidP="00711881">
            <w:pPr>
              <w:rPr>
                <w:del w:id="197"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42A9D18E" w14:textId="01319D56" w:rsidR="00796C90" w:rsidRPr="00E86330" w:rsidDel="00F659BD" w:rsidRDefault="00796C90" w:rsidP="00711881">
            <w:pPr>
              <w:rPr>
                <w:del w:id="198" w:author="Urša Miklavčič" w:date="2026-04-20T14:30:00Z" w16du:dateUtc="2026-04-20T12:30:00Z"/>
                <w:rFonts w:eastAsia="Times New Roman" w:cs="Times New Roman"/>
                <w:sz w:val="20"/>
                <w:szCs w:val="20"/>
                <w:lang w:val="en-GB" w:eastAsia="sl-SI"/>
              </w:rPr>
            </w:pPr>
            <w:del w:id="199" w:author="Urša Miklavčič" w:date="2026-04-20T14:30:00Z" w16du:dateUtc="2026-04-20T12:30:00Z">
              <w:r w:rsidRPr="00E86330" w:rsidDel="00F659BD">
                <w:rPr>
                  <w:rFonts w:eastAsia="Times New Roman" w:cs="Times New Roman"/>
                  <w:sz w:val="20"/>
                  <w:szCs w:val="20"/>
                  <w:lang w:val="en-GB" w:eastAsia="sl-SI"/>
                </w:rPr>
                <w:delText xml:space="preserve">Other ethanol resistant taxa &amp; Other ethanol non-resistant taxa </w:delText>
              </w:r>
            </w:del>
          </w:p>
        </w:tc>
        <w:tc>
          <w:tcPr>
            <w:tcW w:w="1060" w:type="dxa"/>
            <w:tcBorders>
              <w:top w:val="nil"/>
              <w:left w:val="nil"/>
              <w:bottom w:val="nil"/>
              <w:right w:val="nil"/>
            </w:tcBorders>
            <w:noWrap/>
            <w:vAlign w:val="bottom"/>
          </w:tcPr>
          <w:p w14:paraId="07D916F8" w14:textId="73B1FD37" w:rsidR="00796C90" w:rsidRPr="00E86330" w:rsidDel="00F659BD" w:rsidRDefault="00796C90" w:rsidP="00711881">
            <w:pPr>
              <w:rPr>
                <w:del w:id="200" w:author="Urša Miklavčič" w:date="2026-04-20T14:30:00Z" w16du:dateUtc="2026-04-20T12:30:00Z"/>
                <w:rFonts w:eastAsia="Times New Roman" w:cs="Times New Roman"/>
                <w:sz w:val="20"/>
                <w:szCs w:val="20"/>
                <w:lang w:val="en-GB" w:eastAsia="sl-SI"/>
              </w:rPr>
            </w:pPr>
            <w:del w:id="201"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nil"/>
              <w:right w:val="nil"/>
            </w:tcBorders>
            <w:noWrap/>
            <w:vAlign w:val="bottom"/>
          </w:tcPr>
          <w:p w14:paraId="2E52EE87" w14:textId="1B907BED" w:rsidR="00796C90" w:rsidRPr="00E86330" w:rsidDel="00F659BD" w:rsidRDefault="00796C90" w:rsidP="00711881">
            <w:pPr>
              <w:rPr>
                <w:del w:id="202" w:author="Urša Miklavčič" w:date="2026-04-20T14:30:00Z" w16du:dateUtc="2026-04-20T12:30:00Z"/>
                <w:rFonts w:eastAsia="Times New Roman" w:cs="Times New Roman"/>
                <w:sz w:val="20"/>
                <w:szCs w:val="20"/>
                <w:lang w:val="en-GB" w:eastAsia="sl-SI"/>
              </w:rPr>
            </w:pPr>
            <w:del w:id="203" w:author="Urša Miklavčič" w:date="2026-04-20T14:30:00Z" w16du:dateUtc="2026-04-20T12:30:00Z">
              <w:r w:rsidRPr="00E86330" w:rsidDel="00F659BD">
                <w:rPr>
                  <w:rFonts w:eastAsia="Times New Roman" w:cs="Times New Roman"/>
                  <w:sz w:val="20"/>
                  <w:szCs w:val="20"/>
                  <w:lang w:val="en-GB" w:eastAsia="sl-SI"/>
                </w:rPr>
                <w:delText>1e-6</w:delText>
              </w:r>
            </w:del>
          </w:p>
        </w:tc>
      </w:tr>
      <w:tr w:rsidR="00796C90" w:rsidRPr="0006106D" w:rsidDel="00F659BD" w14:paraId="12AD0096" w14:textId="1A48C328" w:rsidTr="00711881">
        <w:trPr>
          <w:trHeight w:val="57"/>
          <w:del w:id="204" w:author="Urša Miklavčič" w:date="2026-04-20T14:30:00Z" w16du:dateUtc="2026-04-20T12:30:00Z"/>
        </w:trPr>
        <w:tc>
          <w:tcPr>
            <w:tcW w:w="1120" w:type="dxa"/>
            <w:vMerge/>
            <w:tcBorders>
              <w:top w:val="nil"/>
              <w:left w:val="nil"/>
              <w:bottom w:val="single" w:sz="4" w:space="0" w:color="000000"/>
              <w:right w:val="nil"/>
            </w:tcBorders>
            <w:vAlign w:val="center"/>
            <w:hideMark/>
          </w:tcPr>
          <w:p w14:paraId="088262D9" w14:textId="39B6F410" w:rsidR="00796C90" w:rsidRPr="00E86330" w:rsidDel="00F659BD" w:rsidRDefault="00796C90" w:rsidP="00711881">
            <w:pPr>
              <w:rPr>
                <w:del w:id="205"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0D16D8C1" w14:textId="22F5A248" w:rsidR="00796C90" w:rsidRPr="00E86330" w:rsidDel="00F659BD" w:rsidRDefault="00796C90" w:rsidP="00711881">
            <w:pPr>
              <w:rPr>
                <w:del w:id="206" w:author="Urša Miklavčič" w:date="2026-04-20T14:30:00Z" w16du:dateUtc="2026-04-20T12:30:00Z"/>
                <w:rFonts w:eastAsia="Times New Roman" w:cs="Times New Roman"/>
                <w:sz w:val="20"/>
                <w:szCs w:val="20"/>
                <w:lang w:val="en-GB" w:eastAsia="sl-SI"/>
              </w:rPr>
            </w:pPr>
            <w:del w:id="207" w:author="Urša Miklavčič" w:date="2026-04-20T14:30:00Z" w16du:dateUtc="2026-04-20T12:30:00Z">
              <w:r w:rsidRPr="00E86330" w:rsidDel="00F659BD">
                <w:rPr>
                  <w:rFonts w:eastAsia="Times New Roman" w:cs="Times New Roman"/>
                  <w:sz w:val="20"/>
                  <w:szCs w:val="20"/>
                  <w:lang w:val="en-GB" w:eastAsia="sl-SI"/>
                </w:rPr>
                <w:delText xml:space="preserve">Other ethanol resistant taxa &amp; Ethanol non-resistant Bacillota </w:delText>
              </w:r>
            </w:del>
          </w:p>
        </w:tc>
        <w:tc>
          <w:tcPr>
            <w:tcW w:w="1060" w:type="dxa"/>
            <w:tcBorders>
              <w:top w:val="nil"/>
              <w:left w:val="nil"/>
              <w:bottom w:val="nil"/>
              <w:right w:val="nil"/>
            </w:tcBorders>
            <w:noWrap/>
            <w:vAlign w:val="bottom"/>
          </w:tcPr>
          <w:p w14:paraId="40862740" w14:textId="197DCA58" w:rsidR="00796C90" w:rsidRPr="00E86330" w:rsidDel="00F659BD" w:rsidRDefault="00796C90" w:rsidP="00711881">
            <w:pPr>
              <w:rPr>
                <w:del w:id="208" w:author="Urša Miklavčič" w:date="2026-04-20T14:30:00Z" w16du:dateUtc="2026-04-20T12:30:00Z"/>
                <w:rFonts w:eastAsia="Times New Roman" w:cs="Times New Roman"/>
                <w:sz w:val="20"/>
                <w:szCs w:val="20"/>
                <w:lang w:val="en-GB" w:eastAsia="sl-SI"/>
              </w:rPr>
            </w:pPr>
            <w:del w:id="209" w:author="Urša Miklavčič" w:date="2026-04-20T14:30:00Z" w16du:dateUtc="2026-04-20T12:30:00Z">
              <w:r w:rsidRPr="00E86330" w:rsidDel="00F659BD">
                <w:rPr>
                  <w:rFonts w:eastAsia="Times New Roman" w:cs="Times New Roman"/>
                  <w:sz w:val="20"/>
                  <w:szCs w:val="20"/>
                  <w:lang w:val="en-GB" w:eastAsia="sl-SI"/>
                </w:rPr>
                <w:delText>0.01</w:delText>
              </w:r>
            </w:del>
          </w:p>
        </w:tc>
        <w:tc>
          <w:tcPr>
            <w:tcW w:w="1040" w:type="dxa"/>
            <w:tcBorders>
              <w:top w:val="nil"/>
              <w:left w:val="nil"/>
              <w:bottom w:val="nil"/>
              <w:right w:val="nil"/>
            </w:tcBorders>
            <w:noWrap/>
            <w:vAlign w:val="bottom"/>
          </w:tcPr>
          <w:p w14:paraId="759C927F" w14:textId="6530C029" w:rsidR="00796C90" w:rsidRPr="00E86330" w:rsidDel="00F659BD" w:rsidRDefault="00796C90" w:rsidP="00711881">
            <w:pPr>
              <w:rPr>
                <w:del w:id="210" w:author="Urša Miklavčič" w:date="2026-04-20T14:30:00Z" w16du:dateUtc="2026-04-20T12:30:00Z"/>
                <w:rFonts w:eastAsia="Times New Roman" w:cs="Times New Roman"/>
                <w:sz w:val="20"/>
                <w:szCs w:val="20"/>
                <w:lang w:val="en-GB" w:eastAsia="sl-SI"/>
              </w:rPr>
            </w:pPr>
            <w:del w:id="211" w:author="Urša Miklavčič" w:date="2026-04-20T14:30:00Z" w16du:dateUtc="2026-04-20T12:30:00Z">
              <w:r w:rsidRPr="00E86330" w:rsidDel="00F659BD">
                <w:rPr>
                  <w:rFonts w:eastAsia="Times New Roman" w:cs="Times New Roman"/>
                  <w:sz w:val="20"/>
                  <w:szCs w:val="20"/>
                  <w:lang w:val="en-GB" w:eastAsia="sl-SI"/>
                </w:rPr>
                <w:delText>1e-56</w:delText>
              </w:r>
            </w:del>
          </w:p>
        </w:tc>
      </w:tr>
      <w:tr w:rsidR="00796C90" w:rsidRPr="0006106D" w:rsidDel="00F659BD" w14:paraId="55C59175" w14:textId="0E16EF24" w:rsidTr="00711881">
        <w:trPr>
          <w:trHeight w:val="57"/>
          <w:del w:id="212" w:author="Urša Miklavčič" w:date="2026-04-20T14:30:00Z" w16du:dateUtc="2026-04-20T12:30:00Z"/>
        </w:trPr>
        <w:tc>
          <w:tcPr>
            <w:tcW w:w="1120" w:type="dxa"/>
            <w:vMerge/>
            <w:tcBorders>
              <w:top w:val="nil"/>
              <w:left w:val="nil"/>
              <w:bottom w:val="single" w:sz="4" w:space="0" w:color="000000"/>
              <w:right w:val="nil"/>
            </w:tcBorders>
            <w:vAlign w:val="center"/>
            <w:hideMark/>
          </w:tcPr>
          <w:p w14:paraId="11FC2415" w14:textId="74739C56" w:rsidR="00796C90" w:rsidRPr="00E86330" w:rsidDel="00F659BD" w:rsidRDefault="00796C90" w:rsidP="00711881">
            <w:pPr>
              <w:rPr>
                <w:del w:id="213" w:author="Urša Miklavčič" w:date="2026-04-20T14:30:00Z" w16du:dateUtc="2026-04-20T12:30:00Z"/>
                <w:rFonts w:eastAsia="Times New Roman" w:cs="Times New Roman"/>
                <w:sz w:val="20"/>
                <w:szCs w:val="20"/>
                <w:lang w:val="en-GB" w:eastAsia="sl-SI"/>
              </w:rPr>
            </w:pPr>
          </w:p>
        </w:tc>
        <w:tc>
          <w:tcPr>
            <w:tcW w:w="5180" w:type="dxa"/>
            <w:tcBorders>
              <w:top w:val="nil"/>
              <w:left w:val="nil"/>
              <w:bottom w:val="single" w:sz="4" w:space="0" w:color="auto"/>
              <w:right w:val="nil"/>
            </w:tcBorders>
            <w:noWrap/>
            <w:vAlign w:val="bottom"/>
            <w:hideMark/>
          </w:tcPr>
          <w:p w14:paraId="1100E5D7" w14:textId="7626513B" w:rsidR="00796C90" w:rsidRPr="00E86330" w:rsidDel="00F659BD" w:rsidRDefault="00796C90" w:rsidP="00711881">
            <w:pPr>
              <w:rPr>
                <w:del w:id="214" w:author="Urša Miklavčič" w:date="2026-04-20T14:30:00Z" w16du:dateUtc="2026-04-20T12:30:00Z"/>
                <w:rFonts w:eastAsia="Times New Roman" w:cs="Times New Roman"/>
                <w:sz w:val="20"/>
                <w:szCs w:val="20"/>
                <w:lang w:val="en-GB" w:eastAsia="sl-SI"/>
              </w:rPr>
            </w:pPr>
            <w:del w:id="215" w:author="Urša Miklavčič" w:date="2026-04-20T14:30:00Z" w16du:dateUtc="2026-04-20T12:30:00Z">
              <w:r w:rsidRPr="00E86330" w:rsidDel="00F659BD">
                <w:rPr>
                  <w:rFonts w:eastAsia="Times New Roman" w:cs="Times New Roman"/>
                  <w:sz w:val="20"/>
                  <w:szCs w:val="20"/>
                  <w:lang w:val="en-GB" w:eastAsia="sl-SI"/>
                </w:rPr>
                <w:delText xml:space="preserve">Other ethanol non-resistant taxa &amp; Ethanol non-resistant taxa </w:delText>
              </w:r>
            </w:del>
          </w:p>
        </w:tc>
        <w:tc>
          <w:tcPr>
            <w:tcW w:w="1060" w:type="dxa"/>
            <w:tcBorders>
              <w:top w:val="nil"/>
              <w:left w:val="nil"/>
              <w:bottom w:val="single" w:sz="4" w:space="0" w:color="auto"/>
              <w:right w:val="nil"/>
            </w:tcBorders>
            <w:noWrap/>
            <w:vAlign w:val="bottom"/>
          </w:tcPr>
          <w:p w14:paraId="6A7E2306" w14:textId="2E2004AF" w:rsidR="00796C90" w:rsidRPr="00E86330" w:rsidDel="00F659BD" w:rsidRDefault="00796C90" w:rsidP="00711881">
            <w:pPr>
              <w:rPr>
                <w:del w:id="216" w:author="Urša Miklavčič" w:date="2026-04-20T14:30:00Z" w16du:dateUtc="2026-04-20T12:30:00Z"/>
                <w:rFonts w:eastAsia="Times New Roman" w:cs="Times New Roman"/>
                <w:sz w:val="20"/>
                <w:szCs w:val="20"/>
                <w:lang w:val="en-GB" w:eastAsia="sl-SI"/>
              </w:rPr>
            </w:pPr>
            <w:del w:id="217" w:author="Urša Miklavčič" w:date="2026-04-20T14:30:00Z" w16du:dateUtc="2026-04-20T12:30:00Z">
              <w:r w:rsidRPr="00E86330" w:rsidDel="00F659BD">
                <w:rPr>
                  <w:rFonts w:eastAsia="Times New Roman" w:cs="Times New Roman"/>
                  <w:sz w:val="20"/>
                  <w:szCs w:val="20"/>
                  <w:lang w:val="en-GB" w:eastAsia="sl-SI"/>
                </w:rPr>
                <w:delText>0</w:delText>
              </w:r>
            </w:del>
          </w:p>
        </w:tc>
        <w:tc>
          <w:tcPr>
            <w:tcW w:w="1040" w:type="dxa"/>
            <w:tcBorders>
              <w:top w:val="nil"/>
              <w:left w:val="nil"/>
              <w:bottom w:val="single" w:sz="4" w:space="0" w:color="auto"/>
              <w:right w:val="nil"/>
            </w:tcBorders>
            <w:noWrap/>
            <w:vAlign w:val="bottom"/>
          </w:tcPr>
          <w:p w14:paraId="041286AF" w14:textId="17ED8513" w:rsidR="00796C90" w:rsidRPr="00E86330" w:rsidDel="00F659BD" w:rsidRDefault="00796C90" w:rsidP="00711881">
            <w:pPr>
              <w:rPr>
                <w:del w:id="218" w:author="Urša Miklavčič" w:date="2026-04-20T14:30:00Z" w16du:dateUtc="2026-04-20T12:30:00Z"/>
                <w:rFonts w:eastAsia="Times New Roman" w:cs="Times New Roman"/>
                <w:sz w:val="20"/>
                <w:szCs w:val="20"/>
                <w:lang w:val="en-GB" w:eastAsia="sl-SI"/>
              </w:rPr>
            </w:pPr>
            <w:del w:id="219" w:author="Urša Miklavčič" w:date="2026-04-20T14:30:00Z" w16du:dateUtc="2026-04-20T12:30:00Z">
              <w:r w:rsidRPr="00E86330" w:rsidDel="00F659BD">
                <w:rPr>
                  <w:rFonts w:eastAsia="Times New Roman" w:cs="Times New Roman"/>
                  <w:sz w:val="20"/>
                  <w:szCs w:val="20"/>
                  <w:lang w:val="en-GB" w:eastAsia="sl-SI"/>
                </w:rPr>
                <w:delText>5e-38</w:delText>
              </w:r>
            </w:del>
          </w:p>
        </w:tc>
      </w:tr>
      <w:bookmarkEnd w:id="105"/>
    </w:tbl>
    <w:p w14:paraId="176A23F3" w14:textId="4FCEC537" w:rsidR="00796C90" w:rsidRPr="0006106D" w:rsidDel="00F659BD" w:rsidRDefault="00796C90" w:rsidP="00796C90">
      <w:pPr>
        <w:rPr>
          <w:del w:id="220" w:author="Urša Miklavčič" w:date="2026-04-20T14:30:00Z" w16du:dateUtc="2026-04-20T12:30:00Z"/>
          <w:b/>
          <w:lang w:val="en-GB"/>
        </w:rPr>
      </w:pPr>
    </w:p>
    <w:p w14:paraId="2E1D483E" w14:textId="4A70AC57" w:rsidR="00E86330" w:rsidDel="00F659BD" w:rsidRDefault="00E86330" w:rsidP="00796C90">
      <w:pPr>
        <w:rPr>
          <w:del w:id="221" w:author="Urša Miklavčič" w:date="2026-04-20T14:30:00Z" w16du:dateUtc="2026-04-20T12:30:00Z"/>
          <w:b/>
          <w:lang w:val="en-GB"/>
        </w:rPr>
      </w:pPr>
    </w:p>
    <w:p w14:paraId="5DF1F113" w14:textId="665D513B" w:rsidR="00796C90" w:rsidRPr="0006106D" w:rsidDel="00F659BD" w:rsidRDefault="00796C90" w:rsidP="00796C90">
      <w:pPr>
        <w:rPr>
          <w:del w:id="222" w:author="Urša Miklavčič" w:date="2026-04-20T14:30:00Z" w16du:dateUtc="2026-04-20T12:30:00Z"/>
          <w:lang w:val="en-GB"/>
        </w:rPr>
      </w:pPr>
      <w:del w:id="223" w:author="Urša Miklavčič" w:date="2026-04-20T14:30:00Z" w16du:dateUtc="2026-04-20T12:30:00Z">
        <w:r w:rsidRPr="0006106D" w:rsidDel="00F659BD">
          <w:rPr>
            <w:b/>
            <w:lang w:val="en-GB"/>
          </w:rPr>
          <w:delText>Supplement Table 8.</w:delText>
        </w:r>
        <w:r w:rsidRPr="0006106D" w:rsidDel="00F659BD">
          <w:rPr>
            <w:lang w:val="en-GB"/>
          </w:rPr>
          <w:delText xml:space="preserve"> Pearson’s correlation values and p-values between median distance and time spans between an individual’s fractions. Significance is denoted as: * 0.05 – 0.01, **0.01 – 0.001 and *** &lt; 0.001. </w:delText>
        </w:r>
      </w:del>
    </w:p>
    <w:tbl>
      <w:tblPr>
        <w:tblW w:w="9072" w:type="dxa"/>
        <w:tblCellMar>
          <w:left w:w="70" w:type="dxa"/>
          <w:right w:w="70" w:type="dxa"/>
        </w:tblCellMar>
        <w:tblLook w:val="04A0" w:firstRow="1" w:lastRow="0" w:firstColumn="1" w:lastColumn="0" w:noHBand="0" w:noVBand="1"/>
      </w:tblPr>
      <w:tblGrid>
        <w:gridCol w:w="2410"/>
        <w:gridCol w:w="3260"/>
        <w:gridCol w:w="2127"/>
        <w:gridCol w:w="1275"/>
      </w:tblGrid>
      <w:tr w:rsidR="00796C90" w:rsidRPr="0006106D" w:rsidDel="00F659BD" w14:paraId="71AE320E" w14:textId="01672F7F" w:rsidTr="00711881">
        <w:trPr>
          <w:trHeight w:val="20"/>
          <w:tblHeader/>
          <w:del w:id="224" w:author="Urša Miklavčič" w:date="2026-04-20T14:30:00Z" w16du:dateUtc="2026-04-20T12:30:00Z"/>
        </w:trPr>
        <w:tc>
          <w:tcPr>
            <w:tcW w:w="2410" w:type="dxa"/>
            <w:tcBorders>
              <w:top w:val="single" w:sz="8" w:space="0" w:color="auto"/>
              <w:left w:val="nil"/>
              <w:bottom w:val="single" w:sz="8" w:space="0" w:color="auto"/>
              <w:right w:val="nil"/>
            </w:tcBorders>
            <w:noWrap/>
            <w:vAlign w:val="bottom"/>
            <w:hideMark/>
          </w:tcPr>
          <w:p w14:paraId="25BA50E7" w14:textId="5F24C005" w:rsidR="00796C90" w:rsidRPr="0006106D" w:rsidDel="00F659BD" w:rsidRDefault="00796C90" w:rsidP="00711881">
            <w:pPr>
              <w:rPr>
                <w:del w:id="225" w:author="Urša Miklavčič" w:date="2026-04-20T14:30:00Z" w16du:dateUtc="2026-04-20T12:30:00Z"/>
                <w:rFonts w:eastAsia="Times New Roman" w:cs="Times New Roman"/>
                <w:color w:val="000000"/>
                <w:sz w:val="20"/>
                <w:szCs w:val="20"/>
                <w:lang w:val="en-GB" w:eastAsia="sl-SI"/>
              </w:rPr>
            </w:pPr>
            <w:bookmarkStart w:id="226" w:name="_Hlk182900088"/>
            <w:del w:id="227" w:author="Urša Miklavčič" w:date="2026-04-20T14:30:00Z" w16du:dateUtc="2026-04-20T12:30:00Z">
              <w:r w:rsidRPr="0006106D" w:rsidDel="00F659BD">
                <w:rPr>
                  <w:rFonts w:eastAsia="Times New Roman" w:cs="Times New Roman"/>
                  <w:color w:val="000000"/>
                  <w:sz w:val="20"/>
                  <w:szCs w:val="20"/>
                  <w:lang w:val="en-GB" w:eastAsia="sl-SI"/>
                </w:rPr>
                <w:delText>Distance measure</w:delText>
              </w:r>
            </w:del>
          </w:p>
        </w:tc>
        <w:tc>
          <w:tcPr>
            <w:tcW w:w="3260" w:type="dxa"/>
            <w:tcBorders>
              <w:top w:val="single" w:sz="8" w:space="0" w:color="auto"/>
              <w:left w:val="nil"/>
              <w:bottom w:val="single" w:sz="8" w:space="0" w:color="auto"/>
              <w:right w:val="nil"/>
            </w:tcBorders>
            <w:noWrap/>
            <w:vAlign w:val="bottom"/>
            <w:hideMark/>
          </w:tcPr>
          <w:p w14:paraId="77BE7014" w14:textId="0C279406" w:rsidR="00796C90" w:rsidRPr="0006106D" w:rsidDel="00F659BD" w:rsidRDefault="00796C90" w:rsidP="00711881">
            <w:pPr>
              <w:rPr>
                <w:del w:id="228" w:author="Urša Miklavčič" w:date="2026-04-20T14:30:00Z" w16du:dateUtc="2026-04-20T12:30:00Z"/>
                <w:rFonts w:eastAsia="Times New Roman" w:cs="Times New Roman"/>
                <w:color w:val="000000"/>
                <w:sz w:val="20"/>
                <w:szCs w:val="20"/>
                <w:lang w:val="en-GB" w:eastAsia="sl-SI"/>
              </w:rPr>
            </w:pPr>
            <w:del w:id="229" w:author="Urša Miklavčič" w:date="2026-04-20T14:30:00Z" w16du:dateUtc="2026-04-20T12:30:00Z">
              <w:r w:rsidRPr="0006106D" w:rsidDel="00F659BD">
                <w:rPr>
                  <w:rFonts w:eastAsia="Times New Roman" w:cs="Times New Roman"/>
                  <w:color w:val="000000"/>
                  <w:sz w:val="20"/>
                  <w:szCs w:val="20"/>
                  <w:lang w:val="en-GB" w:eastAsia="sl-SI"/>
                </w:rPr>
                <w:delText>Fraction</w:delText>
              </w:r>
            </w:del>
          </w:p>
        </w:tc>
        <w:tc>
          <w:tcPr>
            <w:tcW w:w="2127" w:type="dxa"/>
            <w:tcBorders>
              <w:top w:val="single" w:sz="8" w:space="0" w:color="auto"/>
              <w:left w:val="nil"/>
              <w:bottom w:val="single" w:sz="8" w:space="0" w:color="auto"/>
              <w:right w:val="nil"/>
            </w:tcBorders>
            <w:vAlign w:val="bottom"/>
            <w:hideMark/>
          </w:tcPr>
          <w:p w14:paraId="5FDE9804" w14:textId="213DFD90" w:rsidR="00796C90" w:rsidRPr="0006106D" w:rsidDel="00F659BD" w:rsidRDefault="00796C90" w:rsidP="00711881">
            <w:pPr>
              <w:rPr>
                <w:del w:id="230" w:author="Urša Miklavčič" w:date="2026-04-20T14:30:00Z" w16du:dateUtc="2026-04-20T12:30:00Z"/>
                <w:rFonts w:eastAsia="Times New Roman" w:cs="Times New Roman"/>
                <w:color w:val="000000"/>
                <w:sz w:val="20"/>
                <w:szCs w:val="20"/>
                <w:lang w:val="en-GB" w:eastAsia="sl-SI"/>
              </w:rPr>
            </w:pPr>
            <w:del w:id="231" w:author="Urša Miklavčič" w:date="2026-04-20T14:30:00Z" w16du:dateUtc="2026-04-20T12:30:00Z">
              <w:r w:rsidRPr="0006106D" w:rsidDel="00F659BD">
                <w:rPr>
                  <w:rFonts w:eastAsia="Times New Roman" w:cs="Times New Roman"/>
                  <w:color w:val="000000"/>
                  <w:sz w:val="20"/>
                  <w:szCs w:val="20"/>
                  <w:lang w:val="en-GB" w:eastAsia="sl-SI"/>
                </w:rPr>
                <w:delText xml:space="preserve">Pearson's correlation </w:delText>
              </w:r>
            </w:del>
          </w:p>
        </w:tc>
        <w:tc>
          <w:tcPr>
            <w:tcW w:w="1275" w:type="dxa"/>
            <w:tcBorders>
              <w:top w:val="single" w:sz="8" w:space="0" w:color="auto"/>
              <w:left w:val="nil"/>
              <w:bottom w:val="single" w:sz="8" w:space="0" w:color="auto"/>
              <w:right w:val="nil"/>
            </w:tcBorders>
            <w:noWrap/>
            <w:vAlign w:val="bottom"/>
            <w:hideMark/>
          </w:tcPr>
          <w:p w14:paraId="797AA8E4" w14:textId="2E6F5D9E" w:rsidR="00796C90" w:rsidRPr="0006106D" w:rsidDel="00F659BD" w:rsidRDefault="00796C90" w:rsidP="00711881">
            <w:pPr>
              <w:rPr>
                <w:del w:id="232" w:author="Urša Miklavčič" w:date="2026-04-20T14:30:00Z" w16du:dateUtc="2026-04-20T12:30:00Z"/>
                <w:rFonts w:eastAsia="Times New Roman" w:cs="Times New Roman"/>
                <w:color w:val="000000"/>
                <w:sz w:val="20"/>
                <w:szCs w:val="20"/>
                <w:lang w:val="en-GB" w:eastAsia="sl-SI"/>
              </w:rPr>
            </w:pPr>
            <w:del w:id="233" w:author="Urša Miklavčič" w:date="2026-04-20T14:30:00Z" w16du:dateUtc="2026-04-20T12:30:00Z">
              <w:r w:rsidRPr="0006106D" w:rsidDel="00F659BD">
                <w:rPr>
                  <w:rFonts w:eastAsia="Times New Roman" w:cs="Times New Roman"/>
                  <w:color w:val="000000"/>
                  <w:sz w:val="20"/>
                  <w:szCs w:val="20"/>
                  <w:lang w:val="en-GB" w:eastAsia="sl-SI"/>
                </w:rPr>
                <w:delText>p-value</w:delText>
              </w:r>
            </w:del>
          </w:p>
        </w:tc>
      </w:tr>
      <w:tr w:rsidR="00796C90" w:rsidRPr="0006106D" w:rsidDel="00F659BD" w14:paraId="23E7AC92" w14:textId="3EDE265D" w:rsidTr="00711881">
        <w:trPr>
          <w:trHeight w:val="20"/>
          <w:del w:id="234" w:author="Urša Miklavčič" w:date="2026-04-20T14:30:00Z" w16du:dateUtc="2026-04-20T12:30:00Z"/>
        </w:trPr>
        <w:tc>
          <w:tcPr>
            <w:tcW w:w="2410" w:type="dxa"/>
            <w:tcBorders>
              <w:top w:val="nil"/>
              <w:left w:val="nil"/>
              <w:bottom w:val="nil"/>
              <w:right w:val="nil"/>
            </w:tcBorders>
            <w:noWrap/>
            <w:vAlign w:val="bottom"/>
            <w:hideMark/>
          </w:tcPr>
          <w:p w14:paraId="42C32D69" w14:textId="067FD38E" w:rsidR="00796C90" w:rsidRPr="0006106D" w:rsidDel="00F659BD" w:rsidRDefault="00796C90" w:rsidP="00711881">
            <w:pPr>
              <w:rPr>
                <w:del w:id="235" w:author="Urša Miklavčič" w:date="2026-04-20T14:30:00Z" w16du:dateUtc="2026-04-20T12:30:00Z"/>
                <w:rFonts w:eastAsia="Times New Roman" w:cs="Times New Roman"/>
                <w:color w:val="000000"/>
                <w:sz w:val="20"/>
                <w:szCs w:val="20"/>
                <w:lang w:val="en-GB" w:eastAsia="sl-SI"/>
              </w:rPr>
            </w:pPr>
            <w:del w:id="236" w:author="Urša Miklavčič" w:date="2026-04-20T14:30:00Z" w16du:dateUtc="2026-04-20T12:30:00Z">
              <w:r w:rsidRPr="0006106D" w:rsidDel="00F659BD">
                <w:rPr>
                  <w:rFonts w:eastAsia="Times New Roman" w:cs="Times New Roman"/>
                  <w:color w:val="000000"/>
                  <w:sz w:val="20"/>
                  <w:szCs w:val="20"/>
                  <w:lang w:val="en-GB" w:eastAsia="sl-SI"/>
                </w:rPr>
                <w:delText>Bray-Curtis</w:delText>
              </w:r>
            </w:del>
          </w:p>
        </w:tc>
        <w:tc>
          <w:tcPr>
            <w:tcW w:w="3260" w:type="dxa"/>
            <w:tcBorders>
              <w:top w:val="nil"/>
              <w:left w:val="nil"/>
              <w:bottom w:val="nil"/>
              <w:right w:val="nil"/>
            </w:tcBorders>
            <w:noWrap/>
            <w:vAlign w:val="bottom"/>
            <w:hideMark/>
          </w:tcPr>
          <w:p w14:paraId="54B1E564" w14:textId="66406354" w:rsidR="00796C90" w:rsidRPr="0006106D" w:rsidDel="00F659BD" w:rsidRDefault="00796C90" w:rsidP="00711881">
            <w:pPr>
              <w:rPr>
                <w:del w:id="237" w:author="Urša Miklavčič" w:date="2026-04-20T14:30:00Z" w16du:dateUtc="2026-04-20T12:30:00Z"/>
                <w:rFonts w:eastAsia="Times New Roman" w:cs="Times New Roman"/>
                <w:color w:val="000000"/>
                <w:sz w:val="20"/>
                <w:szCs w:val="20"/>
                <w:lang w:val="en-GB" w:eastAsia="sl-SI"/>
              </w:rPr>
            </w:pPr>
            <w:del w:id="238" w:author="Urša Miklavčič" w:date="2026-04-20T14:30:00Z" w16du:dateUtc="2026-04-20T12:30:00Z">
              <w:r w:rsidRPr="0006106D" w:rsidDel="00F659BD">
                <w:rPr>
                  <w:rFonts w:eastAsia="Times New Roman" w:cs="Times New Roman"/>
                  <w:color w:val="000000"/>
                  <w:sz w:val="20"/>
                  <w:szCs w:val="20"/>
                  <w:lang w:val="en-GB" w:eastAsia="sl-SI"/>
                </w:rPr>
                <w:delText>Ethanol resistant Bacillota</w:delText>
              </w:r>
            </w:del>
          </w:p>
        </w:tc>
        <w:tc>
          <w:tcPr>
            <w:tcW w:w="2127" w:type="dxa"/>
            <w:tcBorders>
              <w:top w:val="nil"/>
              <w:left w:val="nil"/>
              <w:bottom w:val="nil"/>
              <w:right w:val="nil"/>
            </w:tcBorders>
            <w:noWrap/>
            <w:vAlign w:val="bottom"/>
          </w:tcPr>
          <w:p w14:paraId="47BA1BC6" w14:textId="6D48A9EE" w:rsidR="00796C90" w:rsidRPr="0006106D" w:rsidDel="00F659BD" w:rsidRDefault="00796C90" w:rsidP="00711881">
            <w:pPr>
              <w:rPr>
                <w:del w:id="239" w:author="Urša Miklavčič" w:date="2026-04-20T14:30:00Z" w16du:dateUtc="2026-04-20T12:30:00Z"/>
                <w:rFonts w:eastAsia="Times New Roman" w:cs="Times New Roman"/>
                <w:color w:val="000000"/>
                <w:sz w:val="20"/>
                <w:szCs w:val="20"/>
                <w:lang w:val="en-GB" w:eastAsia="sl-SI"/>
              </w:rPr>
            </w:pPr>
            <w:del w:id="240" w:author="Urša Miklavčič" w:date="2026-04-20T14:30:00Z" w16du:dateUtc="2026-04-20T12:30:00Z">
              <w:r w:rsidRPr="0006106D" w:rsidDel="00F659BD">
                <w:rPr>
                  <w:rFonts w:eastAsia="Times New Roman" w:cs="Times New Roman"/>
                  <w:color w:val="000000"/>
                  <w:sz w:val="20"/>
                  <w:szCs w:val="20"/>
                  <w:lang w:val="en-GB" w:eastAsia="sl-SI"/>
                </w:rPr>
                <w:delText>0.161</w:delText>
              </w:r>
            </w:del>
          </w:p>
        </w:tc>
        <w:tc>
          <w:tcPr>
            <w:tcW w:w="1275" w:type="dxa"/>
            <w:tcBorders>
              <w:top w:val="nil"/>
              <w:left w:val="nil"/>
              <w:bottom w:val="nil"/>
              <w:right w:val="nil"/>
            </w:tcBorders>
            <w:noWrap/>
            <w:vAlign w:val="bottom"/>
          </w:tcPr>
          <w:p w14:paraId="49C84ABA" w14:textId="3ADCACCE" w:rsidR="00796C90" w:rsidRPr="0006106D" w:rsidDel="00F659BD" w:rsidRDefault="00796C90" w:rsidP="00711881">
            <w:pPr>
              <w:rPr>
                <w:del w:id="241" w:author="Urša Miklavčič" w:date="2026-04-20T14:30:00Z" w16du:dateUtc="2026-04-20T12:30:00Z"/>
                <w:rFonts w:eastAsia="Times New Roman" w:cs="Times New Roman"/>
                <w:color w:val="000000"/>
                <w:sz w:val="20"/>
                <w:szCs w:val="20"/>
                <w:lang w:val="en-GB" w:eastAsia="sl-SI"/>
              </w:rPr>
            </w:pPr>
            <w:del w:id="242" w:author="Urša Miklavčič" w:date="2026-04-20T14:30:00Z" w16du:dateUtc="2026-04-20T12:30:00Z">
              <w:r w:rsidRPr="0006106D" w:rsidDel="00F659BD">
                <w:rPr>
                  <w:rFonts w:eastAsia="Times New Roman" w:cs="Times New Roman"/>
                  <w:color w:val="000000"/>
                  <w:sz w:val="20"/>
                  <w:szCs w:val="20"/>
                  <w:lang w:val="en-GB" w:eastAsia="sl-SI"/>
                </w:rPr>
                <w:delText>0.0625</w:delText>
              </w:r>
            </w:del>
          </w:p>
        </w:tc>
      </w:tr>
      <w:tr w:rsidR="00796C90" w:rsidRPr="0006106D" w:rsidDel="00F659BD" w14:paraId="3EBFCAC9" w14:textId="1ADDEFA8" w:rsidTr="00711881">
        <w:trPr>
          <w:trHeight w:val="20"/>
          <w:del w:id="243" w:author="Urša Miklavčič" w:date="2026-04-20T14:30:00Z" w16du:dateUtc="2026-04-20T12:30:00Z"/>
        </w:trPr>
        <w:tc>
          <w:tcPr>
            <w:tcW w:w="2410" w:type="dxa"/>
            <w:tcBorders>
              <w:top w:val="nil"/>
              <w:left w:val="nil"/>
              <w:bottom w:val="nil"/>
              <w:right w:val="nil"/>
            </w:tcBorders>
            <w:noWrap/>
            <w:vAlign w:val="bottom"/>
            <w:hideMark/>
          </w:tcPr>
          <w:p w14:paraId="09D41F34" w14:textId="6B729B38" w:rsidR="00796C90" w:rsidRPr="0006106D" w:rsidDel="00F659BD" w:rsidRDefault="00796C90" w:rsidP="00711881">
            <w:pPr>
              <w:rPr>
                <w:del w:id="244" w:author="Urša Miklavčič" w:date="2026-04-20T14:30:00Z" w16du:dateUtc="2026-04-20T12:30:00Z"/>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29BDD047" w14:textId="3A529467" w:rsidR="00796C90" w:rsidRPr="0006106D" w:rsidDel="00F659BD" w:rsidRDefault="00796C90" w:rsidP="00711881">
            <w:pPr>
              <w:rPr>
                <w:del w:id="245" w:author="Urša Miklavčič" w:date="2026-04-20T14:30:00Z" w16du:dateUtc="2026-04-20T12:30:00Z"/>
                <w:rFonts w:eastAsia="Times New Roman" w:cs="Times New Roman"/>
                <w:color w:val="000000"/>
                <w:sz w:val="20"/>
                <w:szCs w:val="20"/>
                <w:lang w:val="en-GB" w:eastAsia="sl-SI"/>
              </w:rPr>
            </w:pPr>
            <w:del w:id="246" w:author="Urša Miklavčič" w:date="2026-04-20T14:30:00Z" w16du:dateUtc="2026-04-20T12:30:00Z">
              <w:r w:rsidRPr="0006106D" w:rsidDel="00F659BD">
                <w:rPr>
                  <w:rFonts w:eastAsia="Times New Roman" w:cs="Times New Roman"/>
                  <w:color w:val="000000"/>
                  <w:sz w:val="20"/>
                  <w:szCs w:val="20"/>
                  <w:lang w:val="en-GB" w:eastAsia="sl-SI"/>
                </w:rPr>
                <w:delText>Ethanol non-resistant Bacillota</w:delText>
              </w:r>
            </w:del>
          </w:p>
        </w:tc>
        <w:tc>
          <w:tcPr>
            <w:tcW w:w="2127" w:type="dxa"/>
            <w:tcBorders>
              <w:top w:val="nil"/>
              <w:left w:val="nil"/>
              <w:bottom w:val="nil"/>
              <w:right w:val="nil"/>
            </w:tcBorders>
            <w:noWrap/>
            <w:vAlign w:val="bottom"/>
          </w:tcPr>
          <w:p w14:paraId="71EC0B15" w14:textId="5298ADD1" w:rsidR="00796C90" w:rsidRPr="0006106D" w:rsidDel="00F659BD" w:rsidRDefault="00796C90" w:rsidP="00711881">
            <w:pPr>
              <w:rPr>
                <w:del w:id="247" w:author="Urša Miklavčič" w:date="2026-04-20T14:30:00Z" w16du:dateUtc="2026-04-20T12:30:00Z"/>
                <w:rFonts w:eastAsia="Times New Roman" w:cs="Times New Roman"/>
                <w:color w:val="000000"/>
                <w:sz w:val="20"/>
                <w:szCs w:val="20"/>
                <w:lang w:val="en-GB" w:eastAsia="sl-SI"/>
              </w:rPr>
            </w:pPr>
            <w:del w:id="248" w:author="Urša Miklavčič" w:date="2026-04-20T14:30:00Z" w16du:dateUtc="2026-04-20T12:30:00Z">
              <w:r w:rsidRPr="0006106D" w:rsidDel="00F659BD">
                <w:rPr>
                  <w:rFonts w:eastAsia="Times New Roman" w:cs="Times New Roman"/>
                  <w:color w:val="000000"/>
                  <w:sz w:val="20"/>
                  <w:szCs w:val="20"/>
                  <w:lang w:val="en-GB" w:eastAsia="sl-SI"/>
                </w:rPr>
                <w:delText>0.138</w:delText>
              </w:r>
            </w:del>
          </w:p>
        </w:tc>
        <w:tc>
          <w:tcPr>
            <w:tcW w:w="1275" w:type="dxa"/>
            <w:tcBorders>
              <w:top w:val="nil"/>
              <w:left w:val="nil"/>
              <w:bottom w:val="nil"/>
              <w:right w:val="nil"/>
            </w:tcBorders>
            <w:noWrap/>
            <w:vAlign w:val="bottom"/>
          </w:tcPr>
          <w:p w14:paraId="077215ED" w14:textId="2C7B8D06" w:rsidR="00796C90" w:rsidRPr="0006106D" w:rsidDel="00F659BD" w:rsidRDefault="00796C90" w:rsidP="00711881">
            <w:pPr>
              <w:rPr>
                <w:del w:id="249" w:author="Urša Miklavčič" w:date="2026-04-20T14:30:00Z" w16du:dateUtc="2026-04-20T12:30:00Z"/>
                <w:rFonts w:eastAsia="Times New Roman" w:cs="Times New Roman"/>
                <w:color w:val="000000"/>
                <w:sz w:val="20"/>
                <w:szCs w:val="20"/>
                <w:lang w:val="en-GB" w:eastAsia="sl-SI"/>
              </w:rPr>
            </w:pPr>
            <w:del w:id="250" w:author="Urša Miklavčič" w:date="2026-04-20T14:30:00Z" w16du:dateUtc="2026-04-20T12:30:00Z">
              <w:r w:rsidRPr="0006106D" w:rsidDel="00F659BD">
                <w:rPr>
                  <w:rFonts w:eastAsia="Times New Roman" w:cs="Times New Roman"/>
                  <w:color w:val="000000"/>
                  <w:sz w:val="20"/>
                  <w:szCs w:val="20"/>
                  <w:lang w:val="en-GB" w:eastAsia="sl-SI"/>
                </w:rPr>
                <w:delText>0.112</w:delText>
              </w:r>
            </w:del>
          </w:p>
        </w:tc>
      </w:tr>
      <w:tr w:rsidR="00796C90" w:rsidRPr="0006106D" w:rsidDel="00F659BD" w14:paraId="556D5262" w14:textId="662163D7" w:rsidTr="00711881">
        <w:trPr>
          <w:trHeight w:val="20"/>
          <w:del w:id="251" w:author="Urša Miklavčič" w:date="2026-04-20T14:30:00Z" w16du:dateUtc="2026-04-20T12:30:00Z"/>
        </w:trPr>
        <w:tc>
          <w:tcPr>
            <w:tcW w:w="2410" w:type="dxa"/>
            <w:tcBorders>
              <w:top w:val="nil"/>
              <w:left w:val="nil"/>
              <w:bottom w:val="nil"/>
              <w:right w:val="nil"/>
            </w:tcBorders>
            <w:noWrap/>
            <w:vAlign w:val="bottom"/>
            <w:hideMark/>
          </w:tcPr>
          <w:p w14:paraId="5ED368DE" w14:textId="4F3FB6A7" w:rsidR="00796C90" w:rsidRPr="0006106D" w:rsidDel="00F659BD" w:rsidRDefault="00796C90" w:rsidP="00711881">
            <w:pPr>
              <w:rPr>
                <w:del w:id="252" w:author="Urša Miklavčič" w:date="2026-04-20T14:30:00Z" w16du:dateUtc="2026-04-20T12:30:00Z"/>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6F6B0368" w14:textId="25EAD75B" w:rsidR="00796C90" w:rsidRPr="0006106D" w:rsidDel="00F659BD" w:rsidRDefault="00796C90" w:rsidP="00711881">
            <w:pPr>
              <w:rPr>
                <w:del w:id="253" w:author="Urša Miklavčič" w:date="2026-04-20T14:30:00Z" w16du:dateUtc="2026-04-20T12:30:00Z"/>
                <w:rFonts w:eastAsia="Times New Roman" w:cs="Times New Roman"/>
                <w:color w:val="000000"/>
                <w:sz w:val="20"/>
                <w:szCs w:val="20"/>
                <w:lang w:val="en-GB" w:eastAsia="sl-SI"/>
              </w:rPr>
            </w:pPr>
            <w:del w:id="254" w:author="Urša Miklavčič" w:date="2026-04-20T14:30:00Z" w16du:dateUtc="2026-04-20T12:30:00Z">
              <w:r w:rsidRPr="0006106D" w:rsidDel="00F659BD">
                <w:rPr>
                  <w:rFonts w:eastAsia="Times New Roman" w:cs="Times New Roman"/>
                  <w:color w:val="000000"/>
                  <w:sz w:val="20"/>
                  <w:szCs w:val="20"/>
                  <w:lang w:val="en-GB" w:eastAsia="sl-SI"/>
                </w:rPr>
                <w:delText>Other ethanol resistant taxa</w:delText>
              </w:r>
            </w:del>
          </w:p>
        </w:tc>
        <w:tc>
          <w:tcPr>
            <w:tcW w:w="2127" w:type="dxa"/>
            <w:tcBorders>
              <w:top w:val="nil"/>
              <w:left w:val="nil"/>
              <w:bottom w:val="nil"/>
              <w:right w:val="nil"/>
            </w:tcBorders>
            <w:noWrap/>
            <w:vAlign w:val="bottom"/>
          </w:tcPr>
          <w:p w14:paraId="776EA929" w14:textId="6C327F53" w:rsidR="00796C90" w:rsidRPr="0006106D" w:rsidDel="00F659BD" w:rsidRDefault="00796C90" w:rsidP="00711881">
            <w:pPr>
              <w:rPr>
                <w:del w:id="255" w:author="Urša Miklavčič" w:date="2026-04-20T14:30:00Z" w16du:dateUtc="2026-04-20T12:30:00Z"/>
                <w:rFonts w:eastAsia="Times New Roman" w:cs="Times New Roman"/>
                <w:color w:val="000000"/>
                <w:sz w:val="20"/>
                <w:szCs w:val="20"/>
                <w:lang w:val="en-GB" w:eastAsia="sl-SI"/>
              </w:rPr>
            </w:pPr>
            <w:del w:id="256" w:author="Urša Miklavčič" w:date="2026-04-20T14:30:00Z" w16du:dateUtc="2026-04-20T12:30:00Z">
              <w:r w:rsidRPr="0006106D" w:rsidDel="00F659BD">
                <w:rPr>
                  <w:rFonts w:eastAsia="Times New Roman" w:cs="Times New Roman"/>
                  <w:color w:val="000000"/>
                  <w:sz w:val="20"/>
                  <w:szCs w:val="20"/>
                  <w:lang w:val="en-GB" w:eastAsia="sl-SI"/>
                </w:rPr>
                <w:delText>0.066</w:delText>
              </w:r>
            </w:del>
          </w:p>
        </w:tc>
        <w:tc>
          <w:tcPr>
            <w:tcW w:w="1275" w:type="dxa"/>
            <w:tcBorders>
              <w:top w:val="nil"/>
              <w:left w:val="nil"/>
              <w:bottom w:val="nil"/>
              <w:right w:val="nil"/>
            </w:tcBorders>
            <w:noWrap/>
            <w:vAlign w:val="bottom"/>
          </w:tcPr>
          <w:p w14:paraId="6B5C77D0" w14:textId="36D6B66E" w:rsidR="00796C90" w:rsidRPr="0006106D" w:rsidDel="00F659BD" w:rsidRDefault="00796C90" w:rsidP="00711881">
            <w:pPr>
              <w:rPr>
                <w:del w:id="257" w:author="Urša Miklavčič" w:date="2026-04-20T14:30:00Z" w16du:dateUtc="2026-04-20T12:30:00Z"/>
                <w:rFonts w:eastAsia="Times New Roman" w:cs="Times New Roman"/>
                <w:color w:val="000000"/>
                <w:sz w:val="20"/>
                <w:szCs w:val="20"/>
                <w:lang w:val="en-GB" w:eastAsia="sl-SI"/>
              </w:rPr>
            </w:pPr>
            <w:del w:id="258" w:author="Urša Miklavčič" w:date="2026-04-20T14:30:00Z" w16du:dateUtc="2026-04-20T12:30:00Z">
              <w:r w:rsidRPr="0006106D" w:rsidDel="00F659BD">
                <w:rPr>
                  <w:rFonts w:eastAsia="Times New Roman" w:cs="Times New Roman"/>
                  <w:color w:val="000000"/>
                  <w:sz w:val="20"/>
                  <w:szCs w:val="20"/>
                  <w:lang w:val="en-GB" w:eastAsia="sl-SI"/>
                </w:rPr>
                <w:delText>0.44</w:delText>
              </w:r>
            </w:del>
          </w:p>
        </w:tc>
      </w:tr>
      <w:tr w:rsidR="00796C90" w:rsidRPr="0006106D" w:rsidDel="00F659BD" w14:paraId="024DE048" w14:textId="0DA10278" w:rsidTr="00711881">
        <w:trPr>
          <w:trHeight w:val="20"/>
          <w:del w:id="259" w:author="Urša Miklavčič" w:date="2026-04-20T14:30:00Z" w16du:dateUtc="2026-04-20T12:30:00Z"/>
        </w:trPr>
        <w:tc>
          <w:tcPr>
            <w:tcW w:w="2410" w:type="dxa"/>
            <w:tcBorders>
              <w:top w:val="nil"/>
              <w:left w:val="nil"/>
              <w:bottom w:val="single" w:sz="4" w:space="0" w:color="auto"/>
              <w:right w:val="nil"/>
            </w:tcBorders>
            <w:noWrap/>
            <w:vAlign w:val="bottom"/>
            <w:hideMark/>
          </w:tcPr>
          <w:p w14:paraId="5DFE6220" w14:textId="5EF3B71E" w:rsidR="00796C90" w:rsidRPr="0006106D" w:rsidDel="00F659BD" w:rsidRDefault="00796C90" w:rsidP="00711881">
            <w:pPr>
              <w:rPr>
                <w:del w:id="260" w:author="Urša Miklavčič" w:date="2026-04-20T14:30:00Z" w16du:dateUtc="2026-04-20T12:30:00Z"/>
                <w:rFonts w:eastAsia="Times New Roman" w:cs="Times New Roman"/>
                <w:color w:val="000000"/>
                <w:sz w:val="20"/>
                <w:szCs w:val="20"/>
                <w:lang w:val="en-GB" w:eastAsia="sl-SI"/>
              </w:rPr>
            </w:pPr>
            <w:del w:id="261" w:author="Urša Miklavčič" w:date="2026-04-20T14:30:00Z" w16du:dateUtc="2026-04-20T12:30:00Z">
              <w:r w:rsidRPr="0006106D" w:rsidDel="00F659BD">
                <w:rPr>
                  <w:rFonts w:eastAsia="Times New Roman" w:cs="Times New Roman"/>
                  <w:color w:val="000000"/>
                  <w:sz w:val="20"/>
                  <w:szCs w:val="20"/>
                  <w:lang w:val="en-GB" w:eastAsia="sl-SI"/>
                </w:rPr>
                <w:delText> </w:delText>
              </w:r>
            </w:del>
          </w:p>
        </w:tc>
        <w:tc>
          <w:tcPr>
            <w:tcW w:w="3260" w:type="dxa"/>
            <w:tcBorders>
              <w:top w:val="nil"/>
              <w:left w:val="nil"/>
              <w:bottom w:val="single" w:sz="4" w:space="0" w:color="auto"/>
              <w:right w:val="nil"/>
            </w:tcBorders>
            <w:noWrap/>
            <w:vAlign w:val="bottom"/>
            <w:hideMark/>
          </w:tcPr>
          <w:p w14:paraId="03074E61" w14:textId="0B882278" w:rsidR="00796C90" w:rsidRPr="0006106D" w:rsidDel="00F659BD" w:rsidRDefault="00796C90" w:rsidP="00711881">
            <w:pPr>
              <w:rPr>
                <w:del w:id="262" w:author="Urša Miklavčič" w:date="2026-04-20T14:30:00Z" w16du:dateUtc="2026-04-20T12:30:00Z"/>
                <w:rFonts w:eastAsia="Times New Roman" w:cs="Times New Roman"/>
                <w:color w:val="000000"/>
                <w:sz w:val="20"/>
                <w:szCs w:val="20"/>
                <w:lang w:val="en-GB" w:eastAsia="sl-SI"/>
              </w:rPr>
            </w:pPr>
            <w:del w:id="263" w:author="Urša Miklavčič" w:date="2026-04-20T14:30:00Z" w16du:dateUtc="2026-04-20T12:30:00Z">
              <w:r w:rsidRPr="0006106D" w:rsidDel="00F659BD">
                <w:rPr>
                  <w:rFonts w:eastAsia="Times New Roman" w:cs="Times New Roman"/>
                  <w:color w:val="000000"/>
                  <w:sz w:val="20"/>
                  <w:szCs w:val="20"/>
                  <w:lang w:val="en-GB" w:eastAsia="sl-SI"/>
                </w:rPr>
                <w:delText xml:space="preserve">Other ethanol non-resistant taxa </w:delText>
              </w:r>
            </w:del>
          </w:p>
        </w:tc>
        <w:tc>
          <w:tcPr>
            <w:tcW w:w="2127" w:type="dxa"/>
            <w:tcBorders>
              <w:top w:val="nil"/>
              <w:left w:val="nil"/>
              <w:bottom w:val="single" w:sz="4" w:space="0" w:color="auto"/>
              <w:right w:val="nil"/>
            </w:tcBorders>
            <w:noWrap/>
            <w:vAlign w:val="bottom"/>
          </w:tcPr>
          <w:p w14:paraId="4A56902B" w14:textId="706B065D" w:rsidR="00796C90" w:rsidRPr="0006106D" w:rsidDel="00F659BD" w:rsidRDefault="00796C90" w:rsidP="00711881">
            <w:pPr>
              <w:rPr>
                <w:del w:id="264" w:author="Urša Miklavčič" w:date="2026-04-20T14:30:00Z" w16du:dateUtc="2026-04-20T12:30:00Z"/>
                <w:rFonts w:eastAsia="Times New Roman" w:cs="Times New Roman"/>
                <w:color w:val="000000"/>
                <w:sz w:val="20"/>
                <w:szCs w:val="20"/>
                <w:lang w:val="en-GB" w:eastAsia="sl-SI"/>
              </w:rPr>
            </w:pPr>
            <w:del w:id="265" w:author="Urša Miklavčič" w:date="2026-04-20T14:30:00Z" w16du:dateUtc="2026-04-20T12:30:00Z">
              <w:r w:rsidRPr="0006106D" w:rsidDel="00F659BD">
                <w:rPr>
                  <w:rFonts w:eastAsia="Times New Roman" w:cs="Times New Roman"/>
                  <w:color w:val="000000"/>
                  <w:sz w:val="20"/>
                  <w:szCs w:val="20"/>
                  <w:lang w:val="en-GB" w:eastAsia="sl-SI"/>
                </w:rPr>
                <w:delText>-0.076</w:delText>
              </w:r>
            </w:del>
          </w:p>
        </w:tc>
        <w:tc>
          <w:tcPr>
            <w:tcW w:w="1275" w:type="dxa"/>
            <w:tcBorders>
              <w:top w:val="nil"/>
              <w:left w:val="nil"/>
              <w:bottom w:val="single" w:sz="4" w:space="0" w:color="auto"/>
              <w:right w:val="nil"/>
            </w:tcBorders>
            <w:noWrap/>
            <w:vAlign w:val="bottom"/>
          </w:tcPr>
          <w:p w14:paraId="75E58C8C" w14:textId="32C36907" w:rsidR="00796C90" w:rsidRPr="0006106D" w:rsidDel="00F659BD" w:rsidRDefault="00796C90" w:rsidP="00711881">
            <w:pPr>
              <w:rPr>
                <w:del w:id="266" w:author="Urša Miklavčič" w:date="2026-04-20T14:30:00Z" w16du:dateUtc="2026-04-20T12:30:00Z"/>
                <w:rFonts w:eastAsia="Times New Roman" w:cs="Times New Roman"/>
                <w:color w:val="000000"/>
                <w:sz w:val="20"/>
                <w:szCs w:val="20"/>
                <w:lang w:val="en-GB" w:eastAsia="sl-SI"/>
              </w:rPr>
            </w:pPr>
            <w:del w:id="267" w:author="Urša Miklavčič" w:date="2026-04-20T14:30:00Z" w16du:dateUtc="2026-04-20T12:30:00Z">
              <w:r w:rsidRPr="0006106D" w:rsidDel="00F659BD">
                <w:rPr>
                  <w:rFonts w:eastAsia="Times New Roman" w:cs="Times New Roman"/>
                  <w:color w:val="000000"/>
                  <w:sz w:val="20"/>
                  <w:szCs w:val="20"/>
                  <w:lang w:val="en-GB" w:eastAsia="sl-SI"/>
                </w:rPr>
                <w:delText>0.38</w:delText>
              </w:r>
            </w:del>
          </w:p>
        </w:tc>
      </w:tr>
      <w:tr w:rsidR="00796C90" w:rsidRPr="0006106D" w:rsidDel="00F659BD" w14:paraId="7273E2AC" w14:textId="18368744" w:rsidTr="00711881">
        <w:trPr>
          <w:trHeight w:val="20"/>
          <w:del w:id="268" w:author="Urša Miklavčič" w:date="2026-04-20T14:30:00Z" w16du:dateUtc="2026-04-20T12:30:00Z"/>
        </w:trPr>
        <w:tc>
          <w:tcPr>
            <w:tcW w:w="2410" w:type="dxa"/>
            <w:tcBorders>
              <w:top w:val="nil"/>
              <w:left w:val="nil"/>
              <w:bottom w:val="nil"/>
              <w:right w:val="nil"/>
            </w:tcBorders>
            <w:noWrap/>
            <w:vAlign w:val="bottom"/>
            <w:hideMark/>
          </w:tcPr>
          <w:p w14:paraId="00A1E2BB" w14:textId="14109DD5" w:rsidR="00796C90" w:rsidRPr="0006106D" w:rsidDel="00F659BD" w:rsidRDefault="00796C90" w:rsidP="00711881">
            <w:pPr>
              <w:rPr>
                <w:del w:id="269" w:author="Urša Miklavčič" w:date="2026-04-20T14:30:00Z" w16du:dateUtc="2026-04-20T12:30:00Z"/>
                <w:rFonts w:eastAsia="Times New Roman" w:cs="Times New Roman"/>
                <w:color w:val="000000"/>
                <w:sz w:val="20"/>
                <w:szCs w:val="20"/>
                <w:lang w:val="en-GB" w:eastAsia="sl-SI"/>
              </w:rPr>
            </w:pPr>
            <w:del w:id="270" w:author="Urša Miklavčič" w:date="2026-04-20T14:30:00Z" w16du:dateUtc="2026-04-20T12:30:00Z">
              <w:r w:rsidRPr="0006106D" w:rsidDel="00F659BD">
                <w:rPr>
                  <w:rFonts w:eastAsia="Times New Roman" w:cs="Times New Roman"/>
                  <w:color w:val="000000"/>
                  <w:sz w:val="20"/>
                  <w:szCs w:val="20"/>
                  <w:lang w:val="en-GB" w:eastAsia="sl-SI"/>
                </w:rPr>
                <w:delText>Jaccard</w:delText>
              </w:r>
            </w:del>
          </w:p>
        </w:tc>
        <w:tc>
          <w:tcPr>
            <w:tcW w:w="3260" w:type="dxa"/>
            <w:tcBorders>
              <w:top w:val="nil"/>
              <w:left w:val="nil"/>
              <w:bottom w:val="nil"/>
              <w:right w:val="nil"/>
            </w:tcBorders>
            <w:noWrap/>
            <w:vAlign w:val="bottom"/>
            <w:hideMark/>
          </w:tcPr>
          <w:p w14:paraId="5D83D8BB" w14:textId="44E4AA89" w:rsidR="00796C90" w:rsidRPr="0006106D" w:rsidDel="00F659BD" w:rsidRDefault="00796C90" w:rsidP="00711881">
            <w:pPr>
              <w:rPr>
                <w:del w:id="271" w:author="Urša Miklavčič" w:date="2026-04-20T14:30:00Z" w16du:dateUtc="2026-04-20T12:30:00Z"/>
                <w:rFonts w:eastAsia="Times New Roman" w:cs="Times New Roman"/>
                <w:color w:val="000000"/>
                <w:sz w:val="20"/>
                <w:szCs w:val="20"/>
                <w:lang w:val="en-GB" w:eastAsia="sl-SI"/>
              </w:rPr>
            </w:pPr>
            <w:del w:id="272" w:author="Urša Miklavčič" w:date="2026-04-20T14:30:00Z" w16du:dateUtc="2026-04-20T12:30:00Z">
              <w:r w:rsidRPr="0006106D" w:rsidDel="00F659BD">
                <w:rPr>
                  <w:rFonts w:eastAsia="Times New Roman" w:cs="Times New Roman"/>
                  <w:color w:val="000000"/>
                  <w:sz w:val="20"/>
                  <w:szCs w:val="20"/>
                  <w:lang w:val="en-GB" w:eastAsia="sl-SI"/>
                </w:rPr>
                <w:delText>Ethanol resistant Bacillota</w:delText>
              </w:r>
            </w:del>
          </w:p>
        </w:tc>
        <w:tc>
          <w:tcPr>
            <w:tcW w:w="2127" w:type="dxa"/>
            <w:tcBorders>
              <w:top w:val="nil"/>
              <w:left w:val="nil"/>
              <w:bottom w:val="nil"/>
              <w:right w:val="nil"/>
            </w:tcBorders>
            <w:noWrap/>
            <w:vAlign w:val="bottom"/>
            <w:hideMark/>
          </w:tcPr>
          <w:p w14:paraId="261E62A2" w14:textId="2BAA12D8" w:rsidR="00796C90" w:rsidRPr="0006106D" w:rsidDel="00F659BD" w:rsidRDefault="00796C90" w:rsidP="00711881">
            <w:pPr>
              <w:rPr>
                <w:del w:id="273" w:author="Urša Miklavčič" w:date="2026-04-20T14:30:00Z" w16du:dateUtc="2026-04-20T12:30:00Z"/>
                <w:rFonts w:eastAsia="Times New Roman" w:cs="Times New Roman"/>
                <w:color w:val="000000"/>
                <w:sz w:val="20"/>
                <w:szCs w:val="20"/>
                <w:lang w:val="en-GB" w:eastAsia="sl-SI"/>
              </w:rPr>
            </w:pPr>
            <w:del w:id="274" w:author="Urša Miklavčič" w:date="2026-04-20T14:30:00Z" w16du:dateUtc="2026-04-20T12:30:00Z">
              <w:r w:rsidRPr="0006106D" w:rsidDel="00F659BD">
                <w:rPr>
                  <w:rFonts w:eastAsia="Times New Roman" w:cs="Times New Roman"/>
                  <w:color w:val="000000"/>
                  <w:sz w:val="20"/>
                  <w:szCs w:val="20"/>
                  <w:lang w:val="en-GB" w:eastAsia="sl-SI"/>
                </w:rPr>
                <w:delText>0.179</w:delText>
              </w:r>
            </w:del>
          </w:p>
        </w:tc>
        <w:tc>
          <w:tcPr>
            <w:tcW w:w="1275" w:type="dxa"/>
            <w:tcBorders>
              <w:top w:val="nil"/>
              <w:left w:val="nil"/>
              <w:bottom w:val="nil"/>
              <w:right w:val="nil"/>
            </w:tcBorders>
            <w:noWrap/>
            <w:vAlign w:val="bottom"/>
            <w:hideMark/>
          </w:tcPr>
          <w:p w14:paraId="76BAAC60" w14:textId="729D50ED" w:rsidR="00796C90" w:rsidRPr="0006106D" w:rsidDel="00F659BD" w:rsidRDefault="00796C90" w:rsidP="00711881">
            <w:pPr>
              <w:rPr>
                <w:del w:id="275" w:author="Urša Miklavčič" w:date="2026-04-20T14:30:00Z" w16du:dateUtc="2026-04-20T12:30:00Z"/>
                <w:rFonts w:eastAsia="Times New Roman" w:cs="Times New Roman"/>
                <w:color w:val="000000"/>
                <w:sz w:val="20"/>
                <w:szCs w:val="20"/>
                <w:lang w:val="en-GB" w:eastAsia="sl-SI"/>
              </w:rPr>
            </w:pPr>
            <w:del w:id="276" w:author="Urša Miklavčič" w:date="2026-04-20T14:30:00Z" w16du:dateUtc="2026-04-20T12:30:00Z">
              <w:r w:rsidRPr="0006106D" w:rsidDel="00F659BD">
                <w:rPr>
                  <w:rFonts w:eastAsia="Times New Roman" w:cs="Times New Roman"/>
                  <w:color w:val="000000"/>
                  <w:sz w:val="20"/>
                  <w:szCs w:val="20"/>
                  <w:lang w:val="en-GB" w:eastAsia="sl-SI"/>
                </w:rPr>
                <w:delText>0.038 *</w:delText>
              </w:r>
            </w:del>
          </w:p>
        </w:tc>
      </w:tr>
      <w:tr w:rsidR="00796C90" w:rsidRPr="0006106D" w:rsidDel="00F659BD" w14:paraId="3B25DDAD" w14:textId="59C81D5B" w:rsidTr="00711881">
        <w:trPr>
          <w:trHeight w:val="20"/>
          <w:del w:id="277" w:author="Urša Miklavčič" w:date="2026-04-20T14:30:00Z" w16du:dateUtc="2026-04-20T12:30:00Z"/>
        </w:trPr>
        <w:tc>
          <w:tcPr>
            <w:tcW w:w="2410" w:type="dxa"/>
            <w:tcBorders>
              <w:top w:val="nil"/>
              <w:left w:val="nil"/>
              <w:bottom w:val="nil"/>
              <w:right w:val="nil"/>
            </w:tcBorders>
            <w:noWrap/>
            <w:vAlign w:val="bottom"/>
            <w:hideMark/>
          </w:tcPr>
          <w:p w14:paraId="62CBCDCE" w14:textId="7EEFF638" w:rsidR="00796C90" w:rsidRPr="0006106D" w:rsidDel="00F659BD" w:rsidRDefault="00796C90" w:rsidP="00711881">
            <w:pPr>
              <w:rPr>
                <w:del w:id="278" w:author="Urša Miklavčič" w:date="2026-04-20T14:30:00Z" w16du:dateUtc="2026-04-20T12:30:00Z"/>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3FA33246" w14:textId="7AF92FB6" w:rsidR="00796C90" w:rsidRPr="0006106D" w:rsidDel="00F659BD" w:rsidRDefault="00796C90" w:rsidP="00711881">
            <w:pPr>
              <w:rPr>
                <w:del w:id="279" w:author="Urša Miklavčič" w:date="2026-04-20T14:30:00Z" w16du:dateUtc="2026-04-20T12:30:00Z"/>
                <w:rFonts w:eastAsia="Times New Roman" w:cs="Times New Roman"/>
                <w:color w:val="000000"/>
                <w:sz w:val="20"/>
                <w:szCs w:val="20"/>
                <w:lang w:val="en-GB" w:eastAsia="sl-SI"/>
              </w:rPr>
            </w:pPr>
            <w:del w:id="280" w:author="Urša Miklavčič" w:date="2026-04-20T14:30:00Z" w16du:dateUtc="2026-04-20T12:30:00Z">
              <w:r w:rsidRPr="0006106D" w:rsidDel="00F659BD">
                <w:rPr>
                  <w:rFonts w:eastAsia="Times New Roman" w:cs="Times New Roman"/>
                  <w:color w:val="000000"/>
                  <w:sz w:val="20"/>
                  <w:szCs w:val="20"/>
                  <w:lang w:val="en-GB" w:eastAsia="sl-SI"/>
                </w:rPr>
                <w:delText>Ethanol non-resistant Bacillota</w:delText>
              </w:r>
            </w:del>
          </w:p>
        </w:tc>
        <w:tc>
          <w:tcPr>
            <w:tcW w:w="2127" w:type="dxa"/>
            <w:tcBorders>
              <w:top w:val="nil"/>
              <w:left w:val="nil"/>
              <w:bottom w:val="nil"/>
              <w:right w:val="nil"/>
            </w:tcBorders>
            <w:noWrap/>
            <w:vAlign w:val="bottom"/>
            <w:hideMark/>
          </w:tcPr>
          <w:p w14:paraId="72CC8A7B" w14:textId="07412A17" w:rsidR="00796C90" w:rsidRPr="0006106D" w:rsidDel="00F659BD" w:rsidRDefault="00796C90" w:rsidP="00711881">
            <w:pPr>
              <w:rPr>
                <w:del w:id="281" w:author="Urša Miklavčič" w:date="2026-04-20T14:30:00Z" w16du:dateUtc="2026-04-20T12:30:00Z"/>
                <w:rFonts w:eastAsia="Times New Roman" w:cs="Times New Roman"/>
                <w:color w:val="000000"/>
                <w:sz w:val="20"/>
                <w:szCs w:val="20"/>
                <w:lang w:val="en-GB" w:eastAsia="sl-SI"/>
              </w:rPr>
            </w:pPr>
            <w:del w:id="282" w:author="Urša Miklavčič" w:date="2026-04-20T14:30:00Z" w16du:dateUtc="2026-04-20T12:30:00Z">
              <w:r w:rsidRPr="0006106D" w:rsidDel="00F659BD">
                <w:rPr>
                  <w:rFonts w:eastAsia="Times New Roman" w:cs="Times New Roman"/>
                  <w:color w:val="000000"/>
                  <w:sz w:val="20"/>
                  <w:szCs w:val="20"/>
                  <w:lang w:val="en-GB" w:eastAsia="sl-SI"/>
                </w:rPr>
                <w:delText>0.133</w:delText>
              </w:r>
            </w:del>
          </w:p>
        </w:tc>
        <w:tc>
          <w:tcPr>
            <w:tcW w:w="1275" w:type="dxa"/>
            <w:tcBorders>
              <w:top w:val="nil"/>
              <w:left w:val="nil"/>
              <w:bottom w:val="nil"/>
              <w:right w:val="nil"/>
            </w:tcBorders>
            <w:noWrap/>
            <w:vAlign w:val="bottom"/>
            <w:hideMark/>
          </w:tcPr>
          <w:p w14:paraId="2BE995D5" w14:textId="7CA82609" w:rsidR="00796C90" w:rsidRPr="0006106D" w:rsidDel="00F659BD" w:rsidRDefault="00796C90" w:rsidP="00711881">
            <w:pPr>
              <w:rPr>
                <w:del w:id="283" w:author="Urša Miklavčič" w:date="2026-04-20T14:30:00Z" w16du:dateUtc="2026-04-20T12:30:00Z"/>
                <w:rFonts w:eastAsia="Times New Roman" w:cs="Times New Roman"/>
                <w:color w:val="000000"/>
                <w:sz w:val="20"/>
                <w:szCs w:val="20"/>
                <w:lang w:val="en-GB" w:eastAsia="sl-SI"/>
              </w:rPr>
            </w:pPr>
            <w:del w:id="284" w:author="Urša Miklavčič" w:date="2026-04-20T14:30:00Z" w16du:dateUtc="2026-04-20T12:30:00Z">
              <w:r w:rsidRPr="0006106D" w:rsidDel="00F659BD">
                <w:rPr>
                  <w:rFonts w:eastAsia="Times New Roman" w:cs="Times New Roman"/>
                  <w:color w:val="000000"/>
                  <w:sz w:val="20"/>
                  <w:szCs w:val="20"/>
                  <w:lang w:val="en-GB" w:eastAsia="sl-SI"/>
                </w:rPr>
                <w:delText>0.12</w:delText>
              </w:r>
            </w:del>
          </w:p>
        </w:tc>
      </w:tr>
      <w:tr w:rsidR="00796C90" w:rsidRPr="0006106D" w:rsidDel="00F659BD" w14:paraId="69098283" w14:textId="52F910EC" w:rsidTr="00711881">
        <w:trPr>
          <w:trHeight w:val="20"/>
          <w:del w:id="285" w:author="Urša Miklavčič" w:date="2026-04-20T14:30:00Z" w16du:dateUtc="2026-04-20T12:30:00Z"/>
        </w:trPr>
        <w:tc>
          <w:tcPr>
            <w:tcW w:w="2410" w:type="dxa"/>
            <w:tcBorders>
              <w:top w:val="nil"/>
              <w:left w:val="nil"/>
              <w:bottom w:val="nil"/>
              <w:right w:val="nil"/>
            </w:tcBorders>
            <w:noWrap/>
            <w:vAlign w:val="bottom"/>
            <w:hideMark/>
          </w:tcPr>
          <w:p w14:paraId="36B612C2" w14:textId="6D1B1016" w:rsidR="00796C90" w:rsidRPr="0006106D" w:rsidDel="00F659BD" w:rsidRDefault="00796C90" w:rsidP="00711881">
            <w:pPr>
              <w:rPr>
                <w:del w:id="286" w:author="Urša Miklavčič" w:date="2026-04-20T14:30:00Z" w16du:dateUtc="2026-04-20T12:30:00Z"/>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01FA7F50" w14:textId="6D693DBD" w:rsidR="00796C90" w:rsidRPr="0006106D" w:rsidDel="00F659BD" w:rsidRDefault="00796C90" w:rsidP="00711881">
            <w:pPr>
              <w:rPr>
                <w:del w:id="287" w:author="Urša Miklavčič" w:date="2026-04-20T14:30:00Z" w16du:dateUtc="2026-04-20T12:30:00Z"/>
                <w:rFonts w:eastAsia="Times New Roman" w:cs="Times New Roman"/>
                <w:color w:val="000000"/>
                <w:sz w:val="20"/>
                <w:szCs w:val="20"/>
                <w:lang w:val="en-GB" w:eastAsia="sl-SI"/>
              </w:rPr>
            </w:pPr>
            <w:del w:id="288" w:author="Urša Miklavčič" w:date="2026-04-20T14:30:00Z" w16du:dateUtc="2026-04-20T12:30:00Z">
              <w:r w:rsidRPr="0006106D" w:rsidDel="00F659BD">
                <w:rPr>
                  <w:rFonts w:eastAsia="Times New Roman" w:cs="Times New Roman"/>
                  <w:color w:val="000000"/>
                  <w:sz w:val="20"/>
                  <w:szCs w:val="20"/>
                  <w:lang w:val="en-GB" w:eastAsia="sl-SI"/>
                </w:rPr>
                <w:delText>Other ethanol resistant taxa</w:delText>
              </w:r>
            </w:del>
          </w:p>
        </w:tc>
        <w:tc>
          <w:tcPr>
            <w:tcW w:w="2127" w:type="dxa"/>
            <w:tcBorders>
              <w:top w:val="nil"/>
              <w:left w:val="nil"/>
              <w:bottom w:val="nil"/>
              <w:right w:val="nil"/>
            </w:tcBorders>
            <w:noWrap/>
            <w:vAlign w:val="bottom"/>
            <w:hideMark/>
          </w:tcPr>
          <w:p w14:paraId="01F2C395" w14:textId="3482E796" w:rsidR="00796C90" w:rsidRPr="0006106D" w:rsidDel="00F659BD" w:rsidRDefault="00796C90" w:rsidP="00711881">
            <w:pPr>
              <w:rPr>
                <w:del w:id="289" w:author="Urša Miklavčič" w:date="2026-04-20T14:30:00Z" w16du:dateUtc="2026-04-20T12:30:00Z"/>
                <w:rFonts w:eastAsia="Times New Roman" w:cs="Times New Roman"/>
                <w:color w:val="000000"/>
                <w:sz w:val="20"/>
                <w:szCs w:val="20"/>
                <w:lang w:val="en-GB" w:eastAsia="sl-SI"/>
              </w:rPr>
            </w:pPr>
            <w:del w:id="290" w:author="Urša Miklavčič" w:date="2026-04-20T14:30:00Z" w16du:dateUtc="2026-04-20T12:30:00Z">
              <w:r w:rsidRPr="0006106D" w:rsidDel="00F659BD">
                <w:rPr>
                  <w:rFonts w:eastAsia="Times New Roman" w:cs="Times New Roman"/>
                  <w:color w:val="000000"/>
                  <w:sz w:val="20"/>
                  <w:szCs w:val="20"/>
                  <w:lang w:val="en-GB" w:eastAsia="sl-SI"/>
                </w:rPr>
                <w:delText>0.077</w:delText>
              </w:r>
            </w:del>
          </w:p>
        </w:tc>
        <w:tc>
          <w:tcPr>
            <w:tcW w:w="1275" w:type="dxa"/>
            <w:tcBorders>
              <w:top w:val="nil"/>
              <w:left w:val="nil"/>
              <w:bottom w:val="nil"/>
              <w:right w:val="nil"/>
            </w:tcBorders>
            <w:noWrap/>
            <w:vAlign w:val="bottom"/>
            <w:hideMark/>
          </w:tcPr>
          <w:p w14:paraId="5945E25A" w14:textId="6D96F31A" w:rsidR="00796C90" w:rsidRPr="0006106D" w:rsidDel="00F659BD" w:rsidRDefault="00796C90" w:rsidP="00711881">
            <w:pPr>
              <w:rPr>
                <w:del w:id="291" w:author="Urša Miklavčič" w:date="2026-04-20T14:30:00Z" w16du:dateUtc="2026-04-20T12:30:00Z"/>
                <w:rFonts w:eastAsia="Times New Roman" w:cs="Times New Roman"/>
                <w:color w:val="000000"/>
                <w:sz w:val="20"/>
                <w:szCs w:val="20"/>
                <w:lang w:val="en-GB" w:eastAsia="sl-SI"/>
              </w:rPr>
            </w:pPr>
            <w:del w:id="292" w:author="Urša Miklavčič" w:date="2026-04-20T14:30:00Z" w16du:dateUtc="2026-04-20T12:30:00Z">
              <w:r w:rsidRPr="0006106D" w:rsidDel="00F659BD">
                <w:rPr>
                  <w:rFonts w:eastAsia="Times New Roman" w:cs="Times New Roman"/>
                  <w:color w:val="000000"/>
                  <w:sz w:val="20"/>
                  <w:szCs w:val="20"/>
                  <w:lang w:val="en-GB" w:eastAsia="sl-SI"/>
                </w:rPr>
                <w:delText>0.37</w:delText>
              </w:r>
            </w:del>
          </w:p>
        </w:tc>
      </w:tr>
      <w:tr w:rsidR="00796C90" w:rsidRPr="0006106D" w:rsidDel="00F659BD" w14:paraId="49F5ECD2" w14:textId="469D0FC7" w:rsidTr="00711881">
        <w:trPr>
          <w:trHeight w:val="20"/>
          <w:del w:id="293" w:author="Urša Miklavčič" w:date="2026-04-20T14:30:00Z" w16du:dateUtc="2026-04-20T12:30:00Z"/>
        </w:trPr>
        <w:tc>
          <w:tcPr>
            <w:tcW w:w="2410" w:type="dxa"/>
            <w:tcBorders>
              <w:top w:val="nil"/>
              <w:left w:val="nil"/>
              <w:bottom w:val="single" w:sz="4" w:space="0" w:color="auto"/>
              <w:right w:val="nil"/>
            </w:tcBorders>
            <w:noWrap/>
            <w:vAlign w:val="bottom"/>
            <w:hideMark/>
          </w:tcPr>
          <w:p w14:paraId="2CE0BC66" w14:textId="1D86FD8A" w:rsidR="00796C90" w:rsidRPr="0006106D" w:rsidDel="00F659BD" w:rsidRDefault="00796C90" w:rsidP="00711881">
            <w:pPr>
              <w:rPr>
                <w:del w:id="294" w:author="Urša Miklavčič" w:date="2026-04-20T14:30:00Z" w16du:dateUtc="2026-04-20T12:30:00Z"/>
                <w:rFonts w:eastAsia="Times New Roman" w:cs="Times New Roman"/>
                <w:color w:val="000000"/>
                <w:sz w:val="20"/>
                <w:szCs w:val="20"/>
                <w:lang w:val="en-GB" w:eastAsia="sl-SI"/>
              </w:rPr>
            </w:pPr>
            <w:del w:id="295" w:author="Urša Miklavčič" w:date="2026-04-20T14:30:00Z" w16du:dateUtc="2026-04-20T12:30:00Z">
              <w:r w:rsidRPr="0006106D" w:rsidDel="00F659BD">
                <w:rPr>
                  <w:rFonts w:eastAsia="Times New Roman" w:cs="Times New Roman"/>
                  <w:color w:val="000000"/>
                  <w:sz w:val="20"/>
                  <w:szCs w:val="20"/>
                  <w:lang w:val="en-GB" w:eastAsia="sl-SI"/>
                </w:rPr>
                <w:delText> </w:delText>
              </w:r>
            </w:del>
          </w:p>
        </w:tc>
        <w:tc>
          <w:tcPr>
            <w:tcW w:w="3260" w:type="dxa"/>
            <w:tcBorders>
              <w:top w:val="nil"/>
              <w:left w:val="nil"/>
              <w:bottom w:val="single" w:sz="4" w:space="0" w:color="auto"/>
              <w:right w:val="nil"/>
            </w:tcBorders>
            <w:noWrap/>
            <w:vAlign w:val="bottom"/>
            <w:hideMark/>
          </w:tcPr>
          <w:p w14:paraId="44A8629B" w14:textId="054D95E6" w:rsidR="00796C90" w:rsidRPr="0006106D" w:rsidDel="00F659BD" w:rsidRDefault="00796C90" w:rsidP="00711881">
            <w:pPr>
              <w:rPr>
                <w:del w:id="296" w:author="Urša Miklavčič" w:date="2026-04-20T14:30:00Z" w16du:dateUtc="2026-04-20T12:30:00Z"/>
                <w:rFonts w:eastAsia="Times New Roman" w:cs="Times New Roman"/>
                <w:color w:val="000000"/>
                <w:sz w:val="20"/>
                <w:szCs w:val="20"/>
                <w:lang w:val="en-GB" w:eastAsia="sl-SI"/>
              </w:rPr>
            </w:pPr>
            <w:del w:id="297" w:author="Urša Miklavčič" w:date="2026-04-20T14:30:00Z" w16du:dateUtc="2026-04-20T12:30:00Z">
              <w:r w:rsidRPr="0006106D" w:rsidDel="00F659BD">
                <w:rPr>
                  <w:rFonts w:eastAsia="Times New Roman" w:cs="Times New Roman"/>
                  <w:color w:val="000000"/>
                  <w:sz w:val="20"/>
                  <w:szCs w:val="20"/>
                  <w:lang w:val="en-GB" w:eastAsia="sl-SI"/>
                </w:rPr>
                <w:delText xml:space="preserve">Other ethanol non-resistant taxa </w:delText>
              </w:r>
            </w:del>
          </w:p>
        </w:tc>
        <w:tc>
          <w:tcPr>
            <w:tcW w:w="2127" w:type="dxa"/>
            <w:tcBorders>
              <w:top w:val="nil"/>
              <w:left w:val="nil"/>
              <w:bottom w:val="single" w:sz="4" w:space="0" w:color="auto"/>
              <w:right w:val="nil"/>
            </w:tcBorders>
            <w:noWrap/>
            <w:vAlign w:val="bottom"/>
            <w:hideMark/>
          </w:tcPr>
          <w:p w14:paraId="0ADBAE14" w14:textId="1915CE37" w:rsidR="00796C90" w:rsidRPr="0006106D" w:rsidDel="00F659BD" w:rsidRDefault="00796C90" w:rsidP="00711881">
            <w:pPr>
              <w:rPr>
                <w:del w:id="298" w:author="Urša Miklavčič" w:date="2026-04-20T14:30:00Z" w16du:dateUtc="2026-04-20T12:30:00Z"/>
                <w:rFonts w:eastAsia="Times New Roman" w:cs="Times New Roman"/>
                <w:color w:val="000000"/>
                <w:sz w:val="20"/>
                <w:szCs w:val="20"/>
                <w:lang w:val="en-GB" w:eastAsia="sl-SI"/>
              </w:rPr>
            </w:pPr>
            <w:del w:id="299" w:author="Urša Miklavčič" w:date="2026-04-20T14:30:00Z" w16du:dateUtc="2026-04-20T12:30:00Z">
              <w:r w:rsidRPr="0006106D" w:rsidDel="00F659BD">
                <w:rPr>
                  <w:rFonts w:eastAsia="Times New Roman" w:cs="Times New Roman"/>
                  <w:color w:val="000000"/>
                  <w:sz w:val="20"/>
                  <w:szCs w:val="20"/>
                  <w:lang w:val="en-GB" w:eastAsia="sl-SI"/>
                </w:rPr>
                <w:delText>-0.106</w:delText>
              </w:r>
            </w:del>
          </w:p>
        </w:tc>
        <w:tc>
          <w:tcPr>
            <w:tcW w:w="1275" w:type="dxa"/>
            <w:tcBorders>
              <w:top w:val="nil"/>
              <w:left w:val="nil"/>
              <w:bottom w:val="single" w:sz="4" w:space="0" w:color="auto"/>
              <w:right w:val="nil"/>
            </w:tcBorders>
            <w:noWrap/>
            <w:vAlign w:val="bottom"/>
            <w:hideMark/>
          </w:tcPr>
          <w:p w14:paraId="28B1D99C" w14:textId="0EED748D" w:rsidR="00796C90" w:rsidRPr="0006106D" w:rsidDel="00F659BD" w:rsidRDefault="00796C90" w:rsidP="00711881">
            <w:pPr>
              <w:rPr>
                <w:del w:id="300" w:author="Urša Miklavčič" w:date="2026-04-20T14:30:00Z" w16du:dateUtc="2026-04-20T12:30:00Z"/>
                <w:rFonts w:eastAsia="Times New Roman" w:cs="Times New Roman"/>
                <w:color w:val="000000"/>
                <w:sz w:val="20"/>
                <w:szCs w:val="20"/>
                <w:lang w:val="en-GB" w:eastAsia="sl-SI"/>
              </w:rPr>
            </w:pPr>
            <w:del w:id="301" w:author="Urša Miklavčič" w:date="2026-04-20T14:30:00Z" w16du:dateUtc="2026-04-20T12:30:00Z">
              <w:r w:rsidRPr="0006106D" w:rsidDel="00F659BD">
                <w:rPr>
                  <w:rFonts w:eastAsia="Times New Roman" w:cs="Times New Roman"/>
                  <w:color w:val="000000"/>
                  <w:sz w:val="20"/>
                  <w:szCs w:val="20"/>
                  <w:lang w:val="en-GB" w:eastAsia="sl-SI"/>
                </w:rPr>
                <w:delText>0.22</w:delText>
              </w:r>
            </w:del>
          </w:p>
        </w:tc>
      </w:tr>
      <w:bookmarkEnd w:id="226"/>
    </w:tbl>
    <w:p w14:paraId="7A8B0223" w14:textId="77777777" w:rsidR="00796C90" w:rsidRPr="0006106D" w:rsidRDefault="00796C90" w:rsidP="00796C90">
      <w:pPr>
        <w:rPr>
          <w:lang w:val="en-GB"/>
        </w:rPr>
      </w:pPr>
    </w:p>
    <w:p w14:paraId="41DDEE5A" w14:textId="77777777" w:rsidR="00796C90" w:rsidRPr="0006106D" w:rsidRDefault="00796C90" w:rsidP="00796C90">
      <w:pPr>
        <w:rPr>
          <w:rFonts w:cs="Times New Roman"/>
          <w:lang w:val="en-GB"/>
        </w:rPr>
      </w:pPr>
    </w:p>
    <w:p w14:paraId="7A0DD36D" w14:textId="26B3EE63" w:rsidR="00796C90" w:rsidRPr="0006106D" w:rsidRDefault="00796C90" w:rsidP="00796C90">
      <w:pPr>
        <w:rPr>
          <w:rFonts w:cs="Times New Roman"/>
          <w:lang w:val="en-GB"/>
        </w:rPr>
      </w:pPr>
      <w:del w:id="302" w:author="Urša Miklavčič" w:date="2026-04-20T14:29:00Z" w16du:dateUtc="2026-04-20T12:29:00Z">
        <w:r w:rsidRPr="0006106D" w:rsidDel="00F659BD">
          <w:rPr>
            <w:rFonts w:cs="Times New Roman"/>
            <w:noProof/>
            <w:lang w:val="en-GB"/>
          </w:rPr>
          <w:drawing>
            <wp:inline distT="0" distB="0" distL="0" distR="0" wp14:anchorId="088B5EC7" wp14:editId="5FCD0BCD">
              <wp:extent cx="5943600" cy="2432685"/>
              <wp:effectExtent l="0" t="0" r="0" b="5715"/>
              <wp:docPr id="29755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432685"/>
                      </a:xfrm>
                      <a:prstGeom prst="rect">
                        <a:avLst/>
                      </a:prstGeom>
                      <a:noFill/>
                      <a:ln>
                        <a:noFill/>
                      </a:ln>
                    </pic:spPr>
                  </pic:pic>
                </a:graphicData>
              </a:graphic>
            </wp:inline>
          </w:drawing>
        </w:r>
      </w:del>
    </w:p>
    <w:p w14:paraId="7F74E98A" w14:textId="220E2533" w:rsidR="00796C90" w:rsidDel="00F659BD" w:rsidRDefault="00796C90" w:rsidP="00796C90">
      <w:pPr>
        <w:rPr>
          <w:del w:id="303" w:author="Urša Miklavčič" w:date="2026-04-20T14:30:00Z" w16du:dateUtc="2026-04-20T12:30:00Z"/>
          <w:rStyle w:val="FigureTableZnak"/>
          <w:sz w:val="22"/>
          <w:szCs w:val="22"/>
        </w:rPr>
      </w:pPr>
      <w:del w:id="304" w:author="Urša Miklavčič" w:date="2026-04-20T14:30:00Z" w16du:dateUtc="2026-04-20T12:30:00Z">
        <w:r w:rsidRPr="00965B6A" w:rsidDel="00F659BD">
          <w:rPr>
            <w:rFonts w:cs="Times New Roman"/>
            <w:b/>
            <w:bCs/>
            <w:lang w:val="en-GB"/>
          </w:rPr>
          <w:delText>Supplement Figure 1</w:delText>
        </w:r>
        <w:r w:rsidR="00DF0D97" w:rsidDel="00F659BD">
          <w:rPr>
            <w:rFonts w:cs="Times New Roman"/>
            <w:b/>
            <w:bCs/>
            <w:lang w:val="en-GB"/>
          </w:rPr>
          <w:delText>4</w:delText>
        </w:r>
        <w:r w:rsidRPr="00965B6A" w:rsidDel="00F659BD">
          <w:rPr>
            <w:rFonts w:cs="Times New Roman"/>
            <w:b/>
            <w:bCs/>
            <w:lang w:val="en-GB"/>
          </w:rPr>
          <w:delText>.</w:delText>
        </w:r>
        <w:r w:rsidRPr="00965B6A" w:rsidDel="00F659BD">
          <w:rPr>
            <w:rStyle w:val="FigureTableZnak"/>
            <w:b/>
            <w:bCs/>
            <w:sz w:val="22"/>
            <w:szCs w:val="22"/>
          </w:rPr>
          <w:delText xml:space="preserve"> Dynamics of spore-forming and non-spore-forming bacteria between and within individuals. </w:delText>
        </w:r>
        <w:r w:rsidRPr="00965B6A" w:rsidDel="00F659BD">
          <w:rPr>
            <w:rStyle w:val="FigureTableZnak"/>
            <w:sz w:val="22"/>
            <w:szCs w:val="22"/>
          </w:rPr>
          <w:delText>A) Boxplots showing between-individual (left) and within-individual (right) variability in community composition for spore-forming (yellow) and non-spore-forming (green) communities. Variability was assessed using the Bray-Curtis dissimilarity. Distributions were compared using the Wilcoxon rank-sum test. B) Community variability as measured by Bray-Curtis dissimilarity plotted against the number of days between sampling time points. The correlation between time interval and Bray-Curtis dissimilarity was assessed using Pearson’s correlation test. Statistical significance is indicated as *** for p &lt; 0.001.</w:delText>
        </w:r>
      </w:del>
    </w:p>
    <w:p w14:paraId="25C2AAC2" w14:textId="77777777" w:rsidR="00E86330" w:rsidRPr="00965B6A" w:rsidRDefault="00E86330" w:rsidP="00796C90">
      <w:pPr>
        <w:rPr>
          <w:rFonts w:cs="Times New Roman"/>
          <w:lang w:val="en-GB"/>
        </w:rPr>
      </w:pPr>
    </w:p>
    <w:p w14:paraId="43305788" w14:textId="2FBA7D9A" w:rsidR="00796C90" w:rsidRPr="0006106D" w:rsidDel="00F659BD" w:rsidRDefault="00796C90" w:rsidP="00796C90">
      <w:pPr>
        <w:rPr>
          <w:del w:id="305" w:author="Urša Miklavčič" w:date="2026-04-20T14:29:00Z" w16du:dateUtc="2026-04-20T12:29:00Z"/>
          <w:rFonts w:cs="Times New Roman"/>
          <w:lang w:val="en-GB"/>
        </w:rPr>
      </w:pPr>
      <w:del w:id="306" w:author="Urša Miklavčič" w:date="2026-04-20T14:29:00Z" w16du:dateUtc="2026-04-20T12:29:00Z">
        <w:r w:rsidRPr="0006106D" w:rsidDel="00F659BD">
          <w:rPr>
            <w:rFonts w:cs="Times New Roman"/>
            <w:noProof/>
            <w:szCs w:val="24"/>
            <w:lang w:val="en-GB"/>
          </w:rPr>
          <w:drawing>
            <wp:inline distT="0" distB="0" distL="0" distR="0" wp14:anchorId="07DF5734" wp14:editId="1E212150">
              <wp:extent cx="5905500" cy="2398221"/>
              <wp:effectExtent l="0" t="0" r="0" b="2540"/>
              <wp:docPr id="245911804"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11804" name="Picture 1" descr="A graph with blue and orange squa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5066" cy="2402106"/>
                      </a:xfrm>
                      <a:prstGeom prst="rect">
                        <a:avLst/>
                      </a:prstGeom>
                      <a:noFill/>
                      <a:ln>
                        <a:noFill/>
                      </a:ln>
                    </pic:spPr>
                  </pic:pic>
                </a:graphicData>
              </a:graphic>
            </wp:inline>
          </w:drawing>
        </w:r>
      </w:del>
    </w:p>
    <w:p w14:paraId="45AE9D11" w14:textId="3BD678AC" w:rsidR="00796C90" w:rsidDel="00F659BD" w:rsidRDefault="00796C90" w:rsidP="00796C90">
      <w:pPr>
        <w:pStyle w:val="FigureTable"/>
        <w:rPr>
          <w:del w:id="307" w:author="Urša Miklavčič" w:date="2026-04-20T14:29:00Z" w16du:dateUtc="2026-04-20T12:29:00Z"/>
          <w:b/>
          <w:bCs/>
        </w:rPr>
      </w:pPr>
      <w:del w:id="308" w:author="Urša Miklavčič" w:date="2026-04-20T14:29:00Z" w16du:dateUtc="2026-04-20T12:29:00Z">
        <w:r w:rsidRPr="0006106D" w:rsidDel="00F659BD">
          <w:rPr>
            <w:b/>
            <w:bCs/>
          </w:rPr>
          <w:delText>Supplement Figure 1</w:delText>
        </w:r>
        <w:r w:rsidR="00DF0D97" w:rsidDel="00F659BD">
          <w:rPr>
            <w:b/>
            <w:bCs/>
          </w:rPr>
          <w:delText>5</w:delText>
        </w:r>
        <w:r w:rsidRPr="0006106D" w:rsidDel="00F659BD">
          <w:rPr>
            <w:b/>
            <w:bCs/>
          </w:rPr>
          <w:delText>. Sharing of spore-forming and non-spore-forming bacteria between people.</w:delText>
        </w:r>
        <w:r w:rsidRPr="0006106D" w:rsidDel="00F659BD">
          <w:delText xml:space="preserve"> This analysis was conducted on 527 SGBs with species level classification present in an individual (90% of all timepoints). </w:delText>
        </w:r>
      </w:del>
    </w:p>
    <w:p w14:paraId="61A525D2" w14:textId="77777777" w:rsidR="00796C90" w:rsidRPr="0006106D" w:rsidRDefault="00796C90" w:rsidP="00796C90">
      <w:pPr>
        <w:rPr>
          <w:lang w:val="en-GB"/>
        </w:rPr>
      </w:pPr>
      <w:r w:rsidRPr="0006106D">
        <w:rPr>
          <w:noProof/>
          <w:lang w:val="en-GB"/>
        </w:rPr>
        <w:drawing>
          <wp:inline distT="0" distB="0" distL="0" distR="0" wp14:anchorId="44BF27B5" wp14:editId="746317B4">
            <wp:extent cx="5762625" cy="5762625"/>
            <wp:effectExtent l="0" t="0" r="9525" b="9525"/>
            <wp:docPr id="1425564270" name="Picture 15" descr="A grid of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64270" name="Picture 15" descr="A grid of blue and white squar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2625" cy="5762625"/>
                    </a:xfrm>
                    <a:prstGeom prst="rect">
                      <a:avLst/>
                    </a:prstGeom>
                    <a:noFill/>
                    <a:ln>
                      <a:noFill/>
                    </a:ln>
                  </pic:spPr>
                </pic:pic>
              </a:graphicData>
            </a:graphic>
          </wp:inline>
        </w:drawing>
      </w:r>
    </w:p>
    <w:p w14:paraId="17A8E0A7" w14:textId="3AA37F15" w:rsidR="00796C90" w:rsidRPr="00796C90" w:rsidRDefault="00796C90" w:rsidP="00796C90">
      <w:pPr>
        <w:rPr>
          <w:b/>
          <w:lang w:val="en-GB"/>
        </w:rPr>
      </w:pPr>
      <w:bookmarkStart w:id="309" w:name="_Hlk178928286"/>
      <w:r w:rsidRPr="0006106D">
        <w:rPr>
          <w:b/>
          <w:lang w:val="en-GB"/>
        </w:rPr>
        <w:t>Supplement Figure 1</w:t>
      </w:r>
      <w:ins w:id="310" w:author="Urša Miklavčič" w:date="2026-04-20T14:31:00Z" w16du:dateUtc="2026-04-20T12:31:00Z">
        <w:r w:rsidR="00F659BD">
          <w:rPr>
            <w:b/>
            <w:lang w:val="en-GB"/>
          </w:rPr>
          <w:t>4</w:t>
        </w:r>
      </w:ins>
      <w:del w:id="311" w:author="Urša Miklavčič" w:date="2026-04-20T14:31:00Z" w16du:dateUtc="2026-04-20T12:31:00Z">
        <w:r w:rsidR="00DF0D97" w:rsidDel="00F659BD">
          <w:rPr>
            <w:b/>
            <w:lang w:val="en-GB"/>
          </w:rPr>
          <w:delText>6</w:delText>
        </w:r>
      </w:del>
      <w:r w:rsidRPr="0006106D">
        <w:rPr>
          <w:b/>
          <w:lang w:val="en-GB"/>
        </w:rPr>
        <w:t>.</w:t>
      </w:r>
      <w:r w:rsidRPr="0006106D">
        <w:rPr>
          <w:lang w:val="en-GB"/>
        </w:rPr>
        <w:t xml:space="preserve"> Correlation of sporulation frequency between OTUs within individuals. Mostly OTUs of an individual are correlated within an individual, which point to host specific </w:t>
      </w:r>
      <w:bookmarkEnd w:id="309"/>
      <w:r w:rsidRPr="0006106D">
        <w:rPr>
          <w:lang w:val="en-GB"/>
        </w:rPr>
        <w:t xml:space="preserve">sporulation frequency. </w:t>
      </w:r>
    </w:p>
    <w:p w14:paraId="42D37BE9" w14:textId="54EDF9F0" w:rsidR="00F659BD" w:rsidRPr="0006106D" w:rsidRDefault="00F659BD" w:rsidP="00F659BD">
      <w:pPr>
        <w:rPr>
          <w:bCs/>
          <w:lang w:val="en-GB"/>
        </w:rPr>
      </w:pPr>
      <w:del w:id="312" w:author="Urša Miklavčič" w:date="2026-04-20T16:23:00Z" w16du:dateUtc="2026-04-20T14:23:00Z">
        <w:r w:rsidRPr="0006106D" w:rsidDel="0096415C">
          <w:rPr>
            <w:bCs/>
            <w:noProof/>
            <w:lang w:val="en-GB"/>
          </w:rPr>
          <w:lastRenderedPageBreak/>
          <w:drawing>
            <wp:inline distT="0" distB="0" distL="0" distR="0" wp14:anchorId="0CA0C945" wp14:editId="7A20A986">
              <wp:extent cx="3601722" cy="2786332"/>
              <wp:effectExtent l="0" t="0" r="0" b="0"/>
              <wp:docPr id="2364949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492" name="Picture 1" descr="A graph with a red lin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6600" cy="2790106"/>
                      </a:xfrm>
                      <a:prstGeom prst="rect">
                        <a:avLst/>
                      </a:prstGeom>
                      <a:noFill/>
                      <a:ln>
                        <a:noFill/>
                      </a:ln>
                    </pic:spPr>
                  </pic:pic>
                </a:graphicData>
              </a:graphic>
            </wp:inline>
          </w:drawing>
        </w:r>
      </w:del>
      <w:ins w:id="313" w:author="Urša Miklavčič" w:date="2026-04-20T16:23:00Z" w16du:dateUtc="2026-04-20T14:23:00Z">
        <w:r w:rsidR="0096415C">
          <w:rPr>
            <w:bCs/>
            <w:noProof/>
            <w:lang w:val="en-GB"/>
          </w:rPr>
          <w:drawing>
            <wp:inline distT="0" distB="0" distL="0" distR="0" wp14:anchorId="56D89B38" wp14:editId="5CA7B1F2">
              <wp:extent cx="3967480" cy="2377440"/>
              <wp:effectExtent l="0" t="0" r="0" b="3810"/>
              <wp:docPr id="677704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67480" cy="2377440"/>
                      </a:xfrm>
                      <a:prstGeom prst="rect">
                        <a:avLst/>
                      </a:prstGeom>
                      <a:noFill/>
                      <a:ln>
                        <a:noFill/>
                      </a:ln>
                    </pic:spPr>
                  </pic:pic>
                </a:graphicData>
              </a:graphic>
            </wp:inline>
          </w:drawing>
        </w:r>
      </w:ins>
    </w:p>
    <w:p w14:paraId="464571E9" w14:textId="4B2FB265" w:rsidR="00F659BD" w:rsidDel="00F659BD" w:rsidRDefault="00F659BD" w:rsidP="00F659BD">
      <w:pPr>
        <w:rPr>
          <w:del w:id="314" w:author="Urša Miklavčič" w:date="2026-04-20T14:32:00Z" w16du:dateUtc="2026-04-20T12:32:00Z"/>
          <w:bCs/>
          <w:lang w:val="en-GB"/>
        </w:rPr>
      </w:pPr>
      <w:r w:rsidRPr="0006106D">
        <w:rPr>
          <w:b/>
          <w:lang w:val="en-GB"/>
        </w:rPr>
        <w:t xml:space="preserve">Supplement Figure </w:t>
      </w:r>
      <w:ins w:id="315" w:author="Urša Miklavčič" w:date="2026-04-20T14:32:00Z" w16du:dateUtc="2026-04-20T12:32:00Z">
        <w:r>
          <w:rPr>
            <w:b/>
            <w:lang w:val="en-GB"/>
          </w:rPr>
          <w:t>15</w:t>
        </w:r>
      </w:ins>
      <w:del w:id="316" w:author="Urša Miklavčič" w:date="2026-04-20T14:32:00Z" w16du:dateUtc="2026-04-20T12:32:00Z">
        <w:r w:rsidDel="00F659BD">
          <w:rPr>
            <w:b/>
            <w:lang w:val="en-GB"/>
          </w:rPr>
          <w:delText>21</w:delText>
        </w:r>
      </w:del>
      <w:r w:rsidRPr="0006106D">
        <w:rPr>
          <w:b/>
          <w:lang w:val="en-GB"/>
        </w:rPr>
        <w:t xml:space="preserve">. Abundance of </w:t>
      </w:r>
      <w:proofErr w:type="spellStart"/>
      <w:ins w:id="317" w:author="Urša Miklavčič" w:date="2026-04-20T14:33:00Z" w16du:dateUtc="2026-04-20T12:33:00Z">
        <w:r w:rsidRPr="00F659BD">
          <w:rPr>
            <w:b/>
            <w:i/>
            <w:iCs/>
            <w:lang w:val="en-GB"/>
            <w:rPrChange w:id="318" w:author="Urša Miklavčič" w:date="2026-04-20T14:33:00Z" w16du:dateUtc="2026-04-20T12:33:00Z">
              <w:rPr>
                <w:b/>
                <w:lang w:val="en-GB"/>
              </w:rPr>
            </w:rPrChange>
          </w:rPr>
          <w:t>bla</w:t>
        </w:r>
      </w:ins>
      <w:r w:rsidRPr="00F659BD">
        <w:rPr>
          <w:b/>
          <w:vertAlign w:val="subscript"/>
          <w:lang w:val="en-GB"/>
          <w:rPrChange w:id="319" w:author="Urša Miklavčič" w:date="2026-04-20T14:33:00Z" w16du:dateUtc="2026-04-20T12:33:00Z">
            <w:rPr>
              <w:b/>
              <w:lang w:val="en-GB"/>
            </w:rPr>
          </w:rPrChange>
        </w:rPr>
        <w:t>CTX-M1</w:t>
      </w:r>
      <w:proofErr w:type="spellEnd"/>
      <w:r w:rsidRPr="00F659BD">
        <w:rPr>
          <w:b/>
          <w:vertAlign w:val="subscript"/>
          <w:lang w:val="en-GB"/>
          <w:rPrChange w:id="320" w:author="Urša Miklavčič" w:date="2026-04-20T14:33:00Z" w16du:dateUtc="2026-04-20T12:33:00Z">
            <w:rPr>
              <w:b/>
              <w:lang w:val="en-GB"/>
            </w:rPr>
          </w:rPrChange>
        </w:rPr>
        <w:t xml:space="preserve"> </w:t>
      </w:r>
      <w:r w:rsidRPr="0006106D">
        <w:rPr>
          <w:b/>
          <w:lang w:val="en-GB"/>
        </w:rPr>
        <w:t xml:space="preserve">through time for individual I. </w:t>
      </w:r>
    </w:p>
    <w:p w14:paraId="684BBB17" w14:textId="77777777" w:rsidR="00F659BD" w:rsidRDefault="00F659BD" w:rsidP="00F659BD">
      <w:pPr>
        <w:rPr>
          <w:ins w:id="321" w:author="Urša Miklavčič" w:date="2026-04-20T14:32:00Z" w16du:dateUtc="2026-04-20T12:32:00Z"/>
          <w:b/>
          <w:lang w:val="en-GB"/>
        </w:rPr>
      </w:pPr>
    </w:p>
    <w:p w14:paraId="712FD06F" w14:textId="77777777" w:rsidR="00F659BD" w:rsidDel="00F659BD" w:rsidRDefault="00F659BD" w:rsidP="00F659BD">
      <w:pPr>
        <w:rPr>
          <w:del w:id="322" w:author="Urša Miklavčič" w:date="2026-04-20T14:32:00Z" w16du:dateUtc="2026-04-20T12:32:00Z"/>
          <w:b/>
          <w:lang w:val="en-GB"/>
        </w:rPr>
      </w:pPr>
    </w:p>
    <w:p w14:paraId="525C1587" w14:textId="3EED8511" w:rsidR="00F659BD" w:rsidRPr="0006106D" w:rsidDel="00F659BD" w:rsidRDefault="00F659BD" w:rsidP="00F659BD">
      <w:pPr>
        <w:rPr>
          <w:del w:id="323" w:author="Urša Miklavčič" w:date="2026-04-20T14:32:00Z" w16du:dateUtc="2026-04-20T12:32:00Z"/>
          <w:bCs/>
          <w:lang w:val="en-GB"/>
        </w:rPr>
      </w:pPr>
      <w:del w:id="324" w:author="Urša Miklavčič" w:date="2026-04-20T14:32:00Z" w16du:dateUtc="2026-04-20T12:32:00Z">
        <w:r w:rsidRPr="0006106D" w:rsidDel="00F659BD">
          <w:rPr>
            <w:bCs/>
            <w:noProof/>
            <w:lang w:val="en-GB"/>
          </w:rPr>
          <w:drawing>
            <wp:inline distT="0" distB="0" distL="0" distR="0" wp14:anchorId="7462905F" wp14:editId="04498094">
              <wp:extent cx="5934710" cy="2398395"/>
              <wp:effectExtent l="0" t="0" r="8890" b="1905"/>
              <wp:docPr id="1309346557" name="Picture 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6557" name="Picture 7" descr="A graph of different colored squar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710" cy="2398395"/>
                      </a:xfrm>
                      <a:prstGeom prst="rect">
                        <a:avLst/>
                      </a:prstGeom>
                      <a:noFill/>
                      <a:ln>
                        <a:noFill/>
                      </a:ln>
                    </pic:spPr>
                  </pic:pic>
                </a:graphicData>
              </a:graphic>
            </wp:inline>
          </w:drawing>
        </w:r>
      </w:del>
    </w:p>
    <w:p w14:paraId="31B2C8C4" w14:textId="60AF755E" w:rsidR="00F659BD" w:rsidDel="00F659BD" w:rsidRDefault="00F659BD" w:rsidP="00F659BD">
      <w:pPr>
        <w:rPr>
          <w:del w:id="325" w:author="Urša Miklavčič" w:date="2026-04-20T14:32:00Z" w16du:dateUtc="2026-04-20T12:32:00Z"/>
          <w:b/>
          <w:lang w:val="en-GB"/>
        </w:rPr>
      </w:pPr>
      <w:del w:id="326" w:author="Urša Miklavčič" w:date="2026-04-20T14:32:00Z" w16du:dateUtc="2026-04-20T12:32:00Z">
        <w:r w:rsidRPr="0006106D" w:rsidDel="00F659BD">
          <w:rPr>
            <w:b/>
            <w:lang w:val="en-GB"/>
          </w:rPr>
          <w:delText xml:space="preserve">Supplement Figure </w:delText>
        </w:r>
        <w:r w:rsidDel="00F659BD">
          <w:rPr>
            <w:b/>
            <w:lang w:val="en-GB"/>
          </w:rPr>
          <w:delText>22</w:delText>
        </w:r>
        <w:r w:rsidRPr="0006106D" w:rsidDel="00F659BD">
          <w:rPr>
            <w:b/>
            <w:lang w:val="en-GB"/>
          </w:rPr>
          <w:delText xml:space="preserve">. Taxonomy of ARGs, left the number of unique ARGs </w:delText>
        </w:r>
      </w:del>
    </w:p>
    <w:p w14:paraId="32CCD02F" w14:textId="77777777" w:rsidR="00F659BD" w:rsidRPr="0006106D" w:rsidDel="0096415C" w:rsidRDefault="00F659BD" w:rsidP="00F659BD">
      <w:pPr>
        <w:rPr>
          <w:del w:id="327" w:author="Urša Miklavčič" w:date="2026-04-20T16:19:00Z" w16du:dateUtc="2026-04-20T14:19:00Z"/>
          <w:b/>
          <w:lang w:val="en-GB"/>
        </w:rPr>
      </w:pPr>
    </w:p>
    <w:p w14:paraId="765B71C3" w14:textId="1BA4B788" w:rsidR="00F659BD" w:rsidRPr="0006106D" w:rsidDel="001F5449" w:rsidRDefault="00F659BD" w:rsidP="00F659BD">
      <w:pPr>
        <w:rPr>
          <w:del w:id="328" w:author="Urša Miklavčič" w:date="2026-04-20T14:34:00Z" w16du:dateUtc="2026-04-20T12:34:00Z"/>
          <w:bCs/>
          <w:lang w:val="en-GB"/>
        </w:rPr>
      </w:pPr>
    </w:p>
    <w:p w14:paraId="2D284C1D" w14:textId="46433030" w:rsidR="00F659BD" w:rsidRPr="0006106D" w:rsidDel="001F5449" w:rsidRDefault="00F659BD" w:rsidP="00F659BD">
      <w:pPr>
        <w:rPr>
          <w:del w:id="329" w:author="Urša Miklavčič" w:date="2026-04-20T14:33:00Z" w16du:dateUtc="2026-04-20T12:33:00Z"/>
          <w:bCs/>
          <w:lang w:val="en-GB"/>
        </w:rPr>
      </w:pPr>
      <w:del w:id="330" w:author="Urša Miklavčič" w:date="2026-04-20T14:33:00Z" w16du:dateUtc="2026-04-20T12:33:00Z">
        <w:r w:rsidRPr="0006106D" w:rsidDel="001F5449">
          <w:rPr>
            <w:rFonts w:cs="Times New Roman"/>
            <w:noProof/>
            <w:szCs w:val="24"/>
            <w:lang w:val="en-GB"/>
          </w:rPr>
          <w:drawing>
            <wp:inline distT="0" distB="0" distL="0" distR="0" wp14:anchorId="12D66F2E" wp14:editId="00C82060">
              <wp:extent cx="5297505" cy="3038475"/>
              <wp:effectExtent l="0" t="0" r="0" b="0"/>
              <wp:docPr id="974433413" name="Picture 2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33413" name="Picture 22" descr="A graph of different colored line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98406" cy="3038992"/>
                      </a:xfrm>
                      <a:prstGeom prst="rect">
                        <a:avLst/>
                      </a:prstGeom>
                      <a:noFill/>
                      <a:ln>
                        <a:noFill/>
                      </a:ln>
                    </pic:spPr>
                  </pic:pic>
                </a:graphicData>
              </a:graphic>
            </wp:inline>
          </w:drawing>
        </w:r>
      </w:del>
    </w:p>
    <w:p w14:paraId="7DFCBB30" w14:textId="571B1A42" w:rsidR="00F659BD" w:rsidRPr="0006106D" w:rsidDel="001F5449" w:rsidRDefault="00F659BD" w:rsidP="00F659BD">
      <w:pPr>
        <w:rPr>
          <w:del w:id="331" w:author="Urša Miklavčič" w:date="2026-04-20T14:33:00Z" w16du:dateUtc="2026-04-20T12:33:00Z"/>
          <w:b/>
          <w:lang w:val="en-GB"/>
        </w:rPr>
      </w:pPr>
      <w:del w:id="332" w:author="Urša Miklavčič" w:date="2026-04-20T14:33:00Z" w16du:dateUtc="2026-04-20T12:33:00Z">
        <w:r w:rsidRPr="0006106D" w:rsidDel="001F5449">
          <w:rPr>
            <w:b/>
            <w:lang w:val="en-GB"/>
          </w:rPr>
          <w:delText xml:space="preserve">Supplement Figure </w:delText>
        </w:r>
      </w:del>
      <w:del w:id="333" w:author="Urša Miklavčič" w:date="2026-04-20T14:32:00Z" w16du:dateUtc="2026-04-20T12:32:00Z">
        <w:r w:rsidRPr="0006106D" w:rsidDel="00F659BD">
          <w:rPr>
            <w:b/>
            <w:lang w:val="en-GB"/>
          </w:rPr>
          <w:delText>2</w:delText>
        </w:r>
        <w:r w:rsidDel="00F659BD">
          <w:rPr>
            <w:b/>
            <w:lang w:val="en-GB"/>
          </w:rPr>
          <w:delText>3</w:delText>
        </w:r>
      </w:del>
      <w:del w:id="334" w:author="Urša Miklavčič" w:date="2026-04-20T14:33:00Z" w16du:dateUtc="2026-04-20T12:33:00Z">
        <w:r w:rsidRPr="0006106D" w:rsidDel="001F5449">
          <w:rPr>
            <w:b/>
            <w:lang w:val="en-GB"/>
          </w:rPr>
          <w:delText xml:space="preserve">. Persistence of spore-forming bacteria compared to non-spore-forming and the same comparison but only in phylum </w:delText>
        </w:r>
        <w:r w:rsidRPr="0006106D" w:rsidDel="001F5449">
          <w:rPr>
            <w:b/>
            <w:i/>
            <w:iCs/>
            <w:lang w:val="en-GB"/>
          </w:rPr>
          <w:delText>Bacillota</w:delText>
        </w:r>
        <w:r w:rsidRPr="0006106D" w:rsidDel="001F5449">
          <w:rPr>
            <w:b/>
            <w:lang w:val="en-GB"/>
          </w:rPr>
          <w:delText xml:space="preserve">. </w:delText>
        </w:r>
      </w:del>
    </w:p>
    <w:p w14:paraId="63A62BA7" w14:textId="19219834" w:rsidR="00F659BD" w:rsidRPr="0006106D" w:rsidDel="0096415C" w:rsidRDefault="00F659BD" w:rsidP="00F659BD">
      <w:pPr>
        <w:rPr>
          <w:del w:id="335" w:author="Urša Miklavčič" w:date="2026-04-20T16:19:00Z" w16du:dateUtc="2026-04-20T14:19:00Z"/>
          <w:bCs/>
          <w:lang w:val="en-GB"/>
        </w:rPr>
      </w:pPr>
    </w:p>
    <w:p w14:paraId="78E59263" w14:textId="77777777" w:rsidR="00F659BD" w:rsidRPr="0006106D" w:rsidRDefault="00F659BD" w:rsidP="00F659BD">
      <w:pPr>
        <w:rPr>
          <w:bCs/>
          <w:lang w:val="en-GB"/>
        </w:rPr>
      </w:pPr>
    </w:p>
    <w:p w14:paraId="1A2DCF50" w14:textId="77777777" w:rsidR="00F659BD" w:rsidRPr="0006106D" w:rsidRDefault="00F659BD" w:rsidP="00F659BD">
      <w:pPr>
        <w:rPr>
          <w:bCs/>
          <w:lang w:val="en-GB"/>
        </w:rPr>
      </w:pPr>
      <w:r w:rsidRPr="0006106D">
        <w:rPr>
          <w:bCs/>
          <w:noProof/>
          <w:lang w:val="en-GB"/>
        </w:rPr>
        <w:lastRenderedPageBreak/>
        <w:drawing>
          <wp:inline distT="0" distB="0" distL="0" distR="0" wp14:anchorId="485C9C37" wp14:editId="2AC27BE1">
            <wp:extent cx="5934710" cy="6064250"/>
            <wp:effectExtent l="0" t="0" r="8890" b="0"/>
            <wp:docPr id="154846239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62399" name="Picture 3" descr="A screenshot of a computer screen&#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710" cy="6064250"/>
                    </a:xfrm>
                    <a:prstGeom prst="rect">
                      <a:avLst/>
                    </a:prstGeom>
                    <a:noFill/>
                    <a:ln>
                      <a:noFill/>
                    </a:ln>
                  </pic:spPr>
                </pic:pic>
              </a:graphicData>
            </a:graphic>
          </wp:inline>
        </w:drawing>
      </w:r>
    </w:p>
    <w:p w14:paraId="6A76E08A" w14:textId="6FAFBDD9" w:rsidR="00F659BD" w:rsidRPr="0006106D" w:rsidDel="0096415C" w:rsidRDefault="00F659BD" w:rsidP="00F659BD">
      <w:pPr>
        <w:rPr>
          <w:del w:id="336" w:author="Urša Miklavčič" w:date="2026-04-20T16:24:00Z" w16du:dateUtc="2026-04-20T14:24:00Z"/>
          <w:b/>
          <w:lang w:val="en-GB"/>
        </w:rPr>
      </w:pPr>
      <w:r w:rsidRPr="0006106D">
        <w:rPr>
          <w:b/>
          <w:lang w:val="en-GB"/>
        </w:rPr>
        <w:t xml:space="preserve">Supplement Figure </w:t>
      </w:r>
      <w:ins w:id="337" w:author="Urša Miklavčič" w:date="2026-04-20T16:19:00Z" w16du:dateUtc="2026-04-20T14:19:00Z">
        <w:r w:rsidR="0096415C">
          <w:rPr>
            <w:b/>
            <w:lang w:val="en-GB"/>
          </w:rPr>
          <w:t>16</w:t>
        </w:r>
      </w:ins>
      <w:del w:id="338" w:author="Urša Miklavčič" w:date="2026-04-20T16:19:00Z" w16du:dateUtc="2026-04-20T14:19:00Z">
        <w:r w:rsidRPr="0006106D" w:rsidDel="0096415C">
          <w:rPr>
            <w:b/>
            <w:lang w:val="en-GB"/>
          </w:rPr>
          <w:delText>2</w:delText>
        </w:r>
        <w:r w:rsidDel="0096415C">
          <w:rPr>
            <w:b/>
            <w:lang w:val="en-GB"/>
          </w:rPr>
          <w:delText>4</w:delText>
        </w:r>
      </w:del>
      <w:r w:rsidRPr="0006106D">
        <w:rPr>
          <w:b/>
          <w:lang w:val="en-GB"/>
        </w:rPr>
        <w:t xml:space="preserve">. ARGs present more than once but less than 12 times. </w:t>
      </w:r>
    </w:p>
    <w:p w14:paraId="6D90FBFA" w14:textId="77777777" w:rsidR="00F659BD" w:rsidRPr="0006106D" w:rsidDel="0096415C" w:rsidRDefault="00F659BD" w:rsidP="00F659BD">
      <w:pPr>
        <w:rPr>
          <w:del w:id="339" w:author="Urša Miklavčič" w:date="2026-04-20T16:24:00Z" w16du:dateUtc="2026-04-20T14:24:00Z"/>
          <w:bCs/>
          <w:lang w:val="en-GB"/>
        </w:rPr>
      </w:pPr>
    </w:p>
    <w:p w14:paraId="6E1F8A99" w14:textId="1DD04C80" w:rsidR="00F659BD" w:rsidRPr="0006106D" w:rsidDel="0096415C" w:rsidRDefault="00F659BD" w:rsidP="00F659BD">
      <w:pPr>
        <w:rPr>
          <w:del w:id="340" w:author="Urša Miklavčič" w:date="2026-04-20T16:24:00Z" w16du:dateUtc="2026-04-20T14:24:00Z"/>
          <w:bCs/>
          <w:lang w:val="en-GB"/>
        </w:rPr>
      </w:pPr>
    </w:p>
    <w:p w14:paraId="4B14F542" w14:textId="0F1FFA85" w:rsidR="00F659BD" w:rsidRPr="0006106D" w:rsidDel="0096415C" w:rsidRDefault="00F659BD" w:rsidP="00F659BD">
      <w:pPr>
        <w:rPr>
          <w:del w:id="341" w:author="Urša Miklavčič" w:date="2026-04-20T16:24:00Z" w16du:dateUtc="2026-04-20T14:24:00Z"/>
          <w:bCs/>
          <w:lang w:val="en-GB"/>
        </w:rPr>
      </w:pPr>
      <w:del w:id="342" w:author="Urša Miklavčič" w:date="2026-04-20T16:24:00Z" w16du:dateUtc="2026-04-20T14:24:00Z">
        <w:r w:rsidRPr="0006106D" w:rsidDel="0096415C">
          <w:rPr>
            <w:bCs/>
            <w:noProof/>
            <w:lang w:val="en-GB"/>
          </w:rPr>
          <w:drawing>
            <wp:inline distT="0" distB="0" distL="0" distR="0" wp14:anchorId="2A161EF3" wp14:editId="58DA7B5C">
              <wp:extent cx="5934710" cy="4157980"/>
              <wp:effectExtent l="0" t="0" r="8890" b="0"/>
              <wp:docPr id="165317445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74458" name="Picture 3" descr="A screenshot of a graph&#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4710" cy="4157980"/>
                      </a:xfrm>
                      <a:prstGeom prst="rect">
                        <a:avLst/>
                      </a:prstGeom>
                      <a:noFill/>
                      <a:ln>
                        <a:noFill/>
                      </a:ln>
                    </pic:spPr>
                  </pic:pic>
                </a:graphicData>
              </a:graphic>
            </wp:inline>
          </w:drawing>
        </w:r>
      </w:del>
    </w:p>
    <w:p w14:paraId="7E11D18B" w14:textId="18B8B9F9" w:rsidR="00F659BD" w:rsidDel="0096415C" w:rsidRDefault="00F659BD" w:rsidP="00F659BD">
      <w:pPr>
        <w:rPr>
          <w:del w:id="343" w:author="Urša Miklavčič" w:date="2026-04-20T16:24:00Z" w16du:dateUtc="2026-04-20T14:24:00Z"/>
          <w:b/>
          <w:lang w:val="en-GB"/>
        </w:rPr>
      </w:pPr>
      <w:del w:id="344" w:author="Urša Miklavčič" w:date="2026-04-20T16:24:00Z" w16du:dateUtc="2026-04-20T14:24:00Z">
        <w:r w:rsidRPr="0006106D" w:rsidDel="0096415C">
          <w:rPr>
            <w:b/>
            <w:lang w:val="en-GB"/>
          </w:rPr>
          <w:delText>Supplement Figure 2</w:delText>
        </w:r>
        <w:r w:rsidDel="0096415C">
          <w:rPr>
            <w:b/>
            <w:lang w:val="en-GB"/>
          </w:rPr>
          <w:delText>5</w:delText>
        </w:r>
        <w:r w:rsidRPr="0006106D" w:rsidDel="0096415C">
          <w:rPr>
            <w:b/>
            <w:lang w:val="en-GB"/>
          </w:rPr>
          <w:delText>. Correlation between diversity of bacterial species in a sample and richness of class of ARGs</w:delText>
        </w:r>
        <w:r w:rsidDel="0096415C">
          <w:rPr>
            <w:b/>
            <w:lang w:val="en-GB"/>
          </w:rPr>
          <w:delText xml:space="preserve">. </w:delText>
        </w:r>
      </w:del>
    </w:p>
    <w:p w14:paraId="6CB64DA5" w14:textId="5B139893" w:rsidR="00796C90" w:rsidDel="0096415C" w:rsidRDefault="00796C90" w:rsidP="009D29D0">
      <w:pPr>
        <w:rPr>
          <w:del w:id="345" w:author="Urša Miklavčič" w:date="2026-04-20T16:24:00Z" w16du:dateUtc="2026-04-20T14:24:00Z"/>
          <w:rFonts w:cs="Times New Roman"/>
          <w:b/>
          <w:bCs/>
          <w:lang w:val="en-GB"/>
        </w:rPr>
      </w:pPr>
    </w:p>
    <w:p w14:paraId="5A3B1BA5" w14:textId="77777777" w:rsidR="00796C90" w:rsidRDefault="00796C90" w:rsidP="009D29D0">
      <w:pPr>
        <w:rPr>
          <w:rFonts w:cs="Times New Roman"/>
          <w:b/>
          <w:bCs/>
          <w:lang w:val="en-GB"/>
        </w:rPr>
      </w:pPr>
    </w:p>
    <w:p w14:paraId="0456CC08" w14:textId="77777777" w:rsidR="004A5D37" w:rsidRPr="0006106D" w:rsidRDefault="004A5D37" w:rsidP="00255D40">
      <w:pPr>
        <w:rPr>
          <w:lang w:val="en-GB"/>
        </w:rPr>
      </w:pPr>
    </w:p>
    <w:p w14:paraId="114C9C28" w14:textId="0F738335" w:rsidR="00ED0F31" w:rsidRPr="0006106D" w:rsidRDefault="00ED0F31" w:rsidP="00255D40">
      <w:pPr>
        <w:rPr>
          <w:lang w:val="en-GB"/>
        </w:rPr>
      </w:pPr>
      <w:r w:rsidRPr="0006106D">
        <w:rPr>
          <w:noProof/>
          <w:lang w:val="en-GB"/>
          <w14:ligatures w14:val="standardContextual"/>
        </w:rPr>
        <w:lastRenderedPageBreak/>
        <w:drawing>
          <wp:inline distT="0" distB="0" distL="0" distR="0" wp14:anchorId="7F449CF5" wp14:editId="3F22AE94">
            <wp:extent cx="4861278" cy="2915728"/>
            <wp:effectExtent l="0" t="0" r="0" b="0"/>
            <wp:docPr id="156854534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45341" name="Picture 1" descr="A graph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63764" cy="2917219"/>
                    </a:xfrm>
                    <a:prstGeom prst="rect">
                      <a:avLst/>
                    </a:prstGeom>
                  </pic:spPr>
                </pic:pic>
              </a:graphicData>
            </a:graphic>
          </wp:inline>
        </w:drawing>
      </w:r>
    </w:p>
    <w:p w14:paraId="24F015D8" w14:textId="1509E488" w:rsidR="0020702C" w:rsidRPr="0006106D" w:rsidRDefault="00ED0F31" w:rsidP="00255D40">
      <w:pPr>
        <w:rPr>
          <w:lang w:val="en-GB"/>
        </w:rPr>
      </w:pPr>
      <w:r w:rsidRPr="0006106D">
        <w:rPr>
          <w:b/>
          <w:bCs/>
          <w:lang w:val="en-GB"/>
        </w:rPr>
        <w:t xml:space="preserve">Supplement Figure </w:t>
      </w:r>
      <w:r w:rsidR="00D6239D" w:rsidRPr="0006106D">
        <w:rPr>
          <w:b/>
          <w:bCs/>
          <w:lang w:val="en-GB"/>
        </w:rPr>
        <w:t>1</w:t>
      </w:r>
      <w:r w:rsidR="00DF0D97">
        <w:rPr>
          <w:b/>
          <w:bCs/>
          <w:lang w:val="en-GB"/>
        </w:rPr>
        <w:t>7</w:t>
      </w:r>
      <w:r w:rsidRPr="0006106D">
        <w:rPr>
          <w:b/>
          <w:bCs/>
          <w:lang w:val="en-GB"/>
        </w:rPr>
        <w:t>.</w:t>
      </w:r>
      <w:r w:rsidRPr="0006106D">
        <w:rPr>
          <w:lang w:val="en-GB"/>
        </w:rPr>
        <w:t xml:space="preserve"> </w:t>
      </w:r>
      <w:r w:rsidR="0020702C" w:rsidRPr="0006106D">
        <w:rPr>
          <w:b/>
          <w:bCs/>
          <w:lang w:val="en-GB"/>
        </w:rPr>
        <w:t xml:space="preserve">Pairwise average nucleotide identity comparison for all isolates determined as </w:t>
      </w:r>
      <w:r w:rsidR="0020702C" w:rsidRPr="0006106D">
        <w:rPr>
          <w:b/>
          <w:bCs/>
          <w:i/>
          <w:iCs/>
          <w:lang w:val="en-GB"/>
        </w:rPr>
        <w:t>C. saudiense</w:t>
      </w:r>
      <w:r w:rsidR="0020702C" w:rsidRPr="0006106D">
        <w:rPr>
          <w:lang w:val="en-GB"/>
        </w:rPr>
        <w:t xml:space="preserve">. Average nucleotide identity was calculated with </w:t>
      </w:r>
      <w:proofErr w:type="spellStart"/>
      <w:r w:rsidR="0020702C" w:rsidRPr="0006106D">
        <w:rPr>
          <w:lang w:val="en-GB"/>
        </w:rPr>
        <w:t>pyANI</w:t>
      </w:r>
      <w:proofErr w:type="spellEnd"/>
      <w:r w:rsidR="0020702C" w:rsidRPr="0006106D">
        <w:rPr>
          <w:lang w:val="en-GB"/>
        </w:rPr>
        <w:t xml:space="preserve">-plus program utilizing the ANI mummer program. </w:t>
      </w:r>
    </w:p>
    <w:p w14:paraId="168C9C17" w14:textId="0E59C53B" w:rsidR="00ED0F31" w:rsidRPr="0006106D" w:rsidRDefault="0020702C" w:rsidP="00255D40">
      <w:pPr>
        <w:rPr>
          <w:lang w:val="en-GB"/>
        </w:rPr>
      </w:pPr>
      <w:r w:rsidRPr="0006106D">
        <w:rPr>
          <w:noProof/>
          <w:lang w:val="en-GB"/>
          <w14:ligatures w14:val="standardContextual"/>
        </w:rPr>
        <w:t xml:space="preserve"> </w:t>
      </w:r>
      <w:r w:rsidR="00ED0F31" w:rsidRPr="0006106D">
        <w:rPr>
          <w:noProof/>
          <w:lang w:val="en-GB"/>
          <w14:ligatures w14:val="standardContextual"/>
        </w:rPr>
        <w:drawing>
          <wp:inline distT="0" distB="0" distL="0" distR="0" wp14:anchorId="346E5AD7" wp14:editId="16ECC73B">
            <wp:extent cx="4890045" cy="2932982"/>
            <wp:effectExtent l="0" t="0" r="6350" b="1270"/>
            <wp:docPr id="915654284" name="Picture 2"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54284" name="Picture 2" descr="A graph of a number of object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94668" cy="2935755"/>
                    </a:xfrm>
                    <a:prstGeom prst="rect">
                      <a:avLst/>
                    </a:prstGeom>
                  </pic:spPr>
                </pic:pic>
              </a:graphicData>
            </a:graphic>
          </wp:inline>
        </w:drawing>
      </w:r>
    </w:p>
    <w:p w14:paraId="09E003BC" w14:textId="4473D1A4" w:rsidR="00ED0F31" w:rsidRDefault="00ED0F31" w:rsidP="00255D40">
      <w:pPr>
        <w:rPr>
          <w:lang w:val="en-GB"/>
        </w:rPr>
      </w:pPr>
      <w:r w:rsidRPr="0006106D">
        <w:rPr>
          <w:b/>
          <w:bCs/>
          <w:lang w:val="en-GB"/>
        </w:rPr>
        <w:t xml:space="preserve">Supplement Figure </w:t>
      </w:r>
      <w:r w:rsidR="00D6239D" w:rsidRPr="0006106D">
        <w:rPr>
          <w:b/>
          <w:bCs/>
          <w:lang w:val="en-GB"/>
        </w:rPr>
        <w:t>1</w:t>
      </w:r>
      <w:r w:rsidR="00DF0D97">
        <w:rPr>
          <w:b/>
          <w:bCs/>
          <w:lang w:val="en-GB"/>
        </w:rPr>
        <w:t>8</w:t>
      </w:r>
      <w:r w:rsidRPr="0006106D">
        <w:rPr>
          <w:b/>
          <w:bCs/>
          <w:lang w:val="en-GB"/>
        </w:rPr>
        <w:t>.</w:t>
      </w:r>
      <w:r w:rsidRPr="0006106D">
        <w:rPr>
          <w:lang w:val="en-GB"/>
        </w:rPr>
        <w:t xml:space="preserve"> </w:t>
      </w:r>
      <w:r w:rsidR="0020702C" w:rsidRPr="0006106D">
        <w:rPr>
          <w:b/>
          <w:bCs/>
          <w:lang w:val="en-GB"/>
        </w:rPr>
        <w:t xml:space="preserve">Pairwise average nucleotide identity comparison for all isolates determined as </w:t>
      </w:r>
      <w:r w:rsidR="0020702C" w:rsidRPr="0006106D">
        <w:rPr>
          <w:b/>
          <w:bCs/>
          <w:i/>
          <w:iCs/>
          <w:lang w:val="en-GB"/>
        </w:rPr>
        <w:t>C. saudiense</w:t>
      </w:r>
      <w:r w:rsidR="0020702C" w:rsidRPr="0006106D">
        <w:rPr>
          <w:lang w:val="en-GB"/>
        </w:rPr>
        <w:t xml:space="preserve">. Average nucleotide identity was calculated with </w:t>
      </w:r>
      <w:proofErr w:type="spellStart"/>
      <w:r w:rsidR="0020702C" w:rsidRPr="0006106D">
        <w:rPr>
          <w:lang w:val="en-GB"/>
        </w:rPr>
        <w:t>pyANI</w:t>
      </w:r>
      <w:proofErr w:type="spellEnd"/>
      <w:r w:rsidR="0020702C" w:rsidRPr="0006106D">
        <w:rPr>
          <w:lang w:val="en-GB"/>
        </w:rPr>
        <w:t xml:space="preserve">-plus program utilizing the ANI </w:t>
      </w:r>
      <w:proofErr w:type="spellStart"/>
      <w:r w:rsidR="0020702C" w:rsidRPr="0006106D">
        <w:rPr>
          <w:lang w:val="en-GB"/>
        </w:rPr>
        <w:t>sourmash</w:t>
      </w:r>
      <w:proofErr w:type="spellEnd"/>
      <w:r w:rsidR="0020702C" w:rsidRPr="0006106D">
        <w:rPr>
          <w:lang w:val="en-GB"/>
        </w:rPr>
        <w:t xml:space="preserve"> program. </w:t>
      </w:r>
    </w:p>
    <w:p w14:paraId="402F7945" w14:textId="7610B88C" w:rsidR="00FC3F58" w:rsidRPr="0006106D" w:rsidRDefault="00FC3F58" w:rsidP="00255D40">
      <w:pPr>
        <w:rPr>
          <w:lang w:val="en-GB"/>
        </w:rPr>
        <w:sectPr w:rsidR="00FC3F58" w:rsidRPr="0006106D" w:rsidSect="00255D40">
          <w:pgSz w:w="12240" w:h="15840"/>
          <w:pgMar w:top="1440" w:right="1440" w:bottom="1440" w:left="1440" w:header="720" w:footer="720" w:gutter="0"/>
          <w:lnNumType w:countBy="1" w:restart="continuous"/>
          <w:cols w:space="720"/>
          <w:docGrid w:linePitch="360"/>
        </w:sectPr>
      </w:pPr>
    </w:p>
    <w:p w14:paraId="144CF999" w14:textId="09097DF9" w:rsidR="004A5D37" w:rsidRPr="0006106D" w:rsidRDefault="004A5D37" w:rsidP="00255D40">
      <w:pPr>
        <w:rPr>
          <w:lang w:val="en-GB"/>
        </w:rPr>
      </w:pPr>
      <w:r w:rsidRPr="0006106D">
        <w:rPr>
          <w:noProof/>
          <w:lang w:val="en-GB"/>
        </w:rPr>
        <w:lastRenderedPageBreak/>
        <w:drawing>
          <wp:inline distT="0" distB="0" distL="0" distR="0" wp14:anchorId="7BD8F6D4" wp14:editId="7CCE06A7">
            <wp:extent cx="8446168" cy="4114800"/>
            <wp:effectExtent l="0" t="0" r="0" b="0"/>
            <wp:docPr id="1940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457214" cy="4120181"/>
                    </a:xfrm>
                    <a:prstGeom prst="rect">
                      <a:avLst/>
                    </a:prstGeom>
                    <a:noFill/>
                    <a:ln>
                      <a:noFill/>
                    </a:ln>
                  </pic:spPr>
                </pic:pic>
              </a:graphicData>
            </a:graphic>
          </wp:inline>
        </w:drawing>
      </w:r>
    </w:p>
    <w:p w14:paraId="427D78E3" w14:textId="2B195D64" w:rsidR="004A5D37" w:rsidRPr="0006106D" w:rsidRDefault="004A5D37" w:rsidP="00255D40">
      <w:pPr>
        <w:rPr>
          <w:b/>
          <w:bCs/>
          <w:lang w:val="en-GB"/>
        </w:rPr>
      </w:pPr>
      <w:r w:rsidRPr="0006106D">
        <w:rPr>
          <w:b/>
          <w:bCs/>
          <w:lang w:val="en-GB"/>
        </w:rPr>
        <w:t>Supplement Figure</w:t>
      </w:r>
      <w:r w:rsidR="00D6239D" w:rsidRPr="0006106D">
        <w:rPr>
          <w:b/>
          <w:bCs/>
          <w:lang w:val="en-GB"/>
        </w:rPr>
        <w:t xml:space="preserve"> 1</w:t>
      </w:r>
      <w:r w:rsidR="00DF0D97">
        <w:rPr>
          <w:b/>
          <w:bCs/>
          <w:lang w:val="en-GB"/>
        </w:rPr>
        <w:t>9</w:t>
      </w:r>
      <w:r w:rsidRPr="0006106D">
        <w:rPr>
          <w:b/>
          <w:bCs/>
          <w:lang w:val="en-GB"/>
        </w:rPr>
        <w:t>.</w:t>
      </w:r>
      <w:r w:rsidR="00D6239D" w:rsidRPr="0006106D">
        <w:rPr>
          <w:b/>
          <w:bCs/>
          <w:lang w:val="en-GB"/>
        </w:rPr>
        <w:t xml:space="preserve"> </w:t>
      </w:r>
      <w:r w:rsidR="0020702C" w:rsidRPr="0006106D">
        <w:rPr>
          <w:b/>
          <w:bCs/>
          <w:lang w:val="en-GB"/>
        </w:rPr>
        <w:t xml:space="preserve">Phylogenetic tree based on </w:t>
      </w:r>
      <w:r w:rsidR="00B03476" w:rsidRPr="0006106D">
        <w:rPr>
          <w:b/>
          <w:bCs/>
          <w:lang w:val="en-GB"/>
        </w:rPr>
        <w:t xml:space="preserve">accessory genes constructed with Roary and visualised with </w:t>
      </w:r>
      <w:proofErr w:type="spellStart"/>
      <w:r w:rsidR="00B03476" w:rsidRPr="0006106D">
        <w:rPr>
          <w:b/>
          <w:bCs/>
          <w:lang w:val="en-GB"/>
        </w:rPr>
        <w:t>Phandango</w:t>
      </w:r>
      <w:proofErr w:type="spellEnd"/>
      <w:r w:rsidR="00B03476" w:rsidRPr="0006106D">
        <w:rPr>
          <w:b/>
          <w:bCs/>
          <w:lang w:val="en-GB"/>
        </w:rPr>
        <w:t xml:space="preserve">. </w:t>
      </w:r>
    </w:p>
    <w:p w14:paraId="46AC27C8" w14:textId="77777777" w:rsidR="009E3305" w:rsidRPr="0006106D" w:rsidRDefault="009E3305" w:rsidP="00255D40">
      <w:pPr>
        <w:rPr>
          <w:b/>
          <w:bCs/>
          <w:lang w:val="en-GB"/>
        </w:rPr>
      </w:pPr>
    </w:p>
    <w:p w14:paraId="67A3C58A" w14:textId="77777777" w:rsidR="0006106D" w:rsidRPr="0006106D" w:rsidRDefault="0006106D" w:rsidP="00255D40">
      <w:pPr>
        <w:rPr>
          <w:b/>
          <w:bCs/>
          <w:lang w:val="en-GB"/>
        </w:rPr>
      </w:pPr>
    </w:p>
    <w:p w14:paraId="7F924526" w14:textId="77777777" w:rsidR="0006106D" w:rsidRPr="0006106D" w:rsidRDefault="0006106D" w:rsidP="00255D40">
      <w:pPr>
        <w:rPr>
          <w:b/>
          <w:bCs/>
          <w:lang w:val="en-GB"/>
        </w:rPr>
      </w:pPr>
    </w:p>
    <w:p w14:paraId="1230D72E" w14:textId="77777777" w:rsidR="0006106D" w:rsidRPr="0006106D" w:rsidRDefault="0006106D" w:rsidP="00255D40">
      <w:pPr>
        <w:rPr>
          <w:b/>
          <w:bCs/>
          <w:lang w:val="en-GB"/>
        </w:rPr>
        <w:sectPr w:rsidR="0006106D" w:rsidRPr="0006106D" w:rsidSect="00ED273C">
          <w:pgSz w:w="15840" w:h="12240" w:orient="landscape"/>
          <w:pgMar w:top="1440" w:right="1440" w:bottom="1440" w:left="1440" w:header="720" w:footer="720" w:gutter="0"/>
          <w:lnNumType w:countBy="1" w:restart="continuous"/>
          <w:cols w:space="720"/>
          <w:docGrid w:linePitch="360"/>
        </w:sectPr>
      </w:pPr>
    </w:p>
    <w:p w14:paraId="7F07A5D8" w14:textId="77777777" w:rsidR="00DF0D97" w:rsidRPr="0006106D" w:rsidRDefault="00DF0D97" w:rsidP="00DF0D97">
      <w:pPr>
        <w:rPr>
          <w:b/>
          <w:bCs/>
          <w:lang w:val="en-GB"/>
        </w:rPr>
      </w:pPr>
      <w:commentRangeStart w:id="346"/>
      <w:r w:rsidRPr="0006106D">
        <w:rPr>
          <w:b/>
          <w:bCs/>
          <w:noProof/>
          <w:lang w:val="en-GB"/>
        </w:rPr>
        <w:lastRenderedPageBreak/>
        <w:drawing>
          <wp:inline distT="0" distB="0" distL="0" distR="0" wp14:anchorId="337B6A67" wp14:editId="20ADBBE6">
            <wp:extent cx="5934710" cy="2035810"/>
            <wp:effectExtent l="0" t="0" r="8890" b="2540"/>
            <wp:docPr id="1831833269" name="Picture 2"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3269" name="Picture 2" descr="A graph on a white sheet&#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4710" cy="2035810"/>
                    </a:xfrm>
                    <a:prstGeom prst="rect">
                      <a:avLst/>
                    </a:prstGeom>
                    <a:noFill/>
                    <a:ln>
                      <a:noFill/>
                    </a:ln>
                  </pic:spPr>
                </pic:pic>
              </a:graphicData>
            </a:graphic>
          </wp:inline>
        </w:drawing>
      </w:r>
      <w:commentRangeEnd w:id="346"/>
      <w:r w:rsidR="00C516CF">
        <w:rPr>
          <w:rStyle w:val="CommentReference"/>
        </w:rPr>
        <w:commentReference w:id="346"/>
      </w:r>
    </w:p>
    <w:p w14:paraId="63725032" w14:textId="46FC6A2A" w:rsidR="00DF0D97" w:rsidRDefault="00DF0D97" w:rsidP="00DF0D97">
      <w:pPr>
        <w:rPr>
          <w:b/>
          <w:bCs/>
          <w:lang w:val="en-GB"/>
        </w:rPr>
      </w:pPr>
      <w:r w:rsidRPr="0006106D">
        <w:rPr>
          <w:b/>
          <w:bCs/>
          <w:lang w:val="en-GB"/>
        </w:rPr>
        <w:t xml:space="preserve">Supplement Figure </w:t>
      </w:r>
      <w:r>
        <w:rPr>
          <w:b/>
          <w:bCs/>
          <w:lang w:val="en-GB"/>
        </w:rPr>
        <w:t>20</w:t>
      </w:r>
      <w:r w:rsidRPr="0006106D">
        <w:rPr>
          <w:b/>
          <w:bCs/>
          <w:lang w:val="en-GB"/>
        </w:rPr>
        <w:t xml:space="preserve">. Abundance of </w:t>
      </w:r>
      <w:r w:rsidRPr="0006106D">
        <w:rPr>
          <w:b/>
          <w:bCs/>
          <w:i/>
          <w:iCs/>
          <w:lang w:val="en-GB"/>
        </w:rPr>
        <w:t xml:space="preserve">C. saudiense </w:t>
      </w:r>
      <w:r w:rsidRPr="0006106D">
        <w:rPr>
          <w:b/>
          <w:bCs/>
          <w:lang w:val="en-GB"/>
        </w:rPr>
        <w:t xml:space="preserve">in participants through time based on </w:t>
      </w:r>
      <w:proofErr w:type="spellStart"/>
      <w:r w:rsidRPr="0006106D">
        <w:rPr>
          <w:b/>
          <w:bCs/>
          <w:lang w:val="en-GB"/>
        </w:rPr>
        <w:t>MetaPhlAn</w:t>
      </w:r>
      <w:proofErr w:type="spellEnd"/>
      <w:r w:rsidRPr="0006106D">
        <w:rPr>
          <w:b/>
          <w:bCs/>
          <w:lang w:val="en-GB"/>
        </w:rPr>
        <w:t xml:space="preserve"> results. </w:t>
      </w:r>
    </w:p>
    <w:p w14:paraId="207CCF73" w14:textId="77777777" w:rsidR="00DF0D97" w:rsidRDefault="00DF0D97" w:rsidP="00255D40">
      <w:pPr>
        <w:rPr>
          <w:b/>
          <w:bCs/>
          <w:lang w:val="en-GB"/>
        </w:rPr>
      </w:pPr>
    </w:p>
    <w:p w14:paraId="234D98A1" w14:textId="3287D82C" w:rsidR="00ED273C" w:rsidRPr="0006106D" w:rsidRDefault="009E3305" w:rsidP="00255D40">
      <w:pPr>
        <w:rPr>
          <w:lang w:val="en-GB"/>
        </w:rPr>
      </w:pPr>
      <w:r w:rsidRPr="0006106D">
        <w:rPr>
          <w:b/>
          <w:bCs/>
          <w:lang w:val="en-GB"/>
        </w:rPr>
        <w:t xml:space="preserve">Supplement Table </w:t>
      </w:r>
      <w:r w:rsidR="00F25372">
        <w:rPr>
          <w:b/>
          <w:bCs/>
          <w:lang w:val="en-GB"/>
        </w:rPr>
        <w:t>9</w:t>
      </w:r>
      <w:r w:rsidRPr="0006106D">
        <w:rPr>
          <w:b/>
          <w:bCs/>
          <w:lang w:val="en-GB"/>
        </w:rPr>
        <w:t xml:space="preserve">. Strain-specific genes and their annotation. </w:t>
      </w:r>
      <w:r w:rsidR="00B60422" w:rsidRPr="0006106D">
        <w:rPr>
          <w:lang w:val="en-GB"/>
        </w:rPr>
        <w:t xml:space="preserve">Hypothetic genes are not included in the </w:t>
      </w:r>
      <w:r w:rsidR="00FC3F58" w:rsidRPr="0006106D">
        <w:rPr>
          <w:lang w:val="en-GB"/>
        </w:rPr>
        <w:t>tabl</w:t>
      </w:r>
      <w:r w:rsidR="00FC3F58">
        <w:rPr>
          <w:lang w:val="en-GB"/>
        </w:rPr>
        <w:t xml:space="preserve">e </w:t>
      </w:r>
      <w:r w:rsidR="00B60422" w:rsidRPr="0006106D">
        <w:rPr>
          <w:lang w:val="en-GB"/>
        </w:rPr>
        <w:t xml:space="preserve">their number is visible in Table 2. </w:t>
      </w:r>
    </w:p>
    <w:tbl>
      <w:tblPr>
        <w:tblW w:w="9320" w:type="dxa"/>
        <w:tblCellMar>
          <w:left w:w="70" w:type="dxa"/>
          <w:right w:w="70" w:type="dxa"/>
        </w:tblCellMar>
        <w:tblLook w:val="04A0" w:firstRow="1" w:lastRow="0" w:firstColumn="1" w:lastColumn="0" w:noHBand="0" w:noVBand="1"/>
      </w:tblPr>
      <w:tblGrid>
        <w:gridCol w:w="820"/>
        <w:gridCol w:w="1180"/>
        <w:gridCol w:w="7320"/>
      </w:tblGrid>
      <w:tr w:rsidR="0006106D" w:rsidRPr="0006106D" w14:paraId="43513BDE" w14:textId="77777777" w:rsidTr="0006106D">
        <w:trPr>
          <w:trHeight w:val="300"/>
        </w:trPr>
        <w:tc>
          <w:tcPr>
            <w:tcW w:w="820" w:type="dxa"/>
            <w:tcBorders>
              <w:top w:val="single" w:sz="4" w:space="0" w:color="auto"/>
              <w:left w:val="nil"/>
              <w:bottom w:val="single" w:sz="4" w:space="0" w:color="auto"/>
              <w:right w:val="nil"/>
            </w:tcBorders>
            <w:noWrap/>
            <w:hideMark/>
          </w:tcPr>
          <w:p w14:paraId="2AD5E5EF" w14:textId="760FFFE6" w:rsidR="0006106D" w:rsidRPr="0006106D" w:rsidRDefault="0006106D" w:rsidP="0006106D">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Strain</w:t>
            </w:r>
          </w:p>
        </w:tc>
        <w:tc>
          <w:tcPr>
            <w:tcW w:w="1180" w:type="dxa"/>
            <w:tcBorders>
              <w:top w:val="single" w:sz="4" w:space="0" w:color="auto"/>
              <w:left w:val="nil"/>
              <w:bottom w:val="single" w:sz="4" w:space="0" w:color="auto"/>
              <w:right w:val="nil"/>
            </w:tcBorders>
            <w:noWrap/>
            <w:hideMark/>
          </w:tcPr>
          <w:p w14:paraId="6AE2C40F" w14:textId="77777777" w:rsidR="0006106D" w:rsidRPr="0006106D" w:rsidRDefault="0006106D" w:rsidP="0006106D">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Gene</w:t>
            </w:r>
          </w:p>
        </w:tc>
        <w:tc>
          <w:tcPr>
            <w:tcW w:w="7320" w:type="dxa"/>
            <w:tcBorders>
              <w:top w:val="single" w:sz="4" w:space="0" w:color="auto"/>
              <w:left w:val="nil"/>
              <w:bottom w:val="single" w:sz="4" w:space="0" w:color="auto"/>
              <w:right w:val="nil"/>
            </w:tcBorders>
            <w:hideMark/>
          </w:tcPr>
          <w:p w14:paraId="1888632C" w14:textId="77777777" w:rsidR="0006106D" w:rsidRPr="0006106D" w:rsidRDefault="0006106D" w:rsidP="0006106D">
            <w:pPr>
              <w:spacing w:after="0" w:line="240" w:lineRule="auto"/>
              <w:jc w:val="left"/>
              <w:rPr>
                <w:rFonts w:eastAsia="Times New Roman" w:cs="Times New Roman"/>
                <w:b/>
                <w:bCs/>
                <w:color w:val="000000"/>
                <w:sz w:val="18"/>
                <w:szCs w:val="18"/>
                <w:lang w:val="en-GB" w:eastAsia="sl-SI"/>
              </w:rPr>
            </w:pPr>
            <w:r w:rsidRPr="0006106D">
              <w:rPr>
                <w:rFonts w:eastAsia="Times New Roman" w:cs="Times New Roman"/>
                <w:b/>
                <w:bCs/>
                <w:color w:val="000000"/>
                <w:sz w:val="18"/>
                <w:szCs w:val="18"/>
                <w:lang w:val="en-GB" w:eastAsia="sl-SI"/>
              </w:rPr>
              <w:t>Annotation</w:t>
            </w:r>
          </w:p>
        </w:tc>
      </w:tr>
      <w:tr w:rsidR="0006106D" w:rsidRPr="0006106D" w14:paraId="19DF0291" w14:textId="77777777" w:rsidTr="0006106D">
        <w:trPr>
          <w:trHeight w:val="300"/>
        </w:trPr>
        <w:tc>
          <w:tcPr>
            <w:tcW w:w="820" w:type="dxa"/>
            <w:tcBorders>
              <w:top w:val="nil"/>
              <w:left w:val="nil"/>
              <w:bottom w:val="nil"/>
              <w:right w:val="nil"/>
            </w:tcBorders>
            <w:noWrap/>
            <w:hideMark/>
          </w:tcPr>
          <w:p w14:paraId="1E7285E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A88732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dapH_2</w:t>
            </w:r>
            <w:proofErr w:type="spellEnd"/>
          </w:p>
        </w:tc>
        <w:tc>
          <w:tcPr>
            <w:tcW w:w="7320" w:type="dxa"/>
            <w:tcBorders>
              <w:top w:val="nil"/>
              <w:left w:val="nil"/>
              <w:bottom w:val="nil"/>
              <w:right w:val="nil"/>
            </w:tcBorders>
            <w:hideMark/>
          </w:tcPr>
          <w:p w14:paraId="4FB6261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2,3,4,5-tetrahydropyridine-2,6-dicarboxylate N-acetyltransferase</w:t>
            </w:r>
          </w:p>
        </w:tc>
      </w:tr>
      <w:tr w:rsidR="0006106D" w:rsidRPr="0006106D" w14:paraId="5950226D" w14:textId="77777777" w:rsidTr="0006106D">
        <w:trPr>
          <w:trHeight w:val="300"/>
        </w:trPr>
        <w:tc>
          <w:tcPr>
            <w:tcW w:w="820" w:type="dxa"/>
            <w:tcBorders>
              <w:top w:val="nil"/>
              <w:left w:val="nil"/>
              <w:bottom w:val="nil"/>
              <w:right w:val="nil"/>
            </w:tcBorders>
            <w:noWrap/>
            <w:hideMark/>
          </w:tcPr>
          <w:p w14:paraId="1B7224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4EE582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rpmJ</w:t>
            </w:r>
            <w:proofErr w:type="spellEnd"/>
          </w:p>
        </w:tc>
        <w:tc>
          <w:tcPr>
            <w:tcW w:w="7320" w:type="dxa"/>
            <w:tcBorders>
              <w:top w:val="nil"/>
              <w:left w:val="nil"/>
              <w:bottom w:val="nil"/>
              <w:right w:val="nil"/>
            </w:tcBorders>
            <w:hideMark/>
          </w:tcPr>
          <w:p w14:paraId="46B999D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50S</w:t>
            </w:r>
            <w:proofErr w:type="spellEnd"/>
            <w:r w:rsidRPr="0006106D">
              <w:rPr>
                <w:rFonts w:eastAsia="Times New Roman" w:cs="Times New Roman"/>
                <w:color w:val="000000"/>
                <w:sz w:val="18"/>
                <w:szCs w:val="18"/>
                <w:lang w:val="en-GB" w:eastAsia="sl-SI"/>
              </w:rPr>
              <w:t xml:space="preserve"> ribosomal protein </w:t>
            </w:r>
            <w:proofErr w:type="spellStart"/>
            <w:r w:rsidRPr="0006106D">
              <w:rPr>
                <w:rFonts w:eastAsia="Times New Roman" w:cs="Times New Roman"/>
                <w:color w:val="000000"/>
                <w:sz w:val="18"/>
                <w:szCs w:val="18"/>
                <w:lang w:val="en-GB" w:eastAsia="sl-SI"/>
              </w:rPr>
              <w:t>L36</w:t>
            </w:r>
            <w:proofErr w:type="spellEnd"/>
          </w:p>
        </w:tc>
      </w:tr>
      <w:tr w:rsidR="0006106D" w:rsidRPr="0006106D" w14:paraId="49344852" w14:textId="77777777" w:rsidTr="0006106D">
        <w:trPr>
          <w:trHeight w:val="300"/>
        </w:trPr>
        <w:tc>
          <w:tcPr>
            <w:tcW w:w="820" w:type="dxa"/>
            <w:tcBorders>
              <w:top w:val="nil"/>
              <w:left w:val="nil"/>
              <w:bottom w:val="nil"/>
              <w:right w:val="nil"/>
            </w:tcBorders>
            <w:noWrap/>
            <w:hideMark/>
          </w:tcPr>
          <w:p w14:paraId="72458E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176F6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algA</w:t>
            </w:r>
            <w:proofErr w:type="spellEnd"/>
          </w:p>
        </w:tc>
        <w:tc>
          <w:tcPr>
            <w:tcW w:w="7320" w:type="dxa"/>
            <w:tcBorders>
              <w:top w:val="nil"/>
              <w:left w:val="nil"/>
              <w:bottom w:val="nil"/>
              <w:right w:val="nil"/>
            </w:tcBorders>
            <w:hideMark/>
          </w:tcPr>
          <w:p w14:paraId="7BE2DC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Alginate biosynthesis protein </w:t>
            </w:r>
            <w:proofErr w:type="spellStart"/>
            <w:r w:rsidRPr="0006106D">
              <w:rPr>
                <w:rFonts w:eastAsia="Times New Roman" w:cs="Times New Roman"/>
                <w:color w:val="000000"/>
                <w:sz w:val="18"/>
                <w:szCs w:val="18"/>
                <w:lang w:val="en-GB" w:eastAsia="sl-SI"/>
              </w:rPr>
              <w:t>AlgA</w:t>
            </w:r>
            <w:proofErr w:type="spellEnd"/>
          </w:p>
        </w:tc>
      </w:tr>
      <w:tr w:rsidR="0006106D" w:rsidRPr="0006106D" w14:paraId="4E7BAFFE" w14:textId="77777777" w:rsidTr="0006106D">
        <w:trPr>
          <w:trHeight w:val="300"/>
        </w:trPr>
        <w:tc>
          <w:tcPr>
            <w:tcW w:w="820" w:type="dxa"/>
            <w:tcBorders>
              <w:top w:val="nil"/>
              <w:left w:val="nil"/>
              <w:bottom w:val="nil"/>
              <w:right w:val="nil"/>
            </w:tcBorders>
            <w:noWrap/>
            <w:hideMark/>
          </w:tcPr>
          <w:p w14:paraId="75C73A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7238E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group_1419</w:t>
            </w:r>
            <w:proofErr w:type="spellEnd"/>
          </w:p>
        </w:tc>
        <w:tc>
          <w:tcPr>
            <w:tcW w:w="7320" w:type="dxa"/>
            <w:tcBorders>
              <w:top w:val="nil"/>
              <w:left w:val="nil"/>
              <w:bottom w:val="nil"/>
              <w:right w:val="nil"/>
            </w:tcBorders>
            <w:hideMark/>
          </w:tcPr>
          <w:p w14:paraId="2A1A4FF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Alpha-galactosidase </w:t>
            </w:r>
            <w:proofErr w:type="spellStart"/>
            <w:r w:rsidRPr="0006106D">
              <w:rPr>
                <w:rFonts w:eastAsia="Times New Roman" w:cs="Times New Roman"/>
                <w:color w:val="000000"/>
                <w:sz w:val="18"/>
                <w:szCs w:val="18"/>
                <w:lang w:val="en-GB" w:eastAsia="sl-SI"/>
              </w:rPr>
              <w:t>AgaA</w:t>
            </w:r>
            <w:proofErr w:type="spellEnd"/>
          </w:p>
        </w:tc>
      </w:tr>
      <w:tr w:rsidR="0006106D" w:rsidRPr="0006106D" w14:paraId="5FED1F3B" w14:textId="77777777" w:rsidTr="0006106D">
        <w:trPr>
          <w:trHeight w:val="300"/>
        </w:trPr>
        <w:tc>
          <w:tcPr>
            <w:tcW w:w="820" w:type="dxa"/>
            <w:tcBorders>
              <w:top w:val="nil"/>
              <w:left w:val="nil"/>
              <w:bottom w:val="nil"/>
              <w:right w:val="nil"/>
            </w:tcBorders>
            <w:noWrap/>
            <w:hideMark/>
          </w:tcPr>
          <w:p w14:paraId="7A1B92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ED48E1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group_2104</w:t>
            </w:r>
            <w:proofErr w:type="spellEnd"/>
          </w:p>
        </w:tc>
        <w:tc>
          <w:tcPr>
            <w:tcW w:w="7320" w:type="dxa"/>
            <w:tcBorders>
              <w:top w:val="nil"/>
              <w:left w:val="nil"/>
              <w:bottom w:val="nil"/>
              <w:right w:val="nil"/>
            </w:tcBorders>
            <w:hideMark/>
          </w:tcPr>
          <w:p w14:paraId="0B5BE85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Alpha-galactosidase </w:t>
            </w:r>
            <w:proofErr w:type="spellStart"/>
            <w:r w:rsidRPr="0006106D">
              <w:rPr>
                <w:rFonts w:eastAsia="Times New Roman" w:cs="Times New Roman"/>
                <w:color w:val="000000"/>
                <w:sz w:val="18"/>
                <w:szCs w:val="18"/>
                <w:lang w:val="en-GB" w:eastAsia="sl-SI"/>
              </w:rPr>
              <w:t>AgaA</w:t>
            </w:r>
            <w:proofErr w:type="spellEnd"/>
          </w:p>
        </w:tc>
      </w:tr>
      <w:tr w:rsidR="0006106D" w:rsidRPr="0006106D" w14:paraId="7C46839E" w14:textId="77777777" w:rsidTr="0006106D">
        <w:trPr>
          <w:trHeight w:val="300"/>
        </w:trPr>
        <w:tc>
          <w:tcPr>
            <w:tcW w:w="820" w:type="dxa"/>
            <w:tcBorders>
              <w:top w:val="nil"/>
              <w:left w:val="nil"/>
              <w:bottom w:val="nil"/>
              <w:right w:val="nil"/>
            </w:tcBorders>
            <w:noWrap/>
            <w:hideMark/>
          </w:tcPr>
          <w:p w14:paraId="26D3FB2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D57673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group_705</w:t>
            </w:r>
            <w:proofErr w:type="spellEnd"/>
          </w:p>
        </w:tc>
        <w:tc>
          <w:tcPr>
            <w:tcW w:w="7320" w:type="dxa"/>
            <w:tcBorders>
              <w:top w:val="nil"/>
              <w:left w:val="nil"/>
              <w:bottom w:val="nil"/>
              <w:right w:val="nil"/>
            </w:tcBorders>
            <w:hideMark/>
          </w:tcPr>
          <w:p w14:paraId="0D1F13C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Anaerobic ribonucleoside-triphosphate reductase</w:t>
            </w:r>
          </w:p>
        </w:tc>
      </w:tr>
      <w:tr w:rsidR="0006106D" w:rsidRPr="0006106D" w14:paraId="329D5FF7" w14:textId="77777777" w:rsidTr="0006106D">
        <w:trPr>
          <w:trHeight w:val="300"/>
        </w:trPr>
        <w:tc>
          <w:tcPr>
            <w:tcW w:w="820" w:type="dxa"/>
            <w:tcBorders>
              <w:top w:val="nil"/>
              <w:left w:val="nil"/>
              <w:bottom w:val="nil"/>
              <w:right w:val="nil"/>
            </w:tcBorders>
            <w:noWrap/>
            <w:hideMark/>
          </w:tcPr>
          <w:p w14:paraId="38344BC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94C8D4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araC_1</w:t>
            </w:r>
            <w:proofErr w:type="spellEnd"/>
          </w:p>
        </w:tc>
        <w:tc>
          <w:tcPr>
            <w:tcW w:w="7320" w:type="dxa"/>
            <w:tcBorders>
              <w:top w:val="nil"/>
              <w:left w:val="nil"/>
              <w:bottom w:val="nil"/>
              <w:right w:val="nil"/>
            </w:tcBorders>
            <w:hideMark/>
          </w:tcPr>
          <w:p w14:paraId="18D4B12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Arabinose operon regulatory protein</w:t>
            </w:r>
          </w:p>
        </w:tc>
      </w:tr>
      <w:tr w:rsidR="0006106D" w:rsidRPr="0006106D" w14:paraId="2F5AECD0" w14:textId="77777777" w:rsidTr="0006106D">
        <w:trPr>
          <w:trHeight w:val="300"/>
        </w:trPr>
        <w:tc>
          <w:tcPr>
            <w:tcW w:w="820" w:type="dxa"/>
            <w:tcBorders>
              <w:top w:val="nil"/>
              <w:left w:val="nil"/>
              <w:bottom w:val="nil"/>
              <w:right w:val="nil"/>
            </w:tcBorders>
            <w:noWrap/>
            <w:hideMark/>
          </w:tcPr>
          <w:p w14:paraId="5A775A0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FC67DF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bedA</w:t>
            </w:r>
            <w:proofErr w:type="spellEnd"/>
          </w:p>
        </w:tc>
        <w:tc>
          <w:tcPr>
            <w:tcW w:w="7320" w:type="dxa"/>
            <w:tcBorders>
              <w:top w:val="nil"/>
              <w:left w:val="nil"/>
              <w:bottom w:val="nil"/>
              <w:right w:val="nil"/>
            </w:tcBorders>
            <w:hideMark/>
          </w:tcPr>
          <w:p w14:paraId="6CDB2D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Benzene 1,2-dioxygenase system ferredoxin--NAD(+) reductase subunit</w:t>
            </w:r>
          </w:p>
        </w:tc>
      </w:tr>
      <w:tr w:rsidR="0006106D" w:rsidRPr="0006106D" w14:paraId="4880B346" w14:textId="77777777" w:rsidTr="0006106D">
        <w:trPr>
          <w:trHeight w:val="300"/>
        </w:trPr>
        <w:tc>
          <w:tcPr>
            <w:tcW w:w="820" w:type="dxa"/>
            <w:tcBorders>
              <w:top w:val="nil"/>
              <w:left w:val="nil"/>
              <w:bottom w:val="nil"/>
              <w:right w:val="nil"/>
            </w:tcBorders>
            <w:noWrap/>
            <w:hideMark/>
          </w:tcPr>
          <w:p w14:paraId="4E3BB2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349B72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group_1547</w:t>
            </w:r>
            <w:proofErr w:type="spellEnd"/>
          </w:p>
        </w:tc>
        <w:tc>
          <w:tcPr>
            <w:tcW w:w="7320" w:type="dxa"/>
            <w:tcBorders>
              <w:top w:val="nil"/>
              <w:left w:val="nil"/>
              <w:bottom w:val="nil"/>
              <w:right w:val="nil"/>
            </w:tcBorders>
            <w:hideMark/>
          </w:tcPr>
          <w:p w14:paraId="1E0532F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 protein </w:t>
            </w:r>
            <w:proofErr w:type="spellStart"/>
            <w:r w:rsidRPr="0006106D">
              <w:rPr>
                <w:rFonts w:eastAsia="Times New Roman" w:cs="Times New Roman"/>
                <w:color w:val="000000"/>
                <w:sz w:val="18"/>
                <w:szCs w:val="18"/>
                <w:lang w:val="en-GB" w:eastAsia="sl-SI"/>
              </w:rPr>
              <w:t>Smc</w:t>
            </w:r>
            <w:proofErr w:type="spellEnd"/>
          </w:p>
        </w:tc>
      </w:tr>
      <w:tr w:rsidR="0006106D" w:rsidRPr="0006106D" w14:paraId="0624C8C7" w14:textId="77777777" w:rsidTr="0006106D">
        <w:trPr>
          <w:trHeight w:val="300"/>
        </w:trPr>
        <w:tc>
          <w:tcPr>
            <w:tcW w:w="820" w:type="dxa"/>
            <w:tcBorders>
              <w:top w:val="nil"/>
              <w:left w:val="nil"/>
              <w:bottom w:val="nil"/>
              <w:right w:val="nil"/>
            </w:tcBorders>
            <w:noWrap/>
            <w:hideMark/>
          </w:tcPr>
          <w:p w14:paraId="0C6A6F3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A38F18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group_1627</w:t>
            </w:r>
            <w:proofErr w:type="spellEnd"/>
          </w:p>
        </w:tc>
        <w:tc>
          <w:tcPr>
            <w:tcW w:w="7320" w:type="dxa"/>
            <w:tcBorders>
              <w:top w:val="nil"/>
              <w:left w:val="nil"/>
              <w:bottom w:val="nil"/>
              <w:right w:val="nil"/>
            </w:tcBorders>
            <w:hideMark/>
          </w:tcPr>
          <w:p w14:paraId="2595FD5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Cys</w:t>
            </w:r>
            <w:proofErr w:type="spellEnd"/>
            <w:r w:rsidRPr="0006106D">
              <w:rPr>
                <w:rFonts w:eastAsia="Times New Roman" w:cs="Times New Roman"/>
                <w:color w:val="000000"/>
                <w:sz w:val="18"/>
                <w:szCs w:val="18"/>
                <w:lang w:val="en-GB" w:eastAsia="sl-SI"/>
              </w:rPr>
              <w:t>-tRNA(Pro)/</w:t>
            </w:r>
            <w:proofErr w:type="spellStart"/>
            <w:r w:rsidRPr="0006106D">
              <w:rPr>
                <w:rFonts w:eastAsia="Times New Roman" w:cs="Times New Roman"/>
                <w:color w:val="000000"/>
                <w:sz w:val="18"/>
                <w:szCs w:val="18"/>
                <w:lang w:val="en-GB" w:eastAsia="sl-SI"/>
              </w:rPr>
              <w:t>Cys</w:t>
            </w:r>
            <w:proofErr w:type="spellEnd"/>
            <w:r w:rsidRPr="0006106D">
              <w:rPr>
                <w:rFonts w:eastAsia="Times New Roman" w:cs="Times New Roman"/>
                <w:color w:val="000000"/>
                <w:sz w:val="18"/>
                <w:szCs w:val="18"/>
                <w:lang w:val="en-GB" w:eastAsia="sl-SI"/>
              </w:rPr>
              <w:t>-tRNA(</w:t>
            </w:r>
            <w:proofErr w:type="spellStart"/>
            <w:r w:rsidRPr="0006106D">
              <w:rPr>
                <w:rFonts w:eastAsia="Times New Roman" w:cs="Times New Roman"/>
                <w:color w:val="000000"/>
                <w:sz w:val="18"/>
                <w:szCs w:val="18"/>
                <w:lang w:val="en-GB" w:eastAsia="sl-SI"/>
              </w:rPr>
              <w:t>Cys</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deacylase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YbaK</w:t>
            </w:r>
            <w:proofErr w:type="spellEnd"/>
          </w:p>
        </w:tc>
      </w:tr>
      <w:tr w:rsidR="0006106D" w:rsidRPr="0006106D" w14:paraId="2517DCC4" w14:textId="77777777" w:rsidTr="0006106D">
        <w:trPr>
          <w:trHeight w:val="300"/>
        </w:trPr>
        <w:tc>
          <w:tcPr>
            <w:tcW w:w="820" w:type="dxa"/>
            <w:tcBorders>
              <w:top w:val="nil"/>
              <w:left w:val="nil"/>
              <w:bottom w:val="nil"/>
              <w:right w:val="nil"/>
            </w:tcBorders>
            <w:noWrap/>
            <w:hideMark/>
          </w:tcPr>
          <w:p w14:paraId="4C3729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B3CF7B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group_1820</w:t>
            </w:r>
            <w:proofErr w:type="spellEnd"/>
          </w:p>
        </w:tc>
        <w:tc>
          <w:tcPr>
            <w:tcW w:w="7320" w:type="dxa"/>
            <w:tcBorders>
              <w:top w:val="nil"/>
              <w:left w:val="nil"/>
              <w:bottom w:val="nil"/>
              <w:right w:val="nil"/>
            </w:tcBorders>
            <w:hideMark/>
          </w:tcPr>
          <w:p w14:paraId="6CF8EFE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Deoxyuridine</w:t>
            </w:r>
            <w:proofErr w:type="spellEnd"/>
            <w:r w:rsidRPr="0006106D">
              <w:rPr>
                <w:rFonts w:eastAsia="Times New Roman" w:cs="Times New Roman"/>
                <w:color w:val="000000"/>
                <w:sz w:val="18"/>
                <w:szCs w:val="18"/>
                <w:lang w:val="en-GB" w:eastAsia="sl-SI"/>
              </w:rPr>
              <w:t xml:space="preserve"> 5'-triphosphate </w:t>
            </w:r>
            <w:proofErr w:type="spellStart"/>
            <w:r w:rsidRPr="0006106D">
              <w:rPr>
                <w:rFonts w:eastAsia="Times New Roman" w:cs="Times New Roman"/>
                <w:color w:val="000000"/>
                <w:sz w:val="18"/>
                <w:szCs w:val="18"/>
                <w:lang w:val="en-GB" w:eastAsia="sl-SI"/>
              </w:rPr>
              <w:t>nucleotidohydrolase</w:t>
            </w:r>
            <w:proofErr w:type="spellEnd"/>
          </w:p>
        </w:tc>
      </w:tr>
      <w:tr w:rsidR="0006106D" w:rsidRPr="0006106D" w14:paraId="1976B39A" w14:textId="77777777" w:rsidTr="0006106D">
        <w:trPr>
          <w:trHeight w:val="300"/>
        </w:trPr>
        <w:tc>
          <w:tcPr>
            <w:tcW w:w="820" w:type="dxa"/>
            <w:tcBorders>
              <w:top w:val="nil"/>
              <w:left w:val="nil"/>
              <w:bottom w:val="nil"/>
              <w:right w:val="nil"/>
            </w:tcBorders>
            <w:noWrap/>
            <w:hideMark/>
          </w:tcPr>
          <w:p w14:paraId="1F7D04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A12219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dnaG_3</w:t>
            </w:r>
            <w:proofErr w:type="spellEnd"/>
          </w:p>
        </w:tc>
        <w:tc>
          <w:tcPr>
            <w:tcW w:w="7320" w:type="dxa"/>
            <w:tcBorders>
              <w:top w:val="nil"/>
              <w:left w:val="nil"/>
              <w:bottom w:val="nil"/>
              <w:right w:val="nil"/>
            </w:tcBorders>
            <w:hideMark/>
          </w:tcPr>
          <w:p w14:paraId="449EC19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DNA primase</w:t>
            </w:r>
          </w:p>
        </w:tc>
      </w:tr>
      <w:tr w:rsidR="0006106D" w:rsidRPr="0006106D" w14:paraId="533725F5" w14:textId="77777777" w:rsidTr="0006106D">
        <w:trPr>
          <w:trHeight w:val="300"/>
        </w:trPr>
        <w:tc>
          <w:tcPr>
            <w:tcW w:w="820" w:type="dxa"/>
            <w:tcBorders>
              <w:top w:val="nil"/>
              <w:left w:val="nil"/>
              <w:bottom w:val="nil"/>
              <w:right w:val="nil"/>
            </w:tcBorders>
            <w:noWrap/>
            <w:hideMark/>
          </w:tcPr>
          <w:p w14:paraId="79D4CF5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422555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hin_2</w:t>
            </w:r>
            <w:proofErr w:type="spellEnd"/>
          </w:p>
        </w:tc>
        <w:tc>
          <w:tcPr>
            <w:tcW w:w="7320" w:type="dxa"/>
            <w:tcBorders>
              <w:top w:val="nil"/>
              <w:left w:val="nil"/>
              <w:bottom w:val="nil"/>
              <w:right w:val="nil"/>
            </w:tcBorders>
            <w:hideMark/>
          </w:tcPr>
          <w:p w14:paraId="6431528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DNA-invertase </w:t>
            </w:r>
            <w:proofErr w:type="spellStart"/>
            <w:r w:rsidRPr="0006106D">
              <w:rPr>
                <w:rFonts w:eastAsia="Times New Roman" w:cs="Times New Roman"/>
                <w:color w:val="000000"/>
                <w:sz w:val="18"/>
                <w:szCs w:val="18"/>
                <w:lang w:val="en-GB" w:eastAsia="sl-SI"/>
              </w:rPr>
              <w:t>hin</w:t>
            </w:r>
            <w:proofErr w:type="spellEnd"/>
          </w:p>
        </w:tc>
      </w:tr>
      <w:tr w:rsidR="0006106D" w:rsidRPr="0006106D" w14:paraId="2241E887" w14:textId="77777777" w:rsidTr="0006106D">
        <w:trPr>
          <w:trHeight w:val="300"/>
        </w:trPr>
        <w:tc>
          <w:tcPr>
            <w:tcW w:w="820" w:type="dxa"/>
            <w:tcBorders>
              <w:top w:val="nil"/>
              <w:left w:val="nil"/>
              <w:bottom w:val="nil"/>
              <w:right w:val="nil"/>
            </w:tcBorders>
            <w:noWrap/>
            <w:hideMark/>
          </w:tcPr>
          <w:p w14:paraId="05B814F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2088C2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group_366</w:t>
            </w:r>
            <w:proofErr w:type="spellEnd"/>
          </w:p>
        </w:tc>
        <w:tc>
          <w:tcPr>
            <w:tcW w:w="7320" w:type="dxa"/>
            <w:tcBorders>
              <w:top w:val="nil"/>
              <w:left w:val="nil"/>
              <w:bottom w:val="nil"/>
              <w:right w:val="nil"/>
            </w:tcBorders>
            <w:hideMark/>
          </w:tcPr>
          <w:p w14:paraId="1CF5F19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Energy-dependent translational throttle protein </w:t>
            </w:r>
            <w:proofErr w:type="spellStart"/>
            <w:r w:rsidRPr="0006106D">
              <w:rPr>
                <w:rFonts w:eastAsia="Times New Roman" w:cs="Times New Roman"/>
                <w:color w:val="000000"/>
                <w:sz w:val="18"/>
                <w:szCs w:val="18"/>
                <w:lang w:val="en-GB" w:eastAsia="sl-SI"/>
              </w:rPr>
              <w:t>EttA</w:t>
            </w:r>
            <w:proofErr w:type="spellEnd"/>
          </w:p>
        </w:tc>
      </w:tr>
      <w:tr w:rsidR="0006106D" w:rsidRPr="0006106D" w14:paraId="57BB69C4" w14:textId="77777777" w:rsidTr="0006106D">
        <w:trPr>
          <w:trHeight w:val="300"/>
        </w:trPr>
        <w:tc>
          <w:tcPr>
            <w:tcW w:w="820" w:type="dxa"/>
            <w:tcBorders>
              <w:top w:val="nil"/>
              <w:left w:val="nil"/>
              <w:bottom w:val="nil"/>
              <w:right w:val="nil"/>
            </w:tcBorders>
            <w:noWrap/>
            <w:hideMark/>
          </w:tcPr>
          <w:p w14:paraId="5582562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42F67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group_382</w:t>
            </w:r>
            <w:proofErr w:type="spellEnd"/>
          </w:p>
        </w:tc>
        <w:tc>
          <w:tcPr>
            <w:tcW w:w="7320" w:type="dxa"/>
            <w:tcBorders>
              <w:top w:val="nil"/>
              <w:left w:val="nil"/>
              <w:bottom w:val="nil"/>
              <w:right w:val="nil"/>
            </w:tcBorders>
            <w:hideMark/>
          </w:tcPr>
          <w:p w14:paraId="299F1A2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Fatty acid ABC transporter ATP-binding/permease protein</w:t>
            </w:r>
          </w:p>
        </w:tc>
      </w:tr>
      <w:tr w:rsidR="0006106D" w:rsidRPr="0006106D" w14:paraId="57C8BEDD" w14:textId="77777777" w:rsidTr="0006106D">
        <w:trPr>
          <w:trHeight w:val="300"/>
        </w:trPr>
        <w:tc>
          <w:tcPr>
            <w:tcW w:w="820" w:type="dxa"/>
            <w:tcBorders>
              <w:top w:val="nil"/>
              <w:left w:val="nil"/>
              <w:bottom w:val="nil"/>
              <w:right w:val="nil"/>
            </w:tcBorders>
            <w:noWrap/>
            <w:hideMark/>
          </w:tcPr>
          <w:p w14:paraId="4BD559F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2EA64A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gmd</w:t>
            </w:r>
            <w:proofErr w:type="spellEnd"/>
          </w:p>
        </w:tc>
        <w:tc>
          <w:tcPr>
            <w:tcW w:w="7320" w:type="dxa"/>
            <w:tcBorders>
              <w:top w:val="nil"/>
              <w:left w:val="nil"/>
              <w:bottom w:val="nil"/>
              <w:right w:val="nil"/>
            </w:tcBorders>
            <w:hideMark/>
          </w:tcPr>
          <w:p w14:paraId="05242C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GDP-mannose 4,6-dehydratase</w:t>
            </w:r>
          </w:p>
        </w:tc>
      </w:tr>
      <w:tr w:rsidR="0006106D" w:rsidRPr="0006106D" w14:paraId="5DA7CF76" w14:textId="77777777" w:rsidTr="0006106D">
        <w:trPr>
          <w:trHeight w:val="300"/>
        </w:trPr>
        <w:tc>
          <w:tcPr>
            <w:tcW w:w="820" w:type="dxa"/>
            <w:tcBorders>
              <w:top w:val="nil"/>
              <w:left w:val="nil"/>
              <w:bottom w:val="nil"/>
              <w:right w:val="nil"/>
            </w:tcBorders>
            <w:noWrap/>
            <w:hideMark/>
          </w:tcPr>
          <w:p w14:paraId="4B4F14C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3DBFC3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hssR</w:t>
            </w:r>
            <w:proofErr w:type="spellEnd"/>
          </w:p>
        </w:tc>
        <w:tc>
          <w:tcPr>
            <w:tcW w:w="7320" w:type="dxa"/>
            <w:tcBorders>
              <w:top w:val="nil"/>
              <w:left w:val="nil"/>
              <w:bottom w:val="nil"/>
              <w:right w:val="nil"/>
            </w:tcBorders>
            <w:hideMark/>
          </w:tcPr>
          <w:p w14:paraId="19689EF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Heme</w:t>
            </w:r>
            <w:proofErr w:type="spellEnd"/>
            <w:r w:rsidRPr="0006106D">
              <w:rPr>
                <w:rFonts w:eastAsia="Times New Roman" w:cs="Times New Roman"/>
                <w:color w:val="000000"/>
                <w:sz w:val="18"/>
                <w:szCs w:val="18"/>
                <w:lang w:val="en-GB" w:eastAsia="sl-SI"/>
              </w:rPr>
              <w:t xml:space="preserve"> response regulator </w:t>
            </w:r>
            <w:proofErr w:type="spellStart"/>
            <w:r w:rsidRPr="0006106D">
              <w:rPr>
                <w:rFonts w:eastAsia="Times New Roman" w:cs="Times New Roman"/>
                <w:color w:val="000000"/>
                <w:sz w:val="18"/>
                <w:szCs w:val="18"/>
                <w:lang w:val="en-GB" w:eastAsia="sl-SI"/>
              </w:rPr>
              <w:t>HssR</w:t>
            </w:r>
            <w:proofErr w:type="spellEnd"/>
          </w:p>
        </w:tc>
      </w:tr>
      <w:tr w:rsidR="0006106D" w:rsidRPr="0006106D" w14:paraId="2454E4CF" w14:textId="77777777" w:rsidTr="0006106D">
        <w:trPr>
          <w:trHeight w:val="300"/>
        </w:trPr>
        <w:tc>
          <w:tcPr>
            <w:tcW w:w="820" w:type="dxa"/>
            <w:tcBorders>
              <w:top w:val="nil"/>
              <w:left w:val="nil"/>
              <w:bottom w:val="nil"/>
              <w:right w:val="nil"/>
            </w:tcBorders>
            <w:noWrap/>
            <w:hideMark/>
          </w:tcPr>
          <w:p w14:paraId="09CEB84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A7FA6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group_1848</w:t>
            </w:r>
            <w:proofErr w:type="spellEnd"/>
          </w:p>
        </w:tc>
        <w:tc>
          <w:tcPr>
            <w:tcW w:w="7320" w:type="dxa"/>
            <w:tcBorders>
              <w:top w:val="nil"/>
              <w:left w:val="nil"/>
              <w:bottom w:val="nil"/>
              <w:right w:val="nil"/>
            </w:tcBorders>
            <w:hideMark/>
          </w:tcPr>
          <w:p w14:paraId="6E1E88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activator </w:t>
            </w:r>
            <w:proofErr w:type="spellStart"/>
            <w:r w:rsidRPr="0006106D">
              <w:rPr>
                <w:rFonts w:eastAsia="Times New Roman" w:cs="Times New Roman"/>
                <w:color w:val="000000"/>
                <w:sz w:val="18"/>
                <w:szCs w:val="18"/>
                <w:lang w:val="en-GB" w:eastAsia="sl-SI"/>
              </w:rPr>
              <w:t>BcrR</w:t>
            </w:r>
            <w:proofErr w:type="spellEnd"/>
          </w:p>
        </w:tc>
      </w:tr>
      <w:tr w:rsidR="0006106D" w:rsidRPr="0006106D" w14:paraId="5519FC32" w14:textId="77777777" w:rsidTr="0006106D">
        <w:trPr>
          <w:trHeight w:val="300"/>
        </w:trPr>
        <w:tc>
          <w:tcPr>
            <w:tcW w:w="820" w:type="dxa"/>
            <w:tcBorders>
              <w:top w:val="nil"/>
              <w:left w:val="nil"/>
              <w:bottom w:val="nil"/>
              <w:right w:val="nil"/>
            </w:tcBorders>
            <w:noWrap/>
            <w:hideMark/>
          </w:tcPr>
          <w:p w14:paraId="67DAADA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B44619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group_2107</w:t>
            </w:r>
            <w:proofErr w:type="spellEnd"/>
          </w:p>
        </w:tc>
        <w:tc>
          <w:tcPr>
            <w:tcW w:w="7320" w:type="dxa"/>
            <w:tcBorders>
              <w:top w:val="nil"/>
              <w:left w:val="nil"/>
              <w:bottom w:val="nil"/>
              <w:right w:val="nil"/>
            </w:tcBorders>
            <w:hideMark/>
          </w:tcPr>
          <w:p w14:paraId="1961B99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activator </w:t>
            </w:r>
            <w:proofErr w:type="spellStart"/>
            <w:r w:rsidRPr="0006106D">
              <w:rPr>
                <w:rFonts w:eastAsia="Times New Roman" w:cs="Times New Roman"/>
                <w:color w:val="000000"/>
                <w:sz w:val="18"/>
                <w:szCs w:val="18"/>
                <w:lang w:val="en-GB" w:eastAsia="sl-SI"/>
              </w:rPr>
              <w:t>RhaS</w:t>
            </w:r>
            <w:proofErr w:type="spellEnd"/>
          </w:p>
        </w:tc>
      </w:tr>
      <w:tr w:rsidR="0006106D" w:rsidRPr="0006106D" w14:paraId="5EB850D6" w14:textId="77777777" w:rsidTr="0006106D">
        <w:trPr>
          <w:trHeight w:val="300"/>
        </w:trPr>
        <w:tc>
          <w:tcPr>
            <w:tcW w:w="820" w:type="dxa"/>
            <w:tcBorders>
              <w:top w:val="nil"/>
              <w:left w:val="nil"/>
              <w:bottom w:val="nil"/>
              <w:right w:val="nil"/>
            </w:tcBorders>
            <w:noWrap/>
            <w:hideMark/>
          </w:tcPr>
          <w:p w14:paraId="60ECED4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C583BF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cynR</w:t>
            </w:r>
            <w:proofErr w:type="spellEnd"/>
          </w:p>
        </w:tc>
        <w:tc>
          <w:tcPr>
            <w:tcW w:w="7320" w:type="dxa"/>
            <w:tcBorders>
              <w:top w:val="nil"/>
              <w:left w:val="nil"/>
              <w:bottom w:val="nil"/>
              <w:right w:val="nil"/>
            </w:tcBorders>
            <w:hideMark/>
          </w:tcPr>
          <w:p w14:paraId="6002991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regulator </w:t>
            </w:r>
            <w:proofErr w:type="spellStart"/>
            <w:r w:rsidRPr="0006106D">
              <w:rPr>
                <w:rFonts w:eastAsia="Times New Roman" w:cs="Times New Roman"/>
                <w:color w:val="000000"/>
                <w:sz w:val="18"/>
                <w:szCs w:val="18"/>
                <w:lang w:val="en-GB" w:eastAsia="sl-SI"/>
              </w:rPr>
              <w:t>CynR</w:t>
            </w:r>
            <w:proofErr w:type="spellEnd"/>
          </w:p>
        </w:tc>
      </w:tr>
      <w:tr w:rsidR="0006106D" w:rsidRPr="0006106D" w14:paraId="7373CA52" w14:textId="77777777" w:rsidTr="0006106D">
        <w:trPr>
          <w:trHeight w:val="300"/>
        </w:trPr>
        <w:tc>
          <w:tcPr>
            <w:tcW w:w="820" w:type="dxa"/>
            <w:tcBorders>
              <w:top w:val="nil"/>
              <w:left w:val="nil"/>
              <w:bottom w:val="nil"/>
              <w:right w:val="nil"/>
            </w:tcBorders>
            <w:noWrap/>
            <w:hideMark/>
          </w:tcPr>
          <w:p w14:paraId="60020C2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998983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gpx1_2</w:t>
            </w:r>
            <w:proofErr w:type="spellEnd"/>
          </w:p>
        </w:tc>
        <w:tc>
          <w:tcPr>
            <w:tcW w:w="7320" w:type="dxa"/>
            <w:tcBorders>
              <w:top w:val="nil"/>
              <w:left w:val="nil"/>
              <w:bottom w:val="nil"/>
              <w:right w:val="nil"/>
            </w:tcBorders>
            <w:hideMark/>
          </w:tcPr>
          <w:p w14:paraId="7E147FB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Hydroperoxy</w:t>
            </w:r>
            <w:proofErr w:type="spellEnd"/>
            <w:r w:rsidRPr="0006106D">
              <w:rPr>
                <w:rFonts w:eastAsia="Times New Roman" w:cs="Times New Roman"/>
                <w:color w:val="000000"/>
                <w:sz w:val="18"/>
                <w:szCs w:val="18"/>
                <w:lang w:val="en-GB" w:eastAsia="sl-SI"/>
              </w:rPr>
              <w:t xml:space="preserve"> fatty acid reductase </w:t>
            </w:r>
            <w:proofErr w:type="spellStart"/>
            <w:r w:rsidRPr="0006106D">
              <w:rPr>
                <w:rFonts w:eastAsia="Times New Roman" w:cs="Times New Roman"/>
                <w:color w:val="000000"/>
                <w:sz w:val="18"/>
                <w:szCs w:val="18"/>
                <w:lang w:val="en-GB" w:eastAsia="sl-SI"/>
              </w:rPr>
              <w:t>gpx1</w:t>
            </w:r>
            <w:proofErr w:type="spellEnd"/>
          </w:p>
        </w:tc>
      </w:tr>
      <w:tr w:rsidR="0006106D" w:rsidRPr="0006106D" w14:paraId="3C57CDBA" w14:textId="77777777" w:rsidTr="0006106D">
        <w:trPr>
          <w:trHeight w:val="300"/>
        </w:trPr>
        <w:tc>
          <w:tcPr>
            <w:tcW w:w="820" w:type="dxa"/>
            <w:tcBorders>
              <w:top w:val="nil"/>
              <w:left w:val="nil"/>
              <w:bottom w:val="nil"/>
              <w:right w:val="nil"/>
            </w:tcBorders>
            <w:noWrap/>
            <w:hideMark/>
          </w:tcPr>
          <w:p w14:paraId="3C2592F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883EC3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group_1968</w:t>
            </w:r>
            <w:proofErr w:type="spellEnd"/>
          </w:p>
        </w:tc>
        <w:tc>
          <w:tcPr>
            <w:tcW w:w="7320" w:type="dxa"/>
            <w:tcBorders>
              <w:top w:val="nil"/>
              <w:left w:val="nil"/>
              <w:bottom w:val="nil"/>
              <w:right w:val="nil"/>
            </w:tcBorders>
            <w:hideMark/>
          </w:tcPr>
          <w:p w14:paraId="4809D5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Hydroperoxy</w:t>
            </w:r>
            <w:proofErr w:type="spellEnd"/>
            <w:r w:rsidRPr="0006106D">
              <w:rPr>
                <w:rFonts w:eastAsia="Times New Roman" w:cs="Times New Roman"/>
                <w:color w:val="000000"/>
                <w:sz w:val="18"/>
                <w:szCs w:val="18"/>
                <w:lang w:val="en-GB" w:eastAsia="sl-SI"/>
              </w:rPr>
              <w:t xml:space="preserve"> fatty acid reductase </w:t>
            </w:r>
            <w:proofErr w:type="spellStart"/>
            <w:r w:rsidRPr="0006106D">
              <w:rPr>
                <w:rFonts w:eastAsia="Times New Roman" w:cs="Times New Roman"/>
                <w:color w:val="000000"/>
                <w:sz w:val="18"/>
                <w:szCs w:val="18"/>
                <w:lang w:val="en-GB" w:eastAsia="sl-SI"/>
              </w:rPr>
              <w:t>gpx1</w:t>
            </w:r>
            <w:proofErr w:type="spellEnd"/>
          </w:p>
        </w:tc>
      </w:tr>
      <w:tr w:rsidR="0006106D" w:rsidRPr="0006106D" w14:paraId="22BBCF15" w14:textId="77777777" w:rsidTr="0006106D">
        <w:trPr>
          <w:trHeight w:val="300"/>
        </w:trPr>
        <w:tc>
          <w:tcPr>
            <w:tcW w:w="820" w:type="dxa"/>
            <w:tcBorders>
              <w:top w:val="nil"/>
              <w:left w:val="nil"/>
              <w:bottom w:val="nil"/>
              <w:right w:val="nil"/>
            </w:tcBorders>
            <w:noWrap/>
            <w:hideMark/>
          </w:tcPr>
          <w:p w14:paraId="0F7C3E0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C6443C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group_322</w:t>
            </w:r>
            <w:proofErr w:type="spellEnd"/>
          </w:p>
        </w:tc>
        <w:tc>
          <w:tcPr>
            <w:tcW w:w="7320" w:type="dxa"/>
            <w:tcBorders>
              <w:top w:val="nil"/>
              <w:left w:val="nil"/>
              <w:bottom w:val="nil"/>
              <w:right w:val="nil"/>
            </w:tcBorders>
            <w:hideMark/>
          </w:tcPr>
          <w:p w14:paraId="1D88C35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Ion-translocating oxidoreductase complex subunit B</w:t>
            </w:r>
          </w:p>
        </w:tc>
      </w:tr>
      <w:tr w:rsidR="0006106D" w:rsidRPr="0006106D" w14:paraId="6AAC6A19" w14:textId="77777777" w:rsidTr="0006106D">
        <w:trPr>
          <w:trHeight w:val="300"/>
        </w:trPr>
        <w:tc>
          <w:tcPr>
            <w:tcW w:w="820" w:type="dxa"/>
            <w:tcBorders>
              <w:top w:val="nil"/>
              <w:left w:val="nil"/>
              <w:bottom w:val="nil"/>
              <w:right w:val="nil"/>
            </w:tcBorders>
            <w:noWrap/>
            <w:hideMark/>
          </w:tcPr>
          <w:p w14:paraId="1A041B9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AA43EB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group_456</w:t>
            </w:r>
            <w:proofErr w:type="spellEnd"/>
          </w:p>
        </w:tc>
        <w:tc>
          <w:tcPr>
            <w:tcW w:w="7320" w:type="dxa"/>
            <w:tcBorders>
              <w:top w:val="nil"/>
              <w:left w:val="nil"/>
              <w:bottom w:val="nil"/>
              <w:right w:val="nil"/>
            </w:tcBorders>
            <w:hideMark/>
          </w:tcPr>
          <w:p w14:paraId="7A069C7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518063A5" w14:textId="77777777" w:rsidTr="0006106D">
        <w:trPr>
          <w:trHeight w:val="300"/>
        </w:trPr>
        <w:tc>
          <w:tcPr>
            <w:tcW w:w="820" w:type="dxa"/>
            <w:tcBorders>
              <w:top w:val="nil"/>
              <w:left w:val="nil"/>
              <w:bottom w:val="nil"/>
              <w:right w:val="nil"/>
            </w:tcBorders>
            <w:noWrap/>
            <w:hideMark/>
          </w:tcPr>
          <w:p w14:paraId="736F333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1</w:t>
            </w:r>
          </w:p>
        </w:tc>
        <w:tc>
          <w:tcPr>
            <w:tcW w:w="1180" w:type="dxa"/>
            <w:tcBorders>
              <w:top w:val="nil"/>
              <w:left w:val="nil"/>
              <w:bottom w:val="nil"/>
              <w:right w:val="nil"/>
            </w:tcBorders>
            <w:noWrap/>
            <w:hideMark/>
          </w:tcPr>
          <w:p w14:paraId="0C0BF78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group_457</w:t>
            </w:r>
            <w:proofErr w:type="spellEnd"/>
          </w:p>
        </w:tc>
        <w:tc>
          <w:tcPr>
            <w:tcW w:w="7320" w:type="dxa"/>
            <w:tcBorders>
              <w:top w:val="nil"/>
              <w:left w:val="nil"/>
              <w:bottom w:val="nil"/>
              <w:right w:val="nil"/>
            </w:tcBorders>
            <w:hideMark/>
          </w:tcPr>
          <w:p w14:paraId="4222F0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6DFF97A9" w14:textId="77777777" w:rsidTr="0006106D">
        <w:trPr>
          <w:trHeight w:val="300"/>
        </w:trPr>
        <w:tc>
          <w:tcPr>
            <w:tcW w:w="820" w:type="dxa"/>
            <w:tcBorders>
              <w:top w:val="nil"/>
              <w:left w:val="nil"/>
              <w:bottom w:val="nil"/>
              <w:right w:val="nil"/>
            </w:tcBorders>
            <w:noWrap/>
            <w:hideMark/>
          </w:tcPr>
          <w:p w14:paraId="457BA4B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36A7F9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group_458</w:t>
            </w:r>
            <w:proofErr w:type="spellEnd"/>
          </w:p>
        </w:tc>
        <w:tc>
          <w:tcPr>
            <w:tcW w:w="7320" w:type="dxa"/>
            <w:tcBorders>
              <w:top w:val="nil"/>
              <w:left w:val="nil"/>
              <w:bottom w:val="nil"/>
              <w:right w:val="nil"/>
            </w:tcBorders>
            <w:hideMark/>
          </w:tcPr>
          <w:p w14:paraId="17AD4A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7A5C748F" w14:textId="77777777" w:rsidTr="0006106D">
        <w:trPr>
          <w:trHeight w:val="300"/>
        </w:trPr>
        <w:tc>
          <w:tcPr>
            <w:tcW w:w="820" w:type="dxa"/>
            <w:tcBorders>
              <w:top w:val="nil"/>
              <w:left w:val="nil"/>
              <w:bottom w:val="nil"/>
              <w:right w:val="nil"/>
            </w:tcBorders>
            <w:noWrap/>
            <w:hideMark/>
          </w:tcPr>
          <w:p w14:paraId="016A29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0CCBD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group_67</w:t>
            </w:r>
            <w:proofErr w:type="spellEnd"/>
          </w:p>
        </w:tc>
        <w:tc>
          <w:tcPr>
            <w:tcW w:w="7320" w:type="dxa"/>
            <w:tcBorders>
              <w:top w:val="nil"/>
              <w:left w:val="nil"/>
              <w:bottom w:val="nil"/>
              <w:right w:val="nil"/>
            </w:tcBorders>
            <w:hideMark/>
          </w:tcPr>
          <w:p w14:paraId="299CAB1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0EF883B0" w14:textId="77777777" w:rsidTr="0006106D">
        <w:trPr>
          <w:trHeight w:val="300"/>
        </w:trPr>
        <w:tc>
          <w:tcPr>
            <w:tcW w:w="820" w:type="dxa"/>
            <w:tcBorders>
              <w:top w:val="nil"/>
              <w:left w:val="nil"/>
              <w:bottom w:val="nil"/>
              <w:right w:val="nil"/>
            </w:tcBorders>
            <w:noWrap/>
            <w:hideMark/>
          </w:tcPr>
          <w:p w14:paraId="47F07EA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038558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group_68</w:t>
            </w:r>
            <w:proofErr w:type="spellEnd"/>
          </w:p>
        </w:tc>
        <w:tc>
          <w:tcPr>
            <w:tcW w:w="7320" w:type="dxa"/>
            <w:tcBorders>
              <w:top w:val="nil"/>
              <w:left w:val="nil"/>
              <w:bottom w:val="nil"/>
              <w:right w:val="nil"/>
            </w:tcBorders>
            <w:hideMark/>
          </w:tcPr>
          <w:p w14:paraId="3C366CC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1CB3E25D" w14:textId="77777777" w:rsidTr="0006106D">
        <w:trPr>
          <w:trHeight w:val="300"/>
        </w:trPr>
        <w:tc>
          <w:tcPr>
            <w:tcW w:w="820" w:type="dxa"/>
            <w:tcBorders>
              <w:top w:val="nil"/>
              <w:left w:val="nil"/>
              <w:bottom w:val="nil"/>
              <w:right w:val="nil"/>
            </w:tcBorders>
            <w:noWrap/>
            <w:hideMark/>
          </w:tcPr>
          <w:p w14:paraId="6EE0A5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B3B9E9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group_70</w:t>
            </w:r>
            <w:proofErr w:type="spellEnd"/>
          </w:p>
        </w:tc>
        <w:tc>
          <w:tcPr>
            <w:tcW w:w="7320" w:type="dxa"/>
            <w:tcBorders>
              <w:top w:val="nil"/>
              <w:left w:val="nil"/>
              <w:bottom w:val="nil"/>
              <w:right w:val="nil"/>
            </w:tcBorders>
            <w:hideMark/>
          </w:tcPr>
          <w:p w14:paraId="793FB94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2F603902" w14:textId="77777777" w:rsidTr="0006106D">
        <w:trPr>
          <w:trHeight w:val="300"/>
        </w:trPr>
        <w:tc>
          <w:tcPr>
            <w:tcW w:w="820" w:type="dxa"/>
            <w:tcBorders>
              <w:top w:val="nil"/>
              <w:left w:val="nil"/>
              <w:bottom w:val="nil"/>
              <w:right w:val="nil"/>
            </w:tcBorders>
            <w:noWrap/>
            <w:hideMark/>
          </w:tcPr>
          <w:p w14:paraId="3BFFD02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FE0E4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group_1460</w:t>
            </w:r>
            <w:proofErr w:type="spellEnd"/>
          </w:p>
        </w:tc>
        <w:tc>
          <w:tcPr>
            <w:tcW w:w="7320" w:type="dxa"/>
            <w:tcBorders>
              <w:top w:val="nil"/>
              <w:left w:val="nil"/>
              <w:bottom w:val="nil"/>
              <w:right w:val="nil"/>
            </w:tcBorders>
            <w:hideMark/>
          </w:tcPr>
          <w:p w14:paraId="51A7D9E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IS1595</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ISCco3</w:t>
            </w:r>
            <w:proofErr w:type="spellEnd"/>
          </w:p>
        </w:tc>
      </w:tr>
      <w:tr w:rsidR="0006106D" w:rsidRPr="0006106D" w14:paraId="71409985" w14:textId="77777777" w:rsidTr="0006106D">
        <w:trPr>
          <w:trHeight w:val="300"/>
        </w:trPr>
        <w:tc>
          <w:tcPr>
            <w:tcW w:w="820" w:type="dxa"/>
            <w:tcBorders>
              <w:top w:val="nil"/>
              <w:left w:val="nil"/>
              <w:bottom w:val="nil"/>
              <w:right w:val="nil"/>
            </w:tcBorders>
            <w:noWrap/>
            <w:hideMark/>
          </w:tcPr>
          <w:p w14:paraId="1977C86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34F3C7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group_1503</w:t>
            </w:r>
            <w:proofErr w:type="spellEnd"/>
          </w:p>
        </w:tc>
        <w:tc>
          <w:tcPr>
            <w:tcW w:w="7320" w:type="dxa"/>
            <w:tcBorders>
              <w:top w:val="nil"/>
              <w:left w:val="nil"/>
              <w:bottom w:val="nil"/>
              <w:right w:val="nil"/>
            </w:tcBorders>
            <w:hideMark/>
          </w:tcPr>
          <w:p w14:paraId="31CF1AB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IS1595</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ISClsp5</w:t>
            </w:r>
            <w:proofErr w:type="spellEnd"/>
          </w:p>
        </w:tc>
      </w:tr>
      <w:tr w:rsidR="0006106D" w:rsidRPr="0006106D" w14:paraId="4DA06CE0" w14:textId="77777777" w:rsidTr="0006106D">
        <w:trPr>
          <w:trHeight w:val="300"/>
        </w:trPr>
        <w:tc>
          <w:tcPr>
            <w:tcW w:w="820" w:type="dxa"/>
            <w:tcBorders>
              <w:top w:val="nil"/>
              <w:left w:val="nil"/>
              <w:bottom w:val="nil"/>
              <w:right w:val="nil"/>
            </w:tcBorders>
            <w:noWrap/>
            <w:hideMark/>
          </w:tcPr>
          <w:p w14:paraId="564E88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DDBCE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group_283</w:t>
            </w:r>
            <w:proofErr w:type="spellEnd"/>
          </w:p>
        </w:tc>
        <w:tc>
          <w:tcPr>
            <w:tcW w:w="7320" w:type="dxa"/>
            <w:tcBorders>
              <w:top w:val="nil"/>
              <w:left w:val="nil"/>
              <w:bottom w:val="nil"/>
              <w:right w:val="nil"/>
            </w:tcBorders>
            <w:hideMark/>
          </w:tcPr>
          <w:p w14:paraId="148501B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23B5B13E" w14:textId="77777777" w:rsidTr="0006106D">
        <w:trPr>
          <w:trHeight w:val="300"/>
        </w:trPr>
        <w:tc>
          <w:tcPr>
            <w:tcW w:w="820" w:type="dxa"/>
            <w:tcBorders>
              <w:top w:val="nil"/>
              <w:left w:val="nil"/>
              <w:bottom w:val="nil"/>
              <w:right w:val="nil"/>
            </w:tcBorders>
            <w:noWrap/>
            <w:hideMark/>
          </w:tcPr>
          <w:p w14:paraId="1E7DB69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7D2002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group_284</w:t>
            </w:r>
            <w:proofErr w:type="spellEnd"/>
          </w:p>
        </w:tc>
        <w:tc>
          <w:tcPr>
            <w:tcW w:w="7320" w:type="dxa"/>
            <w:tcBorders>
              <w:top w:val="nil"/>
              <w:left w:val="nil"/>
              <w:bottom w:val="nil"/>
              <w:right w:val="nil"/>
            </w:tcBorders>
            <w:hideMark/>
          </w:tcPr>
          <w:p w14:paraId="2E5C3DA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26E6574E" w14:textId="77777777" w:rsidTr="0006106D">
        <w:trPr>
          <w:trHeight w:val="300"/>
        </w:trPr>
        <w:tc>
          <w:tcPr>
            <w:tcW w:w="820" w:type="dxa"/>
            <w:tcBorders>
              <w:top w:val="nil"/>
              <w:left w:val="nil"/>
              <w:bottom w:val="nil"/>
              <w:right w:val="nil"/>
            </w:tcBorders>
            <w:noWrap/>
            <w:hideMark/>
          </w:tcPr>
          <w:p w14:paraId="0C5D6A3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6C1BAB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group_285</w:t>
            </w:r>
            <w:proofErr w:type="spellEnd"/>
          </w:p>
        </w:tc>
        <w:tc>
          <w:tcPr>
            <w:tcW w:w="7320" w:type="dxa"/>
            <w:tcBorders>
              <w:top w:val="nil"/>
              <w:left w:val="nil"/>
              <w:bottom w:val="nil"/>
              <w:right w:val="nil"/>
            </w:tcBorders>
            <w:hideMark/>
          </w:tcPr>
          <w:p w14:paraId="0125EC4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18C37E1A" w14:textId="77777777" w:rsidTr="0006106D">
        <w:trPr>
          <w:trHeight w:val="300"/>
        </w:trPr>
        <w:tc>
          <w:tcPr>
            <w:tcW w:w="820" w:type="dxa"/>
            <w:tcBorders>
              <w:top w:val="nil"/>
              <w:left w:val="nil"/>
              <w:bottom w:val="nil"/>
              <w:right w:val="nil"/>
            </w:tcBorders>
            <w:noWrap/>
            <w:hideMark/>
          </w:tcPr>
          <w:p w14:paraId="6DB01A4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7EE3F4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group_5368</w:t>
            </w:r>
            <w:proofErr w:type="spellEnd"/>
          </w:p>
        </w:tc>
        <w:tc>
          <w:tcPr>
            <w:tcW w:w="7320" w:type="dxa"/>
            <w:tcBorders>
              <w:top w:val="nil"/>
              <w:left w:val="nil"/>
              <w:bottom w:val="nil"/>
              <w:right w:val="nil"/>
            </w:tcBorders>
            <w:hideMark/>
          </w:tcPr>
          <w:p w14:paraId="29FE385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3605C751" w14:textId="77777777" w:rsidTr="0006106D">
        <w:trPr>
          <w:trHeight w:val="300"/>
        </w:trPr>
        <w:tc>
          <w:tcPr>
            <w:tcW w:w="820" w:type="dxa"/>
            <w:tcBorders>
              <w:top w:val="nil"/>
              <w:left w:val="nil"/>
              <w:bottom w:val="nil"/>
              <w:right w:val="nil"/>
            </w:tcBorders>
            <w:noWrap/>
            <w:hideMark/>
          </w:tcPr>
          <w:p w14:paraId="1EC97C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2C921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group_5369</w:t>
            </w:r>
            <w:proofErr w:type="spellEnd"/>
          </w:p>
        </w:tc>
        <w:tc>
          <w:tcPr>
            <w:tcW w:w="7320" w:type="dxa"/>
            <w:tcBorders>
              <w:top w:val="nil"/>
              <w:left w:val="nil"/>
              <w:bottom w:val="nil"/>
              <w:right w:val="nil"/>
            </w:tcBorders>
            <w:hideMark/>
          </w:tcPr>
          <w:p w14:paraId="691DC46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0F3DFC03" w14:textId="77777777" w:rsidTr="0006106D">
        <w:trPr>
          <w:trHeight w:val="300"/>
        </w:trPr>
        <w:tc>
          <w:tcPr>
            <w:tcW w:w="820" w:type="dxa"/>
            <w:tcBorders>
              <w:top w:val="nil"/>
              <w:left w:val="nil"/>
              <w:bottom w:val="nil"/>
              <w:right w:val="nil"/>
            </w:tcBorders>
            <w:noWrap/>
            <w:hideMark/>
          </w:tcPr>
          <w:p w14:paraId="16BC44F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FAEB01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group_5370</w:t>
            </w:r>
            <w:proofErr w:type="spellEnd"/>
          </w:p>
        </w:tc>
        <w:tc>
          <w:tcPr>
            <w:tcW w:w="7320" w:type="dxa"/>
            <w:tcBorders>
              <w:top w:val="nil"/>
              <w:left w:val="nil"/>
              <w:bottom w:val="nil"/>
              <w:right w:val="nil"/>
            </w:tcBorders>
            <w:hideMark/>
          </w:tcPr>
          <w:p w14:paraId="7BA54B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70FD5E5D" w14:textId="77777777" w:rsidTr="0006106D">
        <w:trPr>
          <w:trHeight w:val="300"/>
        </w:trPr>
        <w:tc>
          <w:tcPr>
            <w:tcW w:w="820" w:type="dxa"/>
            <w:tcBorders>
              <w:top w:val="nil"/>
              <w:left w:val="nil"/>
              <w:bottom w:val="nil"/>
              <w:right w:val="nil"/>
            </w:tcBorders>
            <w:noWrap/>
            <w:hideMark/>
          </w:tcPr>
          <w:p w14:paraId="57F9A5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F614C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group_5371</w:t>
            </w:r>
            <w:proofErr w:type="spellEnd"/>
          </w:p>
        </w:tc>
        <w:tc>
          <w:tcPr>
            <w:tcW w:w="7320" w:type="dxa"/>
            <w:tcBorders>
              <w:top w:val="nil"/>
              <w:left w:val="nil"/>
              <w:bottom w:val="nil"/>
              <w:right w:val="nil"/>
            </w:tcBorders>
            <w:hideMark/>
          </w:tcPr>
          <w:p w14:paraId="72B0501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4D03811C" w14:textId="77777777" w:rsidTr="0006106D">
        <w:trPr>
          <w:trHeight w:val="300"/>
        </w:trPr>
        <w:tc>
          <w:tcPr>
            <w:tcW w:w="820" w:type="dxa"/>
            <w:tcBorders>
              <w:top w:val="nil"/>
              <w:left w:val="nil"/>
              <w:bottom w:val="nil"/>
              <w:right w:val="nil"/>
            </w:tcBorders>
            <w:noWrap/>
            <w:hideMark/>
          </w:tcPr>
          <w:p w14:paraId="431A181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B1AD90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group_5373</w:t>
            </w:r>
            <w:proofErr w:type="spellEnd"/>
          </w:p>
        </w:tc>
        <w:tc>
          <w:tcPr>
            <w:tcW w:w="7320" w:type="dxa"/>
            <w:tcBorders>
              <w:top w:val="nil"/>
              <w:left w:val="nil"/>
              <w:bottom w:val="nil"/>
              <w:right w:val="nil"/>
            </w:tcBorders>
            <w:hideMark/>
          </w:tcPr>
          <w:p w14:paraId="30050E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1C28B82A" w14:textId="77777777" w:rsidTr="0006106D">
        <w:trPr>
          <w:trHeight w:val="300"/>
        </w:trPr>
        <w:tc>
          <w:tcPr>
            <w:tcW w:w="820" w:type="dxa"/>
            <w:tcBorders>
              <w:top w:val="nil"/>
              <w:left w:val="nil"/>
              <w:bottom w:val="nil"/>
              <w:right w:val="nil"/>
            </w:tcBorders>
            <w:noWrap/>
            <w:hideMark/>
          </w:tcPr>
          <w:p w14:paraId="1A7CEBC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56E44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group_5225</w:t>
            </w:r>
            <w:proofErr w:type="spellEnd"/>
          </w:p>
        </w:tc>
        <w:tc>
          <w:tcPr>
            <w:tcW w:w="7320" w:type="dxa"/>
            <w:tcBorders>
              <w:top w:val="nil"/>
              <w:left w:val="nil"/>
              <w:bottom w:val="nil"/>
              <w:right w:val="nil"/>
            </w:tcBorders>
            <w:hideMark/>
          </w:tcPr>
          <w:p w14:paraId="3259052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67DB35CE" w14:textId="77777777" w:rsidTr="0006106D">
        <w:trPr>
          <w:trHeight w:val="300"/>
        </w:trPr>
        <w:tc>
          <w:tcPr>
            <w:tcW w:w="820" w:type="dxa"/>
            <w:tcBorders>
              <w:top w:val="nil"/>
              <w:left w:val="nil"/>
              <w:bottom w:val="nil"/>
              <w:right w:val="nil"/>
            </w:tcBorders>
            <w:noWrap/>
            <w:hideMark/>
          </w:tcPr>
          <w:p w14:paraId="612DDFC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7EF8C5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group_5228</w:t>
            </w:r>
            <w:proofErr w:type="spellEnd"/>
          </w:p>
        </w:tc>
        <w:tc>
          <w:tcPr>
            <w:tcW w:w="7320" w:type="dxa"/>
            <w:tcBorders>
              <w:top w:val="nil"/>
              <w:left w:val="nil"/>
              <w:bottom w:val="nil"/>
              <w:right w:val="nil"/>
            </w:tcBorders>
            <w:hideMark/>
          </w:tcPr>
          <w:p w14:paraId="7BE6FF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6FABDAB9" w14:textId="77777777" w:rsidTr="0006106D">
        <w:trPr>
          <w:trHeight w:val="300"/>
        </w:trPr>
        <w:tc>
          <w:tcPr>
            <w:tcW w:w="820" w:type="dxa"/>
            <w:tcBorders>
              <w:top w:val="nil"/>
              <w:left w:val="nil"/>
              <w:bottom w:val="nil"/>
              <w:right w:val="nil"/>
            </w:tcBorders>
            <w:noWrap/>
            <w:hideMark/>
          </w:tcPr>
          <w:p w14:paraId="5FAC0DE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69E509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group_5229</w:t>
            </w:r>
            <w:proofErr w:type="spellEnd"/>
          </w:p>
        </w:tc>
        <w:tc>
          <w:tcPr>
            <w:tcW w:w="7320" w:type="dxa"/>
            <w:tcBorders>
              <w:top w:val="nil"/>
              <w:left w:val="nil"/>
              <w:bottom w:val="nil"/>
              <w:right w:val="nil"/>
            </w:tcBorders>
            <w:hideMark/>
          </w:tcPr>
          <w:p w14:paraId="6286FD2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6966D6B9" w14:textId="77777777" w:rsidTr="0006106D">
        <w:trPr>
          <w:trHeight w:val="300"/>
        </w:trPr>
        <w:tc>
          <w:tcPr>
            <w:tcW w:w="820" w:type="dxa"/>
            <w:tcBorders>
              <w:top w:val="nil"/>
              <w:left w:val="nil"/>
              <w:bottom w:val="nil"/>
              <w:right w:val="nil"/>
            </w:tcBorders>
            <w:noWrap/>
            <w:hideMark/>
          </w:tcPr>
          <w:p w14:paraId="2EF2E59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75DB6F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group_5230</w:t>
            </w:r>
            <w:proofErr w:type="spellEnd"/>
          </w:p>
        </w:tc>
        <w:tc>
          <w:tcPr>
            <w:tcW w:w="7320" w:type="dxa"/>
            <w:tcBorders>
              <w:top w:val="nil"/>
              <w:left w:val="nil"/>
              <w:bottom w:val="nil"/>
              <w:right w:val="nil"/>
            </w:tcBorders>
            <w:hideMark/>
          </w:tcPr>
          <w:p w14:paraId="214183B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4C50F42C" w14:textId="77777777" w:rsidTr="0006106D">
        <w:trPr>
          <w:trHeight w:val="300"/>
        </w:trPr>
        <w:tc>
          <w:tcPr>
            <w:tcW w:w="820" w:type="dxa"/>
            <w:tcBorders>
              <w:top w:val="nil"/>
              <w:left w:val="nil"/>
              <w:bottom w:val="nil"/>
              <w:right w:val="nil"/>
            </w:tcBorders>
            <w:noWrap/>
            <w:hideMark/>
          </w:tcPr>
          <w:p w14:paraId="29486FD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AF775E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group_5231</w:t>
            </w:r>
            <w:proofErr w:type="spellEnd"/>
          </w:p>
        </w:tc>
        <w:tc>
          <w:tcPr>
            <w:tcW w:w="7320" w:type="dxa"/>
            <w:tcBorders>
              <w:top w:val="nil"/>
              <w:left w:val="nil"/>
              <w:bottom w:val="nil"/>
              <w:right w:val="nil"/>
            </w:tcBorders>
            <w:hideMark/>
          </w:tcPr>
          <w:p w14:paraId="62720C5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020C26CA" w14:textId="77777777" w:rsidTr="0006106D">
        <w:trPr>
          <w:trHeight w:val="300"/>
        </w:trPr>
        <w:tc>
          <w:tcPr>
            <w:tcW w:w="820" w:type="dxa"/>
            <w:tcBorders>
              <w:top w:val="nil"/>
              <w:left w:val="nil"/>
              <w:bottom w:val="nil"/>
              <w:right w:val="nil"/>
            </w:tcBorders>
            <w:noWrap/>
            <w:hideMark/>
          </w:tcPr>
          <w:p w14:paraId="58B4122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F2937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group_5232</w:t>
            </w:r>
            <w:proofErr w:type="spellEnd"/>
          </w:p>
        </w:tc>
        <w:tc>
          <w:tcPr>
            <w:tcW w:w="7320" w:type="dxa"/>
            <w:tcBorders>
              <w:top w:val="nil"/>
              <w:left w:val="nil"/>
              <w:bottom w:val="nil"/>
              <w:right w:val="nil"/>
            </w:tcBorders>
            <w:hideMark/>
          </w:tcPr>
          <w:p w14:paraId="3B4931E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0D6473C8" w14:textId="77777777" w:rsidTr="0006106D">
        <w:trPr>
          <w:trHeight w:val="300"/>
        </w:trPr>
        <w:tc>
          <w:tcPr>
            <w:tcW w:w="820" w:type="dxa"/>
            <w:tcBorders>
              <w:top w:val="nil"/>
              <w:left w:val="nil"/>
              <w:bottom w:val="nil"/>
              <w:right w:val="nil"/>
            </w:tcBorders>
            <w:noWrap/>
            <w:hideMark/>
          </w:tcPr>
          <w:p w14:paraId="2738CBE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8F24EE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group_205</w:t>
            </w:r>
            <w:proofErr w:type="spellEnd"/>
          </w:p>
        </w:tc>
        <w:tc>
          <w:tcPr>
            <w:tcW w:w="7320" w:type="dxa"/>
            <w:tcBorders>
              <w:top w:val="nil"/>
              <w:left w:val="nil"/>
              <w:bottom w:val="nil"/>
              <w:right w:val="nil"/>
            </w:tcBorders>
            <w:hideMark/>
          </w:tcPr>
          <w:p w14:paraId="12CAE94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IS4</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ISRel1</w:t>
            </w:r>
            <w:proofErr w:type="spellEnd"/>
          </w:p>
        </w:tc>
      </w:tr>
      <w:tr w:rsidR="0006106D" w:rsidRPr="0006106D" w14:paraId="38B2DF94" w14:textId="77777777" w:rsidTr="0006106D">
        <w:trPr>
          <w:trHeight w:val="300"/>
        </w:trPr>
        <w:tc>
          <w:tcPr>
            <w:tcW w:w="820" w:type="dxa"/>
            <w:tcBorders>
              <w:top w:val="nil"/>
              <w:left w:val="nil"/>
              <w:bottom w:val="nil"/>
              <w:right w:val="nil"/>
            </w:tcBorders>
            <w:noWrap/>
            <w:hideMark/>
          </w:tcPr>
          <w:p w14:paraId="61BA867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BC54F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group_206</w:t>
            </w:r>
            <w:proofErr w:type="spellEnd"/>
          </w:p>
        </w:tc>
        <w:tc>
          <w:tcPr>
            <w:tcW w:w="7320" w:type="dxa"/>
            <w:tcBorders>
              <w:top w:val="nil"/>
              <w:left w:val="nil"/>
              <w:bottom w:val="nil"/>
              <w:right w:val="nil"/>
            </w:tcBorders>
            <w:hideMark/>
          </w:tcPr>
          <w:p w14:paraId="6B8DC4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IS4</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ISRel1</w:t>
            </w:r>
            <w:proofErr w:type="spellEnd"/>
          </w:p>
        </w:tc>
      </w:tr>
      <w:tr w:rsidR="0006106D" w:rsidRPr="0006106D" w14:paraId="172803C4" w14:textId="77777777" w:rsidTr="0006106D">
        <w:trPr>
          <w:trHeight w:val="300"/>
        </w:trPr>
        <w:tc>
          <w:tcPr>
            <w:tcW w:w="820" w:type="dxa"/>
            <w:tcBorders>
              <w:top w:val="nil"/>
              <w:left w:val="nil"/>
              <w:bottom w:val="nil"/>
              <w:right w:val="nil"/>
            </w:tcBorders>
            <w:noWrap/>
            <w:hideMark/>
          </w:tcPr>
          <w:p w14:paraId="413808C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DB6B11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group_207</w:t>
            </w:r>
            <w:proofErr w:type="spellEnd"/>
          </w:p>
        </w:tc>
        <w:tc>
          <w:tcPr>
            <w:tcW w:w="7320" w:type="dxa"/>
            <w:tcBorders>
              <w:top w:val="nil"/>
              <w:left w:val="nil"/>
              <w:bottom w:val="nil"/>
              <w:right w:val="nil"/>
            </w:tcBorders>
            <w:hideMark/>
          </w:tcPr>
          <w:p w14:paraId="04B4623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IS4</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ISRel1</w:t>
            </w:r>
            <w:proofErr w:type="spellEnd"/>
          </w:p>
        </w:tc>
      </w:tr>
      <w:tr w:rsidR="0006106D" w:rsidRPr="0006106D" w14:paraId="15DC6AB6" w14:textId="77777777" w:rsidTr="0006106D">
        <w:trPr>
          <w:trHeight w:val="300"/>
        </w:trPr>
        <w:tc>
          <w:tcPr>
            <w:tcW w:w="820" w:type="dxa"/>
            <w:tcBorders>
              <w:top w:val="nil"/>
              <w:left w:val="nil"/>
              <w:bottom w:val="nil"/>
              <w:right w:val="nil"/>
            </w:tcBorders>
            <w:noWrap/>
            <w:hideMark/>
          </w:tcPr>
          <w:p w14:paraId="752523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CCB54B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group_208</w:t>
            </w:r>
            <w:proofErr w:type="spellEnd"/>
          </w:p>
        </w:tc>
        <w:tc>
          <w:tcPr>
            <w:tcW w:w="7320" w:type="dxa"/>
            <w:tcBorders>
              <w:top w:val="nil"/>
              <w:left w:val="nil"/>
              <w:bottom w:val="nil"/>
              <w:right w:val="nil"/>
            </w:tcBorders>
            <w:hideMark/>
          </w:tcPr>
          <w:p w14:paraId="0F7EFDD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IS4</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ISRel1</w:t>
            </w:r>
            <w:proofErr w:type="spellEnd"/>
          </w:p>
        </w:tc>
      </w:tr>
      <w:tr w:rsidR="0006106D" w:rsidRPr="0006106D" w14:paraId="128112F4" w14:textId="77777777" w:rsidTr="0006106D">
        <w:trPr>
          <w:trHeight w:val="300"/>
        </w:trPr>
        <w:tc>
          <w:tcPr>
            <w:tcW w:w="820" w:type="dxa"/>
            <w:tcBorders>
              <w:top w:val="nil"/>
              <w:left w:val="nil"/>
              <w:bottom w:val="nil"/>
              <w:right w:val="nil"/>
            </w:tcBorders>
            <w:noWrap/>
            <w:hideMark/>
          </w:tcPr>
          <w:p w14:paraId="43F680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2ADFF5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group_209</w:t>
            </w:r>
            <w:proofErr w:type="spellEnd"/>
          </w:p>
        </w:tc>
        <w:tc>
          <w:tcPr>
            <w:tcW w:w="7320" w:type="dxa"/>
            <w:tcBorders>
              <w:top w:val="nil"/>
              <w:left w:val="nil"/>
              <w:bottom w:val="nil"/>
              <w:right w:val="nil"/>
            </w:tcBorders>
            <w:hideMark/>
          </w:tcPr>
          <w:p w14:paraId="482A1C0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IS4</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ISRel1</w:t>
            </w:r>
            <w:proofErr w:type="spellEnd"/>
          </w:p>
        </w:tc>
      </w:tr>
      <w:tr w:rsidR="0006106D" w:rsidRPr="0006106D" w14:paraId="7B56CDCC" w14:textId="77777777" w:rsidTr="0006106D">
        <w:trPr>
          <w:trHeight w:val="300"/>
        </w:trPr>
        <w:tc>
          <w:tcPr>
            <w:tcW w:w="820" w:type="dxa"/>
            <w:tcBorders>
              <w:top w:val="nil"/>
              <w:left w:val="nil"/>
              <w:bottom w:val="nil"/>
              <w:right w:val="nil"/>
            </w:tcBorders>
            <w:noWrap/>
            <w:hideMark/>
          </w:tcPr>
          <w:p w14:paraId="7CC0E42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EFD408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group_210</w:t>
            </w:r>
            <w:proofErr w:type="spellEnd"/>
          </w:p>
        </w:tc>
        <w:tc>
          <w:tcPr>
            <w:tcW w:w="7320" w:type="dxa"/>
            <w:tcBorders>
              <w:top w:val="nil"/>
              <w:left w:val="nil"/>
              <w:bottom w:val="nil"/>
              <w:right w:val="nil"/>
            </w:tcBorders>
            <w:hideMark/>
          </w:tcPr>
          <w:p w14:paraId="24A2244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IS4</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ISRel1</w:t>
            </w:r>
            <w:proofErr w:type="spellEnd"/>
          </w:p>
        </w:tc>
      </w:tr>
      <w:tr w:rsidR="0006106D" w:rsidRPr="0006106D" w14:paraId="14A35927" w14:textId="77777777" w:rsidTr="0006106D">
        <w:trPr>
          <w:trHeight w:val="300"/>
        </w:trPr>
        <w:tc>
          <w:tcPr>
            <w:tcW w:w="820" w:type="dxa"/>
            <w:tcBorders>
              <w:top w:val="nil"/>
              <w:left w:val="nil"/>
              <w:bottom w:val="nil"/>
              <w:right w:val="nil"/>
            </w:tcBorders>
            <w:noWrap/>
            <w:hideMark/>
          </w:tcPr>
          <w:p w14:paraId="4C21FD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F0DA55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group_4959</w:t>
            </w:r>
            <w:proofErr w:type="spellEnd"/>
          </w:p>
        </w:tc>
        <w:tc>
          <w:tcPr>
            <w:tcW w:w="7320" w:type="dxa"/>
            <w:tcBorders>
              <w:top w:val="nil"/>
              <w:left w:val="nil"/>
              <w:bottom w:val="nil"/>
              <w:right w:val="nil"/>
            </w:tcBorders>
            <w:hideMark/>
          </w:tcPr>
          <w:p w14:paraId="598D16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30289B1F" w14:textId="77777777" w:rsidTr="0006106D">
        <w:trPr>
          <w:trHeight w:val="300"/>
        </w:trPr>
        <w:tc>
          <w:tcPr>
            <w:tcW w:w="820" w:type="dxa"/>
            <w:tcBorders>
              <w:top w:val="nil"/>
              <w:left w:val="nil"/>
              <w:bottom w:val="nil"/>
              <w:right w:val="nil"/>
            </w:tcBorders>
            <w:noWrap/>
            <w:hideMark/>
          </w:tcPr>
          <w:p w14:paraId="599FEE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77C747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group_4960</w:t>
            </w:r>
            <w:proofErr w:type="spellEnd"/>
          </w:p>
        </w:tc>
        <w:tc>
          <w:tcPr>
            <w:tcW w:w="7320" w:type="dxa"/>
            <w:tcBorders>
              <w:top w:val="nil"/>
              <w:left w:val="nil"/>
              <w:bottom w:val="nil"/>
              <w:right w:val="nil"/>
            </w:tcBorders>
            <w:hideMark/>
          </w:tcPr>
          <w:p w14:paraId="2C8CC9D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5D66F2D" w14:textId="77777777" w:rsidTr="0006106D">
        <w:trPr>
          <w:trHeight w:val="300"/>
        </w:trPr>
        <w:tc>
          <w:tcPr>
            <w:tcW w:w="820" w:type="dxa"/>
            <w:tcBorders>
              <w:top w:val="nil"/>
              <w:left w:val="nil"/>
              <w:bottom w:val="nil"/>
              <w:right w:val="nil"/>
            </w:tcBorders>
            <w:noWrap/>
            <w:hideMark/>
          </w:tcPr>
          <w:p w14:paraId="20D3AF7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3FEE2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group_4961</w:t>
            </w:r>
            <w:proofErr w:type="spellEnd"/>
          </w:p>
        </w:tc>
        <w:tc>
          <w:tcPr>
            <w:tcW w:w="7320" w:type="dxa"/>
            <w:tcBorders>
              <w:top w:val="nil"/>
              <w:left w:val="nil"/>
              <w:bottom w:val="nil"/>
              <w:right w:val="nil"/>
            </w:tcBorders>
            <w:hideMark/>
          </w:tcPr>
          <w:p w14:paraId="143164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32DED5FE" w14:textId="77777777" w:rsidTr="0006106D">
        <w:trPr>
          <w:trHeight w:val="300"/>
        </w:trPr>
        <w:tc>
          <w:tcPr>
            <w:tcW w:w="820" w:type="dxa"/>
            <w:tcBorders>
              <w:top w:val="nil"/>
              <w:left w:val="nil"/>
              <w:bottom w:val="nil"/>
              <w:right w:val="nil"/>
            </w:tcBorders>
            <w:noWrap/>
            <w:hideMark/>
          </w:tcPr>
          <w:p w14:paraId="4E73F20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117F65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group_4962</w:t>
            </w:r>
            <w:proofErr w:type="spellEnd"/>
          </w:p>
        </w:tc>
        <w:tc>
          <w:tcPr>
            <w:tcW w:w="7320" w:type="dxa"/>
            <w:tcBorders>
              <w:top w:val="nil"/>
              <w:left w:val="nil"/>
              <w:bottom w:val="nil"/>
              <w:right w:val="nil"/>
            </w:tcBorders>
            <w:hideMark/>
          </w:tcPr>
          <w:p w14:paraId="1F5249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0598C05A" w14:textId="77777777" w:rsidTr="0006106D">
        <w:trPr>
          <w:trHeight w:val="300"/>
        </w:trPr>
        <w:tc>
          <w:tcPr>
            <w:tcW w:w="820" w:type="dxa"/>
            <w:tcBorders>
              <w:top w:val="nil"/>
              <w:left w:val="nil"/>
              <w:bottom w:val="nil"/>
              <w:right w:val="nil"/>
            </w:tcBorders>
            <w:noWrap/>
            <w:hideMark/>
          </w:tcPr>
          <w:p w14:paraId="29C42F7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65DB8E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group_4963</w:t>
            </w:r>
            <w:proofErr w:type="spellEnd"/>
          </w:p>
        </w:tc>
        <w:tc>
          <w:tcPr>
            <w:tcW w:w="7320" w:type="dxa"/>
            <w:tcBorders>
              <w:top w:val="nil"/>
              <w:left w:val="nil"/>
              <w:bottom w:val="nil"/>
              <w:right w:val="nil"/>
            </w:tcBorders>
            <w:hideMark/>
          </w:tcPr>
          <w:p w14:paraId="348C4DF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C200929" w14:textId="77777777" w:rsidTr="0006106D">
        <w:trPr>
          <w:trHeight w:val="300"/>
        </w:trPr>
        <w:tc>
          <w:tcPr>
            <w:tcW w:w="820" w:type="dxa"/>
            <w:tcBorders>
              <w:top w:val="nil"/>
              <w:left w:val="nil"/>
              <w:bottom w:val="nil"/>
              <w:right w:val="nil"/>
            </w:tcBorders>
            <w:noWrap/>
            <w:hideMark/>
          </w:tcPr>
          <w:p w14:paraId="5017DD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E8E5A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group_4964</w:t>
            </w:r>
            <w:proofErr w:type="spellEnd"/>
          </w:p>
        </w:tc>
        <w:tc>
          <w:tcPr>
            <w:tcW w:w="7320" w:type="dxa"/>
            <w:tcBorders>
              <w:top w:val="nil"/>
              <w:left w:val="nil"/>
              <w:bottom w:val="nil"/>
              <w:right w:val="nil"/>
            </w:tcBorders>
            <w:hideMark/>
          </w:tcPr>
          <w:p w14:paraId="762DF5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5D2DFBF" w14:textId="77777777" w:rsidTr="0006106D">
        <w:trPr>
          <w:trHeight w:val="300"/>
        </w:trPr>
        <w:tc>
          <w:tcPr>
            <w:tcW w:w="820" w:type="dxa"/>
            <w:tcBorders>
              <w:top w:val="nil"/>
              <w:left w:val="nil"/>
              <w:bottom w:val="nil"/>
              <w:right w:val="nil"/>
            </w:tcBorders>
            <w:noWrap/>
            <w:hideMark/>
          </w:tcPr>
          <w:p w14:paraId="540C3E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4C05E4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group_4965</w:t>
            </w:r>
            <w:proofErr w:type="spellEnd"/>
          </w:p>
        </w:tc>
        <w:tc>
          <w:tcPr>
            <w:tcW w:w="7320" w:type="dxa"/>
            <w:tcBorders>
              <w:top w:val="nil"/>
              <w:left w:val="nil"/>
              <w:bottom w:val="nil"/>
              <w:right w:val="nil"/>
            </w:tcBorders>
            <w:hideMark/>
          </w:tcPr>
          <w:p w14:paraId="12EDBF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6C10F4BB" w14:textId="77777777" w:rsidTr="0006106D">
        <w:trPr>
          <w:trHeight w:val="300"/>
        </w:trPr>
        <w:tc>
          <w:tcPr>
            <w:tcW w:w="820" w:type="dxa"/>
            <w:tcBorders>
              <w:top w:val="nil"/>
              <w:left w:val="nil"/>
              <w:bottom w:val="nil"/>
              <w:right w:val="nil"/>
            </w:tcBorders>
            <w:noWrap/>
            <w:hideMark/>
          </w:tcPr>
          <w:p w14:paraId="45DE8C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5C052A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group_4966</w:t>
            </w:r>
            <w:proofErr w:type="spellEnd"/>
          </w:p>
        </w:tc>
        <w:tc>
          <w:tcPr>
            <w:tcW w:w="7320" w:type="dxa"/>
            <w:tcBorders>
              <w:top w:val="nil"/>
              <w:left w:val="nil"/>
              <w:bottom w:val="nil"/>
              <w:right w:val="nil"/>
            </w:tcBorders>
            <w:hideMark/>
          </w:tcPr>
          <w:p w14:paraId="3E30AA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4CFD8A1" w14:textId="77777777" w:rsidTr="0006106D">
        <w:trPr>
          <w:trHeight w:val="300"/>
        </w:trPr>
        <w:tc>
          <w:tcPr>
            <w:tcW w:w="820" w:type="dxa"/>
            <w:tcBorders>
              <w:top w:val="nil"/>
              <w:left w:val="nil"/>
              <w:bottom w:val="nil"/>
              <w:right w:val="nil"/>
            </w:tcBorders>
            <w:noWrap/>
            <w:hideMark/>
          </w:tcPr>
          <w:p w14:paraId="61899F1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7AA456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group_4967</w:t>
            </w:r>
            <w:proofErr w:type="spellEnd"/>
          </w:p>
        </w:tc>
        <w:tc>
          <w:tcPr>
            <w:tcW w:w="7320" w:type="dxa"/>
            <w:tcBorders>
              <w:top w:val="nil"/>
              <w:left w:val="nil"/>
              <w:bottom w:val="nil"/>
              <w:right w:val="nil"/>
            </w:tcBorders>
            <w:hideMark/>
          </w:tcPr>
          <w:p w14:paraId="5A352B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75803230" w14:textId="77777777" w:rsidTr="0006106D">
        <w:trPr>
          <w:trHeight w:val="300"/>
        </w:trPr>
        <w:tc>
          <w:tcPr>
            <w:tcW w:w="820" w:type="dxa"/>
            <w:tcBorders>
              <w:top w:val="nil"/>
              <w:left w:val="nil"/>
              <w:bottom w:val="nil"/>
              <w:right w:val="nil"/>
            </w:tcBorders>
            <w:noWrap/>
            <w:hideMark/>
          </w:tcPr>
          <w:p w14:paraId="74B65EC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35E93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aplIM</w:t>
            </w:r>
            <w:proofErr w:type="spellEnd"/>
          </w:p>
        </w:tc>
        <w:tc>
          <w:tcPr>
            <w:tcW w:w="7320" w:type="dxa"/>
            <w:tcBorders>
              <w:top w:val="nil"/>
              <w:left w:val="nil"/>
              <w:bottom w:val="nil"/>
              <w:right w:val="nil"/>
            </w:tcBorders>
            <w:hideMark/>
          </w:tcPr>
          <w:p w14:paraId="2E5E5F7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Modification methylase AplI</w:t>
            </w:r>
          </w:p>
        </w:tc>
      </w:tr>
      <w:tr w:rsidR="0006106D" w:rsidRPr="0006106D" w14:paraId="07E0DA2B" w14:textId="77777777" w:rsidTr="0006106D">
        <w:trPr>
          <w:trHeight w:val="300"/>
        </w:trPr>
        <w:tc>
          <w:tcPr>
            <w:tcW w:w="820" w:type="dxa"/>
            <w:tcBorders>
              <w:top w:val="nil"/>
              <w:left w:val="nil"/>
              <w:bottom w:val="nil"/>
              <w:right w:val="nil"/>
            </w:tcBorders>
            <w:noWrap/>
            <w:hideMark/>
          </w:tcPr>
          <w:p w14:paraId="521247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25B967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group_1630</w:t>
            </w:r>
            <w:proofErr w:type="spellEnd"/>
          </w:p>
        </w:tc>
        <w:tc>
          <w:tcPr>
            <w:tcW w:w="7320" w:type="dxa"/>
            <w:tcBorders>
              <w:top w:val="nil"/>
              <w:left w:val="nil"/>
              <w:bottom w:val="nil"/>
              <w:right w:val="nil"/>
            </w:tcBorders>
            <w:hideMark/>
          </w:tcPr>
          <w:p w14:paraId="2EA841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Modification methylase </w:t>
            </w:r>
            <w:proofErr w:type="spellStart"/>
            <w:r w:rsidRPr="0006106D">
              <w:rPr>
                <w:rFonts w:eastAsia="Times New Roman" w:cs="Times New Roman"/>
                <w:color w:val="000000"/>
                <w:sz w:val="18"/>
                <w:szCs w:val="18"/>
                <w:lang w:val="en-GB" w:eastAsia="sl-SI"/>
              </w:rPr>
              <w:t>DpnIIA</w:t>
            </w:r>
            <w:proofErr w:type="spellEnd"/>
          </w:p>
        </w:tc>
      </w:tr>
      <w:tr w:rsidR="0006106D" w:rsidRPr="0006106D" w14:paraId="68A3BA50" w14:textId="77777777" w:rsidTr="0006106D">
        <w:trPr>
          <w:trHeight w:val="300"/>
        </w:trPr>
        <w:tc>
          <w:tcPr>
            <w:tcW w:w="820" w:type="dxa"/>
            <w:tcBorders>
              <w:top w:val="nil"/>
              <w:left w:val="nil"/>
              <w:bottom w:val="nil"/>
              <w:right w:val="nil"/>
            </w:tcBorders>
            <w:noWrap/>
            <w:hideMark/>
          </w:tcPr>
          <w:p w14:paraId="581E52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E4B13E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group_1945</w:t>
            </w:r>
            <w:proofErr w:type="spellEnd"/>
          </w:p>
        </w:tc>
        <w:tc>
          <w:tcPr>
            <w:tcW w:w="7320" w:type="dxa"/>
            <w:tcBorders>
              <w:top w:val="nil"/>
              <w:left w:val="nil"/>
              <w:bottom w:val="nil"/>
              <w:right w:val="nil"/>
            </w:tcBorders>
            <w:hideMark/>
          </w:tcPr>
          <w:p w14:paraId="414755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Modification methylase </w:t>
            </w:r>
            <w:proofErr w:type="spellStart"/>
            <w:r w:rsidRPr="0006106D">
              <w:rPr>
                <w:rFonts w:eastAsia="Times New Roman" w:cs="Times New Roman"/>
                <w:color w:val="000000"/>
                <w:sz w:val="18"/>
                <w:szCs w:val="18"/>
                <w:lang w:val="en-GB" w:eastAsia="sl-SI"/>
              </w:rPr>
              <w:t>Eco57IB</w:t>
            </w:r>
            <w:proofErr w:type="spellEnd"/>
          </w:p>
        </w:tc>
      </w:tr>
      <w:tr w:rsidR="0006106D" w:rsidRPr="0006106D" w14:paraId="05F55B40" w14:textId="77777777" w:rsidTr="0006106D">
        <w:trPr>
          <w:trHeight w:val="300"/>
        </w:trPr>
        <w:tc>
          <w:tcPr>
            <w:tcW w:w="820" w:type="dxa"/>
            <w:tcBorders>
              <w:top w:val="nil"/>
              <w:left w:val="nil"/>
              <w:bottom w:val="nil"/>
              <w:right w:val="nil"/>
            </w:tcBorders>
            <w:noWrap/>
            <w:hideMark/>
          </w:tcPr>
          <w:p w14:paraId="6C2F78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43C7C0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sbpA</w:t>
            </w:r>
            <w:proofErr w:type="spellEnd"/>
          </w:p>
        </w:tc>
        <w:tc>
          <w:tcPr>
            <w:tcW w:w="7320" w:type="dxa"/>
            <w:tcBorders>
              <w:top w:val="nil"/>
              <w:left w:val="nil"/>
              <w:bottom w:val="nil"/>
              <w:right w:val="nil"/>
            </w:tcBorders>
            <w:hideMark/>
          </w:tcPr>
          <w:p w14:paraId="4F6F900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Multiple sugar-binding periplasmic protein </w:t>
            </w:r>
            <w:proofErr w:type="spellStart"/>
            <w:r w:rsidRPr="0006106D">
              <w:rPr>
                <w:rFonts w:eastAsia="Times New Roman" w:cs="Times New Roman"/>
                <w:color w:val="000000"/>
                <w:sz w:val="18"/>
                <w:szCs w:val="18"/>
                <w:lang w:val="en-GB" w:eastAsia="sl-SI"/>
              </w:rPr>
              <w:t>SbpA</w:t>
            </w:r>
            <w:proofErr w:type="spellEnd"/>
          </w:p>
        </w:tc>
      </w:tr>
      <w:tr w:rsidR="0006106D" w:rsidRPr="0006106D" w14:paraId="10C50C41" w14:textId="77777777" w:rsidTr="0006106D">
        <w:trPr>
          <w:trHeight w:val="300"/>
        </w:trPr>
        <w:tc>
          <w:tcPr>
            <w:tcW w:w="820" w:type="dxa"/>
            <w:tcBorders>
              <w:top w:val="nil"/>
              <w:left w:val="nil"/>
              <w:bottom w:val="nil"/>
              <w:right w:val="nil"/>
            </w:tcBorders>
            <w:noWrap/>
            <w:hideMark/>
          </w:tcPr>
          <w:p w14:paraId="30BA5FA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8F41C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ohrR</w:t>
            </w:r>
            <w:proofErr w:type="spellEnd"/>
          </w:p>
        </w:tc>
        <w:tc>
          <w:tcPr>
            <w:tcW w:w="7320" w:type="dxa"/>
            <w:tcBorders>
              <w:top w:val="nil"/>
              <w:left w:val="nil"/>
              <w:bottom w:val="nil"/>
              <w:right w:val="nil"/>
            </w:tcBorders>
            <w:hideMark/>
          </w:tcPr>
          <w:p w14:paraId="47E3FF4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Organic hydroperoxide resistance transcriptional regulator</w:t>
            </w:r>
          </w:p>
        </w:tc>
      </w:tr>
      <w:tr w:rsidR="0006106D" w:rsidRPr="0006106D" w14:paraId="2BC32C76" w14:textId="77777777" w:rsidTr="0006106D">
        <w:trPr>
          <w:trHeight w:val="300"/>
        </w:trPr>
        <w:tc>
          <w:tcPr>
            <w:tcW w:w="820" w:type="dxa"/>
            <w:tcBorders>
              <w:top w:val="nil"/>
              <w:left w:val="nil"/>
              <w:bottom w:val="nil"/>
              <w:right w:val="nil"/>
            </w:tcBorders>
            <w:noWrap/>
            <w:hideMark/>
          </w:tcPr>
          <w:p w14:paraId="7273DBB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1C043C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glmM_4</w:t>
            </w:r>
            <w:proofErr w:type="spellEnd"/>
          </w:p>
        </w:tc>
        <w:tc>
          <w:tcPr>
            <w:tcW w:w="7320" w:type="dxa"/>
            <w:tcBorders>
              <w:top w:val="nil"/>
              <w:left w:val="nil"/>
              <w:bottom w:val="nil"/>
              <w:right w:val="nil"/>
            </w:tcBorders>
            <w:hideMark/>
          </w:tcPr>
          <w:p w14:paraId="27F637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Phosphoglucosamine</w:t>
            </w:r>
            <w:proofErr w:type="spellEnd"/>
            <w:r w:rsidRPr="0006106D">
              <w:rPr>
                <w:rFonts w:eastAsia="Times New Roman" w:cs="Times New Roman"/>
                <w:color w:val="000000"/>
                <w:sz w:val="18"/>
                <w:szCs w:val="18"/>
                <w:lang w:val="en-GB" w:eastAsia="sl-SI"/>
              </w:rPr>
              <w:t xml:space="preserve"> mutase</w:t>
            </w:r>
          </w:p>
        </w:tc>
      </w:tr>
      <w:tr w:rsidR="0006106D" w:rsidRPr="0006106D" w14:paraId="2996D3F2" w14:textId="77777777" w:rsidTr="0006106D">
        <w:trPr>
          <w:trHeight w:val="300"/>
        </w:trPr>
        <w:tc>
          <w:tcPr>
            <w:tcW w:w="820" w:type="dxa"/>
            <w:tcBorders>
              <w:top w:val="nil"/>
              <w:left w:val="nil"/>
              <w:bottom w:val="nil"/>
              <w:right w:val="nil"/>
            </w:tcBorders>
            <w:noWrap/>
            <w:hideMark/>
          </w:tcPr>
          <w:p w14:paraId="798D765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300FE4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group_255</w:t>
            </w:r>
            <w:proofErr w:type="spellEnd"/>
          </w:p>
        </w:tc>
        <w:tc>
          <w:tcPr>
            <w:tcW w:w="7320" w:type="dxa"/>
            <w:tcBorders>
              <w:top w:val="nil"/>
              <w:left w:val="nil"/>
              <w:bottom w:val="nil"/>
              <w:right w:val="nil"/>
            </w:tcBorders>
            <w:hideMark/>
          </w:tcPr>
          <w:p w14:paraId="1826F5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Phosphoglucosamine</w:t>
            </w:r>
            <w:proofErr w:type="spellEnd"/>
            <w:r w:rsidRPr="0006106D">
              <w:rPr>
                <w:rFonts w:eastAsia="Times New Roman" w:cs="Times New Roman"/>
                <w:color w:val="000000"/>
                <w:sz w:val="18"/>
                <w:szCs w:val="18"/>
                <w:lang w:val="en-GB" w:eastAsia="sl-SI"/>
              </w:rPr>
              <w:t xml:space="preserve"> mutase</w:t>
            </w:r>
          </w:p>
        </w:tc>
      </w:tr>
      <w:tr w:rsidR="0006106D" w:rsidRPr="0006106D" w14:paraId="1B0ABFD5" w14:textId="77777777" w:rsidTr="0006106D">
        <w:trPr>
          <w:trHeight w:val="300"/>
        </w:trPr>
        <w:tc>
          <w:tcPr>
            <w:tcW w:w="820" w:type="dxa"/>
            <w:tcBorders>
              <w:top w:val="nil"/>
              <w:left w:val="nil"/>
              <w:bottom w:val="nil"/>
              <w:right w:val="nil"/>
            </w:tcBorders>
            <w:noWrap/>
            <w:hideMark/>
          </w:tcPr>
          <w:p w14:paraId="1A4DC66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4C12E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cph2</w:t>
            </w:r>
            <w:proofErr w:type="spellEnd"/>
          </w:p>
        </w:tc>
        <w:tc>
          <w:tcPr>
            <w:tcW w:w="7320" w:type="dxa"/>
            <w:tcBorders>
              <w:top w:val="nil"/>
              <w:left w:val="nil"/>
              <w:bottom w:val="nil"/>
              <w:right w:val="nil"/>
            </w:tcBorders>
            <w:hideMark/>
          </w:tcPr>
          <w:p w14:paraId="72329F0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Phytochrome-like protein </w:t>
            </w:r>
            <w:proofErr w:type="spellStart"/>
            <w:r w:rsidRPr="0006106D">
              <w:rPr>
                <w:rFonts w:eastAsia="Times New Roman" w:cs="Times New Roman"/>
                <w:color w:val="000000"/>
                <w:sz w:val="18"/>
                <w:szCs w:val="18"/>
                <w:lang w:val="en-GB" w:eastAsia="sl-SI"/>
              </w:rPr>
              <w:t>cph2</w:t>
            </w:r>
            <w:proofErr w:type="spellEnd"/>
          </w:p>
        </w:tc>
      </w:tr>
      <w:tr w:rsidR="0006106D" w:rsidRPr="0006106D" w14:paraId="457A5CF4" w14:textId="77777777" w:rsidTr="0006106D">
        <w:trPr>
          <w:trHeight w:val="300"/>
        </w:trPr>
        <w:tc>
          <w:tcPr>
            <w:tcW w:w="820" w:type="dxa"/>
            <w:tcBorders>
              <w:top w:val="nil"/>
              <w:left w:val="nil"/>
              <w:bottom w:val="nil"/>
              <w:right w:val="nil"/>
            </w:tcBorders>
            <w:noWrap/>
            <w:hideMark/>
          </w:tcPr>
          <w:p w14:paraId="066E198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8D6575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group_1616</w:t>
            </w:r>
            <w:proofErr w:type="spellEnd"/>
          </w:p>
        </w:tc>
        <w:tc>
          <w:tcPr>
            <w:tcW w:w="7320" w:type="dxa"/>
            <w:tcBorders>
              <w:top w:val="nil"/>
              <w:left w:val="nil"/>
              <w:bottom w:val="nil"/>
              <w:right w:val="nil"/>
            </w:tcBorders>
            <w:hideMark/>
          </w:tcPr>
          <w:p w14:paraId="61E266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PTS system beta-glucoside-specific </w:t>
            </w:r>
            <w:proofErr w:type="spellStart"/>
            <w:r w:rsidRPr="0006106D">
              <w:rPr>
                <w:rFonts w:eastAsia="Times New Roman" w:cs="Times New Roman"/>
                <w:color w:val="000000"/>
                <w:sz w:val="18"/>
                <w:szCs w:val="18"/>
                <w:lang w:val="en-GB" w:eastAsia="sl-SI"/>
              </w:rPr>
              <w:t>EIIBCA</w:t>
            </w:r>
            <w:proofErr w:type="spellEnd"/>
            <w:r w:rsidRPr="0006106D">
              <w:rPr>
                <w:rFonts w:eastAsia="Times New Roman" w:cs="Times New Roman"/>
                <w:color w:val="000000"/>
                <w:sz w:val="18"/>
                <w:szCs w:val="18"/>
                <w:lang w:val="en-GB" w:eastAsia="sl-SI"/>
              </w:rPr>
              <w:t xml:space="preserve"> component</w:t>
            </w:r>
          </w:p>
        </w:tc>
      </w:tr>
      <w:tr w:rsidR="0006106D" w:rsidRPr="0006106D" w14:paraId="7B627412" w14:textId="77777777" w:rsidTr="0006106D">
        <w:trPr>
          <w:trHeight w:val="300"/>
        </w:trPr>
        <w:tc>
          <w:tcPr>
            <w:tcW w:w="820" w:type="dxa"/>
            <w:tcBorders>
              <w:top w:val="nil"/>
              <w:left w:val="nil"/>
              <w:bottom w:val="nil"/>
              <w:right w:val="nil"/>
            </w:tcBorders>
            <w:noWrap/>
            <w:hideMark/>
          </w:tcPr>
          <w:p w14:paraId="024CC81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1</w:t>
            </w:r>
          </w:p>
        </w:tc>
        <w:tc>
          <w:tcPr>
            <w:tcW w:w="1180" w:type="dxa"/>
            <w:tcBorders>
              <w:top w:val="nil"/>
              <w:left w:val="nil"/>
              <w:bottom w:val="nil"/>
              <w:right w:val="nil"/>
            </w:tcBorders>
            <w:noWrap/>
            <w:hideMark/>
          </w:tcPr>
          <w:p w14:paraId="56A5172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group_1418</w:t>
            </w:r>
            <w:proofErr w:type="spellEnd"/>
          </w:p>
        </w:tc>
        <w:tc>
          <w:tcPr>
            <w:tcW w:w="7320" w:type="dxa"/>
            <w:tcBorders>
              <w:top w:val="nil"/>
              <w:left w:val="nil"/>
              <w:bottom w:val="nil"/>
              <w:right w:val="nil"/>
            </w:tcBorders>
            <w:hideMark/>
          </w:tcPr>
          <w:p w14:paraId="1677577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PTS system trehalose-specific </w:t>
            </w:r>
            <w:proofErr w:type="spellStart"/>
            <w:r w:rsidRPr="0006106D">
              <w:rPr>
                <w:rFonts w:eastAsia="Times New Roman" w:cs="Times New Roman"/>
                <w:color w:val="000000"/>
                <w:sz w:val="18"/>
                <w:szCs w:val="18"/>
                <w:lang w:val="en-GB" w:eastAsia="sl-SI"/>
              </w:rPr>
              <w:t>EIIBC</w:t>
            </w:r>
            <w:proofErr w:type="spellEnd"/>
            <w:r w:rsidRPr="0006106D">
              <w:rPr>
                <w:rFonts w:eastAsia="Times New Roman" w:cs="Times New Roman"/>
                <w:color w:val="000000"/>
                <w:sz w:val="18"/>
                <w:szCs w:val="18"/>
                <w:lang w:val="en-GB" w:eastAsia="sl-SI"/>
              </w:rPr>
              <w:t xml:space="preserve"> component</w:t>
            </w:r>
          </w:p>
        </w:tc>
      </w:tr>
      <w:tr w:rsidR="0006106D" w:rsidRPr="0006106D" w14:paraId="349B2353" w14:textId="77777777" w:rsidTr="0006106D">
        <w:trPr>
          <w:trHeight w:val="300"/>
        </w:trPr>
        <w:tc>
          <w:tcPr>
            <w:tcW w:w="820" w:type="dxa"/>
            <w:tcBorders>
              <w:top w:val="nil"/>
              <w:left w:val="nil"/>
              <w:bottom w:val="nil"/>
              <w:right w:val="nil"/>
            </w:tcBorders>
            <w:noWrap/>
            <w:hideMark/>
          </w:tcPr>
          <w:p w14:paraId="0B0BD79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059A7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group_2105</w:t>
            </w:r>
            <w:proofErr w:type="spellEnd"/>
          </w:p>
        </w:tc>
        <w:tc>
          <w:tcPr>
            <w:tcW w:w="7320" w:type="dxa"/>
            <w:tcBorders>
              <w:top w:val="nil"/>
              <w:left w:val="nil"/>
              <w:bottom w:val="nil"/>
              <w:right w:val="nil"/>
            </w:tcBorders>
            <w:hideMark/>
          </w:tcPr>
          <w:p w14:paraId="6A78BA9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PTS system trehalose-specific </w:t>
            </w:r>
            <w:proofErr w:type="spellStart"/>
            <w:r w:rsidRPr="0006106D">
              <w:rPr>
                <w:rFonts w:eastAsia="Times New Roman" w:cs="Times New Roman"/>
                <w:color w:val="000000"/>
                <w:sz w:val="18"/>
                <w:szCs w:val="18"/>
                <w:lang w:val="en-GB" w:eastAsia="sl-SI"/>
              </w:rPr>
              <w:t>EIIBC</w:t>
            </w:r>
            <w:proofErr w:type="spellEnd"/>
            <w:r w:rsidRPr="0006106D">
              <w:rPr>
                <w:rFonts w:eastAsia="Times New Roman" w:cs="Times New Roman"/>
                <w:color w:val="000000"/>
                <w:sz w:val="18"/>
                <w:szCs w:val="18"/>
                <w:lang w:val="en-GB" w:eastAsia="sl-SI"/>
              </w:rPr>
              <w:t xml:space="preserve"> component</w:t>
            </w:r>
          </w:p>
        </w:tc>
      </w:tr>
      <w:tr w:rsidR="0006106D" w:rsidRPr="0006106D" w14:paraId="66035B74" w14:textId="77777777" w:rsidTr="0006106D">
        <w:trPr>
          <w:trHeight w:val="300"/>
        </w:trPr>
        <w:tc>
          <w:tcPr>
            <w:tcW w:w="820" w:type="dxa"/>
            <w:tcBorders>
              <w:top w:val="nil"/>
              <w:left w:val="nil"/>
              <w:bottom w:val="nil"/>
              <w:right w:val="nil"/>
            </w:tcBorders>
            <w:noWrap/>
            <w:hideMark/>
          </w:tcPr>
          <w:p w14:paraId="3EA6F34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5CFD9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pulA_2</w:t>
            </w:r>
            <w:proofErr w:type="spellEnd"/>
          </w:p>
        </w:tc>
        <w:tc>
          <w:tcPr>
            <w:tcW w:w="7320" w:type="dxa"/>
            <w:tcBorders>
              <w:top w:val="nil"/>
              <w:left w:val="nil"/>
              <w:bottom w:val="nil"/>
              <w:right w:val="nil"/>
            </w:tcBorders>
            <w:hideMark/>
          </w:tcPr>
          <w:p w14:paraId="31DC285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Pullulanase</w:t>
            </w:r>
            <w:proofErr w:type="spellEnd"/>
          </w:p>
        </w:tc>
      </w:tr>
      <w:tr w:rsidR="0006106D" w:rsidRPr="0006106D" w14:paraId="0BBD0778" w14:textId="77777777" w:rsidTr="0006106D">
        <w:trPr>
          <w:trHeight w:val="300"/>
        </w:trPr>
        <w:tc>
          <w:tcPr>
            <w:tcW w:w="820" w:type="dxa"/>
            <w:tcBorders>
              <w:top w:val="nil"/>
              <w:left w:val="nil"/>
              <w:bottom w:val="nil"/>
              <w:right w:val="nil"/>
            </w:tcBorders>
            <w:noWrap/>
            <w:hideMark/>
          </w:tcPr>
          <w:p w14:paraId="29D85B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C3C944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group_383</w:t>
            </w:r>
            <w:proofErr w:type="spellEnd"/>
          </w:p>
        </w:tc>
        <w:tc>
          <w:tcPr>
            <w:tcW w:w="7320" w:type="dxa"/>
            <w:tcBorders>
              <w:top w:val="nil"/>
              <w:left w:val="nil"/>
              <w:bottom w:val="nil"/>
              <w:right w:val="nil"/>
            </w:tcBorders>
            <w:hideMark/>
          </w:tcPr>
          <w:p w14:paraId="6B1124C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ABC transporter ATP-binding protein</w:t>
            </w:r>
          </w:p>
        </w:tc>
      </w:tr>
      <w:tr w:rsidR="0006106D" w:rsidRPr="0006106D" w14:paraId="156DCFB0" w14:textId="77777777" w:rsidTr="0006106D">
        <w:trPr>
          <w:trHeight w:val="300"/>
        </w:trPr>
        <w:tc>
          <w:tcPr>
            <w:tcW w:w="820" w:type="dxa"/>
            <w:tcBorders>
              <w:top w:val="nil"/>
              <w:left w:val="nil"/>
              <w:bottom w:val="nil"/>
              <w:right w:val="nil"/>
            </w:tcBorders>
            <w:noWrap/>
            <w:hideMark/>
          </w:tcPr>
          <w:p w14:paraId="6DD42E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01B295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group_652</w:t>
            </w:r>
            <w:proofErr w:type="spellEnd"/>
          </w:p>
        </w:tc>
        <w:tc>
          <w:tcPr>
            <w:tcW w:w="7320" w:type="dxa"/>
            <w:tcBorders>
              <w:top w:val="nil"/>
              <w:left w:val="nil"/>
              <w:bottom w:val="nil"/>
              <w:right w:val="nil"/>
            </w:tcBorders>
            <w:hideMark/>
          </w:tcPr>
          <w:p w14:paraId="2D0E375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ABC transporter ATP-binding protein</w:t>
            </w:r>
          </w:p>
        </w:tc>
      </w:tr>
      <w:tr w:rsidR="0006106D" w:rsidRPr="0006106D" w14:paraId="6A3D3301" w14:textId="77777777" w:rsidTr="0006106D">
        <w:trPr>
          <w:trHeight w:val="300"/>
        </w:trPr>
        <w:tc>
          <w:tcPr>
            <w:tcW w:w="820" w:type="dxa"/>
            <w:tcBorders>
              <w:top w:val="nil"/>
              <w:left w:val="nil"/>
              <w:bottom w:val="nil"/>
              <w:right w:val="nil"/>
            </w:tcBorders>
            <w:noWrap/>
            <w:hideMark/>
          </w:tcPr>
          <w:p w14:paraId="30C554F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D58C91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group_1689</w:t>
            </w:r>
            <w:proofErr w:type="spellEnd"/>
          </w:p>
        </w:tc>
        <w:tc>
          <w:tcPr>
            <w:tcW w:w="7320" w:type="dxa"/>
            <w:tcBorders>
              <w:top w:val="nil"/>
              <w:left w:val="nil"/>
              <w:bottom w:val="nil"/>
              <w:right w:val="nil"/>
            </w:tcBorders>
            <w:hideMark/>
          </w:tcPr>
          <w:p w14:paraId="722756E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capsular polysaccharide biosynthesis protein </w:t>
            </w:r>
            <w:proofErr w:type="spellStart"/>
            <w:r w:rsidRPr="0006106D">
              <w:rPr>
                <w:rFonts w:eastAsia="Times New Roman" w:cs="Times New Roman"/>
                <w:color w:val="000000"/>
                <w:sz w:val="18"/>
                <w:szCs w:val="18"/>
                <w:lang w:val="en-GB" w:eastAsia="sl-SI"/>
              </w:rPr>
              <w:t>YwqC</w:t>
            </w:r>
            <w:proofErr w:type="spellEnd"/>
          </w:p>
        </w:tc>
      </w:tr>
      <w:tr w:rsidR="0006106D" w:rsidRPr="0006106D" w14:paraId="52535597" w14:textId="77777777" w:rsidTr="0006106D">
        <w:trPr>
          <w:trHeight w:val="300"/>
        </w:trPr>
        <w:tc>
          <w:tcPr>
            <w:tcW w:w="820" w:type="dxa"/>
            <w:tcBorders>
              <w:top w:val="nil"/>
              <w:left w:val="nil"/>
              <w:bottom w:val="nil"/>
              <w:right w:val="nil"/>
            </w:tcBorders>
            <w:noWrap/>
            <w:hideMark/>
          </w:tcPr>
          <w:p w14:paraId="48DAA6F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74470B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epsF_6</w:t>
            </w:r>
            <w:proofErr w:type="spellEnd"/>
          </w:p>
        </w:tc>
        <w:tc>
          <w:tcPr>
            <w:tcW w:w="7320" w:type="dxa"/>
            <w:tcBorders>
              <w:top w:val="nil"/>
              <w:left w:val="nil"/>
              <w:bottom w:val="nil"/>
              <w:right w:val="nil"/>
            </w:tcBorders>
            <w:hideMark/>
          </w:tcPr>
          <w:p w14:paraId="67A57A5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EpsF</w:t>
            </w:r>
            <w:proofErr w:type="spellEnd"/>
          </w:p>
        </w:tc>
      </w:tr>
      <w:tr w:rsidR="0006106D" w:rsidRPr="0006106D" w14:paraId="038CB812" w14:textId="77777777" w:rsidTr="0006106D">
        <w:trPr>
          <w:trHeight w:val="300"/>
        </w:trPr>
        <w:tc>
          <w:tcPr>
            <w:tcW w:w="820" w:type="dxa"/>
            <w:tcBorders>
              <w:top w:val="nil"/>
              <w:left w:val="nil"/>
              <w:bottom w:val="nil"/>
              <w:right w:val="nil"/>
            </w:tcBorders>
            <w:noWrap/>
            <w:hideMark/>
          </w:tcPr>
          <w:p w14:paraId="6207509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DAC207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group_1608</w:t>
            </w:r>
            <w:proofErr w:type="spellEnd"/>
          </w:p>
        </w:tc>
        <w:tc>
          <w:tcPr>
            <w:tcW w:w="7320" w:type="dxa"/>
            <w:tcBorders>
              <w:top w:val="nil"/>
              <w:left w:val="nil"/>
              <w:bottom w:val="nil"/>
              <w:right w:val="nil"/>
            </w:tcBorders>
            <w:hideMark/>
          </w:tcPr>
          <w:p w14:paraId="5F66BDD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EpsF</w:t>
            </w:r>
            <w:proofErr w:type="spellEnd"/>
          </w:p>
        </w:tc>
      </w:tr>
      <w:tr w:rsidR="0006106D" w:rsidRPr="0006106D" w14:paraId="1FC6A864" w14:textId="77777777" w:rsidTr="0006106D">
        <w:trPr>
          <w:trHeight w:val="300"/>
        </w:trPr>
        <w:tc>
          <w:tcPr>
            <w:tcW w:w="820" w:type="dxa"/>
            <w:tcBorders>
              <w:top w:val="nil"/>
              <w:left w:val="nil"/>
              <w:bottom w:val="nil"/>
              <w:right w:val="nil"/>
            </w:tcBorders>
            <w:noWrap/>
            <w:hideMark/>
          </w:tcPr>
          <w:p w14:paraId="487E466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F5FE2A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group_1702</w:t>
            </w:r>
            <w:proofErr w:type="spellEnd"/>
          </w:p>
        </w:tc>
        <w:tc>
          <w:tcPr>
            <w:tcW w:w="7320" w:type="dxa"/>
            <w:tcBorders>
              <w:top w:val="nil"/>
              <w:left w:val="nil"/>
              <w:bottom w:val="nil"/>
              <w:right w:val="nil"/>
            </w:tcBorders>
            <w:hideMark/>
          </w:tcPr>
          <w:p w14:paraId="0C8685C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EpsF</w:t>
            </w:r>
            <w:proofErr w:type="spellEnd"/>
          </w:p>
        </w:tc>
      </w:tr>
      <w:tr w:rsidR="0006106D" w:rsidRPr="0006106D" w14:paraId="3E4A271F" w14:textId="77777777" w:rsidTr="0006106D">
        <w:trPr>
          <w:trHeight w:val="300"/>
        </w:trPr>
        <w:tc>
          <w:tcPr>
            <w:tcW w:w="820" w:type="dxa"/>
            <w:tcBorders>
              <w:top w:val="nil"/>
              <w:left w:val="nil"/>
              <w:bottom w:val="nil"/>
              <w:right w:val="nil"/>
            </w:tcBorders>
            <w:noWrap/>
            <w:hideMark/>
          </w:tcPr>
          <w:p w14:paraId="2336C54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73B943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group_1607</w:t>
            </w:r>
            <w:proofErr w:type="spellEnd"/>
          </w:p>
        </w:tc>
        <w:tc>
          <w:tcPr>
            <w:tcW w:w="7320" w:type="dxa"/>
            <w:tcBorders>
              <w:top w:val="nil"/>
              <w:left w:val="nil"/>
              <w:bottom w:val="nil"/>
              <w:right w:val="nil"/>
            </w:tcBorders>
            <w:hideMark/>
          </w:tcPr>
          <w:p w14:paraId="13B267F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EpsJ</w:t>
            </w:r>
            <w:proofErr w:type="spellEnd"/>
          </w:p>
        </w:tc>
      </w:tr>
      <w:tr w:rsidR="0006106D" w:rsidRPr="0006106D" w14:paraId="4C2B6976" w14:textId="77777777" w:rsidTr="0006106D">
        <w:trPr>
          <w:trHeight w:val="300"/>
        </w:trPr>
        <w:tc>
          <w:tcPr>
            <w:tcW w:w="820" w:type="dxa"/>
            <w:tcBorders>
              <w:top w:val="nil"/>
              <w:left w:val="nil"/>
              <w:bottom w:val="nil"/>
              <w:right w:val="nil"/>
            </w:tcBorders>
            <w:noWrap/>
            <w:hideMark/>
          </w:tcPr>
          <w:p w14:paraId="3DCBAE4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9EA71E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ywnA</w:t>
            </w:r>
            <w:proofErr w:type="spellEnd"/>
          </w:p>
        </w:tc>
        <w:tc>
          <w:tcPr>
            <w:tcW w:w="7320" w:type="dxa"/>
            <w:tcBorders>
              <w:top w:val="nil"/>
              <w:left w:val="nil"/>
              <w:bottom w:val="nil"/>
              <w:right w:val="nil"/>
            </w:tcBorders>
            <w:hideMark/>
          </w:tcPr>
          <w:p w14:paraId="421F772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w:t>
            </w: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regulator </w:t>
            </w:r>
            <w:proofErr w:type="spellStart"/>
            <w:r w:rsidRPr="0006106D">
              <w:rPr>
                <w:rFonts w:eastAsia="Times New Roman" w:cs="Times New Roman"/>
                <w:color w:val="000000"/>
                <w:sz w:val="18"/>
                <w:szCs w:val="18"/>
                <w:lang w:val="en-GB" w:eastAsia="sl-SI"/>
              </w:rPr>
              <w:t>YwnA</w:t>
            </w:r>
            <w:proofErr w:type="spellEnd"/>
          </w:p>
        </w:tc>
      </w:tr>
      <w:tr w:rsidR="0006106D" w:rsidRPr="0006106D" w14:paraId="6790FB3B" w14:textId="77777777" w:rsidTr="0006106D">
        <w:trPr>
          <w:trHeight w:val="300"/>
        </w:trPr>
        <w:tc>
          <w:tcPr>
            <w:tcW w:w="820" w:type="dxa"/>
            <w:tcBorders>
              <w:top w:val="nil"/>
              <w:left w:val="nil"/>
              <w:bottom w:val="nil"/>
              <w:right w:val="nil"/>
            </w:tcBorders>
            <w:noWrap/>
            <w:hideMark/>
          </w:tcPr>
          <w:p w14:paraId="3879C09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1DE29D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yydK</w:t>
            </w:r>
            <w:proofErr w:type="spellEnd"/>
          </w:p>
        </w:tc>
        <w:tc>
          <w:tcPr>
            <w:tcW w:w="7320" w:type="dxa"/>
            <w:tcBorders>
              <w:top w:val="nil"/>
              <w:left w:val="nil"/>
              <w:bottom w:val="nil"/>
              <w:right w:val="nil"/>
            </w:tcBorders>
            <w:hideMark/>
          </w:tcPr>
          <w:p w14:paraId="32F7CD6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w:t>
            </w: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regulator </w:t>
            </w:r>
            <w:proofErr w:type="spellStart"/>
            <w:r w:rsidRPr="0006106D">
              <w:rPr>
                <w:rFonts w:eastAsia="Times New Roman" w:cs="Times New Roman"/>
                <w:color w:val="000000"/>
                <w:sz w:val="18"/>
                <w:szCs w:val="18"/>
                <w:lang w:val="en-GB" w:eastAsia="sl-SI"/>
              </w:rPr>
              <w:t>YydK</w:t>
            </w:r>
            <w:proofErr w:type="spellEnd"/>
          </w:p>
        </w:tc>
      </w:tr>
      <w:tr w:rsidR="0006106D" w:rsidRPr="0006106D" w14:paraId="437480E0" w14:textId="77777777" w:rsidTr="0006106D">
        <w:trPr>
          <w:trHeight w:val="300"/>
        </w:trPr>
        <w:tc>
          <w:tcPr>
            <w:tcW w:w="820" w:type="dxa"/>
            <w:tcBorders>
              <w:top w:val="nil"/>
              <w:left w:val="nil"/>
              <w:bottom w:val="nil"/>
              <w:right w:val="nil"/>
            </w:tcBorders>
            <w:noWrap/>
            <w:hideMark/>
          </w:tcPr>
          <w:p w14:paraId="4002F3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C428D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group_538</w:t>
            </w:r>
            <w:proofErr w:type="spellEnd"/>
          </w:p>
        </w:tc>
        <w:tc>
          <w:tcPr>
            <w:tcW w:w="7320" w:type="dxa"/>
            <w:tcBorders>
              <w:top w:val="nil"/>
              <w:left w:val="nil"/>
              <w:bottom w:val="nil"/>
              <w:right w:val="nil"/>
            </w:tcBorders>
            <w:hideMark/>
          </w:tcPr>
          <w:p w14:paraId="304E35D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Pyridinium-3,5-</w:t>
            </w:r>
            <w:proofErr w:type="spellStart"/>
            <w:r w:rsidRPr="0006106D">
              <w:rPr>
                <w:rFonts w:eastAsia="Times New Roman" w:cs="Times New Roman"/>
                <w:color w:val="000000"/>
                <w:sz w:val="18"/>
                <w:szCs w:val="18"/>
                <w:lang w:val="en-GB" w:eastAsia="sl-SI"/>
              </w:rPr>
              <w:t>bisthiocarboxylic</w:t>
            </w:r>
            <w:proofErr w:type="spellEnd"/>
            <w:r w:rsidRPr="0006106D">
              <w:rPr>
                <w:rFonts w:eastAsia="Times New Roman" w:cs="Times New Roman"/>
                <w:color w:val="000000"/>
                <w:sz w:val="18"/>
                <w:szCs w:val="18"/>
                <w:lang w:val="en-GB" w:eastAsia="sl-SI"/>
              </w:rPr>
              <w:t xml:space="preserve"> acid mononucleotide nickel insertion protein</w:t>
            </w:r>
          </w:p>
        </w:tc>
      </w:tr>
      <w:tr w:rsidR="0006106D" w:rsidRPr="0006106D" w14:paraId="660F1976" w14:textId="77777777" w:rsidTr="0006106D">
        <w:trPr>
          <w:trHeight w:val="300"/>
        </w:trPr>
        <w:tc>
          <w:tcPr>
            <w:tcW w:w="820" w:type="dxa"/>
            <w:tcBorders>
              <w:top w:val="nil"/>
              <w:left w:val="nil"/>
              <w:bottom w:val="nil"/>
              <w:right w:val="nil"/>
            </w:tcBorders>
            <w:noWrap/>
            <w:hideMark/>
          </w:tcPr>
          <w:p w14:paraId="6780F04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88FE5D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sigE_2</w:t>
            </w:r>
            <w:proofErr w:type="spellEnd"/>
          </w:p>
        </w:tc>
        <w:tc>
          <w:tcPr>
            <w:tcW w:w="7320" w:type="dxa"/>
            <w:tcBorders>
              <w:top w:val="nil"/>
              <w:left w:val="nil"/>
              <w:bottom w:val="nil"/>
              <w:right w:val="nil"/>
            </w:tcBorders>
            <w:hideMark/>
          </w:tcPr>
          <w:p w14:paraId="2371F6A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RNA polymerase sigma-35 factor</w:t>
            </w:r>
          </w:p>
        </w:tc>
      </w:tr>
      <w:tr w:rsidR="0006106D" w:rsidRPr="0006106D" w14:paraId="7AC92080" w14:textId="77777777" w:rsidTr="0006106D">
        <w:trPr>
          <w:trHeight w:val="300"/>
        </w:trPr>
        <w:tc>
          <w:tcPr>
            <w:tcW w:w="820" w:type="dxa"/>
            <w:tcBorders>
              <w:top w:val="nil"/>
              <w:left w:val="nil"/>
              <w:bottom w:val="nil"/>
              <w:right w:val="nil"/>
            </w:tcBorders>
            <w:noWrap/>
            <w:hideMark/>
          </w:tcPr>
          <w:p w14:paraId="6C50AC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DFDE0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cysE_2</w:t>
            </w:r>
            <w:proofErr w:type="spellEnd"/>
          </w:p>
        </w:tc>
        <w:tc>
          <w:tcPr>
            <w:tcW w:w="7320" w:type="dxa"/>
            <w:tcBorders>
              <w:top w:val="nil"/>
              <w:left w:val="nil"/>
              <w:bottom w:val="nil"/>
              <w:right w:val="nil"/>
            </w:tcBorders>
            <w:hideMark/>
          </w:tcPr>
          <w:p w14:paraId="3F9CBB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Serine acetyltransferase</w:t>
            </w:r>
          </w:p>
        </w:tc>
      </w:tr>
      <w:tr w:rsidR="0006106D" w:rsidRPr="0006106D" w14:paraId="0CF141D8" w14:textId="77777777" w:rsidTr="0006106D">
        <w:trPr>
          <w:trHeight w:val="300"/>
        </w:trPr>
        <w:tc>
          <w:tcPr>
            <w:tcW w:w="820" w:type="dxa"/>
            <w:tcBorders>
              <w:top w:val="nil"/>
              <w:left w:val="nil"/>
              <w:bottom w:val="nil"/>
              <w:right w:val="nil"/>
            </w:tcBorders>
            <w:noWrap/>
            <w:hideMark/>
          </w:tcPr>
          <w:p w14:paraId="10F0D7E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298314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ssb_4</w:t>
            </w:r>
            <w:proofErr w:type="spellEnd"/>
          </w:p>
        </w:tc>
        <w:tc>
          <w:tcPr>
            <w:tcW w:w="7320" w:type="dxa"/>
            <w:tcBorders>
              <w:top w:val="nil"/>
              <w:left w:val="nil"/>
              <w:bottom w:val="nil"/>
              <w:right w:val="nil"/>
            </w:tcBorders>
            <w:hideMark/>
          </w:tcPr>
          <w:p w14:paraId="23A85C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Single-stranded DNA-binding protein</w:t>
            </w:r>
          </w:p>
        </w:tc>
      </w:tr>
      <w:tr w:rsidR="0006106D" w:rsidRPr="0006106D" w14:paraId="36B07259" w14:textId="77777777" w:rsidTr="0006106D">
        <w:trPr>
          <w:trHeight w:val="300"/>
        </w:trPr>
        <w:tc>
          <w:tcPr>
            <w:tcW w:w="820" w:type="dxa"/>
            <w:tcBorders>
              <w:top w:val="nil"/>
              <w:left w:val="nil"/>
              <w:bottom w:val="nil"/>
              <w:right w:val="nil"/>
            </w:tcBorders>
            <w:noWrap/>
            <w:hideMark/>
          </w:tcPr>
          <w:p w14:paraId="1E77AD7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045CE2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group_1598</w:t>
            </w:r>
            <w:proofErr w:type="spellEnd"/>
          </w:p>
        </w:tc>
        <w:tc>
          <w:tcPr>
            <w:tcW w:w="7320" w:type="dxa"/>
            <w:tcBorders>
              <w:top w:val="nil"/>
              <w:left w:val="nil"/>
              <w:bottom w:val="nil"/>
              <w:right w:val="nil"/>
            </w:tcBorders>
            <w:hideMark/>
          </w:tcPr>
          <w:p w14:paraId="41034D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Spore coat protein SA</w:t>
            </w:r>
          </w:p>
        </w:tc>
      </w:tr>
      <w:tr w:rsidR="0006106D" w:rsidRPr="0006106D" w14:paraId="2D258A2A" w14:textId="77777777" w:rsidTr="0006106D">
        <w:trPr>
          <w:trHeight w:val="300"/>
        </w:trPr>
        <w:tc>
          <w:tcPr>
            <w:tcW w:w="820" w:type="dxa"/>
            <w:tcBorders>
              <w:top w:val="nil"/>
              <w:left w:val="nil"/>
              <w:bottom w:val="nil"/>
              <w:right w:val="nil"/>
            </w:tcBorders>
            <w:noWrap/>
            <w:hideMark/>
          </w:tcPr>
          <w:p w14:paraId="2A1F8C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1767D2C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scrB_1</w:t>
            </w:r>
            <w:proofErr w:type="spellEnd"/>
          </w:p>
        </w:tc>
        <w:tc>
          <w:tcPr>
            <w:tcW w:w="7320" w:type="dxa"/>
            <w:tcBorders>
              <w:top w:val="nil"/>
              <w:left w:val="nil"/>
              <w:bottom w:val="nil"/>
              <w:right w:val="nil"/>
            </w:tcBorders>
            <w:hideMark/>
          </w:tcPr>
          <w:p w14:paraId="050F0AF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Sucrose-6-phosphate hydrolase</w:t>
            </w:r>
          </w:p>
        </w:tc>
      </w:tr>
      <w:tr w:rsidR="0006106D" w:rsidRPr="0006106D" w14:paraId="35257DC8" w14:textId="77777777" w:rsidTr="0006106D">
        <w:trPr>
          <w:trHeight w:val="300"/>
        </w:trPr>
        <w:tc>
          <w:tcPr>
            <w:tcW w:w="820" w:type="dxa"/>
            <w:tcBorders>
              <w:top w:val="nil"/>
              <w:left w:val="nil"/>
              <w:bottom w:val="nil"/>
              <w:right w:val="nil"/>
            </w:tcBorders>
            <w:noWrap/>
            <w:hideMark/>
          </w:tcPr>
          <w:p w14:paraId="1432499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83D37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group_568</w:t>
            </w:r>
            <w:proofErr w:type="spellEnd"/>
          </w:p>
        </w:tc>
        <w:tc>
          <w:tcPr>
            <w:tcW w:w="7320" w:type="dxa"/>
            <w:tcBorders>
              <w:top w:val="nil"/>
              <w:left w:val="nil"/>
              <w:bottom w:val="nil"/>
              <w:right w:val="nil"/>
            </w:tcBorders>
            <w:hideMark/>
          </w:tcPr>
          <w:p w14:paraId="0F867AE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Thermostable beta-glucosidase B</w:t>
            </w:r>
          </w:p>
        </w:tc>
      </w:tr>
      <w:tr w:rsidR="0006106D" w:rsidRPr="0006106D" w14:paraId="4088E3DD" w14:textId="77777777" w:rsidTr="0006106D">
        <w:trPr>
          <w:trHeight w:val="300"/>
        </w:trPr>
        <w:tc>
          <w:tcPr>
            <w:tcW w:w="820" w:type="dxa"/>
            <w:tcBorders>
              <w:top w:val="nil"/>
              <w:left w:val="nil"/>
              <w:bottom w:val="nil"/>
              <w:right w:val="nil"/>
            </w:tcBorders>
            <w:noWrap/>
            <w:hideMark/>
          </w:tcPr>
          <w:p w14:paraId="7A572C4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7D4AC30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trxA_3</w:t>
            </w:r>
            <w:proofErr w:type="spellEnd"/>
          </w:p>
        </w:tc>
        <w:tc>
          <w:tcPr>
            <w:tcW w:w="7320" w:type="dxa"/>
            <w:tcBorders>
              <w:top w:val="nil"/>
              <w:left w:val="nil"/>
              <w:bottom w:val="nil"/>
              <w:right w:val="nil"/>
            </w:tcBorders>
            <w:hideMark/>
          </w:tcPr>
          <w:p w14:paraId="382A0E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Thioredoxin</w:t>
            </w:r>
          </w:p>
        </w:tc>
      </w:tr>
      <w:tr w:rsidR="0006106D" w:rsidRPr="0006106D" w14:paraId="2E8D3AB6" w14:textId="77777777" w:rsidTr="0006106D">
        <w:trPr>
          <w:trHeight w:val="300"/>
        </w:trPr>
        <w:tc>
          <w:tcPr>
            <w:tcW w:w="820" w:type="dxa"/>
            <w:tcBorders>
              <w:top w:val="nil"/>
              <w:left w:val="nil"/>
              <w:bottom w:val="nil"/>
              <w:right w:val="nil"/>
            </w:tcBorders>
            <w:noWrap/>
            <w:hideMark/>
          </w:tcPr>
          <w:p w14:paraId="5E9A7C3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79CF9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trxB_3</w:t>
            </w:r>
            <w:proofErr w:type="spellEnd"/>
          </w:p>
        </w:tc>
        <w:tc>
          <w:tcPr>
            <w:tcW w:w="7320" w:type="dxa"/>
            <w:tcBorders>
              <w:top w:val="nil"/>
              <w:left w:val="nil"/>
              <w:bottom w:val="nil"/>
              <w:right w:val="nil"/>
            </w:tcBorders>
            <w:hideMark/>
          </w:tcPr>
          <w:p w14:paraId="0C22CFD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Thioredoxin reductase</w:t>
            </w:r>
          </w:p>
        </w:tc>
      </w:tr>
      <w:tr w:rsidR="0006106D" w:rsidRPr="0006106D" w14:paraId="44A04072" w14:textId="77777777" w:rsidTr="0006106D">
        <w:trPr>
          <w:trHeight w:val="300"/>
        </w:trPr>
        <w:tc>
          <w:tcPr>
            <w:tcW w:w="820" w:type="dxa"/>
            <w:tcBorders>
              <w:top w:val="nil"/>
              <w:left w:val="nil"/>
              <w:bottom w:val="nil"/>
              <w:right w:val="nil"/>
            </w:tcBorders>
            <w:noWrap/>
            <w:hideMark/>
          </w:tcPr>
          <w:p w14:paraId="7B12216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198124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group_1462</w:t>
            </w:r>
            <w:proofErr w:type="spellEnd"/>
          </w:p>
        </w:tc>
        <w:tc>
          <w:tcPr>
            <w:tcW w:w="7320" w:type="dxa"/>
            <w:tcBorders>
              <w:top w:val="nil"/>
              <w:left w:val="nil"/>
              <w:bottom w:val="nil"/>
              <w:right w:val="nil"/>
            </w:tcBorders>
            <w:hideMark/>
          </w:tcPr>
          <w:p w14:paraId="42013D7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3BD2CB6E" w14:textId="77777777" w:rsidTr="0006106D">
        <w:trPr>
          <w:trHeight w:val="300"/>
        </w:trPr>
        <w:tc>
          <w:tcPr>
            <w:tcW w:w="820" w:type="dxa"/>
            <w:tcBorders>
              <w:top w:val="nil"/>
              <w:left w:val="nil"/>
              <w:bottom w:val="nil"/>
              <w:right w:val="nil"/>
            </w:tcBorders>
            <w:noWrap/>
            <w:hideMark/>
          </w:tcPr>
          <w:p w14:paraId="52D5338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8267AE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group_2035</w:t>
            </w:r>
            <w:proofErr w:type="spellEnd"/>
          </w:p>
        </w:tc>
        <w:tc>
          <w:tcPr>
            <w:tcW w:w="7320" w:type="dxa"/>
            <w:tcBorders>
              <w:top w:val="nil"/>
              <w:left w:val="nil"/>
              <w:bottom w:val="nil"/>
              <w:right w:val="nil"/>
            </w:tcBorders>
            <w:hideMark/>
          </w:tcPr>
          <w:p w14:paraId="574637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2EFF9D5B" w14:textId="77777777" w:rsidTr="0006106D">
        <w:trPr>
          <w:trHeight w:val="300"/>
        </w:trPr>
        <w:tc>
          <w:tcPr>
            <w:tcW w:w="820" w:type="dxa"/>
            <w:tcBorders>
              <w:top w:val="nil"/>
              <w:left w:val="nil"/>
              <w:bottom w:val="nil"/>
              <w:right w:val="nil"/>
            </w:tcBorders>
            <w:noWrap/>
            <w:hideMark/>
          </w:tcPr>
          <w:p w14:paraId="20D2FDC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95F55D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group_1573</w:t>
            </w:r>
            <w:proofErr w:type="spellEnd"/>
          </w:p>
        </w:tc>
        <w:tc>
          <w:tcPr>
            <w:tcW w:w="7320" w:type="dxa"/>
            <w:tcBorders>
              <w:top w:val="nil"/>
              <w:left w:val="nil"/>
              <w:bottom w:val="nil"/>
              <w:right w:val="nil"/>
            </w:tcBorders>
            <w:hideMark/>
          </w:tcPr>
          <w:p w14:paraId="396D3E6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XerD</w:t>
            </w:r>
            <w:proofErr w:type="spellEnd"/>
          </w:p>
        </w:tc>
      </w:tr>
      <w:tr w:rsidR="0006106D" w:rsidRPr="0006106D" w14:paraId="665FC5D4" w14:textId="77777777" w:rsidTr="0006106D">
        <w:trPr>
          <w:trHeight w:val="300"/>
        </w:trPr>
        <w:tc>
          <w:tcPr>
            <w:tcW w:w="820" w:type="dxa"/>
            <w:tcBorders>
              <w:top w:val="nil"/>
              <w:left w:val="nil"/>
              <w:bottom w:val="nil"/>
              <w:right w:val="nil"/>
            </w:tcBorders>
            <w:noWrap/>
            <w:hideMark/>
          </w:tcPr>
          <w:p w14:paraId="1F447EC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1C0868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group_1690</w:t>
            </w:r>
            <w:proofErr w:type="spellEnd"/>
          </w:p>
        </w:tc>
        <w:tc>
          <w:tcPr>
            <w:tcW w:w="7320" w:type="dxa"/>
            <w:tcBorders>
              <w:top w:val="nil"/>
              <w:left w:val="nil"/>
              <w:bottom w:val="nil"/>
              <w:right w:val="nil"/>
            </w:tcBorders>
            <w:hideMark/>
          </w:tcPr>
          <w:p w14:paraId="71F530D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Tyrosine-protein kinase </w:t>
            </w:r>
            <w:proofErr w:type="spellStart"/>
            <w:r w:rsidRPr="0006106D">
              <w:rPr>
                <w:rFonts w:eastAsia="Times New Roman" w:cs="Times New Roman"/>
                <w:color w:val="000000"/>
                <w:sz w:val="18"/>
                <w:szCs w:val="18"/>
                <w:lang w:val="en-GB" w:eastAsia="sl-SI"/>
              </w:rPr>
              <w:t>YwqD</w:t>
            </w:r>
            <w:proofErr w:type="spellEnd"/>
          </w:p>
        </w:tc>
      </w:tr>
      <w:tr w:rsidR="0006106D" w:rsidRPr="0006106D" w14:paraId="015C5ECA" w14:textId="77777777" w:rsidTr="0006106D">
        <w:trPr>
          <w:trHeight w:val="300"/>
        </w:trPr>
        <w:tc>
          <w:tcPr>
            <w:tcW w:w="820" w:type="dxa"/>
            <w:tcBorders>
              <w:top w:val="nil"/>
              <w:left w:val="nil"/>
              <w:bottom w:val="nil"/>
              <w:right w:val="nil"/>
            </w:tcBorders>
            <w:noWrap/>
            <w:hideMark/>
          </w:tcPr>
          <w:p w14:paraId="03353D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C84DEB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group_1692</w:t>
            </w:r>
            <w:proofErr w:type="spellEnd"/>
          </w:p>
        </w:tc>
        <w:tc>
          <w:tcPr>
            <w:tcW w:w="7320" w:type="dxa"/>
            <w:tcBorders>
              <w:top w:val="nil"/>
              <w:left w:val="nil"/>
              <w:bottom w:val="nil"/>
              <w:right w:val="nil"/>
            </w:tcBorders>
            <w:hideMark/>
          </w:tcPr>
          <w:p w14:paraId="006016E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UDP-glucose 6-dehydrogenase</w:t>
            </w:r>
          </w:p>
        </w:tc>
      </w:tr>
      <w:tr w:rsidR="0006106D" w:rsidRPr="0006106D" w14:paraId="79742AF7" w14:textId="77777777" w:rsidTr="0006106D">
        <w:trPr>
          <w:trHeight w:val="300"/>
        </w:trPr>
        <w:tc>
          <w:tcPr>
            <w:tcW w:w="820" w:type="dxa"/>
            <w:tcBorders>
              <w:top w:val="nil"/>
              <w:left w:val="nil"/>
              <w:bottom w:val="nil"/>
              <w:right w:val="nil"/>
            </w:tcBorders>
            <w:noWrap/>
            <w:hideMark/>
          </w:tcPr>
          <w:p w14:paraId="4FAD12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3DBCB2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wecA_3</w:t>
            </w:r>
            <w:proofErr w:type="spellEnd"/>
          </w:p>
        </w:tc>
        <w:tc>
          <w:tcPr>
            <w:tcW w:w="7320" w:type="dxa"/>
            <w:tcBorders>
              <w:top w:val="nil"/>
              <w:left w:val="nil"/>
              <w:bottom w:val="nil"/>
              <w:right w:val="nil"/>
            </w:tcBorders>
            <w:hideMark/>
          </w:tcPr>
          <w:p w14:paraId="0B19D7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UDP-N-</w:t>
            </w:r>
            <w:proofErr w:type="spellStart"/>
            <w:r w:rsidRPr="0006106D">
              <w:rPr>
                <w:rFonts w:eastAsia="Times New Roman" w:cs="Times New Roman"/>
                <w:color w:val="000000"/>
                <w:sz w:val="18"/>
                <w:szCs w:val="18"/>
                <w:lang w:val="en-GB" w:eastAsia="sl-SI"/>
              </w:rPr>
              <w:t>acetylgalactosamine</w:t>
            </w:r>
            <w:proofErr w:type="spellEnd"/>
            <w:r w:rsidRPr="0006106D">
              <w:rPr>
                <w:rFonts w:eastAsia="Times New Roman" w:cs="Times New Roman"/>
                <w:color w:val="000000"/>
                <w:sz w:val="18"/>
                <w:szCs w:val="18"/>
                <w:lang w:val="en-GB" w:eastAsia="sl-SI"/>
              </w:rPr>
              <w:t>-undecaprenyl-phosphate N-</w:t>
            </w:r>
            <w:proofErr w:type="spellStart"/>
            <w:r w:rsidRPr="0006106D">
              <w:rPr>
                <w:rFonts w:eastAsia="Times New Roman" w:cs="Times New Roman"/>
                <w:color w:val="000000"/>
                <w:sz w:val="18"/>
                <w:szCs w:val="18"/>
                <w:lang w:val="en-GB" w:eastAsia="sl-SI"/>
              </w:rPr>
              <w:t>acetylgalactosaminephosphotransferase</w:t>
            </w:r>
            <w:proofErr w:type="spellEnd"/>
          </w:p>
        </w:tc>
      </w:tr>
      <w:tr w:rsidR="0006106D" w:rsidRPr="00FC3F58" w14:paraId="48370622" w14:textId="77777777" w:rsidTr="0006106D">
        <w:trPr>
          <w:trHeight w:val="300"/>
        </w:trPr>
        <w:tc>
          <w:tcPr>
            <w:tcW w:w="820" w:type="dxa"/>
            <w:tcBorders>
              <w:top w:val="nil"/>
              <w:left w:val="nil"/>
              <w:bottom w:val="nil"/>
              <w:right w:val="nil"/>
            </w:tcBorders>
            <w:noWrap/>
            <w:hideMark/>
          </w:tcPr>
          <w:p w14:paraId="78A1302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5AC0392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group_1701</w:t>
            </w:r>
            <w:proofErr w:type="spellEnd"/>
          </w:p>
        </w:tc>
        <w:tc>
          <w:tcPr>
            <w:tcW w:w="7320" w:type="dxa"/>
            <w:tcBorders>
              <w:top w:val="nil"/>
              <w:left w:val="nil"/>
              <w:bottom w:val="nil"/>
              <w:right w:val="nil"/>
            </w:tcBorders>
            <w:hideMark/>
          </w:tcPr>
          <w:p w14:paraId="1B5C8A6C" w14:textId="77777777" w:rsidR="0006106D" w:rsidRPr="00552F15" w:rsidRDefault="0006106D" w:rsidP="0006106D">
            <w:pPr>
              <w:spacing w:after="0" w:line="240" w:lineRule="auto"/>
              <w:jc w:val="left"/>
              <w:rPr>
                <w:rFonts w:eastAsia="Times New Roman" w:cs="Times New Roman"/>
                <w:color w:val="000000"/>
                <w:sz w:val="18"/>
                <w:szCs w:val="18"/>
                <w:lang w:val="es-ES" w:eastAsia="sl-SI"/>
              </w:rPr>
            </w:pPr>
            <w:r w:rsidRPr="00552F15">
              <w:rPr>
                <w:rFonts w:eastAsia="Times New Roman" w:cs="Times New Roman"/>
                <w:color w:val="000000"/>
                <w:sz w:val="18"/>
                <w:szCs w:val="18"/>
                <w:lang w:val="es-ES" w:eastAsia="sl-SI"/>
              </w:rPr>
              <w:t>UDP-N-</w:t>
            </w:r>
            <w:proofErr w:type="spellStart"/>
            <w:r w:rsidRPr="00552F15">
              <w:rPr>
                <w:rFonts w:eastAsia="Times New Roman" w:cs="Times New Roman"/>
                <w:color w:val="000000"/>
                <w:sz w:val="18"/>
                <w:szCs w:val="18"/>
                <w:lang w:val="es-ES" w:eastAsia="sl-SI"/>
              </w:rPr>
              <w:t>acetylglucosamine</w:t>
            </w:r>
            <w:proofErr w:type="spellEnd"/>
            <w:r w:rsidRPr="00552F15">
              <w:rPr>
                <w:rFonts w:eastAsia="Times New Roman" w:cs="Times New Roman"/>
                <w:color w:val="000000"/>
                <w:sz w:val="18"/>
                <w:szCs w:val="18"/>
                <w:lang w:val="es-ES" w:eastAsia="sl-SI"/>
              </w:rPr>
              <w:t>--</w:t>
            </w:r>
            <w:proofErr w:type="spellStart"/>
            <w:r w:rsidRPr="00552F15">
              <w:rPr>
                <w:rFonts w:eastAsia="Times New Roman" w:cs="Times New Roman"/>
                <w:color w:val="000000"/>
                <w:sz w:val="18"/>
                <w:szCs w:val="18"/>
                <w:lang w:val="es-ES" w:eastAsia="sl-SI"/>
              </w:rPr>
              <w:t>peptide</w:t>
            </w:r>
            <w:proofErr w:type="spellEnd"/>
            <w:r w:rsidRPr="00552F15">
              <w:rPr>
                <w:rFonts w:eastAsia="Times New Roman" w:cs="Times New Roman"/>
                <w:color w:val="000000"/>
                <w:sz w:val="18"/>
                <w:szCs w:val="18"/>
                <w:lang w:val="es-ES" w:eastAsia="sl-SI"/>
              </w:rPr>
              <w:t xml:space="preserve"> N-</w:t>
            </w:r>
            <w:proofErr w:type="spellStart"/>
            <w:r w:rsidRPr="00552F15">
              <w:rPr>
                <w:rFonts w:eastAsia="Times New Roman" w:cs="Times New Roman"/>
                <w:color w:val="000000"/>
                <w:sz w:val="18"/>
                <w:szCs w:val="18"/>
                <w:lang w:val="es-ES" w:eastAsia="sl-SI"/>
              </w:rPr>
              <w:t>acetylglucosaminyltransferase</w:t>
            </w:r>
            <w:proofErr w:type="spellEnd"/>
            <w:r w:rsidRPr="00552F15">
              <w:rPr>
                <w:rFonts w:eastAsia="Times New Roman" w:cs="Times New Roman"/>
                <w:color w:val="000000"/>
                <w:sz w:val="18"/>
                <w:szCs w:val="18"/>
                <w:lang w:val="es-ES" w:eastAsia="sl-SI"/>
              </w:rPr>
              <w:t xml:space="preserve"> </w:t>
            </w:r>
            <w:proofErr w:type="spellStart"/>
            <w:r w:rsidRPr="00552F15">
              <w:rPr>
                <w:rFonts w:eastAsia="Times New Roman" w:cs="Times New Roman"/>
                <w:color w:val="000000"/>
                <w:sz w:val="18"/>
                <w:szCs w:val="18"/>
                <w:lang w:val="es-ES" w:eastAsia="sl-SI"/>
              </w:rPr>
              <w:t>GtfA</w:t>
            </w:r>
            <w:proofErr w:type="spellEnd"/>
            <w:r w:rsidRPr="00552F15">
              <w:rPr>
                <w:rFonts w:eastAsia="Times New Roman" w:cs="Times New Roman"/>
                <w:color w:val="000000"/>
                <w:sz w:val="18"/>
                <w:szCs w:val="18"/>
                <w:lang w:val="es-ES" w:eastAsia="sl-SI"/>
              </w:rPr>
              <w:t xml:space="preserve"> </w:t>
            </w:r>
            <w:proofErr w:type="spellStart"/>
            <w:r w:rsidRPr="00552F15">
              <w:rPr>
                <w:rFonts w:eastAsia="Times New Roman" w:cs="Times New Roman"/>
                <w:color w:val="000000"/>
                <w:sz w:val="18"/>
                <w:szCs w:val="18"/>
                <w:lang w:val="es-ES" w:eastAsia="sl-SI"/>
              </w:rPr>
              <w:t>subunit</w:t>
            </w:r>
            <w:proofErr w:type="spellEnd"/>
          </w:p>
        </w:tc>
      </w:tr>
      <w:tr w:rsidR="0006106D" w:rsidRPr="0006106D" w14:paraId="37D4744C" w14:textId="77777777" w:rsidTr="0006106D">
        <w:trPr>
          <w:trHeight w:val="300"/>
        </w:trPr>
        <w:tc>
          <w:tcPr>
            <w:tcW w:w="820" w:type="dxa"/>
            <w:tcBorders>
              <w:top w:val="nil"/>
              <w:left w:val="nil"/>
              <w:bottom w:val="nil"/>
              <w:right w:val="nil"/>
            </w:tcBorders>
            <w:noWrap/>
            <w:hideMark/>
          </w:tcPr>
          <w:p w14:paraId="01F329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688579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group_1600</w:t>
            </w:r>
            <w:proofErr w:type="spellEnd"/>
          </w:p>
        </w:tc>
        <w:tc>
          <w:tcPr>
            <w:tcW w:w="7320" w:type="dxa"/>
            <w:tcBorders>
              <w:top w:val="nil"/>
              <w:left w:val="nil"/>
              <w:bottom w:val="nil"/>
              <w:right w:val="nil"/>
            </w:tcBorders>
            <w:hideMark/>
          </w:tcPr>
          <w:p w14:paraId="639A77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33AE7F33" w14:textId="77777777" w:rsidTr="0006106D">
        <w:trPr>
          <w:trHeight w:val="300"/>
        </w:trPr>
        <w:tc>
          <w:tcPr>
            <w:tcW w:w="820" w:type="dxa"/>
            <w:tcBorders>
              <w:top w:val="nil"/>
              <w:left w:val="nil"/>
              <w:bottom w:val="nil"/>
              <w:right w:val="nil"/>
            </w:tcBorders>
            <w:noWrap/>
            <w:hideMark/>
          </w:tcPr>
          <w:p w14:paraId="6C7E69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488F9D6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group_1606</w:t>
            </w:r>
            <w:proofErr w:type="spellEnd"/>
          </w:p>
        </w:tc>
        <w:tc>
          <w:tcPr>
            <w:tcW w:w="7320" w:type="dxa"/>
            <w:tcBorders>
              <w:top w:val="nil"/>
              <w:left w:val="nil"/>
              <w:bottom w:val="nil"/>
              <w:right w:val="nil"/>
            </w:tcBorders>
            <w:hideMark/>
          </w:tcPr>
          <w:p w14:paraId="4895BE3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4A7624FB" w14:textId="77777777" w:rsidTr="0006106D">
        <w:trPr>
          <w:trHeight w:val="300"/>
        </w:trPr>
        <w:tc>
          <w:tcPr>
            <w:tcW w:w="820" w:type="dxa"/>
            <w:tcBorders>
              <w:top w:val="nil"/>
              <w:left w:val="nil"/>
              <w:bottom w:val="nil"/>
              <w:right w:val="nil"/>
            </w:tcBorders>
            <w:noWrap/>
            <w:hideMark/>
          </w:tcPr>
          <w:p w14:paraId="485284B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20BB563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xylG_1</w:t>
            </w:r>
            <w:proofErr w:type="spellEnd"/>
          </w:p>
        </w:tc>
        <w:tc>
          <w:tcPr>
            <w:tcW w:w="7320" w:type="dxa"/>
            <w:tcBorders>
              <w:top w:val="nil"/>
              <w:left w:val="nil"/>
              <w:bottom w:val="nil"/>
              <w:right w:val="nil"/>
            </w:tcBorders>
            <w:hideMark/>
          </w:tcPr>
          <w:p w14:paraId="4DE7A37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Xylose import ATP-binding protein </w:t>
            </w:r>
            <w:proofErr w:type="spellStart"/>
            <w:r w:rsidRPr="0006106D">
              <w:rPr>
                <w:rFonts w:eastAsia="Times New Roman" w:cs="Times New Roman"/>
                <w:color w:val="000000"/>
                <w:sz w:val="18"/>
                <w:szCs w:val="18"/>
                <w:lang w:val="en-GB" w:eastAsia="sl-SI"/>
              </w:rPr>
              <w:t>XylG</w:t>
            </w:r>
            <w:proofErr w:type="spellEnd"/>
          </w:p>
        </w:tc>
      </w:tr>
      <w:tr w:rsidR="0006106D" w:rsidRPr="0006106D" w14:paraId="041F637F" w14:textId="77777777" w:rsidTr="0006106D">
        <w:trPr>
          <w:trHeight w:val="300"/>
        </w:trPr>
        <w:tc>
          <w:tcPr>
            <w:tcW w:w="820" w:type="dxa"/>
            <w:tcBorders>
              <w:top w:val="nil"/>
              <w:left w:val="nil"/>
              <w:bottom w:val="nil"/>
              <w:right w:val="nil"/>
            </w:tcBorders>
            <w:noWrap/>
            <w:hideMark/>
          </w:tcPr>
          <w:p w14:paraId="31757F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1</w:t>
            </w:r>
          </w:p>
        </w:tc>
        <w:tc>
          <w:tcPr>
            <w:tcW w:w="1180" w:type="dxa"/>
            <w:tcBorders>
              <w:top w:val="nil"/>
              <w:left w:val="nil"/>
              <w:bottom w:val="nil"/>
              <w:right w:val="nil"/>
            </w:tcBorders>
            <w:noWrap/>
            <w:hideMark/>
          </w:tcPr>
          <w:p w14:paraId="03A88AC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xylH</w:t>
            </w:r>
            <w:proofErr w:type="spellEnd"/>
          </w:p>
        </w:tc>
        <w:tc>
          <w:tcPr>
            <w:tcW w:w="7320" w:type="dxa"/>
            <w:tcBorders>
              <w:top w:val="nil"/>
              <w:left w:val="nil"/>
              <w:bottom w:val="nil"/>
              <w:right w:val="nil"/>
            </w:tcBorders>
            <w:hideMark/>
          </w:tcPr>
          <w:p w14:paraId="73E06F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Xylose transport system permease protein </w:t>
            </w:r>
            <w:proofErr w:type="spellStart"/>
            <w:r w:rsidRPr="0006106D">
              <w:rPr>
                <w:rFonts w:eastAsia="Times New Roman" w:cs="Times New Roman"/>
                <w:color w:val="000000"/>
                <w:sz w:val="18"/>
                <w:szCs w:val="18"/>
                <w:lang w:val="en-GB" w:eastAsia="sl-SI"/>
              </w:rPr>
              <w:t>XylH</w:t>
            </w:r>
            <w:proofErr w:type="spellEnd"/>
          </w:p>
        </w:tc>
      </w:tr>
      <w:tr w:rsidR="0006106D" w:rsidRPr="0006106D" w14:paraId="06A60939" w14:textId="77777777" w:rsidTr="0006106D">
        <w:trPr>
          <w:trHeight w:val="300"/>
        </w:trPr>
        <w:tc>
          <w:tcPr>
            <w:tcW w:w="820" w:type="dxa"/>
            <w:tcBorders>
              <w:top w:val="nil"/>
              <w:left w:val="nil"/>
              <w:bottom w:val="nil"/>
              <w:right w:val="nil"/>
            </w:tcBorders>
            <w:noWrap/>
            <w:hideMark/>
          </w:tcPr>
          <w:p w14:paraId="4338A9E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FDB91B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group_520</w:t>
            </w:r>
            <w:proofErr w:type="spellEnd"/>
          </w:p>
        </w:tc>
        <w:tc>
          <w:tcPr>
            <w:tcW w:w="7320" w:type="dxa"/>
            <w:tcBorders>
              <w:top w:val="nil"/>
              <w:left w:val="nil"/>
              <w:bottom w:val="nil"/>
              <w:right w:val="nil"/>
            </w:tcBorders>
            <w:hideMark/>
          </w:tcPr>
          <w:p w14:paraId="5571B7D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Alkaline phosphatase synthesis sensor protein PhoR</w:t>
            </w:r>
          </w:p>
        </w:tc>
      </w:tr>
      <w:tr w:rsidR="0006106D" w:rsidRPr="0006106D" w14:paraId="53BBC393" w14:textId="77777777" w:rsidTr="0006106D">
        <w:trPr>
          <w:trHeight w:val="300"/>
        </w:trPr>
        <w:tc>
          <w:tcPr>
            <w:tcW w:w="820" w:type="dxa"/>
            <w:tcBorders>
              <w:top w:val="nil"/>
              <w:left w:val="nil"/>
              <w:bottom w:val="nil"/>
              <w:right w:val="nil"/>
            </w:tcBorders>
            <w:noWrap/>
            <w:hideMark/>
          </w:tcPr>
          <w:p w14:paraId="2ABC94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FAAB51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phoP_2</w:t>
            </w:r>
            <w:proofErr w:type="spellEnd"/>
          </w:p>
        </w:tc>
        <w:tc>
          <w:tcPr>
            <w:tcW w:w="7320" w:type="dxa"/>
            <w:tcBorders>
              <w:top w:val="nil"/>
              <w:left w:val="nil"/>
              <w:bottom w:val="nil"/>
              <w:right w:val="nil"/>
            </w:tcBorders>
            <w:hideMark/>
          </w:tcPr>
          <w:p w14:paraId="72F247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Alkaline phosphatase synthesis transcriptional regulatory protein </w:t>
            </w:r>
            <w:proofErr w:type="spellStart"/>
            <w:r w:rsidRPr="0006106D">
              <w:rPr>
                <w:rFonts w:eastAsia="Times New Roman" w:cs="Times New Roman"/>
                <w:color w:val="000000"/>
                <w:sz w:val="18"/>
                <w:szCs w:val="18"/>
                <w:lang w:val="en-GB" w:eastAsia="sl-SI"/>
              </w:rPr>
              <w:t>PhoP</w:t>
            </w:r>
            <w:proofErr w:type="spellEnd"/>
          </w:p>
        </w:tc>
      </w:tr>
      <w:tr w:rsidR="0006106D" w:rsidRPr="0006106D" w14:paraId="2731D851" w14:textId="77777777" w:rsidTr="0006106D">
        <w:trPr>
          <w:trHeight w:val="300"/>
        </w:trPr>
        <w:tc>
          <w:tcPr>
            <w:tcW w:w="820" w:type="dxa"/>
            <w:tcBorders>
              <w:top w:val="nil"/>
              <w:left w:val="nil"/>
              <w:bottom w:val="nil"/>
              <w:right w:val="nil"/>
            </w:tcBorders>
            <w:noWrap/>
            <w:hideMark/>
          </w:tcPr>
          <w:p w14:paraId="654AB39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DD8BC3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group_2977</w:t>
            </w:r>
            <w:proofErr w:type="spellEnd"/>
          </w:p>
        </w:tc>
        <w:tc>
          <w:tcPr>
            <w:tcW w:w="7320" w:type="dxa"/>
            <w:tcBorders>
              <w:top w:val="nil"/>
              <w:left w:val="nil"/>
              <w:bottom w:val="nil"/>
              <w:right w:val="nil"/>
            </w:tcBorders>
            <w:hideMark/>
          </w:tcPr>
          <w:p w14:paraId="7EB956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Alpha-galactosidase </w:t>
            </w:r>
            <w:proofErr w:type="spellStart"/>
            <w:r w:rsidRPr="0006106D">
              <w:rPr>
                <w:rFonts w:eastAsia="Times New Roman" w:cs="Times New Roman"/>
                <w:color w:val="000000"/>
                <w:sz w:val="18"/>
                <w:szCs w:val="18"/>
                <w:lang w:val="en-GB" w:eastAsia="sl-SI"/>
              </w:rPr>
              <w:t>AgaA</w:t>
            </w:r>
            <w:proofErr w:type="spellEnd"/>
          </w:p>
        </w:tc>
      </w:tr>
      <w:tr w:rsidR="0006106D" w:rsidRPr="0006106D" w14:paraId="210DB2D5" w14:textId="77777777" w:rsidTr="0006106D">
        <w:trPr>
          <w:trHeight w:val="300"/>
        </w:trPr>
        <w:tc>
          <w:tcPr>
            <w:tcW w:w="820" w:type="dxa"/>
            <w:tcBorders>
              <w:top w:val="nil"/>
              <w:left w:val="nil"/>
              <w:bottom w:val="nil"/>
              <w:right w:val="nil"/>
            </w:tcBorders>
            <w:noWrap/>
            <w:hideMark/>
          </w:tcPr>
          <w:p w14:paraId="3E4462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07F23F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xylQ</w:t>
            </w:r>
            <w:proofErr w:type="spellEnd"/>
          </w:p>
        </w:tc>
        <w:tc>
          <w:tcPr>
            <w:tcW w:w="7320" w:type="dxa"/>
            <w:tcBorders>
              <w:top w:val="nil"/>
              <w:left w:val="nil"/>
              <w:bottom w:val="nil"/>
              <w:right w:val="nil"/>
            </w:tcBorders>
            <w:hideMark/>
          </w:tcPr>
          <w:p w14:paraId="089396D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Alpha-</w:t>
            </w:r>
            <w:proofErr w:type="spellStart"/>
            <w:r w:rsidRPr="0006106D">
              <w:rPr>
                <w:rFonts w:eastAsia="Times New Roman" w:cs="Times New Roman"/>
                <w:color w:val="000000"/>
                <w:sz w:val="18"/>
                <w:szCs w:val="18"/>
                <w:lang w:val="en-GB" w:eastAsia="sl-SI"/>
              </w:rPr>
              <w:t>xylosidase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XylQ</w:t>
            </w:r>
            <w:proofErr w:type="spellEnd"/>
          </w:p>
        </w:tc>
      </w:tr>
      <w:tr w:rsidR="0006106D" w:rsidRPr="0006106D" w14:paraId="384F8F70" w14:textId="77777777" w:rsidTr="0006106D">
        <w:trPr>
          <w:trHeight w:val="300"/>
        </w:trPr>
        <w:tc>
          <w:tcPr>
            <w:tcW w:w="820" w:type="dxa"/>
            <w:tcBorders>
              <w:top w:val="nil"/>
              <w:left w:val="nil"/>
              <w:bottom w:val="nil"/>
              <w:right w:val="nil"/>
            </w:tcBorders>
            <w:noWrap/>
            <w:hideMark/>
          </w:tcPr>
          <w:p w14:paraId="2592663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C6898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group_3176</w:t>
            </w:r>
            <w:proofErr w:type="spellEnd"/>
          </w:p>
        </w:tc>
        <w:tc>
          <w:tcPr>
            <w:tcW w:w="7320" w:type="dxa"/>
            <w:tcBorders>
              <w:top w:val="nil"/>
              <w:left w:val="nil"/>
              <w:bottom w:val="nil"/>
              <w:right w:val="nil"/>
            </w:tcBorders>
            <w:hideMark/>
          </w:tcPr>
          <w:p w14:paraId="53B094F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Arginine transport system permease protein </w:t>
            </w:r>
            <w:proofErr w:type="spellStart"/>
            <w:r w:rsidRPr="0006106D">
              <w:rPr>
                <w:rFonts w:eastAsia="Times New Roman" w:cs="Times New Roman"/>
                <w:color w:val="000000"/>
                <w:sz w:val="18"/>
                <w:szCs w:val="18"/>
                <w:lang w:val="en-GB" w:eastAsia="sl-SI"/>
              </w:rPr>
              <w:t>ArtQ</w:t>
            </w:r>
            <w:proofErr w:type="spellEnd"/>
          </w:p>
        </w:tc>
      </w:tr>
      <w:tr w:rsidR="0006106D" w:rsidRPr="0006106D" w14:paraId="0A8D5DC0" w14:textId="77777777" w:rsidTr="0006106D">
        <w:trPr>
          <w:trHeight w:val="300"/>
        </w:trPr>
        <w:tc>
          <w:tcPr>
            <w:tcW w:w="820" w:type="dxa"/>
            <w:tcBorders>
              <w:top w:val="nil"/>
              <w:left w:val="nil"/>
              <w:bottom w:val="nil"/>
              <w:right w:val="nil"/>
            </w:tcBorders>
            <w:noWrap/>
            <w:hideMark/>
          </w:tcPr>
          <w:p w14:paraId="5F3E8F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E0118F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group_2876</w:t>
            </w:r>
            <w:proofErr w:type="spellEnd"/>
          </w:p>
        </w:tc>
        <w:tc>
          <w:tcPr>
            <w:tcW w:w="7320" w:type="dxa"/>
            <w:tcBorders>
              <w:top w:val="nil"/>
              <w:left w:val="nil"/>
              <w:bottom w:val="nil"/>
              <w:right w:val="nil"/>
            </w:tcBorders>
            <w:hideMark/>
          </w:tcPr>
          <w:p w14:paraId="0B27A26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w:t>
            </w:r>
            <w:proofErr w:type="spellStart"/>
            <w:r w:rsidRPr="0006106D">
              <w:rPr>
                <w:rFonts w:eastAsia="Times New Roman" w:cs="Times New Roman"/>
                <w:color w:val="000000"/>
                <w:sz w:val="18"/>
                <w:szCs w:val="18"/>
                <w:lang w:val="en-GB" w:eastAsia="sl-SI"/>
              </w:rPr>
              <w:t>Clp</w:t>
            </w:r>
            <w:proofErr w:type="spellEnd"/>
            <w:r w:rsidRPr="0006106D">
              <w:rPr>
                <w:rFonts w:eastAsia="Times New Roman" w:cs="Times New Roman"/>
                <w:color w:val="000000"/>
                <w:sz w:val="18"/>
                <w:szCs w:val="18"/>
                <w:lang w:val="en-GB" w:eastAsia="sl-SI"/>
              </w:rPr>
              <w:t xml:space="preserve"> protease proteolytic subunit</w:t>
            </w:r>
          </w:p>
        </w:tc>
      </w:tr>
      <w:tr w:rsidR="0006106D" w:rsidRPr="0006106D" w14:paraId="67A7E4C7" w14:textId="77777777" w:rsidTr="0006106D">
        <w:trPr>
          <w:trHeight w:val="300"/>
        </w:trPr>
        <w:tc>
          <w:tcPr>
            <w:tcW w:w="820" w:type="dxa"/>
            <w:tcBorders>
              <w:top w:val="nil"/>
              <w:left w:val="nil"/>
              <w:bottom w:val="nil"/>
              <w:right w:val="nil"/>
            </w:tcBorders>
            <w:noWrap/>
            <w:hideMark/>
          </w:tcPr>
          <w:p w14:paraId="6C52418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AA99DE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group_3018</w:t>
            </w:r>
            <w:proofErr w:type="spellEnd"/>
          </w:p>
        </w:tc>
        <w:tc>
          <w:tcPr>
            <w:tcW w:w="7320" w:type="dxa"/>
            <w:tcBorders>
              <w:top w:val="nil"/>
              <w:left w:val="nil"/>
              <w:bottom w:val="nil"/>
              <w:right w:val="nil"/>
            </w:tcBorders>
            <w:hideMark/>
          </w:tcPr>
          <w:p w14:paraId="481BA57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w:t>
            </w:r>
            <w:proofErr w:type="spellStart"/>
            <w:r w:rsidRPr="0006106D">
              <w:rPr>
                <w:rFonts w:eastAsia="Times New Roman" w:cs="Times New Roman"/>
                <w:color w:val="000000"/>
                <w:sz w:val="18"/>
                <w:szCs w:val="18"/>
                <w:lang w:val="en-GB" w:eastAsia="sl-SI"/>
              </w:rPr>
              <w:t>Clp</w:t>
            </w:r>
            <w:proofErr w:type="spellEnd"/>
            <w:r w:rsidRPr="0006106D">
              <w:rPr>
                <w:rFonts w:eastAsia="Times New Roman" w:cs="Times New Roman"/>
                <w:color w:val="000000"/>
                <w:sz w:val="18"/>
                <w:szCs w:val="18"/>
                <w:lang w:val="en-GB" w:eastAsia="sl-SI"/>
              </w:rPr>
              <w:t xml:space="preserve"> protease proteolytic subunit</w:t>
            </w:r>
          </w:p>
        </w:tc>
      </w:tr>
      <w:tr w:rsidR="0006106D" w:rsidRPr="0006106D" w14:paraId="2AF8B0C4" w14:textId="77777777" w:rsidTr="0006106D">
        <w:trPr>
          <w:trHeight w:val="300"/>
        </w:trPr>
        <w:tc>
          <w:tcPr>
            <w:tcW w:w="820" w:type="dxa"/>
            <w:tcBorders>
              <w:top w:val="nil"/>
              <w:left w:val="nil"/>
              <w:bottom w:val="nil"/>
              <w:right w:val="nil"/>
            </w:tcBorders>
            <w:noWrap/>
            <w:hideMark/>
          </w:tcPr>
          <w:p w14:paraId="2F008D9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4345D2B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group_3126</w:t>
            </w:r>
            <w:proofErr w:type="spellEnd"/>
          </w:p>
        </w:tc>
        <w:tc>
          <w:tcPr>
            <w:tcW w:w="7320" w:type="dxa"/>
            <w:tcBorders>
              <w:top w:val="nil"/>
              <w:left w:val="nil"/>
              <w:bottom w:val="nil"/>
              <w:right w:val="nil"/>
            </w:tcBorders>
            <w:hideMark/>
          </w:tcPr>
          <w:p w14:paraId="68B2B5E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Beta-galactosidase </w:t>
            </w:r>
            <w:proofErr w:type="spellStart"/>
            <w:r w:rsidRPr="0006106D">
              <w:rPr>
                <w:rFonts w:eastAsia="Times New Roman" w:cs="Times New Roman"/>
                <w:color w:val="000000"/>
                <w:sz w:val="18"/>
                <w:szCs w:val="18"/>
                <w:lang w:val="en-GB" w:eastAsia="sl-SI"/>
              </w:rPr>
              <w:t>BoGH2A</w:t>
            </w:r>
            <w:proofErr w:type="spellEnd"/>
          </w:p>
        </w:tc>
      </w:tr>
      <w:tr w:rsidR="0006106D" w:rsidRPr="0006106D" w14:paraId="268AC45B" w14:textId="77777777" w:rsidTr="0006106D">
        <w:trPr>
          <w:trHeight w:val="300"/>
        </w:trPr>
        <w:tc>
          <w:tcPr>
            <w:tcW w:w="820" w:type="dxa"/>
            <w:tcBorders>
              <w:top w:val="nil"/>
              <w:left w:val="nil"/>
              <w:bottom w:val="nil"/>
              <w:right w:val="nil"/>
            </w:tcBorders>
            <w:noWrap/>
            <w:hideMark/>
          </w:tcPr>
          <w:p w14:paraId="21A206E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FEE97A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group_2974</w:t>
            </w:r>
            <w:proofErr w:type="spellEnd"/>
          </w:p>
        </w:tc>
        <w:tc>
          <w:tcPr>
            <w:tcW w:w="7320" w:type="dxa"/>
            <w:tcBorders>
              <w:top w:val="nil"/>
              <w:left w:val="nil"/>
              <w:bottom w:val="nil"/>
              <w:right w:val="nil"/>
            </w:tcBorders>
            <w:hideMark/>
          </w:tcPr>
          <w:p w14:paraId="5F3C475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Beta-glucoside kinase</w:t>
            </w:r>
          </w:p>
        </w:tc>
      </w:tr>
      <w:tr w:rsidR="0006106D" w:rsidRPr="00FC3F58" w14:paraId="3B7BEB60" w14:textId="77777777" w:rsidTr="0006106D">
        <w:trPr>
          <w:trHeight w:val="300"/>
        </w:trPr>
        <w:tc>
          <w:tcPr>
            <w:tcW w:w="820" w:type="dxa"/>
            <w:tcBorders>
              <w:top w:val="nil"/>
              <w:left w:val="nil"/>
              <w:bottom w:val="nil"/>
              <w:right w:val="nil"/>
            </w:tcBorders>
            <w:noWrap/>
            <w:hideMark/>
          </w:tcPr>
          <w:p w14:paraId="349B9D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0F2DAD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nag3</w:t>
            </w:r>
            <w:proofErr w:type="spellEnd"/>
          </w:p>
        </w:tc>
        <w:tc>
          <w:tcPr>
            <w:tcW w:w="7320" w:type="dxa"/>
            <w:tcBorders>
              <w:top w:val="nil"/>
              <w:left w:val="nil"/>
              <w:bottom w:val="nil"/>
              <w:right w:val="nil"/>
            </w:tcBorders>
            <w:hideMark/>
          </w:tcPr>
          <w:p w14:paraId="0FC2B3E4" w14:textId="77777777" w:rsidR="0006106D" w:rsidRPr="00552F15" w:rsidRDefault="0006106D" w:rsidP="0006106D">
            <w:pPr>
              <w:spacing w:after="0" w:line="240" w:lineRule="auto"/>
              <w:jc w:val="left"/>
              <w:rPr>
                <w:rFonts w:eastAsia="Times New Roman" w:cs="Times New Roman"/>
                <w:color w:val="000000"/>
                <w:sz w:val="18"/>
                <w:szCs w:val="18"/>
                <w:lang w:val="es-ES" w:eastAsia="sl-SI"/>
              </w:rPr>
            </w:pPr>
            <w:r w:rsidRPr="00552F15">
              <w:rPr>
                <w:rFonts w:eastAsia="Times New Roman" w:cs="Times New Roman"/>
                <w:color w:val="000000"/>
                <w:sz w:val="18"/>
                <w:szCs w:val="18"/>
                <w:lang w:val="es-ES" w:eastAsia="sl-SI"/>
              </w:rPr>
              <w:t>Beta-N-</w:t>
            </w:r>
            <w:proofErr w:type="spellStart"/>
            <w:r w:rsidRPr="00552F15">
              <w:rPr>
                <w:rFonts w:eastAsia="Times New Roman" w:cs="Times New Roman"/>
                <w:color w:val="000000"/>
                <w:sz w:val="18"/>
                <w:szCs w:val="18"/>
                <w:lang w:val="es-ES" w:eastAsia="sl-SI"/>
              </w:rPr>
              <w:t>acetylglucosaminidase</w:t>
            </w:r>
            <w:proofErr w:type="spellEnd"/>
            <w:r w:rsidRPr="00552F15">
              <w:rPr>
                <w:rFonts w:eastAsia="Times New Roman" w:cs="Times New Roman"/>
                <w:color w:val="000000"/>
                <w:sz w:val="18"/>
                <w:szCs w:val="18"/>
                <w:lang w:val="es-ES" w:eastAsia="sl-SI"/>
              </w:rPr>
              <w:t>/beta-</w:t>
            </w:r>
            <w:proofErr w:type="spellStart"/>
            <w:r w:rsidRPr="00552F15">
              <w:rPr>
                <w:rFonts w:eastAsia="Times New Roman" w:cs="Times New Roman"/>
                <w:color w:val="000000"/>
                <w:sz w:val="18"/>
                <w:szCs w:val="18"/>
                <w:lang w:val="es-ES" w:eastAsia="sl-SI"/>
              </w:rPr>
              <w:t>glucosidase</w:t>
            </w:r>
            <w:proofErr w:type="spellEnd"/>
          </w:p>
        </w:tc>
      </w:tr>
      <w:tr w:rsidR="0006106D" w:rsidRPr="0006106D" w14:paraId="43610A45" w14:textId="77777777" w:rsidTr="0006106D">
        <w:trPr>
          <w:trHeight w:val="300"/>
        </w:trPr>
        <w:tc>
          <w:tcPr>
            <w:tcW w:w="820" w:type="dxa"/>
            <w:tcBorders>
              <w:top w:val="nil"/>
              <w:left w:val="nil"/>
              <w:bottom w:val="nil"/>
              <w:right w:val="nil"/>
            </w:tcBorders>
            <w:noWrap/>
            <w:hideMark/>
          </w:tcPr>
          <w:p w14:paraId="1C01888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1DFAE4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yvdM</w:t>
            </w:r>
            <w:proofErr w:type="spellEnd"/>
          </w:p>
        </w:tc>
        <w:tc>
          <w:tcPr>
            <w:tcW w:w="7320" w:type="dxa"/>
            <w:tcBorders>
              <w:top w:val="nil"/>
              <w:left w:val="nil"/>
              <w:bottom w:val="nil"/>
              <w:right w:val="nil"/>
            </w:tcBorders>
            <w:hideMark/>
          </w:tcPr>
          <w:p w14:paraId="7D2D068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Beta-phosphoglucomutase</w:t>
            </w:r>
          </w:p>
        </w:tc>
      </w:tr>
      <w:tr w:rsidR="0006106D" w:rsidRPr="0006106D" w14:paraId="37C8BE4C" w14:textId="77777777" w:rsidTr="0006106D">
        <w:trPr>
          <w:trHeight w:val="300"/>
        </w:trPr>
        <w:tc>
          <w:tcPr>
            <w:tcW w:w="820" w:type="dxa"/>
            <w:tcBorders>
              <w:top w:val="nil"/>
              <w:left w:val="nil"/>
              <w:bottom w:val="nil"/>
              <w:right w:val="nil"/>
            </w:tcBorders>
            <w:noWrap/>
            <w:hideMark/>
          </w:tcPr>
          <w:p w14:paraId="7CD3C8B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3C7F1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ftsA</w:t>
            </w:r>
            <w:proofErr w:type="spellEnd"/>
          </w:p>
        </w:tc>
        <w:tc>
          <w:tcPr>
            <w:tcW w:w="7320" w:type="dxa"/>
            <w:tcBorders>
              <w:top w:val="nil"/>
              <w:left w:val="nil"/>
              <w:bottom w:val="nil"/>
              <w:right w:val="nil"/>
            </w:tcBorders>
            <w:hideMark/>
          </w:tcPr>
          <w:p w14:paraId="088A2C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Cell division protein </w:t>
            </w:r>
            <w:proofErr w:type="spellStart"/>
            <w:r w:rsidRPr="0006106D">
              <w:rPr>
                <w:rFonts w:eastAsia="Times New Roman" w:cs="Times New Roman"/>
                <w:color w:val="000000"/>
                <w:sz w:val="18"/>
                <w:szCs w:val="18"/>
                <w:lang w:val="en-GB" w:eastAsia="sl-SI"/>
              </w:rPr>
              <w:t>FtsA</w:t>
            </w:r>
            <w:proofErr w:type="spellEnd"/>
          </w:p>
        </w:tc>
      </w:tr>
      <w:tr w:rsidR="0006106D" w:rsidRPr="0006106D" w14:paraId="41DEBAB5" w14:textId="77777777" w:rsidTr="0006106D">
        <w:trPr>
          <w:trHeight w:val="300"/>
        </w:trPr>
        <w:tc>
          <w:tcPr>
            <w:tcW w:w="820" w:type="dxa"/>
            <w:tcBorders>
              <w:top w:val="nil"/>
              <w:left w:val="nil"/>
              <w:bottom w:val="nil"/>
              <w:right w:val="nil"/>
            </w:tcBorders>
            <w:noWrap/>
            <w:hideMark/>
          </w:tcPr>
          <w:p w14:paraId="2B393F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4E4DAAE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opuBA_1</w:t>
            </w:r>
            <w:proofErr w:type="spellEnd"/>
          </w:p>
        </w:tc>
        <w:tc>
          <w:tcPr>
            <w:tcW w:w="7320" w:type="dxa"/>
            <w:tcBorders>
              <w:top w:val="nil"/>
              <w:left w:val="nil"/>
              <w:bottom w:val="nil"/>
              <w:right w:val="nil"/>
            </w:tcBorders>
            <w:hideMark/>
          </w:tcPr>
          <w:p w14:paraId="14A2BA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Choline transport ATP-binding protein </w:t>
            </w:r>
            <w:proofErr w:type="spellStart"/>
            <w:r w:rsidRPr="0006106D">
              <w:rPr>
                <w:rFonts w:eastAsia="Times New Roman" w:cs="Times New Roman"/>
                <w:color w:val="000000"/>
                <w:sz w:val="18"/>
                <w:szCs w:val="18"/>
                <w:lang w:val="en-GB" w:eastAsia="sl-SI"/>
              </w:rPr>
              <w:t>OpuBA</w:t>
            </w:r>
            <w:proofErr w:type="spellEnd"/>
          </w:p>
        </w:tc>
      </w:tr>
      <w:tr w:rsidR="0006106D" w:rsidRPr="0006106D" w14:paraId="0CE36CB0" w14:textId="77777777" w:rsidTr="0006106D">
        <w:trPr>
          <w:trHeight w:val="300"/>
        </w:trPr>
        <w:tc>
          <w:tcPr>
            <w:tcW w:w="820" w:type="dxa"/>
            <w:tcBorders>
              <w:top w:val="nil"/>
              <w:left w:val="nil"/>
              <w:bottom w:val="nil"/>
              <w:right w:val="nil"/>
            </w:tcBorders>
            <w:noWrap/>
            <w:hideMark/>
          </w:tcPr>
          <w:p w14:paraId="18AD942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3</w:t>
            </w:r>
          </w:p>
        </w:tc>
        <w:tc>
          <w:tcPr>
            <w:tcW w:w="1180" w:type="dxa"/>
            <w:tcBorders>
              <w:top w:val="nil"/>
              <w:left w:val="nil"/>
              <w:bottom w:val="nil"/>
              <w:right w:val="nil"/>
            </w:tcBorders>
            <w:noWrap/>
            <w:hideMark/>
          </w:tcPr>
          <w:p w14:paraId="5618C92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group_3034</w:t>
            </w:r>
            <w:proofErr w:type="spellEnd"/>
          </w:p>
        </w:tc>
        <w:tc>
          <w:tcPr>
            <w:tcW w:w="7320" w:type="dxa"/>
            <w:tcBorders>
              <w:top w:val="nil"/>
              <w:left w:val="nil"/>
              <w:bottom w:val="nil"/>
              <w:right w:val="nil"/>
            </w:tcBorders>
            <w:hideMark/>
          </w:tcPr>
          <w:p w14:paraId="0FE986C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Chromosomal replication initiator protein </w:t>
            </w:r>
            <w:proofErr w:type="spellStart"/>
            <w:r w:rsidRPr="0006106D">
              <w:rPr>
                <w:rFonts w:eastAsia="Times New Roman" w:cs="Times New Roman"/>
                <w:color w:val="000000"/>
                <w:sz w:val="18"/>
                <w:szCs w:val="18"/>
                <w:lang w:val="en-GB" w:eastAsia="sl-SI"/>
              </w:rPr>
              <w:t>DnaA</w:t>
            </w:r>
            <w:proofErr w:type="spellEnd"/>
          </w:p>
        </w:tc>
      </w:tr>
      <w:tr w:rsidR="0006106D" w:rsidRPr="0006106D" w14:paraId="7F3B8A1B" w14:textId="77777777" w:rsidTr="0006106D">
        <w:trPr>
          <w:trHeight w:val="300"/>
        </w:trPr>
        <w:tc>
          <w:tcPr>
            <w:tcW w:w="820" w:type="dxa"/>
            <w:tcBorders>
              <w:top w:val="nil"/>
              <w:left w:val="nil"/>
              <w:bottom w:val="nil"/>
              <w:right w:val="nil"/>
            </w:tcBorders>
            <w:noWrap/>
            <w:hideMark/>
          </w:tcPr>
          <w:p w14:paraId="0BCD55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F639C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group_2882</w:t>
            </w:r>
            <w:proofErr w:type="spellEnd"/>
          </w:p>
        </w:tc>
        <w:tc>
          <w:tcPr>
            <w:tcW w:w="7320" w:type="dxa"/>
            <w:tcBorders>
              <w:top w:val="nil"/>
              <w:left w:val="nil"/>
              <w:bottom w:val="nil"/>
              <w:right w:val="nil"/>
            </w:tcBorders>
            <w:hideMark/>
          </w:tcPr>
          <w:p w14:paraId="0B66BBB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 protein </w:t>
            </w:r>
            <w:proofErr w:type="spellStart"/>
            <w:r w:rsidRPr="0006106D">
              <w:rPr>
                <w:rFonts w:eastAsia="Times New Roman" w:cs="Times New Roman"/>
                <w:color w:val="000000"/>
                <w:sz w:val="18"/>
                <w:szCs w:val="18"/>
                <w:lang w:val="en-GB" w:eastAsia="sl-SI"/>
              </w:rPr>
              <w:t>Smc</w:t>
            </w:r>
            <w:proofErr w:type="spellEnd"/>
          </w:p>
        </w:tc>
      </w:tr>
      <w:tr w:rsidR="0006106D" w:rsidRPr="0006106D" w14:paraId="01D3E862" w14:textId="77777777" w:rsidTr="0006106D">
        <w:trPr>
          <w:trHeight w:val="300"/>
        </w:trPr>
        <w:tc>
          <w:tcPr>
            <w:tcW w:w="820" w:type="dxa"/>
            <w:tcBorders>
              <w:top w:val="nil"/>
              <w:left w:val="nil"/>
              <w:bottom w:val="nil"/>
              <w:right w:val="nil"/>
            </w:tcBorders>
            <w:noWrap/>
            <w:hideMark/>
          </w:tcPr>
          <w:p w14:paraId="2A2E23F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4726CC2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group_3144</w:t>
            </w:r>
            <w:proofErr w:type="spellEnd"/>
          </w:p>
        </w:tc>
        <w:tc>
          <w:tcPr>
            <w:tcW w:w="7320" w:type="dxa"/>
            <w:tcBorders>
              <w:top w:val="nil"/>
              <w:left w:val="nil"/>
              <w:bottom w:val="nil"/>
              <w:right w:val="nil"/>
            </w:tcBorders>
            <w:hideMark/>
          </w:tcPr>
          <w:p w14:paraId="367356C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Cytochrome </w:t>
            </w:r>
            <w:proofErr w:type="spellStart"/>
            <w:r w:rsidRPr="0006106D">
              <w:rPr>
                <w:rFonts w:eastAsia="Times New Roman" w:cs="Times New Roman"/>
                <w:color w:val="000000"/>
                <w:sz w:val="18"/>
                <w:szCs w:val="18"/>
                <w:lang w:val="en-GB" w:eastAsia="sl-SI"/>
              </w:rPr>
              <w:t>b6</w:t>
            </w:r>
            <w:proofErr w:type="spellEnd"/>
            <w:r w:rsidRPr="0006106D">
              <w:rPr>
                <w:rFonts w:eastAsia="Times New Roman" w:cs="Times New Roman"/>
                <w:color w:val="000000"/>
                <w:sz w:val="18"/>
                <w:szCs w:val="18"/>
                <w:lang w:val="en-GB" w:eastAsia="sl-SI"/>
              </w:rPr>
              <w:t>-f complex iron-</w:t>
            </w:r>
            <w:proofErr w:type="spellStart"/>
            <w:r w:rsidRPr="0006106D">
              <w:rPr>
                <w:rFonts w:eastAsia="Times New Roman" w:cs="Times New Roman"/>
                <w:color w:val="000000"/>
                <w:sz w:val="18"/>
                <w:szCs w:val="18"/>
                <w:lang w:val="en-GB" w:eastAsia="sl-SI"/>
              </w:rPr>
              <w:t>sulfur</w:t>
            </w:r>
            <w:proofErr w:type="spellEnd"/>
            <w:r w:rsidRPr="0006106D">
              <w:rPr>
                <w:rFonts w:eastAsia="Times New Roman" w:cs="Times New Roman"/>
                <w:color w:val="000000"/>
                <w:sz w:val="18"/>
                <w:szCs w:val="18"/>
                <w:lang w:val="en-GB" w:eastAsia="sl-SI"/>
              </w:rPr>
              <w:t xml:space="preserve"> subunit</w:t>
            </w:r>
          </w:p>
        </w:tc>
      </w:tr>
      <w:tr w:rsidR="0006106D" w:rsidRPr="0006106D" w14:paraId="40BF957C" w14:textId="77777777" w:rsidTr="0006106D">
        <w:trPr>
          <w:trHeight w:val="300"/>
        </w:trPr>
        <w:tc>
          <w:tcPr>
            <w:tcW w:w="820" w:type="dxa"/>
            <w:tcBorders>
              <w:top w:val="nil"/>
              <w:left w:val="nil"/>
              <w:bottom w:val="nil"/>
              <w:right w:val="nil"/>
            </w:tcBorders>
            <w:noWrap/>
            <w:hideMark/>
          </w:tcPr>
          <w:p w14:paraId="3986A8E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E0A93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group_2988</w:t>
            </w:r>
            <w:proofErr w:type="spellEnd"/>
          </w:p>
        </w:tc>
        <w:tc>
          <w:tcPr>
            <w:tcW w:w="7320" w:type="dxa"/>
            <w:tcBorders>
              <w:top w:val="nil"/>
              <w:left w:val="nil"/>
              <w:bottom w:val="nil"/>
              <w:right w:val="nil"/>
            </w:tcBorders>
            <w:hideMark/>
          </w:tcPr>
          <w:p w14:paraId="76D0BBB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DegV</w:t>
            </w:r>
            <w:proofErr w:type="spellEnd"/>
            <w:r w:rsidRPr="0006106D">
              <w:rPr>
                <w:rFonts w:eastAsia="Times New Roman" w:cs="Times New Roman"/>
                <w:color w:val="000000"/>
                <w:sz w:val="18"/>
                <w:szCs w:val="18"/>
                <w:lang w:val="en-GB" w:eastAsia="sl-SI"/>
              </w:rPr>
              <w:t xml:space="preserve"> domain-containing protein</w:t>
            </w:r>
          </w:p>
        </w:tc>
      </w:tr>
      <w:tr w:rsidR="0006106D" w:rsidRPr="0006106D" w14:paraId="3A902F20" w14:textId="77777777" w:rsidTr="0006106D">
        <w:trPr>
          <w:trHeight w:val="300"/>
        </w:trPr>
        <w:tc>
          <w:tcPr>
            <w:tcW w:w="820" w:type="dxa"/>
            <w:tcBorders>
              <w:top w:val="nil"/>
              <w:left w:val="nil"/>
              <w:bottom w:val="nil"/>
              <w:right w:val="nil"/>
            </w:tcBorders>
            <w:noWrap/>
            <w:hideMark/>
          </w:tcPr>
          <w:p w14:paraId="10D67CB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F7AEA3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group_3067</w:t>
            </w:r>
            <w:proofErr w:type="spellEnd"/>
          </w:p>
        </w:tc>
        <w:tc>
          <w:tcPr>
            <w:tcW w:w="7320" w:type="dxa"/>
            <w:tcBorders>
              <w:top w:val="nil"/>
              <w:left w:val="nil"/>
              <w:bottom w:val="nil"/>
              <w:right w:val="nil"/>
            </w:tcBorders>
            <w:hideMark/>
          </w:tcPr>
          <w:p w14:paraId="7979391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D-inositol-3-phosphate glycosyltransferase</w:t>
            </w:r>
          </w:p>
        </w:tc>
      </w:tr>
      <w:tr w:rsidR="0006106D" w:rsidRPr="0006106D" w14:paraId="2EC41BB7" w14:textId="77777777" w:rsidTr="0006106D">
        <w:trPr>
          <w:trHeight w:val="300"/>
        </w:trPr>
        <w:tc>
          <w:tcPr>
            <w:tcW w:w="820" w:type="dxa"/>
            <w:tcBorders>
              <w:top w:val="nil"/>
              <w:left w:val="nil"/>
              <w:bottom w:val="nil"/>
              <w:right w:val="nil"/>
            </w:tcBorders>
            <w:noWrap/>
            <w:hideMark/>
          </w:tcPr>
          <w:p w14:paraId="486CBD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EB0F61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dppB</w:t>
            </w:r>
            <w:proofErr w:type="spellEnd"/>
          </w:p>
        </w:tc>
        <w:tc>
          <w:tcPr>
            <w:tcW w:w="7320" w:type="dxa"/>
            <w:tcBorders>
              <w:top w:val="nil"/>
              <w:left w:val="nil"/>
              <w:bottom w:val="nil"/>
              <w:right w:val="nil"/>
            </w:tcBorders>
            <w:hideMark/>
          </w:tcPr>
          <w:p w14:paraId="35DE5DE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Dipeptide transport system permease protein </w:t>
            </w:r>
            <w:proofErr w:type="spellStart"/>
            <w:r w:rsidRPr="0006106D">
              <w:rPr>
                <w:rFonts w:eastAsia="Times New Roman" w:cs="Times New Roman"/>
                <w:color w:val="000000"/>
                <w:sz w:val="18"/>
                <w:szCs w:val="18"/>
                <w:lang w:val="en-GB" w:eastAsia="sl-SI"/>
              </w:rPr>
              <w:t>DppB</w:t>
            </w:r>
            <w:proofErr w:type="spellEnd"/>
          </w:p>
        </w:tc>
      </w:tr>
      <w:tr w:rsidR="0006106D" w:rsidRPr="0006106D" w14:paraId="1271F6F1" w14:textId="77777777" w:rsidTr="0006106D">
        <w:trPr>
          <w:trHeight w:val="300"/>
        </w:trPr>
        <w:tc>
          <w:tcPr>
            <w:tcW w:w="820" w:type="dxa"/>
            <w:tcBorders>
              <w:top w:val="nil"/>
              <w:left w:val="nil"/>
              <w:bottom w:val="nil"/>
              <w:right w:val="nil"/>
            </w:tcBorders>
            <w:noWrap/>
            <w:hideMark/>
          </w:tcPr>
          <w:p w14:paraId="3467FD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485E4D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polA_2</w:t>
            </w:r>
            <w:proofErr w:type="spellEnd"/>
          </w:p>
        </w:tc>
        <w:tc>
          <w:tcPr>
            <w:tcW w:w="7320" w:type="dxa"/>
            <w:tcBorders>
              <w:top w:val="nil"/>
              <w:left w:val="nil"/>
              <w:bottom w:val="nil"/>
              <w:right w:val="nil"/>
            </w:tcBorders>
            <w:hideMark/>
          </w:tcPr>
          <w:p w14:paraId="6FA7C65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DNA polymerase I</w:t>
            </w:r>
          </w:p>
        </w:tc>
      </w:tr>
      <w:tr w:rsidR="0006106D" w:rsidRPr="0006106D" w14:paraId="14F37B21" w14:textId="77777777" w:rsidTr="0006106D">
        <w:trPr>
          <w:trHeight w:val="300"/>
        </w:trPr>
        <w:tc>
          <w:tcPr>
            <w:tcW w:w="820" w:type="dxa"/>
            <w:tcBorders>
              <w:top w:val="nil"/>
              <w:left w:val="nil"/>
              <w:bottom w:val="nil"/>
              <w:right w:val="nil"/>
            </w:tcBorders>
            <w:noWrap/>
            <w:hideMark/>
          </w:tcPr>
          <w:p w14:paraId="391B398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47A5F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group_3115</w:t>
            </w:r>
            <w:proofErr w:type="spellEnd"/>
          </w:p>
        </w:tc>
        <w:tc>
          <w:tcPr>
            <w:tcW w:w="7320" w:type="dxa"/>
            <w:tcBorders>
              <w:top w:val="nil"/>
              <w:left w:val="nil"/>
              <w:bottom w:val="nil"/>
              <w:right w:val="nil"/>
            </w:tcBorders>
            <w:hideMark/>
          </w:tcPr>
          <w:p w14:paraId="459F8D1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Flagellar hook-associated protein 2</w:t>
            </w:r>
          </w:p>
        </w:tc>
      </w:tr>
      <w:tr w:rsidR="0006106D" w:rsidRPr="0006106D" w14:paraId="1BC0C338" w14:textId="77777777" w:rsidTr="0006106D">
        <w:trPr>
          <w:trHeight w:val="300"/>
        </w:trPr>
        <w:tc>
          <w:tcPr>
            <w:tcW w:w="820" w:type="dxa"/>
            <w:tcBorders>
              <w:top w:val="nil"/>
              <w:left w:val="nil"/>
              <w:bottom w:val="nil"/>
              <w:right w:val="nil"/>
            </w:tcBorders>
            <w:noWrap/>
            <w:hideMark/>
          </w:tcPr>
          <w:p w14:paraId="5BC74C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7BE39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flaD</w:t>
            </w:r>
            <w:proofErr w:type="spellEnd"/>
          </w:p>
        </w:tc>
        <w:tc>
          <w:tcPr>
            <w:tcW w:w="7320" w:type="dxa"/>
            <w:tcBorders>
              <w:top w:val="nil"/>
              <w:left w:val="nil"/>
              <w:bottom w:val="nil"/>
              <w:right w:val="nil"/>
            </w:tcBorders>
            <w:hideMark/>
          </w:tcPr>
          <w:p w14:paraId="27AC65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Flagellin D</w:t>
            </w:r>
          </w:p>
        </w:tc>
      </w:tr>
      <w:tr w:rsidR="0006106D" w:rsidRPr="0006106D" w14:paraId="57FF2CC7" w14:textId="77777777" w:rsidTr="0006106D">
        <w:trPr>
          <w:trHeight w:val="495"/>
        </w:trPr>
        <w:tc>
          <w:tcPr>
            <w:tcW w:w="820" w:type="dxa"/>
            <w:tcBorders>
              <w:top w:val="nil"/>
              <w:left w:val="nil"/>
              <w:bottom w:val="nil"/>
              <w:right w:val="nil"/>
            </w:tcBorders>
            <w:noWrap/>
            <w:hideMark/>
          </w:tcPr>
          <w:p w14:paraId="4D0DEB8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A1145A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pglH_1</w:t>
            </w:r>
            <w:proofErr w:type="spellEnd"/>
          </w:p>
        </w:tc>
        <w:tc>
          <w:tcPr>
            <w:tcW w:w="7320" w:type="dxa"/>
            <w:tcBorders>
              <w:top w:val="nil"/>
              <w:left w:val="nil"/>
              <w:bottom w:val="nil"/>
              <w:right w:val="nil"/>
            </w:tcBorders>
            <w:hideMark/>
          </w:tcPr>
          <w:p w14:paraId="73A9E69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GalNAc-alpha-(1-&gt;4)-GalNAc-alpha-(1-&gt;3)-</w:t>
            </w:r>
            <w:proofErr w:type="spellStart"/>
            <w:r w:rsidRPr="0006106D">
              <w:rPr>
                <w:rFonts w:eastAsia="Times New Roman" w:cs="Times New Roman"/>
                <w:color w:val="000000"/>
                <w:sz w:val="18"/>
                <w:szCs w:val="18"/>
                <w:lang w:val="en-GB" w:eastAsia="sl-SI"/>
              </w:rPr>
              <w:t>diNAcBac</w:t>
            </w:r>
            <w:proofErr w:type="spellEnd"/>
            <w:r w:rsidRPr="0006106D">
              <w:rPr>
                <w:rFonts w:eastAsia="Times New Roman" w:cs="Times New Roman"/>
                <w:color w:val="000000"/>
                <w:sz w:val="18"/>
                <w:szCs w:val="18"/>
                <w:lang w:val="en-GB" w:eastAsia="sl-SI"/>
              </w:rPr>
              <w:t>-PP-undecaprenol alpha-1,4-N-acetyl-D-</w:t>
            </w:r>
            <w:proofErr w:type="spellStart"/>
            <w:r w:rsidRPr="0006106D">
              <w:rPr>
                <w:rFonts w:eastAsia="Times New Roman" w:cs="Times New Roman"/>
                <w:color w:val="000000"/>
                <w:sz w:val="18"/>
                <w:szCs w:val="18"/>
                <w:lang w:val="en-GB" w:eastAsia="sl-SI"/>
              </w:rPr>
              <w:t>galactosaminyltransferase</w:t>
            </w:r>
            <w:proofErr w:type="spellEnd"/>
          </w:p>
        </w:tc>
      </w:tr>
      <w:tr w:rsidR="0006106D" w:rsidRPr="0006106D" w14:paraId="1D1B99C2" w14:textId="77777777" w:rsidTr="0006106D">
        <w:trPr>
          <w:trHeight w:val="495"/>
        </w:trPr>
        <w:tc>
          <w:tcPr>
            <w:tcW w:w="820" w:type="dxa"/>
            <w:tcBorders>
              <w:top w:val="nil"/>
              <w:left w:val="nil"/>
              <w:bottom w:val="nil"/>
              <w:right w:val="nil"/>
            </w:tcBorders>
            <w:noWrap/>
            <w:hideMark/>
          </w:tcPr>
          <w:p w14:paraId="7365C1E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1CCC5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pglH_2</w:t>
            </w:r>
            <w:proofErr w:type="spellEnd"/>
          </w:p>
        </w:tc>
        <w:tc>
          <w:tcPr>
            <w:tcW w:w="7320" w:type="dxa"/>
            <w:tcBorders>
              <w:top w:val="nil"/>
              <w:left w:val="nil"/>
              <w:bottom w:val="nil"/>
              <w:right w:val="nil"/>
            </w:tcBorders>
            <w:hideMark/>
          </w:tcPr>
          <w:p w14:paraId="47C2F4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GalNAc-alpha-(1-&gt;4)-GalNAc-alpha-(1-&gt;3)-</w:t>
            </w:r>
            <w:proofErr w:type="spellStart"/>
            <w:r w:rsidRPr="0006106D">
              <w:rPr>
                <w:rFonts w:eastAsia="Times New Roman" w:cs="Times New Roman"/>
                <w:color w:val="000000"/>
                <w:sz w:val="18"/>
                <w:szCs w:val="18"/>
                <w:lang w:val="en-GB" w:eastAsia="sl-SI"/>
              </w:rPr>
              <w:t>diNAcBac</w:t>
            </w:r>
            <w:proofErr w:type="spellEnd"/>
            <w:r w:rsidRPr="0006106D">
              <w:rPr>
                <w:rFonts w:eastAsia="Times New Roman" w:cs="Times New Roman"/>
                <w:color w:val="000000"/>
                <w:sz w:val="18"/>
                <w:szCs w:val="18"/>
                <w:lang w:val="en-GB" w:eastAsia="sl-SI"/>
              </w:rPr>
              <w:t>-PP-undecaprenol alpha-1,4-N-acetyl-D-</w:t>
            </w:r>
            <w:proofErr w:type="spellStart"/>
            <w:r w:rsidRPr="0006106D">
              <w:rPr>
                <w:rFonts w:eastAsia="Times New Roman" w:cs="Times New Roman"/>
                <w:color w:val="000000"/>
                <w:sz w:val="18"/>
                <w:szCs w:val="18"/>
                <w:lang w:val="en-GB" w:eastAsia="sl-SI"/>
              </w:rPr>
              <w:t>galactosaminyltransferase</w:t>
            </w:r>
            <w:proofErr w:type="spellEnd"/>
          </w:p>
        </w:tc>
      </w:tr>
      <w:tr w:rsidR="0006106D" w:rsidRPr="0006106D" w14:paraId="2106598F" w14:textId="77777777" w:rsidTr="0006106D">
        <w:trPr>
          <w:trHeight w:val="300"/>
        </w:trPr>
        <w:tc>
          <w:tcPr>
            <w:tcW w:w="820" w:type="dxa"/>
            <w:tcBorders>
              <w:top w:val="nil"/>
              <w:left w:val="nil"/>
              <w:bottom w:val="nil"/>
              <w:right w:val="nil"/>
            </w:tcBorders>
            <w:noWrap/>
            <w:hideMark/>
          </w:tcPr>
          <w:p w14:paraId="46E67B2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3101CB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glnQ</w:t>
            </w:r>
            <w:proofErr w:type="spellEnd"/>
          </w:p>
        </w:tc>
        <w:tc>
          <w:tcPr>
            <w:tcW w:w="7320" w:type="dxa"/>
            <w:tcBorders>
              <w:top w:val="nil"/>
              <w:left w:val="nil"/>
              <w:bottom w:val="nil"/>
              <w:right w:val="nil"/>
            </w:tcBorders>
            <w:hideMark/>
          </w:tcPr>
          <w:p w14:paraId="6C29F76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Glutamine transport ATP-binding protein </w:t>
            </w:r>
            <w:proofErr w:type="spellStart"/>
            <w:r w:rsidRPr="0006106D">
              <w:rPr>
                <w:rFonts w:eastAsia="Times New Roman" w:cs="Times New Roman"/>
                <w:color w:val="000000"/>
                <w:sz w:val="18"/>
                <w:szCs w:val="18"/>
                <w:lang w:val="en-GB" w:eastAsia="sl-SI"/>
              </w:rPr>
              <w:t>GlnQ</w:t>
            </w:r>
            <w:proofErr w:type="spellEnd"/>
          </w:p>
        </w:tc>
      </w:tr>
      <w:tr w:rsidR="0006106D" w:rsidRPr="0006106D" w14:paraId="69D404C2" w14:textId="77777777" w:rsidTr="0006106D">
        <w:trPr>
          <w:trHeight w:val="300"/>
        </w:trPr>
        <w:tc>
          <w:tcPr>
            <w:tcW w:w="820" w:type="dxa"/>
            <w:tcBorders>
              <w:top w:val="nil"/>
              <w:left w:val="nil"/>
              <w:bottom w:val="nil"/>
              <w:right w:val="nil"/>
            </w:tcBorders>
            <w:noWrap/>
            <w:hideMark/>
          </w:tcPr>
          <w:p w14:paraId="0BA67C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D0B7A6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glnH_1</w:t>
            </w:r>
            <w:proofErr w:type="spellEnd"/>
          </w:p>
        </w:tc>
        <w:tc>
          <w:tcPr>
            <w:tcW w:w="7320" w:type="dxa"/>
            <w:tcBorders>
              <w:top w:val="nil"/>
              <w:left w:val="nil"/>
              <w:bottom w:val="nil"/>
              <w:right w:val="nil"/>
            </w:tcBorders>
            <w:hideMark/>
          </w:tcPr>
          <w:p w14:paraId="0C63C04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Glutamine-binding periplasmic protein</w:t>
            </w:r>
          </w:p>
        </w:tc>
      </w:tr>
      <w:tr w:rsidR="0006106D" w:rsidRPr="0006106D" w14:paraId="79C844E2" w14:textId="77777777" w:rsidTr="0006106D">
        <w:trPr>
          <w:trHeight w:val="300"/>
        </w:trPr>
        <w:tc>
          <w:tcPr>
            <w:tcW w:w="820" w:type="dxa"/>
            <w:tcBorders>
              <w:top w:val="nil"/>
              <w:left w:val="nil"/>
              <w:bottom w:val="nil"/>
              <w:right w:val="nil"/>
            </w:tcBorders>
            <w:noWrap/>
            <w:hideMark/>
          </w:tcPr>
          <w:p w14:paraId="05C783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21398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group_308</w:t>
            </w:r>
            <w:proofErr w:type="spellEnd"/>
          </w:p>
        </w:tc>
        <w:tc>
          <w:tcPr>
            <w:tcW w:w="7320" w:type="dxa"/>
            <w:tcBorders>
              <w:top w:val="nil"/>
              <w:left w:val="nil"/>
              <w:bottom w:val="nil"/>
              <w:right w:val="nil"/>
            </w:tcBorders>
            <w:hideMark/>
          </w:tcPr>
          <w:p w14:paraId="54BD35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Glutathione biosynthesis bifunctional protein </w:t>
            </w:r>
            <w:proofErr w:type="spellStart"/>
            <w:r w:rsidRPr="0006106D">
              <w:rPr>
                <w:rFonts w:eastAsia="Times New Roman" w:cs="Times New Roman"/>
                <w:color w:val="000000"/>
                <w:sz w:val="18"/>
                <w:szCs w:val="18"/>
                <w:lang w:val="en-GB" w:eastAsia="sl-SI"/>
              </w:rPr>
              <w:t>GshAB</w:t>
            </w:r>
            <w:proofErr w:type="spellEnd"/>
          </w:p>
        </w:tc>
      </w:tr>
      <w:tr w:rsidR="0006106D" w:rsidRPr="0006106D" w14:paraId="4EB150A5" w14:textId="77777777" w:rsidTr="0006106D">
        <w:trPr>
          <w:trHeight w:val="300"/>
        </w:trPr>
        <w:tc>
          <w:tcPr>
            <w:tcW w:w="820" w:type="dxa"/>
            <w:tcBorders>
              <w:top w:val="nil"/>
              <w:left w:val="nil"/>
              <w:bottom w:val="nil"/>
              <w:right w:val="nil"/>
            </w:tcBorders>
            <w:noWrap/>
            <w:hideMark/>
          </w:tcPr>
          <w:p w14:paraId="13079DF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644F7E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hisS_2</w:t>
            </w:r>
            <w:proofErr w:type="spellEnd"/>
          </w:p>
        </w:tc>
        <w:tc>
          <w:tcPr>
            <w:tcW w:w="7320" w:type="dxa"/>
            <w:tcBorders>
              <w:top w:val="nil"/>
              <w:left w:val="nil"/>
              <w:bottom w:val="nil"/>
              <w:right w:val="nil"/>
            </w:tcBorders>
            <w:hideMark/>
          </w:tcPr>
          <w:p w14:paraId="3EE768E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Histidine--tRNA ligase</w:t>
            </w:r>
          </w:p>
        </w:tc>
      </w:tr>
      <w:tr w:rsidR="0006106D" w:rsidRPr="0006106D" w14:paraId="1D57601D" w14:textId="77777777" w:rsidTr="0006106D">
        <w:trPr>
          <w:trHeight w:val="300"/>
        </w:trPr>
        <w:tc>
          <w:tcPr>
            <w:tcW w:w="820" w:type="dxa"/>
            <w:tcBorders>
              <w:top w:val="nil"/>
              <w:left w:val="nil"/>
              <w:bottom w:val="nil"/>
              <w:right w:val="nil"/>
            </w:tcBorders>
            <w:noWrap/>
            <w:hideMark/>
          </w:tcPr>
          <w:p w14:paraId="036FB02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EC54BF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group_3128</w:t>
            </w:r>
            <w:proofErr w:type="spellEnd"/>
          </w:p>
        </w:tc>
        <w:tc>
          <w:tcPr>
            <w:tcW w:w="7320" w:type="dxa"/>
            <w:tcBorders>
              <w:top w:val="nil"/>
              <w:left w:val="nil"/>
              <w:bottom w:val="nil"/>
              <w:right w:val="nil"/>
            </w:tcBorders>
            <w:hideMark/>
          </w:tcPr>
          <w:p w14:paraId="22010CD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activator </w:t>
            </w:r>
            <w:proofErr w:type="spellStart"/>
            <w:r w:rsidRPr="0006106D">
              <w:rPr>
                <w:rFonts w:eastAsia="Times New Roman" w:cs="Times New Roman"/>
                <w:color w:val="000000"/>
                <w:sz w:val="18"/>
                <w:szCs w:val="18"/>
                <w:lang w:val="en-GB" w:eastAsia="sl-SI"/>
              </w:rPr>
              <w:t>RhaS</w:t>
            </w:r>
            <w:proofErr w:type="spellEnd"/>
          </w:p>
        </w:tc>
      </w:tr>
      <w:tr w:rsidR="0006106D" w:rsidRPr="0006106D" w14:paraId="6FFF77DC" w14:textId="77777777" w:rsidTr="0006106D">
        <w:trPr>
          <w:trHeight w:val="300"/>
        </w:trPr>
        <w:tc>
          <w:tcPr>
            <w:tcW w:w="820" w:type="dxa"/>
            <w:tcBorders>
              <w:top w:val="nil"/>
              <w:left w:val="nil"/>
              <w:bottom w:val="nil"/>
              <w:right w:val="nil"/>
            </w:tcBorders>
            <w:noWrap/>
            <w:hideMark/>
          </w:tcPr>
          <w:p w14:paraId="3C0F0C9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863688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group_2973</w:t>
            </w:r>
            <w:proofErr w:type="spellEnd"/>
          </w:p>
        </w:tc>
        <w:tc>
          <w:tcPr>
            <w:tcW w:w="7320" w:type="dxa"/>
            <w:tcBorders>
              <w:top w:val="nil"/>
              <w:left w:val="nil"/>
              <w:bottom w:val="nil"/>
              <w:right w:val="nil"/>
            </w:tcBorders>
            <w:hideMark/>
          </w:tcPr>
          <w:p w14:paraId="08AD00A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-type transcriptional regulator GmuR</w:t>
            </w:r>
          </w:p>
        </w:tc>
      </w:tr>
      <w:tr w:rsidR="0006106D" w:rsidRPr="0006106D" w14:paraId="46AE1FFC" w14:textId="77777777" w:rsidTr="0006106D">
        <w:trPr>
          <w:trHeight w:val="300"/>
        </w:trPr>
        <w:tc>
          <w:tcPr>
            <w:tcW w:w="820" w:type="dxa"/>
            <w:tcBorders>
              <w:top w:val="nil"/>
              <w:left w:val="nil"/>
              <w:bottom w:val="nil"/>
              <w:right w:val="nil"/>
            </w:tcBorders>
            <w:noWrap/>
            <w:hideMark/>
          </w:tcPr>
          <w:p w14:paraId="36A627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F4C583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group_76</w:t>
            </w:r>
            <w:proofErr w:type="spellEnd"/>
          </w:p>
        </w:tc>
        <w:tc>
          <w:tcPr>
            <w:tcW w:w="7320" w:type="dxa"/>
            <w:tcBorders>
              <w:top w:val="nil"/>
              <w:left w:val="nil"/>
              <w:bottom w:val="nil"/>
              <w:right w:val="nil"/>
            </w:tcBorders>
            <w:hideMark/>
          </w:tcPr>
          <w:p w14:paraId="4EE1C77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6924661A" w14:textId="77777777" w:rsidTr="0006106D">
        <w:trPr>
          <w:trHeight w:val="300"/>
        </w:trPr>
        <w:tc>
          <w:tcPr>
            <w:tcW w:w="820" w:type="dxa"/>
            <w:tcBorders>
              <w:top w:val="nil"/>
              <w:left w:val="nil"/>
              <w:bottom w:val="nil"/>
              <w:right w:val="nil"/>
            </w:tcBorders>
            <w:noWrap/>
            <w:hideMark/>
          </w:tcPr>
          <w:p w14:paraId="210DD4C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AA87BA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group_77</w:t>
            </w:r>
            <w:proofErr w:type="spellEnd"/>
          </w:p>
        </w:tc>
        <w:tc>
          <w:tcPr>
            <w:tcW w:w="7320" w:type="dxa"/>
            <w:tcBorders>
              <w:top w:val="nil"/>
              <w:left w:val="nil"/>
              <w:bottom w:val="nil"/>
              <w:right w:val="nil"/>
            </w:tcBorders>
            <w:hideMark/>
          </w:tcPr>
          <w:p w14:paraId="1C9DB4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72546F98" w14:textId="77777777" w:rsidTr="0006106D">
        <w:trPr>
          <w:trHeight w:val="300"/>
        </w:trPr>
        <w:tc>
          <w:tcPr>
            <w:tcW w:w="820" w:type="dxa"/>
            <w:tcBorders>
              <w:top w:val="nil"/>
              <w:left w:val="nil"/>
              <w:bottom w:val="nil"/>
              <w:right w:val="nil"/>
            </w:tcBorders>
            <w:noWrap/>
            <w:hideMark/>
          </w:tcPr>
          <w:p w14:paraId="346DEE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85CE22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group_79</w:t>
            </w:r>
            <w:proofErr w:type="spellEnd"/>
          </w:p>
        </w:tc>
        <w:tc>
          <w:tcPr>
            <w:tcW w:w="7320" w:type="dxa"/>
            <w:tcBorders>
              <w:top w:val="nil"/>
              <w:left w:val="nil"/>
              <w:bottom w:val="nil"/>
              <w:right w:val="nil"/>
            </w:tcBorders>
            <w:hideMark/>
          </w:tcPr>
          <w:p w14:paraId="1E5D09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169AF101" w14:textId="77777777" w:rsidTr="0006106D">
        <w:trPr>
          <w:trHeight w:val="300"/>
        </w:trPr>
        <w:tc>
          <w:tcPr>
            <w:tcW w:w="820" w:type="dxa"/>
            <w:tcBorders>
              <w:top w:val="nil"/>
              <w:left w:val="nil"/>
              <w:bottom w:val="nil"/>
              <w:right w:val="nil"/>
            </w:tcBorders>
            <w:noWrap/>
            <w:hideMark/>
          </w:tcPr>
          <w:p w14:paraId="2C4A07C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F18B34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group_80</w:t>
            </w:r>
            <w:proofErr w:type="spellEnd"/>
          </w:p>
        </w:tc>
        <w:tc>
          <w:tcPr>
            <w:tcW w:w="7320" w:type="dxa"/>
            <w:tcBorders>
              <w:top w:val="nil"/>
              <w:left w:val="nil"/>
              <w:bottom w:val="nil"/>
              <w:right w:val="nil"/>
            </w:tcBorders>
            <w:hideMark/>
          </w:tcPr>
          <w:p w14:paraId="61A1C8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5015FAB9" w14:textId="77777777" w:rsidTr="0006106D">
        <w:trPr>
          <w:trHeight w:val="300"/>
        </w:trPr>
        <w:tc>
          <w:tcPr>
            <w:tcW w:w="820" w:type="dxa"/>
            <w:tcBorders>
              <w:top w:val="nil"/>
              <w:left w:val="nil"/>
              <w:bottom w:val="nil"/>
              <w:right w:val="nil"/>
            </w:tcBorders>
            <w:noWrap/>
            <w:hideMark/>
          </w:tcPr>
          <w:p w14:paraId="511C7A6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4C9056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group_81</w:t>
            </w:r>
            <w:proofErr w:type="spellEnd"/>
          </w:p>
        </w:tc>
        <w:tc>
          <w:tcPr>
            <w:tcW w:w="7320" w:type="dxa"/>
            <w:tcBorders>
              <w:top w:val="nil"/>
              <w:left w:val="nil"/>
              <w:bottom w:val="nil"/>
              <w:right w:val="nil"/>
            </w:tcBorders>
            <w:hideMark/>
          </w:tcPr>
          <w:p w14:paraId="5840FC2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267F22D8" w14:textId="77777777" w:rsidTr="0006106D">
        <w:trPr>
          <w:trHeight w:val="300"/>
        </w:trPr>
        <w:tc>
          <w:tcPr>
            <w:tcW w:w="820" w:type="dxa"/>
            <w:tcBorders>
              <w:top w:val="nil"/>
              <w:left w:val="nil"/>
              <w:bottom w:val="nil"/>
              <w:right w:val="nil"/>
            </w:tcBorders>
            <w:noWrap/>
            <w:hideMark/>
          </w:tcPr>
          <w:p w14:paraId="764058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D9144A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group_82</w:t>
            </w:r>
            <w:proofErr w:type="spellEnd"/>
          </w:p>
        </w:tc>
        <w:tc>
          <w:tcPr>
            <w:tcW w:w="7320" w:type="dxa"/>
            <w:tcBorders>
              <w:top w:val="nil"/>
              <w:left w:val="nil"/>
              <w:bottom w:val="nil"/>
              <w:right w:val="nil"/>
            </w:tcBorders>
            <w:hideMark/>
          </w:tcPr>
          <w:p w14:paraId="6902ABA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2F93A024" w14:textId="77777777" w:rsidTr="0006106D">
        <w:trPr>
          <w:trHeight w:val="300"/>
        </w:trPr>
        <w:tc>
          <w:tcPr>
            <w:tcW w:w="820" w:type="dxa"/>
            <w:tcBorders>
              <w:top w:val="nil"/>
              <w:left w:val="nil"/>
              <w:bottom w:val="nil"/>
              <w:right w:val="nil"/>
            </w:tcBorders>
            <w:noWrap/>
            <w:hideMark/>
          </w:tcPr>
          <w:p w14:paraId="76688C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3ECFB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group_83</w:t>
            </w:r>
            <w:proofErr w:type="spellEnd"/>
          </w:p>
        </w:tc>
        <w:tc>
          <w:tcPr>
            <w:tcW w:w="7320" w:type="dxa"/>
            <w:tcBorders>
              <w:top w:val="nil"/>
              <w:left w:val="nil"/>
              <w:bottom w:val="nil"/>
              <w:right w:val="nil"/>
            </w:tcBorders>
            <w:hideMark/>
          </w:tcPr>
          <w:p w14:paraId="558A23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71A29293" w14:textId="77777777" w:rsidTr="0006106D">
        <w:trPr>
          <w:trHeight w:val="300"/>
        </w:trPr>
        <w:tc>
          <w:tcPr>
            <w:tcW w:w="820" w:type="dxa"/>
            <w:tcBorders>
              <w:top w:val="nil"/>
              <w:left w:val="nil"/>
              <w:bottom w:val="nil"/>
              <w:right w:val="nil"/>
            </w:tcBorders>
            <w:noWrap/>
            <w:hideMark/>
          </w:tcPr>
          <w:p w14:paraId="4D7348E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AC0151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group_84</w:t>
            </w:r>
            <w:proofErr w:type="spellEnd"/>
          </w:p>
        </w:tc>
        <w:tc>
          <w:tcPr>
            <w:tcW w:w="7320" w:type="dxa"/>
            <w:tcBorders>
              <w:top w:val="nil"/>
              <w:left w:val="nil"/>
              <w:bottom w:val="nil"/>
              <w:right w:val="nil"/>
            </w:tcBorders>
            <w:hideMark/>
          </w:tcPr>
          <w:p w14:paraId="15F4F68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21774E2F" w14:textId="77777777" w:rsidTr="0006106D">
        <w:trPr>
          <w:trHeight w:val="300"/>
        </w:trPr>
        <w:tc>
          <w:tcPr>
            <w:tcW w:w="820" w:type="dxa"/>
            <w:tcBorders>
              <w:top w:val="nil"/>
              <w:left w:val="nil"/>
              <w:bottom w:val="nil"/>
              <w:right w:val="nil"/>
            </w:tcBorders>
            <w:noWrap/>
            <w:hideMark/>
          </w:tcPr>
          <w:p w14:paraId="04DE03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428922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group_85</w:t>
            </w:r>
            <w:proofErr w:type="spellEnd"/>
          </w:p>
        </w:tc>
        <w:tc>
          <w:tcPr>
            <w:tcW w:w="7320" w:type="dxa"/>
            <w:tcBorders>
              <w:top w:val="nil"/>
              <w:left w:val="nil"/>
              <w:bottom w:val="nil"/>
              <w:right w:val="nil"/>
            </w:tcBorders>
            <w:hideMark/>
          </w:tcPr>
          <w:p w14:paraId="337B6F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014D0925" w14:textId="77777777" w:rsidTr="0006106D">
        <w:trPr>
          <w:trHeight w:val="300"/>
        </w:trPr>
        <w:tc>
          <w:tcPr>
            <w:tcW w:w="820" w:type="dxa"/>
            <w:tcBorders>
              <w:top w:val="nil"/>
              <w:left w:val="nil"/>
              <w:bottom w:val="nil"/>
              <w:right w:val="nil"/>
            </w:tcBorders>
            <w:noWrap/>
            <w:hideMark/>
          </w:tcPr>
          <w:p w14:paraId="78FF25D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F5C390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group_2971</w:t>
            </w:r>
            <w:proofErr w:type="spellEnd"/>
          </w:p>
        </w:tc>
        <w:tc>
          <w:tcPr>
            <w:tcW w:w="7320" w:type="dxa"/>
            <w:tcBorders>
              <w:top w:val="nil"/>
              <w:left w:val="nil"/>
              <w:bottom w:val="nil"/>
              <w:right w:val="nil"/>
            </w:tcBorders>
            <w:hideMark/>
          </w:tcPr>
          <w:p w14:paraId="4004556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IS1595</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ISCco3</w:t>
            </w:r>
            <w:proofErr w:type="spellEnd"/>
          </w:p>
        </w:tc>
      </w:tr>
      <w:tr w:rsidR="0006106D" w:rsidRPr="0006106D" w14:paraId="659991AA" w14:textId="77777777" w:rsidTr="0006106D">
        <w:trPr>
          <w:trHeight w:val="300"/>
        </w:trPr>
        <w:tc>
          <w:tcPr>
            <w:tcW w:w="820" w:type="dxa"/>
            <w:tcBorders>
              <w:top w:val="nil"/>
              <w:left w:val="nil"/>
              <w:bottom w:val="nil"/>
              <w:right w:val="nil"/>
            </w:tcBorders>
            <w:noWrap/>
            <w:hideMark/>
          </w:tcPr>
          <w:p w14:paraId="036470D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F48A1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group_290</w:t>
            </w:r>
            <w:proofErr w:type="spellEnd"/>
          </w:p>
        </w:tc>
        <w:tc>
          <w:tcPr>
            <w:tcW w:w="7320" w:type="dxa"/>
            <w:tcBorders>
              <w:top w:val="nil"/>
              <w:left w:val="nil"/>
              <w:bottom w:val="nil"/>
              <w:right w:val="nil"/>
            </w:tcBorders>
            <w:hideMark/>
          </w:tcPr>
          <w:p w14:paraId="605630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00A4428E" w14:textId="77777777" w:rsidTr="0006106D">
        <w:trPr>
          <w:trHeight w:val="300"/>
        </w:trPr>
        <w:tc>
          <w:tcPr>
            <w:tcW w:w="820" w:type="dxa"/>
            <w:tcBorders>
              <w:top w:val="nil"/>
              <w:left w:val="nil"/>
              <w:bottom w:val="nil"/>
              <w:right w:val="nil"/>
            </w:tcBorders>
            <w:noWrap/>
            <w:hideMark/>
          </w:tcPr>
          <w:p w14:paraId="4F7605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DAB579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group_291</w:t>
            </w:r>
            <w:proofErr w:type="spellEnd"/>
          </w:p>
        </w:tc>
        <w:tc>
          <w:tcPr>
            <w:tcW w:w="7320" w:type="dxa"/>
            <w:tcBorders>
              <w:top w:val="nil"/>
              <w:left w:val="nil"/>
              <w:bottom w:val="nil"/>
              <w:right w:val="nil"/>
            </w:tcBorders>
            <w:hideMark/>
          </w:tcPr>
          <w:p w14:paraId="314D61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64A217A2" w14:textId="77777777" w:rsidTr="0006106D">
        <w:trPr>
          <w:trHeight w:val="300"/>
        </w:trPr>
        <w:tc>
          <w:tcPr>
            <w:tcW w:w="820" w:type="dxa"/>
            <w:tcBorders>
              <w:top w:val="nil"/>
              <w:left w:val="nil"/>
              <w:bottom w:val="nil"/>
              <w:right w:val="nil"/>
            </w:tcBorders>
            <w:noWrap/>
            <w:hideMark/>
          </w:tcPr>
          <w:p w14:paraId="3899FD6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69A4A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group_292</w:t>
            </w:r>
            <w:proofErr w:type="spellEnd"/>
          </w:p>
        </w:tc>
        <w:tc>
          <w:tcPr>
            <w:tcW w:w="7320" w:type="dxa"/>
            <w:tcBorders>
              <w:top w:val="nil"/>
              <w:left w:val="nil"/>
              <w:bottom w:val="nil"/>
              <w:right w:val="nil"/>
            </w:tcBorders>
            <w:hideMark/>
          </w:tcPr>
          <w:p w14:paraId="681ABB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6A1B2EDE" w14:textId="77777777" w:rsidTr="0006106D">
        <w:trPr>
          <w:trHeight w:val="300"/>
        </w:trPr>
        <w:tc>
          <w:tcPr>
            <w:tcW w:w="820" w:type="dxa"/>
            <w:tcBorders>
              <w:top w:val="nil"/>
              <w:left w:val="nil"/>
              <w:bottom w:val="nil"/>
              <w:right w:val="nil"/>
            </w:tcBorders>
            <w:noWrap/>
            <w:hideMark/>
          </w:tcPr>
          <w:p w14:paraId="39717B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1AE86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group_294</w:t>
            </w:r>
            <w:proofErr w:type="spellEnd"/>
          </w:p>
        </w:tc>
        <w:tc>
          <w:tcPr>
            <w:tcW w:w="7320" w:type="dxa"/>
            <w:tcBorders>
              <w:top w:val="nil"/>
              <w:left w:val="nil"/>
              <w:bottom w:val="nil"/>
              <w:right w:val="nil"/>
            </w:tcBorders>
            <w:hideMark/>
          </w:tcPr>
          <w:p w14:paraId="2F68FF6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7329A59D" w14:textId="77777777" w:rsidTr="0006106D">
        <w:trPr>
          <w:trHeight w:val="300"/>
        </w:trPr>
        <w:tc>
          <w:tcPr>
            <w:tcW w:w="820" w:type="dxa"/>
            <w:tcBorders>
              <w:top w:val="nil"/>
              <w:left w:val="nil"/>
              <w:bottom w:val="nil"/>
              <w:right w:val="nil"/>
            </w:tcBorders>
            <w:noWrap/>
            <w:hideMark/>
          </w:tcPr>
          <w:p w14:paraId="2FE1DEA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7287F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group_2138</w:t>
            </w:r>
            <w:proofErr w:type="spellEnd"/>
          </w:p>
        </w:tc>
        <w:tc>
          <w:tcPr>
            <w:tcW w:w="7320" w:type="dxa"/>
            <w:tcBorders>
              <w:top w:val="nil"/>
              <w:left w:val="nil"/>
              <w:bottom w:val="nil"/>
              <w:right w:val="nil"/>
            </w:tcBorders>
            <w:hideMark/>
          </w:tcPr>
          <w:p w14:paraId="37AFED2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0A237619" w14:textId="77777777" w:rsidTr="0006106D">
        <w:trPr>
          <w:trHeight w:val="300"/>
        </w:trPr>
        <w:tc>
          <w:tcPr>
            <w:tcW w:w="820" w:type="dxa"/>
            <w:tcBorders>
              <w:top w:val="nil"/>
              <w:left w:val="nil"/>
              <w:bottom w:val="nil"/>
              <w:right w:val="nil"/>
            </w:tcBorders>
            <w:noWrap/>
            <w:hideMark/>
          </w:tcPr>
          <w:p w14:paraId="1FC37DE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9C304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group_2139</w:t>
            </w:r>
            <w:proofErr w:type="spellEnd"/>
          </w:p>
        </w:tc>
        <w:tc>
          <w:tcPr>
            <w:tcW w:w="7320" w:type="dxa"/>
            <w:tcBorders>
              <w:top w:val="nil"/>
              <w:left w:val="nil"/>
              <w:bottom w:val="nil"/>
              <w:right w:val="nil"/>
            </w:tcBorders>
            <w:hideMark/>
          </w:tcPr>
          <w:p w14:paraId="39804D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6E4FF3B8" w14:textId="77777777" w:rsidTr="0006106D">
        <w:trPr>
          <w:trHeight w:val="300"/>
        </w:trPr>
        <w:tc>
          <w:tcPr>
            <w:tcW w:w="820" w:type="dxa"/>
            <w:tcBorders>
              <w:top w:val="nil"/>
              <w:left w:val="nil"/>
              <w:bottom w:val="nil"/>
              <w:right w:val="nil"/>
            </w:tcBorders>
            <w:noWrap/>
            <w:hideMark/>
          </w:tcPr>
          <w:p w14:paraId="0D7643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D11C5B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group_2140</w:t>
            </w:r>
            <w:proofErr w:type="spellEnd"/>
          </w:p>
        </w:tc>
        <w:tc>
          <w:tcPr>
            <w:tcW w:w="7320" w:type="dxa"/>
            <w:tcBorders>
              <w:top w:val="nil"/>
              <w:left w:val="nil"/>
              <w:bottom w:val="nil"/>
              <w:right w:val="nil"/>
            </w:tcBorders>
            <w:hideMark/>
          </w:tcPr>
          <w:p w14:paraId="7DDBA4D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741B2260" w14:textId="77777777" w:rsidTr="0006106D">
        <w:trPr>
          <w:trHeight w:val="300"/>
        </w:trPr>
        <w:tc>
          <w:tcPr>
            <w:tcW w:w="820" w:type="dxa"/>
            <w:tcBorders>
              <w:top w:val="nil"/>
              <w:left w:val="nil"/>
              <w:bottom w:val="nil"/>
              <w:right w:val="nil"/>
            </w:tcBorders>
            <w:noWrap/>
            <w:hideMark/>
          </w:tcPr>
          <w:p w14:paraId="0C45C0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AF3BC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group_2141</w:t>
            </w:r>
            <w:proofErr w:type="spellEnd"/>
          </w:p>
        </w:tc>
        <w:tc>
          <w:tcPr>
            <w:tcW w:w="7320" w:type="dxa"/>
            <w:tcBorders>
              <w:top w:val="nil"/>
              <w:left w:val="nil"/>
              <w:bottom w:val="nil"/>
              <w:right w:val="nil"/>
            </w:tcBorders>
            <w:hideMark/>
          </w:tcPr>
          <w:p w14:paraId="238D059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6CA5549F" w14:textId="77777777" w:rsidTr="0006106D">
        <w:trPr>
          <w:trHeight w:val="300"/>
        </w:trPr>
        <w:tc>
          <w:tcPr>
            <w:tcW w:w="820" w:type="dxa"/>
            <w:tcBorders>
              <w:top w:val="nil"/>
              <w:left w:val="nil"/>
              <w:bottom w:val="nil"/>
              <w:right w:val="nil"/>
            </w:tcBorders>
            <w:noWrap/>
            <w:hideMark/>
          </w:tcPr>
          <w:p w14:paraId="5002BE8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45317A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group_2143</w:t>
            </w:r>
            <w:proofErr w:type="spellEnd"/>
          </w:p>
        </w:tc>
        <w:tc>
          <w:tcPr>
            <w:tcW w:w="7320" w:type="dxa"/>
            <w:tcBorders>
              <w:top w:val="nil"/>
              <w:left w:val="nil"/>
              <w:bottom w:val="nil"/>
              <w:right w:val="nil"/>
            </w:tcBorders>
            <w:hideMark/>
          </w:tcPr>
          <w:p w14:paraId="52BE613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08D6320C" w14:textId="77777777" w:rsidTr="0006106D">
        <w:trPr>
          <w:trHeight w:val="300"/>
        </w:trPr>
        <w:tc>
          <w:tcPr>
            <w:tcW w:w="820" w:type="dxa"/>
            <w:tcBorders>
              <w:top w:val="nil"/>
              <w:left w:val="nil"/>
              <w:bottom w:val="nil"/>
              <w:right w:val="nil"/>
            </w:tcBorders>
            <w:noWrap/>
            <w:hideMark/>
          </w:tcPr>
          <w:p w14:paraId="1DAC547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730567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group_2144</w:t>
            </w:r>
            <w:proofErr w:type="spellEnd"/>
          </w:p>
        </w:tc>
        <w:tc>
          <w:tcPr>
            <w:tcW w:w="7320" w:type="dxa"/>
            <w:tcBorders>
              <w:top w:val="nil"/>
              <w:left w:val="nil"/>
              <w:bottom w:val="nil"/>
              <w:right w:val="nil"/>
            </w:tcBorders>
            <w:hideMark/>
          </w:tcPr>
          <w:p w14:paraId="147287F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48198D05" w14:textId="77777777" w:rsidTr="0006106D">
        <w:trPr>
          <w:trHeight w:val="300"/>
        </w:trPr>
        <w:tc>
          <w:tcPr>
            <w:tcW w:w="820" w:type="dxa"/>
            <w:tcBorders>
              <w:top w:val="nil"/>
              <w:left w:val="nil"/>
              <w:bottom w:val="nil"/>
              <w:right w:val="nil"/>
            </w:tcBorders>
            <w:noWrap/>
            <w:hideMark/>
          </w:tcPr>
          <w:p w14:paraId="1C4AB5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92B53D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group_2147</w:t>
            </w:r>
            <w:proofErr w:type="spellEnd"/>
          </w:p>
        </w:tc>
        <w:tc>
          <w:tcPr>
            <w:tcW w:w="7320" w:type="dxa"/>
            <w:tcBorders>
              <w:top w:val="nil"/>
              <w:left w:val="nil"/>
              <w:bottom w:val="nil"/>
              <w:right w:val="nil"/>
            </w:tcBorders>
            <w:hideMark/>
          </w:tcPr>
          <w:p w14:paraId="0E3CA88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06358CBD" w14:textId="77777777" w:rsidTr="0006106D">
        <w:trPr>
          <w:trHeight w:val="300"/>
        </w:trPr>
        <w:tc>
          <w:tcPr>
            <w:tcW w:w="820" w:type="dxa"/>
            <w:tcBorders>
              <w:top w:val="nil"/>
              <w:left w:val="nil"/>
              <w:bottom w:val="nil"/>
              <w:right w:val="nil"/>
            </w:tcBorders>
            <w:noWrap/>
            <w:hideMark/>
          </w:tcPr>
          <w:p w14:paraId="1743D41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02BE6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group_5214</w:t>
            </w:r>
            <w:proofErr w:type="spellEnd"/>
          </w:p>
        </w:tc>
        <w:tc>
          <w:tcPr>
            <w:tcW w:w="7320" w:type="dxa"/>
            <w:tcBorders>
              <w:top w:val="nil"/>
              <w:left w:val="nil"/>
              <w:bottom w:val="nil"/>
              <w:right w:val="nil"/>
            </w:tcBorders>
            <w:hideMark/>
          </w:tcPr>
          <w:p w14:paraId="4F2CD6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7EAC22B9" w14:textId="77777777" w:rsidTr="0006106D">
        <w:trPr>
          <w:trHeight w:val="300"/>
        </w:trPr>
        <w:tc>
          <w:tcPr>
            <w:tcW w:w="820" w:type="dxa"/>
            <w:tcBorders>
              <w:top w:val="nil"/>
              <w:left w:val="nil"/>
              <w:bottom w:val="nil"/>
              <w:right w:val="nil"/>
            </w:tcBorders>
            <w:noWrap/>
            <w:hideMark/>
          </w:tcPr>
          <w:p w14:paraId="4F64DD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BA051C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group_5236</w:t>
            </w:r>
            <w:proofErr w:type="spellEnd"/>
          </w:p>
        </w:tc>
        <w:tc>
          <w:tcPr>
            <w:tcW w:w="7320" w:type="dxa"/>
            <w:tcBorders>
              <w:top w:val="nil"/>
              <w:left w:val="nil"/>
              <w:bottom w:val="nil"/>
              <w:right w:val="nil"/>
            </w:tcBorders>
            <w:hideMark/>
          </w:tcPr>
          <w:p w14:paraId="006D5D9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4B5DB9F9" w14:textId="77777777" w:rsidTr="0006106D">
        <w:trPr>
          <w:trHeight w:val="300"/>
        </w:trPr>
        <w:tc>
          <w:tcPr>
            <w:tcW w:w="820" w:type="dxa"/>
            <w:tcBorders>
              <w:top w:val="nil"/>
              <w:left w:val="nil"/>
              <w:bottom w:val="nil"/>
              <w:right w:val="nil"/>
            </w:tcBorders>
            <w:noWrap/>
            <w:hideMark/>
          </w:tcPr>
          <w:p w14:paraId="2CBD0E3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BD8294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group_5237</w:t>
            </w:r>
            <w:proofErr w:type="spellEnd"/>
          </w:p>
        </w:tc>
        <w:tc>
          <w:tcPr>
            <w:tcW w:w="7320" w:type="dxa"/>
            <w:tcBorders>
              <w:top w:val="nil"/>
              <w:left w:val="nil"/>
              <w:bottom w:val="nil"/>
              <w:right w:val="nil"/>
            </w:tcBorders>
            <w:hideMark/>
          </w:tcPr>
          <w:p w14:paraId="5EB470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4073D6DA" w14:textId="77777777" w:rsidTr="0006106D">
        <w:trPr>
          <w:trHeight w:val="300"/>
        </w:trPr>
        <w:tc>
          <w:tcPr>
            <w:tcW w:w="820" w:type="dxa"/>
            <w:tcBorders>
              <w:top w:val="nil"/>
              <w:left w:val="nil"/>
              <w:bottom w:val="nil"/>
              <w:right w:val="nil"/>
            </w:tcBorders>
            <w:noWrap/>
            <w:hideMark/>
          </w:tcPr>
          <w:p w14:paraId="65B458E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2C4634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group_5238</w:t>
            </w:r>
            <w:proofErr w:type="spellEnd"/>
          </w:p>
        </w:tc>
        <w:tc>
          <w:tcPr>
            <w:tcW w:w="7320" w:type="dxa"/>
            <w:tcBorders>
              <w:top w:val="nil"/>
              <w:left w:val="nil"/>
              <w:bottom w:val="nil"/>
              <w:right w:val="nil"/>
            </w:tcBorders>
            <w:hideMark/>
          </w:tcPr>
          <w:p w14:paraId="532152D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40F0082E" w14:textId="77777777" w:rsidTr="0006106D">
        <w:trPr>
          <w:trHeight w:val="300"/>
        </w:trPr>
        <w:tc>
          <w:tcPr>
            <w:tcW w:w="820" w:type="dxa"/>
            <w:tcBorders>
              <w:top w:val="nil"/>
              <w:left w:val="nil"/>
              <w:bottom w:val="nil"/>
              <w:right w:val="nil"/>
            </w:tcBorders>
            <w:noWrap/>
            <w:hideMark/>
          </w:tcPr>
          <w:p w14:paraId="37062D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307C75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group_5239</w:t>
            </w:r>
            <w:proofErr w:type="spellEnd"/>
          </w:p>
        </w:tc>
        <w:tc>
          <w:tcPr>
            <w:tcW w:w="7320" w:type="dxa"/>
            <w:tcBorders>
              <w:top w:val="nil"/>
              <w:left w:val="nil"/>
              <w:bottom w:val="nil"/>
              <w:right w:val="nil"/>
            </w:tcBorders>
            <w:hideMark/>
          </w:tcPr>
          <w:p w14:paraId="5C7649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79756B9D" w14:textId="77777777" w:rsidTr="0006106D">
        <w:trPr>
          <w:trHeight w:val="300"/>
        </w:trPr>
        <w:tc>
          <w:tcPr>
            <w:tcW w:w="820" w:type="dxa"/>
            <w:tcBorders>
              <w:top w:val="nil"/>
              <w:left w:val="nil"/>
              <w:bottom w:val="nil"/>
              <w:right w:val="nil"/>
            </w:tcBorders>
            <w:noWrap/>
            <w:hideMark/>
          </w:tcPr>
          <w:p w14:paraId="53769D6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88190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group_153</w:t>
            </w:r>
            <w:proofErr w:type="spellEnd"/>
          </w:p>
        </w:tc>
        <w:tc>
          <w:tcPr>
            <w:tcW w:w="7320" w:type="dxa"/>
            <w:tcBorders>
              <w:top w:val="nil"/>
              <w:left w:val="nil"/>
              <w:bottom w:val="nil"/>
              <w:right w:val="nil"/>
            </w:tcBorders>
            <w:hideMark/>
          </w:tcPr>
          <w:p w14:paraId="6D97F3E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AF7FBA6" w14:textId="77777777" w:rsidTr="0006106D">
        <w:trPr>
          <w:trHeight w:val="300"/>
        </w:trPr>
        <w:tc>
          <w:tcPr>
            <w:tcW w:w="820" w:type="dxa"/>
            <w:tcBorders>
              <w:top w:val="nil"/>
              <w:left w:val="nil"/>
              <w:bottom w:val="nil"/>
              <w:right w:val="nil"/>
            </w:tcBorders>
            <w:noWrap/>
            <w:hideMark/>
          </w:tcPr>
          <w:p w14:paraId="28AE5F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3</w:t>
            </w:r>
          </w:p>
        </w:tc>
        <w:tc>
          <w:tcPr>
            <w:tcW w:w="1180" w:type="dxa"/>
            <w:tcBorders>
              <w:top w:val="nil"/>
              <w:left w:val="nil"/>
              <w:bottom w:val="nil"/>
              <w:right w:val="nil"/>
            </w:tcBorders>
            <w:noWrap/>
            <w:hideMark/>
          </w:tcPr>
          <w:p w14:paraId="44A38EC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group_154</w:t>
            </w:r>
            <w:proofErr w:type="spellEnd"/>
          </w:p>
        </w:tc>
        <w:tc>
          <w:tcPr>
            <w:tcW w:w="7320" w:type="dxa"/>
            <w:tcBorders>
              <w:top w:val="nil"/>
              <w:left w:val="nil"/>
              <w:bottom w:val="nil"/>
              <w:right w:val="nil"/>
            </w:tcBorders>
            <w:hideMark/>
          </w:tcPr>
          <w:p w14:paraId="51A8FCD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3F3E45E5" w14:textId="77777777" w:rsidTr="0006106D">
        <w:trPr>
          <w:trHeight w:val="300"/>
        </w:trPr>
        <w:tc>
          <w:tcPr>
            <w:tcW w:w="820" w:type="dxa"/>
            <w:tcBorders>
              <w:top w:val="nil"/>
              <w:left w:val="nil"/>
              <w:bottom w:val="nil"/>
              <w:right w:val="nil"/>
            </w:tcBorders>
            <w:noWrap/>
            <w:hideMark/>
          </w:tcPr>
          <w:p w14:paraId="767DF6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96E4A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group_155</w:t>
            </w:r>
            <w:proofErr w:type="spellEnd"/>
          </w:p>
        </w:tc>
        <w:tc>
          <w:tcPr>
            <w:tcW w:w="7320" w:type="dxa"/>
            <w:tcBorders>
              <w:top w:val="nil"/>
              <w:left w:val="nil"/>
              <w:bottom w:val="nil"/>
              <w:right w:val="nil"/>
            </w:tcBorders>
            <w:hideMark/>
          </w:tcPr>
          <w:p w14:paraId="7734CA3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DCADED6" w14:textId="77777777" w:rsidTr="0006106D">
        <w:trPr>
          <w:trHeight w:val="300"/>
        </w:trPr>
        <w:tc>
          <w:tcPr>
            <w:tcW w:w="820" w:type="dxa"/>
            <w:tcBorders>
              <w:top w:val="nil"/>
              <w:left w:val="nil"/>
              <w:bottom w:val="nil"/>
              <w:right w:val="nil"/>
            </w:tcBorders>
            <w:noWrap/>
            <w:hideMark/>
          </w:tcPr>
          <w:p w14:paraId="530C38B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6E956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group_156</w:t>
            </w:r>
            <w:proofErr w:type="spellEnd"/>
          </w:p>
        </w:tc>
        <w:tc>
          <w:tcPr>
            <w:tcW w:w="7320" w:type="dxa"/>
            <w:tcBorders>
              <w:top w:val="nil"/>
              <w:left w:val="nil"/>
              <w:bottom w:val="nil"/>
              <w:right w:val="nil"/>
            </w:tcBorders>
            <w:hideMark/>
          </w:tcPr>
          <w:p w14:paraId="109F63F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5CB9930" w14:textId="77777777" w:rsidTr="0006106D">
        <w:trPr>
          <w:trHeight w:val="300"/>
        </w:trPr>
        <w:tc>
          <w:tcPr>
            <w:tcW w:w="820" w:type="dxa"/>
            <w:tcBorders>
              <w:top w:val="nil"/>
              <w:left w:val="nil"/>
              <w:bottom w:val="nil"/>
              <w:right w:val="nil"/>
            </w:tcBorders>
            <w:noWrap/>
            <w:hideMark/>
          </w:tcPr>
          <w:p w14:paraId="7AD384F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FA1E8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group_157</w:t>
            </w:r>
            <w:proofErr w:type="spellEnd"/>
          </w:p>
        </w:tc>
        <w:tc>
          <w:tcPr>
            <w:tcW w:w="7320" w:type="dxa"/>
            <w:tcBorders>
              <w:top w:val="nil"/>
              <w:left w:val="nil"/>
              <w:bottom w:val="nil"/>
              <w:right w:val="nil"/>
            </w:tcBorders>
            <w:hideMark/>
          </w:tcPr>
          <w:p w14:paraId="21625E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2D3B245D" w14:textId="77777777" w:rsidTr="0006106D">
        <w:trPr>
          <w:trHeight w:val="300"/>
        </w:trPr>
        <w:tc>
          <w:tcPr>
            <w:tcW w:w="820" w:type="dxa"/>
            <w:tcBorders>
              <w:top w:val="nil"/>
              <w:left w:val="nil"/>
              <w:bottom w:val="nil"/>
              <w:right w:val="nil"/>
            </w:tcBorders>
            <w:noWrap/>
            <w:hideMark/>
          </w:tcPr>
          <w:p w14:paraId="7EC09A2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DE5E0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group_158</w:t>
            </w:r>
            <w:proofErr w:type="spellEnd"/>
          </w:p>
        </w:tc>
        <w:tc>
          <w:tcPr>
            <w:tcW w:w="7320" w:type="dxa"/>
            <w:tcBorders>
              <w:top w:val="nil"/>
              <w:left w:val="nil"/>
              <w:bottom w:val="nil"/>
              <w:right w:val="nil"/>
            </w:tcBorders>
            <w:hideMark/>
          </w:tcPr>
          <w:p w14:paraId="36D1E49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28ADD89D" w14:textId="77777777" w:rsidTr="0006106D">
        <w:trPr>
          <w:trHeight w:val="300"/>
        </w:trPr>
        <w:tc>
          <w:tcPr>
            <w:tcW w:w="820" w:type="dxa"/>
            <w:tcBorders>
              <w:top w:val="nil"/>
              <w:left w:val="nil"/>
              <w:bottom w:val="nil"/>
              <w:right w:val="nil"/>
            </w:tcBorders>
            <w:noWrap/>
            <w:hideMark/>
          </w:tcPr>
          <w:p w14:paraId="50EEBD6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1E50C6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group_4947</w:t>
            </w:r>
            <w:proofErr w:type="spellEnd"/>
          </w:p>
        </w:tc>
        <w:tc>
          <w:tcPr>
            <w:tcW w:w="7320" w:type="dxa"/>
            <w:tcBorders>
              <w:top w:val="nil"/>
              <w:left w:val="nil"/>
              <w:bottom w:val="nil"/>
              <w:right w:val="nil"/>
            </w:tcBorders>
            <w:hideMark/>
          </w:tcPr>
          <w:p w14:paraId="7B19D28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19856E2C" w14:textId="77777777" w:rsidTr="0006106D">
        <w:trPr>
          <w:trHeight w:val="300"/>
        </w:trPr>
        <w:tc>
          <w:tcPr>
            <w:tcW w:w="820" w:type="dxa"/>
            <w:tcBorders>
              <w:top w:val="nil"/>
              <w:left w:val="nil"/>
              <w:bottom w:val="nil"/>
              <w:right w:val="nil"/>
            </w:tcBorders>
            <w:noWrap/>
            <w:hideMark/>
          </w:tcPr>
          <w:p w14:paraId="305BBD9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4A858A1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group_4950</w:t>
            </w:r>
            <w:proofErr w:type="spellEnd"/>
          </w:p>
        </w:tc>
        <w:tc>
          <w:tcPr>
            <w:tcW w:w="7320" w:type="dxa"/>
            <w:tcBorders>
              <w:top w:val="nil"/>
              <w:left w:val="nil"/>
              <w:bottom w:val="nil"/>
              <w:right w:val="nil"/>
            </w:tcBorders>
            <w:hideMark/>
          </w:tcPr>
          <w:p w14:paraId="0010A48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0BC6287" w14:textId="77777777" w:rsidTr="0006106D">
        <w:trPr>
          <w:trHeight w:val="300"/>
        </w:trPr>
        <w:tc>
          <w:tcPr>
            <w:tcW w:w="820" w:type="dxa"/>
            <w:tcBorders>
              <w:top w:val="nil"/>
              <w:left w:val="nil"/>
              <w:bottom w:val="nil"/>
              <w:right w:val="nil"/>
            </w:tcBorders>
            <w:noWrap/>
            <w:hideMark/>
          </w:tcPr>
          <w:p w14:paraId="2EE0434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C81281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group_4952</w:t>
            </w:r>
            <w:proofErr w:type="spellEnd"/>
          </w:p>
        </w:tc>
        <w:tc>
          <w:tcPr>
            <w:tcW w:w="7320" w:type="dxa"/>
            <w:tcBorders>
              <w:top w:val="nil"/>
              <w:left w:val="nil"/>
              <w:bottom w:val="nil"/>
              <w:right w:val="nil"/>
            </w:tcBorders>
            <w:hideMark/>
          </w:tcPr>
          <w:p w14:paraId="31EBDE5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6BAF1666" w14:textId="77777777" w:rsidTr="0006106D">
        <w:trPr>
          <w:trHeight w:val="300"/>
        </w:trPr>
        <w:tc>
          <w:tcPr>
            <w:tcW w:w="820" w:type="dxa"/>
            <w:tcBorders>
              <w:top w:val="nil"/>
              <w:left w:val="nil"/>
              <w:bottom w:val="nil"/>
              <w:right w:val="nil"/>
            </w:tcBorders>
            <w:noWrap/>
            <w:hideMark/>
          </w:tcPr>
          <w:p w14:paraId="161CA91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4908FB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group_3129</w:t>
            </w:r>
            <w:proofErr w:type="spellEnd"/>
          </w:p>
        </w:tc>
        <w:tc>
          <w:tcPr>
            <w:tcW w:w="7320" w:type="dxa"/>
            <w:tcBorders>
              <w:top w:val="nil"/>
              <w:left w:val="nil"/>
              <w:bottom w:val="nil"/>
              <w:right w:val="nil"/>
            </w:tcBorders>
            <w:hideMark/>
          </w:tcPr>
          <w:p w14:paraId="18E6DCB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Isoprimeverose</w:t>
            </w:r>
            <w:proofErr w:type="spellEnd"/>
            <w:r w:rsidRPr="0006106D">
              <w:rPr>
                <w:rFonts w:eastAsia="Times New Roman" w:cs="Times New Roman"/>
                <w:color w:val="000000"/>
                <w:sz w:val="18"/>
                <w:szCs w:val="18"/>
                <w:lang w:val="en-GB" w:eastAsia="sl-SI"/>
              </w:rPr>
              <w:t xml:space="preserve"> transporter</w:t>
            </w:r>
          </w:p>
        </w:tc>
      </w:tr>
      <w:tr w:rsidR="0006106D" w:rsidRPr="0006106D" w14:paraId="701814A5" w14:textId="77777777" w:rsidTr="0006106D">
        <w:trPr>
          <w:trHeight w:val="300"/>
        </w:trPr>
        <w:tc>
          <w:tcPr>
            <w:tcW w:w="820" w:type="dxa"/>
            <w:tcBorders>
              <w:top w:val="nil"/>
              <w:left w:val="nil"/>
              <w:bottom w:val="nil"/>
              <w:right w:val="nil"/>
            </w:tcBorders>
            <w:noWrap/>
            <w:hideMark/>
          </w:tcPr>
          <w:p w14:paraId="36FB3BC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5F31B49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group_656</w:t>
            </w:r>
            <w:proofErr w:type="spellEnd"/>
          </w:p>
        </w:tc>
        <w:tc>
          <w:tcPr>
            <w:tcW w:w="7320" w:type="dxa"/>
            <w:tcBorders>
              <w:top w:val="nil"/>
              <w:left w:val="nil"/>
              <w:bottom w:val="nil"/>
              <w:right w:val="nil"/>
            </w:tcBorders>
            <w:hideMark/>
          </w:tcPr>
          <w:p w14:paraId="10E9B02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Ktr</w:t>
            </w:r>
            <w:proofErr w:type="spellEnd"/>
            <w:r w:rsidRPr="0006106D">
              <w:rPr>
                <w:rFonts w:eastAsia="Times New Roman" w:cs="Times New Roman"/>
                <w:color w:val="000000"/>
                <w:sz w:val="18"/>
                <w:szCs w:val="18"/>
                <w:lang w:val="en-GB" w:eastAsia="sl-SI"/>
              </w:rPr>
              <w:t xml:space="preserve"> system potassium uptake protein A</w:t>
            </w:r>
          </w:p>
        </w:tc>
      </w:tr>
      <w:tr w:rsidR="0006106D" w:rsidRPr="0006106D" w14:paraId="34558AE5" w14:textId="77777777" w:rsidTr="0006106D">
        <w:trPr>
          <w:trHeight w:val="300"/>
        </w:trPr>
        <w:tc>
          <w:tcPr>
            <w:tcW w:w="820" w:type="dxa"/>
            <w:tcBorders>
              <w:top w:val="nil"/>
              <w:left w:val="nil"/>
              <w:bottom w:val="nil"/>
              <w:right w:val="nil"/>
            </w:tcBorders>
            <w:noWrap/>
            <w:hideMark/>
          </w:tcPr>
          <w:p w14:paraId="66DCF28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4551172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group_3168</w:t>
            </w:r>
            <w:proofErr w:type="spellEnd"/>
          </w:p>
        </w:tc>
        <w:tc>
          <w:tcPr>
            <w:tcW w:w="7320" w:type="dxa"/>
            <w:tcBorders>
              <w:top w:val="nil"/>
              <w:left w:val="nil"/>
              <w:bottom w:val="nil"/>
              <w:right w:val="nil"/>
            </w:tcBorders>
            <w:hideMark/>
          </w:tcPr>
          <w:p w14:paraId="52F24BD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Macrolide export ATP-binding/permease protein </w:t>
            </w:r>
            <w:proofErr w:type="spellStart"/>
            <w:r w:rsidRPr="0006106D">
              <w:rPr>
                <w:rFonts w:eastAsia="Times New Roman" w:cs="Times New Roman"/>
                <w:color w:val="000000"/>
                <w:sz w:val="18"/>
                <w:szCs w:val="18"/>
                <w:lang w:val="en-GB" w:eastAsia="sl-SI"/>
              </w:rPr>
              <w:t>MacB</w:t>
            </w:r>
            <w:proofErr w:type="spellEnd"/>
          </w:p>
        </w:tc>
      </w:tr>
      <w:tr w:rsidR="0006106D" w:rsidRPr="0006106D" w14:paraId="0980BE5D" w14:textId="77777777" w:rsidTr="0006106D">
        <w:trPr>
          <w:trHeight w:val="300"/>
        </w:trPr>
        <w:tc>
          <w:tcPr>
            <w:tcW w:w="820" w:type="dxa"/>
            <w:tcBorders>
              <w:top w:val="nil"/>
              <w:left w:val="nil"/>
              <w:bottom w:val="nil"/>
              <w:right w:val="nil"/>
            </w:tcBorders>
            <w:noWrap/>
            <w:hideMark/>
          </w:tcPr>
          <w:p w14:paraId="50BE47B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ED1E6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metH_1</w:t>
            </w:r>
            <w:proofErr w:type="spellEnd"/>
          </w:p>
        </w:tc>
        <w:tc>
          <w:tcPr>
            <w:tcW w:w="7320" w:type="dxa"/>
            <w:tcBorders>
              <w:top w:val="nil"/>
              <w:left w:val="nil"/>
              <w:bottom w:val="nil"/>
              <w:right w:val="nil"/>
            </w:tcBorders>
            <w:hideMark/>
          </w:tcPr>
          <w:p w14:paraId="458E91E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Methionine synthase</w:t>
            </w:r>
          </w:p>
        </w:tc>
      </w:tr>
      <w:tr w:rsidR="0006106D" w:rsidRPr="0006106D" w14:paraId="2DF90186" w14:textId="77777777" w:rsidTr="0006106D">
        <w:trPr>
          <w:trHeight w:val="495"/>
        </w:trPr>
        <w:tc>
          <w:tcPr>
            <w:tcW w:w="820" w:type="dxa"/>
            <w:tcBorders>
              <w:top w:val="nil"/>
              <w:left w:val="nil"/>
              <w:bottom w:val="nil"/>
              <w:right w:val="nil"/>
            </w:tcBorders>
            <w:noWrap/>
            <w:hideMark/>
          </w:tcPr>
          <w:p w14:paraId="2B13AF0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D2E97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group_3211</w:t>
            </w:r>
            <w:proofErr w:type="spellEnd"/>
          </w:p>
        </w:tc>
        <w:tc>
          <w:tcPr>
            <w:tcW w:w="7320" w:type="dxa"/>
            <w:tcBorders>
              <w:top w:val="nil"/>
              <w:left w:val="nil"/>
              <w:bottom w:val="nil"/>
              <w:right w:val="nil"/>
            </w:tcBorders>
            <w:hideMark/>
          </w:tcPr>
          <w:p w14:paraId="6F65C30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N-acetylgalactosamine-N,N'-diacetylbacillosaminyl-diphospho-undecaprenol 4-alpha-N-</w:t>
            </w:r>
            <w:proofErr w:type="spellStart"/>
            <w:r w:rsidRPr="0006106D">
              <w:rPr>
                <w:rFonts w:eastAsia="Times New Roman" w:cs="Times New Roman"/>
                <w:color w:val="000000"/>
                <w:sz w:val="18"/>
                <w:szCs w:val="18"/>
                <w:lang w:val="en-GB" w:eastAsia="sl-SI"/>
              </w:rPr>
              <w:t>acetylgalactosaminyltransferase</w:t>
            </w:r>
            <w:proofErr w:type="spellEnd"/>
          </w:p>
        </w:tc>
      </w:tr>
      <w:tr w:rsidR="0006106D" w:rsidRPr="0006106D" w14:paraId="674C102E" w14:textId="77777777" w:rsidTr="0006106D">
        <w:trPr>
          <w:trHeight w:val="300"/>
        </w:trPr>
        <w:tc>
          <w:tcPr>
            <w:tcW w:w="820" w:type="dxa"/>
            <w:tcBorders>
              <w:top w:val="nil"/>
              <w:left w:val="nil"/>
              <w:bottom w:val="nil"/>
              <w:right w:val="nil"/>
            </w:tcBorders>
            <w:noWrap/>
            <w:hideMark/>
          </w:tcPr>
          <w:p w14:paraId="44BC3AE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42BDB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group_3127</w:t>
            </w:r>
            <w:proofErr w:type="spellEnd"/>
          </w:p>
        </w:tc>
        <w:tc>
          <w:tcPr>
            <w:tcW w:w="7320" w:type="dxa"/>
            <w:tcBorders>
              <w:top w:val="nil"/>
              <w:left w:val="nil"/>
              <w:bottom w:val="nil"/>
              <w:right w:val="nil"/>
            </w:tcBorders>
            <w:hideMark/>
          </w:tcPr>
          <w:p w14:paraId="2198359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Non-reducing end alpha-L-</w:t>
            </w:r>
            <w:proofErr w:type="spellStart"/>
            <w:r w:rsidRPr="0006106D">
              <w:rPr>
                <w:rFonts w:eastAsia="Times New Roman" w:cs="Times New Roman"/>
                <w:color w:val="000000"/>
                <w:sz w:val="18"/>
                <w:szCs w:val="18"/>
                <w:lang w:val="en-GB" w:eastAsia="sl-SI"/>
              </w:rPr>
              <w:t>arabinofuranosidase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BoGH43A</w:t>
            </w:r>
            <w:proofErr w:type="spellEnd"/>
          </w:p>
        </w:tc>
      </w:tr>
      <w:tr w:rsidR="0006106D" w:rsidRPr="0006106D" w14:paraId="10987564" w14:textId="77777777" w:rsidTr="0006106D">
        <w:trPr>
          <w:trHeight w:val="300"/>
        </w:trPr>
        <w:tc>
          <w:tcPr>
            <w:tcW w:w="820" w:type="dxa"/>
            <w:tcBorders>
              <w:top w:val="nil"/>
              <w:left w:val="nil"/>
              <w:bottom w:val="nil"/>
              <w:right w:val="nil"/>
            </w:tcBorders>
            <w:noWrap/>
            <w:hideMark/>
          </w:tcPr>
          <w:p w14:paraId="6C15B5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7DB85E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expZ</w:t>
            </w:r>
            <w:proofErr w:type="spellEnd"/>
          </w:p>
        </w:tc>
        <w:tc>
          <w:tcPr>
            <w:tcW w:w="7320" w:type="dxa"/>
            <w:tcBorders>
              <w:top w:val="nil"/>
              <w:left w:val="nil"/>
              <w:bottom w:val="nil"/>
              <w:right w:val="nil"/>
            </w:tcBorders>
            <w:hideMark/>
          </w:tcPr>
          <w:p w14:paraId="5BACD5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Nucleotide-binding protein </w:t>
            </w:r>
            <w:proofErr w:type="spellStart"/>
            <w:r w:rsidRPr="0006106D">
              <w:rPr>
                <w:rFonts w:eastAsia="Times New Roman" w:cs="Times New Roman"/>
                <w:color w:val="000000"/>
                <w:sz w:val="18"/>
                <w:szCs w:val="18"/>
                <w:lang w:val="en-GB" w:eastAsia="sl-SI"/>
              </w:rPr>
              <w:t>ExpZ</w:t>
            </w:r>
            <w:proofErr w:type="spellEnd"/>
          </w:p>
        </w:tc>
      </w:tr>
      <w:tr w:rsidR="0006106D" w:rsidRPr="0006106D" w14:paraId="1BEA4838" w14:textId="77777777" w:rsidTr="0006106D">
        <w:trPr>
          <w:trHeight w:val="300"/>
        </w:trPr>
        <w:tc>
          <w:tcPr>
            <w:tcW w:w="820" w:type="dxa"/>
            <w:tcBorders>
              <w:top w:val="nil"/>
              <w:left w:val="nil"/>
              <w:bottom w:val="nil"/>
              <w:right w:val="nil"/>
            </w:tcBorders>
            <w:noWrap/>
            <w:hideMark/>
          </w:tcPr>
          <w:p w14:paraId="43DC33F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1C1DB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group_2984</w:t>
            </w:r>
            <w:proofErr w:type="spellEnd"/>
          </w:p>
        </w:tc>
        <w:tc>
          <w:tcPr>
            <w:tcW w:w="7320" w:type="dxa"/>
            <w:tcBorders>
              <w:top w:val="nil"/>
              <w:left w:val="nil"/>
              <w:bottom w:val="nil"/>
              <w:right w:val="nil"/>
            </w:tcBorders>
            <w:hideMark/>
          </w:tcPr>
          <w:p w14:paraId="34FE54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Oligopeptide transport ATP-binding protein </w:t>
            </w:r>
            <w:proofErr w:type="spellStart"/>
            <w:r w:rsidRPr="0006106D">
              <w:rPr>
                <w:rFonts w:eastAsia="Times New Roman" w:cs="Times New Roman"/>
                <w:color w:val="000000"/>
                <w:sz w:val="18"/>
                <w:szCs w:val="18"/>
                <w:lang w:val="en-GB" w:eastAsia="sl-SI"/>
              </w:rPr>
              <w:t>OppD</w:t>
            </w:r>
            <w:proofErr w:type="spellEnd"/>
          </w:p>
        </w:tc>
      </w:tr>
      <w:tr w:rsidR="0006106D" w:rsidRPr="0006106D" w14:paraId="1A42F672" w14:textId="77777777" w:rsidTr="0006106D">
        <w:trPr>
          <w:trHeight w:val="300"/>
        </w:trPr>
        <w:tc>
          <w:tcPr>
            <w:tcW w:w="820" w:type="dxa"/>
            <w:tcBorders>
              <w:top w:val="nil"/>
              <w:left w:val="nil"/>
              <w:bottom w:val="nil"/>
              <w:right w:val="nil"/>
            </w:tcBorders>
            <w:noWrap/>
            <w:hideMark/>
          </w:tcPr>
          <w:p w14:paraId="05E13E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D1DCFA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oppC_2</w:t>
            </w:r>
            <w:proofErr w:type="spellEnd"/>
          </w:p>
        </w:tc>
        <w:tc>
          <w:tcPr>
            <w:tcW w:w="7320" w:type="dxa"/>
            <w:tcBorders>
              <w:top w:val="nil"/>
              <w:left w:val="nil"/>
              <w:bottom w:val="nil"/>
              <w:right w:val="nil"/>
            </w:tcBorders>
            <w:hideMark/>
          </w:tcPr>
          <w:p w14:paraId="6BB5030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Oligopeptide transport system permease protein </w:t>
            </w:r>
            <w:proofErr w:type="spellStart"/>
            <w:r w:rsidRPr="0006106D">
              <w:rPr>
                <w:rFonts w:eastAsia="Times New Roman" w:cs="Times New Roman"/>
                <w:color w:val="000000"/>
                <w:sz w:val="18"/>
                <w:szCs w:val="18"/>
                <w:lang w:val="en-GB" w:eastAsia="sl-SI"/>
              </w:rPr>
              <w:t>OppC</w:t>
            </w:r>
            <w:proofErr w:type="spellEnd"/>
          </w:p>
        </w:tc>
      </w:tr>
      <w:tr w:rsidR="0006106D" w:rsidRPr="0006106D" w14:paraId="3E1F5886" w14:textId="77777777" w:rsidTr="0006106D">
        <w:trPr>
          <w:trHeight w:val="300"/>
        </w:trPr>
        <w:tc>
          <w:tcPr>
            <w:tcW w:w="820" w:type="dxa"/>
            <w:tcBorders>
              <w:top w:val="nil"/>
              <w:left w:val="nil"/>
              <w:bottom w:val="nil"/>
              <w:right w:val="nil"/>
            </w:tcBorders>
            <w:noWrap/>
            <w:hideMark/>
          </w:tcPr>
          <w:p w14:paraId="15F53C7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C1DA5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blaI</w:t>
            </w:r>
            <w:proofErr w:type="spellEnd"/>
          </w:p>
        </w:tc>
        <w:tc>
          <w:tcPr>
            <w:tcW w:w="7320" w:type="dxa"/>
            <w:tcBorders>
              <w:top w:val="nil"/>
              <w:left w:val="nil"/>
              <w:bottom w:val="nil"/>
              <w:right w:val="nil"/>
            </w:tcBorders>
            <w:hideMark/>
          </w:tcPr>
          <w:p w14:paraId="18598A6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Penicillinase repressor</w:t>
            </w:r>
          </w:p>
        </w:tc>
      </w:tr>
      <w:tr w:rsidR="0006106D" w:rsidRPr="0006106D" w14:paraId="3C501B7B" w14:textId="77777777" w:rsidTr="0006106D">
        <w:trPr>
          <w:trHeight w:val="300"/>
        </w:trPr>
        <w:tc>
          <w:tcPr>
            <w:tcW w:w="820" w:type="dxa"/>
            <w:tcBorders>
              <w:top w:val="nil"/>
              <w:left w:val="nil"/>
              <w:bottom w:val="nil"/>
              <w:right w:val="nil"/>
            </w:tcBorders>
            <w:noWrap/>
            <w:hideMark/>
          </w:tcPr>
          <w:p w14:paraId="5393F4F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E2A150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group_2990</w:t>
            </w:r>
            <w:proofErr w:type="spellEnd"/>
          </w:p>
        </w:tc>
        <w:tc>
          <w:tcPr>
            <w:tcW w:w="7320" w:type="dxa"/>
            <w:tcBorders>
              <w:top w:val="nil"/>
              <w:left w:val="nil"/>
              <w:bottom w:val="nil"/>
              <w:right w:val="nil"/>
            </w:tcBorders>
            <w:hideMark/>
          </w:tcPr>
          <w:p w14:paraId="5F75913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Peptidoglycan O-acetyltransferase</w:t>
            </w:r>
          </w:p>
        </w:tc>
      </w:tr>
      <w:tr w:rsidR="0006106D" w:rsidRPr="0006106D" w14:paraId="0CC82E37" w14:textId="77777777" w:rsidTr="0006106D">
        <w:trPr>
          <w:trHeight w:val="300"/>
        </w:trPr>
        <w:tc>
          <w:tcPr>
            <w:tcW w:w="820" w:type="dxa"/>
            <w:tcBorders>
              <w:top w:val="nil"/>
              <w:left w:val="nil"/>
              <w:bottom w:val="nil"/>
              <w:right w:val="nil"/>
            </w:tcBorders>
            <w:noWrap/>
            <w:hideMark/>
          </w:tcPr>
          <w:p w14:paraId="683B223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F9D4E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epsE_2</w:t>
            </w:r>
            <w:proofErr w:type="spellEnd"/>
          </w:p>
        </w:tc>
        <w:tc>
          <w:tcPr>
            <w:tcW w:w="7320" w:type="dxa"/>
            <w:tcBorders>
              <w:top w:val="nil"/>
              <w:left w:val="nil"/>
              <w:bottom w:val="nil"/>
              <w:right w:val="nil"/>
            </w:tcBorders>
            <w:hideMark/>
          </w:tcPr>
          <w:p w14:paraId="10E719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EpsE</w:t>
            </w:r>
            <w:proofErr w:type="spellEnd"/>
          </w:p>
        </w:tc>
      </w:tr>
      <w:tr w:rsidR="0006106D" w:rsidRPr="0006106D" w14:paraId="49CFED46" w14:textId="77777777" w:rsidTr="0006106D">
        <w:trPr>
          <w:trHeight w:val="300"/>
        </w:trPr>
        <w:tc>
          <w:tcPr>
            <w:tcW w:w="820" w:type="dxa"/>
            <w:tcBorders>
              <w:top w:val="nil"/>
              <w:left w:val="nil"/>
              <w:bottom w:val="nil"/>
              <w:right w:val="nil"/>
            </w:tcBorders>
            <w:noWrap/>
            <w:hideMark/>
          </w:tcPr>
          <w:p w14:paraId="76A1BA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58A83A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group_3150</w:t>
            </w:r>
            <w:proofErr w:type="spellEnd"/>
          </w:p>
        </w:tc>
        <w:tc>
          <w:tcPr>
            <w:tcW w:w="7320" w:type="dxa"/>
            <w:tcBorders>
              <w:top w:val="nil"/>
              <w:left w:val="nil"/>
              <w:bottom w:val="nil"/>
              <w:right w:val="nil"/>
            </w:tcBorders>
            <w:hideMark/>
          </w:tcPr>
          <w:p w14:paraId="1DEA8A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EpsF</w:t>
            </w:r>
            <w:proofErr w:type="spellEnd"/>
          </w:p>
        </w:tc>
      </w:tr>
      <w:tr w:rsidR="0006106D" w:rsidRPr="0006106D" w14:paraId="28A23AFF" w14:textId="77777777" w:rsidTr="0006106D">
        <w:trPr>
          <w:trHeight w:val="300"/>
        </w:trPr>
        <w:tc>
          <w:tcPr>
            <w:tcW w:w="820" w:type="dxa"/>
            <w:tcBorders>
              <w:top w:val="nil"/>
              <w:left w:val="nil"/>
              <w:bottom w:val="nil"/>
              <w:right w:val="nil"/>
            </w:tcBorders>
            <w:noWrap/>
            <w:hideMark/>
          </w:tcPr>
          <w:p w14:paraId="48CE66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145E94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group_3091</w:t>
            </w:r>
            <w:proofErr w:type="spellEnd"/>
          </w:p>
        </w:tc>
        <w:tc>
          <w:tcPr>
            <w:tcW w:w="7320" w:type="dxa"/>
            <w:tcBorders>
              <w:top w:val="nil"/>
              <w:left w:val="nil"/>
              <w:bottom w:val="nil"/>
              <w:right w:val="nil"/>
            </w:tcBorders>
            <w:hideMark/>
          </w:tcPr>
          <w:p w14:paraId="6213B20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type II secretion system protein F</w:t>
            </w:r>
          </w:p>
        </w:tc>
      </w:tr>
      <w:tr w:rsidR="0006106D" w:rsidRPr="0006106D" w14:paraId="2F33F7BA" w14:textId="77777777" w:rsidTr="0006106D">
        <w:trPr>
          <w:trHeight w:val="300"/>
        </w:trPr>
        <w:tc>
          <w:tcPr>
            <w:tcW w:w="820" w:type="dxa"/>
            <w:tcBorders>
              <w:top w:val="nil"/>
              <w:left w:val="nil"/>
              <w:bottom w:val="nil"/>
              <w:right w:val="nil"/>
            </w:tcBorders>
            <w:noWrap/>
            <w:hideMark/>
          </w:tcPr>
          <w:p w14:paraId="72BE0AC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FB11CD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group_2976</w:t>
            </w:r>
            <w:proofErr w:type="spellEnd"/>
          </w:p>
        </w:tc>
        <w:tc>
          <w:tcPr>
            <w:tcW w:w="7320" w:type="dxa"/>
            <w:tcBorders>
              <w:top w:val="nil"/>
              <w:left w:val="nil"/>
              <w:bottom w:val="nil"/>
              <w:right w:val="nil"/>
            </w:tcBorders>
            <w:hideMark/>
          </w:tcPr>
          <w:p w14:paraId="48ACFB5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Regulator of </w:t>
            </w:r>
            <w:proofErr w:type="spellStart"/>
            <w:r w:rsidRPr="0006106D">
              <w:rPr>
                <w:rFonts w:eastAsia="Times New Roman" w:cs="Times New Roman"/>
                <w:color w:val="000000"/>
                <w:sz w:val="18"/>
                <w:szCs w:val="18"/>
                <w:lang w:val="en-GB" w:eastAsia="sl-SI"/>
              </w:rPr>
              <w:t>RpoS</w:t>
            </w:r>
            <w:proofErr w:type="spellEnd"/>
          </w:p>
        </w:tc>
      </w:tr>
      <w:tr w:rsidR="0006106D" w:rsidRPr="0006106D" w14:paraId="274370C4" w14:textId="77777777" w:rsidTr="0006106D">
        <w:trPr>
          <w:trHeight w:val="300"/>
        </w:trPr>
        <w:tc>
          <w:tcPr>
            <w:tcW w:w="820" w:type="dxa"/>
            <w:tcBorders>
              <w:top w:val="nil"/>
              <w:left w:val="nil"/>
              <w:bottom w:val="nil"/>
              <w:right w:val="nil"/>
            </w:tcBorders>
            <w:noWrap/>
            <w:hideMark/>
          </w:tcPr>
          <w:p w14:paraId="77B3655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843EBD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rssB_3</w:t>
            </w:r>
            <w:proofErr w:type="spellEnd"/>
          </w:p>
        </w:tc>
        <w:tc>
          <w:tcPr>
            <w:tcW w:w="7320" w:type="dxa"/>
            <w:tcBorders>
              <w:top w:val="nil"/>
              <w:left w:val="nil"/>
              <w:bottom w:val="nil"/>
              <w:right w:val="nil"/>
            </w:tcBorders>
            <w:hideMark/>
          </w:tcPr>
          <w:p w14:paraId="20BA545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Regulator of </w:t>
            </w:r>
            <w:proofErr w:type="spellStart"/>
            <w:r w:rsidRPr="0006106D">
              <w:rPr>
                <w:rFonts w:eastAsia="Times New Roman" w:cs="Times New Roman"/>
                <w:color w:val="000000"/>
                <w:sz w:val="18"/>
                <w:szCs w:val="18"/>
                <w:lang w:val="en-GB" w:eastAsia="sl-SI"/>
              </w:rPr>
              <w:t>RpoS</w:t>
            </w:r>
            <w:proofErr w:type="spellEnd"/>
          </w:p>
        </w:tc>
      </w:tr>
      <w:tr w:rsidR="0006106D" w:rsidRPr="0006106D" w14:paraId="6B2C9E74" w14:textId="77777777" w:rsidTr="0006106D">
        <w:trPr>
          <w:trHeight w:val="300"/>
        </w:trPr>
        <w:tc>
          <w:tcPr>
            <w:tcW w:w="820" w:type="dxa"/>
            <w:tcBorders>
              <w:top w:val="nil"/>
              <w:left w:val="nil"/>
              <w:bottom w:val="nil"/>
              <w:right w:val="nil"/>
            </w:tcBorders>
            <w:noWrap/>
            <w:hideMark/>
          </w:tcPr>
          <w:p w14:paraId="6149E82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B5B9E3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group_3142</w:t>
            </w:r>
            <w:proofErr w:type="spellEnd"/>
          </w:p>
        </w:tc>
        <w:tc>
          <w:tcPr>
            <w:tcW w:w="7320" w:type="dxa"/>
            <w:tcBorders>
              <w:top w:val="nil"/>
              <w:left w:val="nil"/>
              <w:bottom w:val="nil"/>
              <w:right w:val="nil"/>
            </w:tcBorders>
            <w:hideMark/>
          </w:tcPr>
          <w:p w14:paraId="34D1AED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Ribokinase</w:t>
            </w:r>
            <w:proofErr w:type="spellEnd"/>
          </w:p>
        </w:tc>
      </w:tr>
      <w:tr w:rsidR="0006106D" w:rsidRPr="0006106D" w14:paraId="6E4F6CBF" w14:textId="77777777" w:rsidTr="0006106D">
        <w:trPr>
          <w:trHeight w:val="300"/>
        </w:trPr>
        <w:tc>
          <w:tcPr>
            <w:tcW w:w="820" w:type="dxa"/>
            <w:tcBorders>
              <w:top w:val="nil"/>
              <w:left w:val="nil"/>
              <w:bottom w:val="nil"/>
              <w:right w:val="nil"/>
            </w:tcBorders>
            <w:noWrap/>
            <w:hideMark/>
          </w:tcPr>
          <w:p w14:paraId="29C7C51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FE20F3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group_3145</w:t>
            </w:r>
            <w:proofErr w:type="spellEnd"/>
          </w:p>
        </w:tc>
        <w:tc>
          <w:tcPr>
            <w:tcW w:w="7320" w:type="dxa"/>
            <w:tcBorders>
              <w:top w:val="nil"/>
              <w:left w:val="nil"/>
              <w:bottom w:val="nil"/>
              <w:right w:val="nil"/>
            </w:tcBorders>
            <w:hideMark/>
          </w:tcPr>
          <w:p w14:paraId="4E6E08A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Sensor histidine kinase </w:t>
            </w:r>
            <w:proofErr w:type="spellStart"/>
            <w:r w:rsidRPr="0006106D">
              <w:rPr>
                <w:rFonts w:eastAsia="Times New Roman" w:cs="Times New Roman"/>
                <w:color w:val="000000"/>
                <w:sz w:val="18"/>
                <w:szCs w:val="18"/>
                <w:lang w:val="en-GB" w:eastAsia="sl-SI"/>
              </w:rPr>
              <w:t>RcsC</w:t>
            </w:r>
            <w:proofErr w:type="spellEnd"/>
          </w:p>
        </w:tc>
      </w:tr>
      <w:tr w:rsidR="0006106D" w:rsidRPr="0006106D" w14:paraId="00561B66" w14:textId="77777777" w:rsidTr="0006106D">
        <w:trPr>
          <w:trHeight w:val="300"/>
        </w:trPr>
        <w:tc>
          <w:tcPr>
            <w:tcW w:w="820" w:type="dxa"/>
            <w:tcBorders>
              <w:top w:val="nil"/>
              <w:left w:val="nil"/>
              <w:bottom w:val="nil"/>
              <w:right w:val="nil"/>
            </w:tcBorders>
            <w:noWrap/>
            <w:hideMark/>
          </w:tcPr>
          <w:p w14:paraId="780BD96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9A0A5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group_3166</w:t>
            </w:r>
            <w:proofErr w:type="spellEnd"/>
          </w:p>
        </w:tc>
        <w:tc>
          <w:tcPr>
            <w:tcW w:w="7320" w:type="dxa"/>
            <w:tcBorders>
              <w:top w:val="nil"/>
              <w:left w:val="nil"/>
              <w:bottom w:val="nil"/>
              <w:right w:val="nil"/>
            </w:tcBorders>
            <w:hideMark/>
          </w:tcPr>
          <w:p w14:paraId="22F732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Sensor histidine kinase </w:t>
            </w:r>
            <w:proofErr w:type="spellStart"/>
            <w:r w:rsidRPr="0006106D">
              <w:rPr>
                <w:rFonts w:eastAsia="Times New Roman" w:cs="Times New Roman"/>
                <w:color w:val="000000"/>
                <w:sz w:val="18"/>
                <w:szCs w:val="18"/>
                <w:lang w:val="en-GB" w:eastAsia="sl-SI"/>
              </w:rPr>
              <w:t>RcsC</w:t>
            </w:r>
            <w:proofErr w:type="spellEnd"/>
          </w:p>
        </w:tc>
      </w:tr>
      <w:tr w:rsidR="0006106D" w:rsidRPr="0006106D" w14:paraId="1CBE41CD" w14:textId="77777777" w:rsidTr="0006106D">
        <w:trPr>
          <w:trHeight w:val="300"/>
        </w:trPr>
        <w:tc>
          <w:tcPr>
            <w:tcW w:w="820" w:type="dxa"/>
            <w:tcBorders>
              <w:top w:val="nil"/>
              <w:left w:val="nil"/>
              <w:bottom w:val="nil"/>
              <w:right w:val="nil"/>
            </w:tcBorders>
            <w:noWrap/>
            <w:hideMark/>
          </w:tcPr>
          <w:p w14:paraId="0265DA7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1879F85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group_3030</w:t>
            </w:r>
            <w:proofErr w:type="spellEnd"/>
          </w:p>
        </w:tc>
        <w:tc>
          <w:tcPr>
            <w:tcW w:w="7320" w:type="dxa"/>
            <w:tcBorders>
              <w:top w:val="nil"/>
              <w:left w:val="nil"/>
              <w:bottom w:val="nil"/>
              <w:right w:val="nil"/>
            </w:tcBorders>
            <w:hideMark/>
          </w:tcPr>
          <w:p w14:paraId="1A39214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Single-stranded DNA-binding protein</w:t>
            </w:r>
          </w:p>
        </w:tc>
      </w:tr>
      <w:tr w:rsidR="0006106D" w:rsidRPr="0006106D" w14:paraId="6CE0ED81" w14:textId="77777777" w:rsidTr="0006106D">
        <w:trPr>
          <w:trHeight w:val="300"/>
        </w:trPr>
        <w:tc>
          <w:tcPr>
            <w:tcW w:w="820" w:type="dxa"/>
            <w:tcBorders>
              <w:top w:val="nil"/>
              <w:left w:val="nil"/>
              <w:bottom w:val="nil"/>
              <w:right w:val="nil"/>
            </w:tcBorders>
            <w:noWrap/>
            <w:hideMark/>
          </w:tcPr>
          <w:p w14:paraId="49EF1C9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7529B20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cotSA</w:t>
            </w:r>
            <w:proofErr w:type="spellEnd"/>
          </w:p>
        </w:tc>
        <w:tc>
          <w:tcPr>
            <w:tcW w:w="7320" w:type="dxa"/>
            <w:tcBorders>
              <w:top w:val="nil"/>
              <w:left w:val="nil"/>
              <w:bottom w:val="nil"/>
              <w:right w:val="nil"/>
            </w:tcBorders>
            <w:hideMark/>
          </w:tcPr>
          <w:p w14:paraId="5B9E8F0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Spore coat protein SA</w:t>
            </w:r>
          </w:p>
        </w:tc>
      </w:tr>
      <w:tr w:rsidR="0006106D" w:rsidRPr="0006106D" w14:paraId="4B21ABE3" w14:textId="77777777" w:rsidTr="0006106D">
        <w:trPr>
          <w:trHeight w:val="300"/>
        </w:trPr>
        <w:tc>
          <w:tcPr>
            <w:tcW w:w="820" w:type="dxa"/>
            <w:tcBorders>
              <w:top w:val="nil"/>
              <w:left w:val="nil"/>
              <w:bottom w:val="nil"/>
              <w:right w:val="nil"/>
            </w:tcBorders>
            <w:noWrap/>
            <w:hideMark/>
          </w:tcPr>
          <w:p w14:paraId="0C046D6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0E5752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tuaB</w:t>
            </w:r>
            <w:proofErr w:type="spellEnd"/>
          </w:p>
        </w:tc>
        <w:tc>
          <w:tcPr>
            <w:tcW w:w="7320" w:type="dxa"/>
            <w:tcBorders>
              <w:top w:val="nil"/>
              <w:left w:val="nil"/>
              <w:bottom w:val="nil"/>
              <w:right w:val="nil"/>
            </w:tcBorders>
            <w:hideMark/>
          </w:tcPr>
          <w:p w14:paraId="1DCC8BF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Teichuronic acid biosynthesis protein </w:t>
            </w:r>
            <w:proofErr w:type="spellStart"/>
            <w:r w:rsidRPr="0006106D">
              <w:rPr>
                <w:rFonts w:eastAsia="Times New Roman" w:cs="Times New Roman"/>
                <w:color w:val="000000"/>
                <w:sz w:val="18"/>
                <w:szCs w:val="18"/>
                <w:lang w:val="en-GB" w:eastAsia="sl-SI"/>
              </w:rPr>
              <w:t>TuaB</w:t>
            </w:r>
            <w:proofErr w:type="spellEnd"/>
          </w:p>
        </w:tc>
      </w:tr>
      <w:tr w:rsidR="0006106D" w:rsidRPr="0006106D" w14:paraId="4860DFCD" w14:textId="77777777" w:rsidTr="0006106D">
        <w:trPr>
          <w:trHeight w:val="300"/>
        </w:trPr>
        <w:tc>
          <w:tcPr>
            <w:tcW w:w="820" w:type="dxa"/>
            <w:tcBorders>
              <w:top w:val="nil"/>
              <w:left w:val="nil"/>
              <w:bottom w:val="nil"/>
              <w:right w:val="nil"/>
            </w:tcBorders>
            <w:noWrap/>
            <w:hideMark/>
          </w:tcPr>
          <w:p w14:paraId="65CC0F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081AB5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epsE_1</w:t>
            </w:r>
            <w:proofErr w:type="spellEnd"/>
          </w:p>
        </w:tc>
        <w:tc>
          <w:tcPr>
            <w:tcW w:w="7320" w:type="dxa"/>
            <w:tcBorders>
              <w:top w:val="nil"/>
              <w:left w:val="nil"/>
              <w:bottom w:val="nil"/>
              <w:right w:val="nil"/>
            </w:tcBorders>
            <w:hideMark/>
          </w:tcPr>
          <w:p w14:paraId="69965C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Type II secretion system protein E</w:t>
            </w:r>
          </w:p>
        </w:tc>
      </w:tr>
      <w:tr w:rsidR="0006106D" w:rsidRPr="0006106D" w14:paraId="21D784F7" w14:textId="77777777" w:rsidTr="0006106D">
        <w:trPr>
          <w:trHeight w:val="300"/>
        </w:trPr>
        <w:tc>
          <w:tcPr>
            <w:tcW w:w="820" w:type="dxa"/>
            <w:tcBorders>
              <w:top w:val="nil"/>
              <w:left w:val="nil"/>
              <w:bottom w:val="nil"/>
              <w:right w:val="nil"/>
            </w:tcBorders>
            <w:noWrap/>
            <w:hideMark/>
          </w:tcPr>
          <w:p w14:paraId="47769AC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C1CC64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group_3023</w:t>
            </w:r>
            <w:proofErr w:type="spellEnd"/>
          </w:p>
        </w:tc>
        <w:tc>
          <w:tcPr>
            <w:tcW w:w="7320" w:type="dxa"/>
            <w:tcBorders>
              <w:top w:val="nil"/>
              <w:left w:val="nil"/>
              <w:bottom w:val="nil"/>
              <w:right w:val="nil"/>
            </w:tcBorders>
            <w:hideMark/>
          </w:tcPr>
          <w:p w14:paraId="66F00A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FC3F58" w14:paraId="2E366C5B" w14:textId="77777777" w:rsidTr="0006106D">
        <w:trPr>
          <w:trHeight w:val="300"/>
        </w:trPr>
        <w:tc>
          <w:tcPr>
            <w:tcW w:w="820" w:type="dxa"/>
            <w:tcBorders>
              <w:top w:val="nil"/>
              <w:left w:val="nil"/>
              <w:bottom w:val="nil"/>
              <w:right w:val="nil"/>
            </w:tcBorders>
            <w:noWrap/>
            <w:hideMark/>
          </w:tcPr>
          <w:p w14:paraId="6414CE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D54043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lpxD</w:t>
            </w:r>
            <w:proofErr w:type="spellEnd"/>
          </w:p>
        </w:tc>
        <w:tc>
          <w:tcPr>
            <w:tcW w:w="7320" w:type="dxa"/>
            <w:tcBorders>
              <w:top w:val="nil"/>
              <w:left w:val="nil"/>
              <w:bottom w:val="nil"/>
              <w:right w:val="nil"/>
            </w:tcBorders>
            <w:hideMark/>
          </w:tcPr>
          <w:p w14:paraId="6B336855" w14:textId="77777777" w:rsidR="0006106D" w:rsidRPr="00552F15" w:rsidRDefault="0006106D" w:rsidP="0006106D">
            <w:pPr>
              <w:spacing w:after="0" w:line="240" w:lineRule="auto"/>
              <w:jc w:val="left"/>
              <w:rPr>
                <w:rFonts w:eastAsia="Times New Roman" w:cs="Times New Roman"/>
                <w:color w:val="000000"/>
                <w:sz w:val="18"/>
                <w:szCs w:val="18"/>
                <w:lang w:val="es-ES" w:eastAsia="sl-SI"/>
              </w:rPr>
            </w:pPr>
            <w:r w:rsidRPr="00552F15">
              <w:rPr>
                <w:rFonts w:eastAsia="Times New Roman" w:cs="Times New Roman"/>
                <w:color w:val="000000"/>
                <w:sz w:val="18"/>
                <w:szCs w:val="18"/>
                <w:lang w:val="es-ES" w:eastAsia="sl-SI"/>
              </w:rPr>
              <w:t>UDP-3-O-(3-</w:t>
            </w:r>
            <w:proofErr w:type="spellStart"/>
            <w:proofErr w:type="gramStart"/>
            <w:r w:rsidRPr="00552F15">
              <w:rPr>
                <w:rFonts w:eastAsia="Times New Roman" w:cs="Times New Roman"/>
                <w:color w:val="000000"/>
                <w:sz w:val="18"/>
                <w:szCs w:val="18"/>
                <w:lang w:val="es-ES" w:eastAsia="sl-SI"/>
              </w:rPr>
              <w:t>hydroxymyristoyl</w:t>
            </w:r>
            <w:proofErr w:type="spellEnd"/>
            <w:r w:rsidRPr="00552F15">
              <w:rPr>
                <w:rFonts w:eastAsia="Times New Roman" w:cs="Times New Roman"/>
                <w:color w:val="000000"/>
                <w:sz w:val="18"/>
                <w:szCs w:val="18"/>
                <w:lang w:val="es-ES" w:eastAsia="sl-SI"/>
              </w:rPr>
              <w:t>)</w:t>
            </w:r>
            <w:proofErr w:type="spellStart"/>
            <w:r w:rsidRPr="00552F15">
              <w:rPr>
                <w:rFonts w:eastAsia="Times New Roman" w:cs="Times New Roman"/>
                <w:color w:val="000000"/>
                <w:sz w:val="18"/>
                <w:szCs w:val="18"/>
                <w:lang w:val="es-ES" w:eastAsia="sl-SI"/>
              </w:rPr>
              <w:t>glucosamine</w:t>
            </w:r>
            <w:proofErr w:type="spellEnd"/>
            <w:proofErr w:type="gramEnd"/>
            <w:r w:rsidRPr="00552F15">
              <w:rPr>
                <w:rFonts w:eastAsia="Times New Roman" w:cs="Times New Roman"/>
                <w:color w:val="000000"/>
                <w:sz w:val="18"/>
                <w:szCs w:val="18"/>
                <w:lang w:val="es-ES" w:eastAsia="sl-SI"/>
              </w:rPr>
              <w:t xml:space="preserve"> N-</w:t>
            </w:r>
            <w:proofErr w:type="spellStart"/>
            <w:r w:rsidRPr="00552F15">
              <w:rPr>
                <w:rFonts w:eastAsia="Times New Roman" w:cs="Times New Roman"/>
                <w:color w:val="000000"/>
                <w:sz w:val="18"/>
                <w:szCs w:val="18"/>
                <w:lang w:val="es-ES" w:eastAsia="sl-SI"/>
              </w:rPr>
              <w:t>acyltransferase</w:t>
            </w:r>
            <w:proofErr w:type="spellEnd"/>
          </w:p>
        </w:tc>
      </w:tr>
      <w:tr w:rsidR="0006106D" w:rsidRPr="0006106D" w14:paraId="67791859" w14:textId="77777777" w:rsidTr="0006106D">
        <w:trPr>
          <w:trHeight w:val="300"/>
        </w:trPr>
        <w:tc>
          <w:tcPr>
            <w:tcW w:w="820" w:type="dxa"/>
            <w:tcBorders>
              <w:top w:val="nil"/>
              <w:left w:val="nil"/>
              <w:bottom w:val="nil"/>
              <w:right w:val="nil"/>
            </w:tcBorders>
            <w:noWrap/>
            <w:hideMark/>
          </w:tcPr>
          <w:p w14:paraId="78E7B30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BCCEB5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group_3198</w:t>
            </w:r>
            <w:proofErr w:type="spellEnd"/>
          </w:p>
        </w:tc>
        <w:tc>
          <w:tcPr>
            <w:tcW w:w="7320" w:type="dxa"/>
            <w:tcBorders>
              <w:top w:val="nil"/>
              <w:left w:val="nil"/>
              <w:bottom w:val="nil"/>
              <w:right w:val="nil"/>
            </w:tcBorders>
            <w:hideMark/>
          </w:tcPr>
          <w:p w14:paraId="2F6C43F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UDP-glucose 6-dehydrogenase</w:t>
            </w:r>
          </w:p>
        </w:tc>
      </w:tr>
      <w:tr w:rsidR="0006106D" w:rsidRPr="0006106D" w14:paraId="37DB79A4" w14:textId="77777777" w:rsidTr="0006106D">
        <w:trPr>
          <w:trHeight w:val="300"/>
        </w:trPr>
        <w:tc>
          <w:tcPr>
            <w:tcW w:w="820" w:type="dxa"/>
            <w:tcBorders>
              <w:top w:val="nil"/>
              <w:left w:val="nil"/>
              <w:bottom w:val="nil"/>
              <w:right w:val="nil"/>
            </w:tcBorders>
            <w:noWrap/>
            <w:hideMark/>
          </w:tcPr>
          <w:p w14:paraId="2BA80D9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691D111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arnC_4</w:t>
            </w:r>
            <w:proofErr w:type="spellEnd"/>
          </w:p>
        </w:tc>
        <w:tc>
          <w:tcPr>
            <w:tcW w:w="7320" w:type="dxa"/>
            <w:tcBorders>
              <w:top w:val="nil"/>
              <w:left w:val="nil"/>
              <w:bottom w:val="nil"/>
              <w:right w:val="nil"/>
            </w:tcBorders>
            <w:hideMark/>
          </w:tcPr>
          <w:p w14:paraId="1B26BA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30ECBD84" w14:textId="77777777" w:rsidTr="0006106D">
        <w:trPr>
          <w:trHeight w:val="300"/>
        </w:trPr>
        <w:tc>
          <w:tcPr>
            <w:tcW w:w="820" w:type="dxa"/>
            <w:tcBorders>
              <w:top w:val="nil"/>
              <w:left w:val="nil"/>
              <w:bottom w:val="nil"/>
              <w:right w:val="nil"/>
            </w:tcBorders>
            <w:noWrap/>
            <w:hideMark/>
          </w:tcPr>
          <w:p w14:paraId="79D65BB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F8AA0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group_3061</w:t>
            </w:r>
            <w:proofErr w:type="spellEnd"/>
          </w:p>
        </w:tc>
        <w:tc>
          <w:tcPr>
            <w:tcW w:w="7320" w:type="dxa"/>
            <w:tcBorders>
              <w:top w:val="nil"/>
              <w:left w:val="nil"/>
              <w:bottom w:val="nil"/>
              <w:right w:val="nil"/>
            </w:tcBorders>
            <w:hideMark/>
          </w:tcPr>
          <w:p w14:paraId="742B01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095869F0" w14:textId="77777777" w:rsidTr="0006106D">
        <w:trPr>
          <w:trHeight w:val="300"/>
        </w:trPr>
        <w:tc>
          <w:tcPr>
            <w:tcW w:w="820" w:type="dxa"/>
            <w:tcBorders>
              <w:top w:val="nil"/>
              <w:left w:val="nil"/>
              <w:bottom w:val="nil"/>
              <w:right w:val="nil"/>
            </w:tcBorders>
            <w:noWrap/>
            <w:hideMark/>
          </w:tcPr>
          <w:p w14:paraId="052F3F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0094B39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group_3154</w:t>
            </w:r>
            <w:proofErr w:type="spellEnd"/>
          </w:p>
        </w:tc>
        <w:tc>
          <w:tcPr>
            <w:tcW w:w="7320" w:type="dxa"/>
            <w:tcBorders>
              <w:top w:val="nil"/>
              <w:left w:val="nil"/>
              <w:bottom w:val="nil"/>
              <w:right w:val="nil"/>
            </w:tcBorders>
            <w:hideMark/>
          </w:tcPr>
          <w:p w14:paraId="63BA9E5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02748415" w14:textId="77777777" w:rsidTr="0006106D">
        <w:trPr>
          <w:trHeight w:val="300"/>
        </w:trPr>
        <w:tc>
          <w:tcPr>
            <w:tcW w:w="820" w:type="dxa"/>
            <w:tcBorders>
              <w:top w:val="nil"/>
              <w:left w:val="nil"/>
              <w:bottom w:val="nil"/>
              <w:right w:val="nil"/>
            </w:tcBorders>
            <w:noWrap/>
            <w:hideMark/>
          </w:tcPr>
          <w:p w14:paraId="1FE4D9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9724D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group_3210</w:t>
            </w:r>
            <w:proofErr w:type="spellEnd"/>
          </w:p>
        </w:tc>
        <w:tc>
          <w:tcPr>
            <w:tcW w:w="7320" w:type="dxa"/>
            <w:tcBorders>
              <w:top w:val="nil"/>
              <w:left w:val="nil"/>
              <w:bottom w:val="nil"/>
              <w:right w:val="nil"/>
            </w:tcBorders>
            <w:hideMark/>
          </w:tcPr>
          <w:p w14:paraId="211D77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792347BA" w14:textId="77777777" w:rsidTr="0006106D">
        <w:trPr>
          <w:trHeight w:val="300"/>
        </w:trPr>
        <w:tc>
          <w:tcPr>
            <w:tcW w:w="820" w:type="dxa"/>
            <w:tcBorders>
              <w:top w:val="nil"/>
              <w:left w:val="nil"/>
              <w:bottom w:val="nil"/>
              <w:right w:val="nil"/>
            </w:tcBorders>
            <w:noWrap/>
            <w:hideMark/>
          </w:tcPr>
          <w:p w14:paraId="4AFBC51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37C4C45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group_2983</w:t>
            </w:r>
            <w:proofErr w:type="spellEnd"/>
          </w:p>
        </w:tc>
        <w:tc>
          <w:tcPr>
            <w:tcW w:w="7320" w:type="dxa"/>
            <w:tcBorders>
              <w:top w:val="nil"/>
              <w:left w:val="nil"/>
              <w:bottom w:val="nil"/>
              <w:right w:val="nil"/>
            </w:tcBorders>
            <w:hideMark/>
          </w:tcPr>
          <w:p w14:paraId="12AC5AC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Vitamin </w:t>
            </w:r>
            <w:proofErr w:type="spellStart"/>
            <w:r w:rsidRPr="0006106D">
              <w:rPr>
                <w:rFonts w:eastAsia="Times New Roman" w:cs="Times New Roman"/>
                <w:color w:val="000000"/>
                <w:sz w:val="18"/>
                <w:szCs w:val="18"/>
                <w:lang w:val="en-GB" w:eastAsia="sl-SI"/>
              </w:rPr>
              <w:t>B12</w:t>
            </w:r>
            <w:proofErr w:type="spellEnd"/>
            <w:r w:rsidRPr="0006106D">
              <w:rPr>
                <w:rFonts w:eastAsia="Times New Roman" w:cs="Times New Roman"/>
                <w:color w:val="000000"/>
                <w:sz w:val="18"/>
                <w:szCs w:val="18"/>
                <w:lang w:val="en-GB" w:eastAsia="sl-SI"/>
              </w:rPr>
              <w:t xml:space="preserve"> import ATP-binding protein </w:t>
            </w:r>
            <w:proofErr w:type="spellStart"/>
            <w:r w:rsidRPr="0006106D">
              <w:rPr>
                <w:rFonts w:eastAsia="Times New Roman" w:cs="Times New Roman"/>
                <w:color w:val="000000"/>
                <w:sz w:val="18"/>
                <w:szCs w:val="18"/>
                <w:lang w:val="en-GB" w:eastAsia="sl-SI"/>
              </w:rPr>
              <w:t>BtuD</w:t>
            </w:r>
            <w:proofErr w:type="spellEnd"/>
          </w:p>
        </w:tc>
      </w:tr>
      <w:tr w:rsidR="0006106D" w:rsidRPr="0006106D" w14:paraId="76BEB503" w14:textId="77777777" w:rsidTr="0006106D">
        <w:trPr>
          <w:trHeight w:val="300"/>
        </w:trPr>
        <w:tc>
          <w:tcPr>
            <w:tcW w:w="820" w:type="dxa"/>
            <w:tcBorders>
              <w:top w:val="nil"/>
              <w:left w:val="nil"/>
              <w:bottom w:val="nil"/>
              <w:right w:val="nil"/>
            </w:tcBorders>
            <w:noWrap/>
            <w:hideMark/>
          </w:tcPr>
          <w:p w14:paraId="598396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3</w:t>
            </w:r>
          </w:p>
        </w:tc>
        <w:tc>
          <w:tcPr>
            <w:tcW w:w="1180" w:type="dxa"/>
            <w:tcBorders>
              <w:top w:val="nil"/>
              <w:left w:val="nil"/>
              <w:bottom w:val="nil"/>
              <w:right w:val="nil"/>
            </w:tcBorders>
            <w:noWrap/>
            <w:hideMark/>
          </w:tcPr>
          <w:p w14:paraId="2838E2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group_3169</w:t>
            </w:r>
            <w:proofErr w:type="spellEnd"/>
          </w:p>
        </w:tc>
        <w:tc>
          <w:tcPr>
            <w:tcW w:w="7320" w:type="dxa"/>
            <w:tcBorders>
              <w:top w:val="nil"/>
              <w:left w:val="nil"/>
              <w:bottom w:val="nil"/>
              <w:right w:val="nil"/>
            </w:tcBorders>
            <w:hideMark/>
          </w:tcPr>
          <w:p w14:paraId="294FD58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Vitamin </w:t>
            </w:r>
            <w:proofErr w:type="spellStart"/>
            <w:r w:rsidRPr="0006106D">
              <w:rPr>
                <w:rFonts w:eastAsia="Times New Roman" w:cs="Times New Roman"/>
                <w:color w:val="000000"/>
                <w:sz w:val="18"/>
                <w:szCs w:val="18"/>
                <w:lang w:val="en-GB" w:eastAsia="sl-SI"/>
              </w:rPr>
              <w:t>B12</w:t>
            </w:r>
            <w:proofErr w:type="spellEnd"/>
            <w:r w:rsidRPr="0006106D">
              <w:rPr>
                <w:rFonts w:eastAsia="Times New Roman" w:cs="Times New Roman"/>
                <w:color w:val="000000"/>
                <w:sz w:val="18"/>
                <w:szCs w:val="18"/>
                <w:lang w:val="en-GB" w:eastAsia="sl-SI"/>
              </w:rPr>
              <w:t xml:space="preserve"> import ATP-binding protein </w:t>
            </w:r>
            <w:proofErr w:type="spellStart"/>
            <w:r w:rsidRPr="0006106D">
              <w:rPr>
                <w:rFonts w:eastAsia="Times New Roman" w:cs="Times New Roman"/>
                <w:color w:val="000000"/>
                <w:sz w:val="18"/>
                <w:szCs w:val="18"/>
                <w:lang w:val="en-GB" w:eastAsia="sl-SI"/>
              </w:rPr>
              <w:t>BtuD</w:t>
            </w:r>
            <w:proofErr w:type="spellEnd"/>
          </w:p>
        </w:tc>
      </w:tr>
      <w:tr w:rsidR="0006106D" w:rsidRPr="0006106D" w14:paraId="531C026A" w14:textId="77777777" w:rsidTr="0006106D">
        <w:trPr>
          <w:trHeight w:val="300"/>
        </w:trPr>
        <w:tc>
          <w:tcPr>
            <w:tcW w:w="820" w:type="dxa"/>
            <w:tcBorders>
              <w:top w:val="nil"/>
              <w:left w:val="nil"/>
              <w:bottom w:val="nil"/>
              <w:right w:val="nil"/>
            </w:tcBorders>
            <w:noWrap/>
            <w:hideMark/>
          </w:tcPr>
          <w:p w14:paraId="0D333D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1D142C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group_708</w:t>
            </w:r>
            <w:proofErr w:type="spellEnd"/>
          </w:p>
        </w:tc>
        <w:tc>
          <w:tcPr>
            <w:tcW w:w="7320" w:type="dxa"/>
            <w:tcBorders>
              <w:top w:val="nil"/>
              <w:left w:val="nil"/>
              <w:bottom w:val="nil"/>
              <w:right w:val="nil"/>
            </w:tcBorders>
            <w:hideMark/>
          </w:tcPr>
          <w:p w14:paraId="53FAAF1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1,4-alpha-glucan branching enzyme </w:t>
            </w:r>
            <w:proofErr w:type="spellStart"/>
            <w:r w:rsidRPr="0006106D">
              <w:rPr>
                <w:rFonts w:eastAsia="Times New Roman" w:cs="Times New Roman"/>
                <w:color w:val="000000"/>
                <w:sz w:val="18"/>
                <w:szCs w:val="18"/>
                <w:lang w:val="en-GB" w:eastAsia="sl-SI"/>
              </w:rPr>
              <w:t>GlgB</w:t>
            </w:r>
            <w:proofErr w:type="spellEnd"/>
          </w:p>
        </w:tc>
      </w:tr>
      <w:tr w:rsidR="0006106D" w:rsidRPr="0006106D" w14:paraId="7FF7F9EF" w14:textId="77777777" w:rsidTr="0006106D">
        <w:trPr>
          <w:trHeight w:val="300"/>
        </w:trPr>
        <w:tc>
          <w:tcPr>
            <w:tcW w:w="820" w:type="dxa"/>
            <w:tcBorders>
              <w:top w:val="nil"/>
              <w:left w:val="nil"/>
              <w:bottom w:val="nil"/>
              <w:right w:val="nil"/>
            </w:tcBorders>
            <w:noWrap/>
            <w:hideMark/>
          </w:tcPr>
          <w:p w14:paraId="74956D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385960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group_3666</w:t>
            </w:r>
            <w:proofErr w:type="spellEnd"/>
          </w:p>
        </w:tc>
        <w:tc>
          <w:tcPr>
            <w:tcW w:w="7320" w:type="dxa"/>
            <w:tcBorders>
              <w:top w:val="nil"/>
              <w:left w:val="nil"/>
              <w:bottom w:val="nil"/>
              <w:right w:val="nil"/>
            </w:tcBorders>
            <w:hideMark/>
          </w:tcPr>
          <w:p w14:paraId="56D9E37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3'-5' exonuclease </w:t>
            </w:r>
            <w:proofErr w:type="spellStart"/>
            <w:r w:rsidRPr="0006106D">
              <w:rPr>
                <w:rFonts w:eastAsia="Times New Roman" w:cs="Times New Roman"/>
                <w:color w:val="000000"/>
                <w:sz w:val="18"/>
                <w:szCs w:val="18"/>
                <w:lang w:val="en-GB" w:eastAsia="sl-SI"/>
              </w:rPr>
              <w:t>DinG</w:t>
            </w:r>
            <w:proofErr w:type="spellEnd"/>
          </w:p>
        </w:tc>
      </w:tr>
      <w:tr w:rsidR="0006106D" w:rsidRPr="0006106D" w14:paraId="1AB386F3" w14:textId="77777777" w:rsidTr="0006106D">
        <w:trPr>
          <w:trHeight w:val="300"/>
        </w:trPr>
        <w:tc>
          <w:tcPr>
            <w:tcW w:w="820" w:type="dxa"/>
            <w:tcBorders>
              <w:top w:val="nil"/>
              <w:left w:val="nil"/>
              <w:bottom w:val="nil"/>
              <w:right w:val="nil"/>
            </w:tcBorders>
            <w:noWrap/>
            <w:hideMark/>
          </w:tcPr>
          <w:p w14:paraId="673C3E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D3219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group_3643</w:t>
            </w:r>
            <w:proofErr w:type="spellEnd"/>
          </w:p>
        </w:tc>
        <w:tc>
          <w:tcPr>
            <w:tcW w:w="7320" w:type="dxa"/>
            <w:tcBorders>
              <w:top w:val="nil"/>
              <w:left w:val="nil"/>
              <w:bottom w:val="nil"/>
              <w:right w:val="nil"/>
            </w:tcBorders>
            <w:hideMark/>
          </w:tcPr>
          <w:p w14:paraId="560862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Asparagine synthetase [glutamine-</w:t>
            </w:r>
            <w:proofErr w:type="spellStart"/>
            <w:r w:rsidRPr="0006106D">
              <w:rPr>
                <w:rFonts w:eastAsia="Times New Roman" w:cs="Times New Roman"/>
                <w:color w:val="000000"/>
                <w:sz w:val="18"/>
                <w:szCs w:val="18"/>
                <w:lang w:val="en-GB" w:eastAsia="sl-SI"/>
              </w:rPr>
              <w:t>hydrolyzing</w:t>
            </w:r>
            <w:proofErr w:type="spellEnd"/>
            <w:r w:rsidRPr="0006106D">
              <w:rPr>
                <w:rFonts w:eastAsia="Times New Roman" w:cs="Times New Roman"/>
                <w:color w:val="000000"/>
                <w:sz w:val="18"/>
                <w:szCs w:val="18"/>
                <w:lang w:val="en-GB" w:eastAsia="sl-SI"/>
              </w:rPr>
              <w:t>] 1</w:t>
            </w:r>
          </w:p>
        </w:tc>
      </w:tr>
      <w:tr w:rsidR="0006106D" w:rsidRPr="0006106D" w14:paraId="20D6CEDA" w14:textId="77777777" w:rsidTr="0006106D">
        <w:trPr>
          <w:trHeight w:val="300"/>
        </w:trPr>
        <w:tc>
          <w:tcPr>
            <w:tcW w:w="820" w:type="dxa"/>
            <w:tcBorders>
              <w:top w:val="nil"/>
              <w:left w:val="nil"/>
              <w:bottom w:val="nil"/>
              <w:right w:val="nil"/>
            </w:tcBorders>
            <w:noWrap/>
            <w:hideMark/>
          </w:tcPr>
          <w:p w14:paraId="744CCB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413A1C6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group_3590</w:t>
            </w:r>
            <w:proofErr w:type="spellEnd"/>
          </w:p>
        </w:tc>
        <w:tc>
          <w:tcPr>
            <w:tcW w:w="7320" w:type="dxa"/>
            <w:tcBorders>
              <w:top w:val="nil"/>
              <w:left w:val="nil"/>
              <w:bottom w:val="nil"/>
              <w:right w:val="nil"/>
            </w:tcBorders>
            <w:hideMark/>
          </w:tcPr>
          <w:p w14:paraId="6D60422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Cysteine </w:t>
            </w:r>
            <w:proofErr w:type="spellStart"/>
            <w:r w:rsidRPr="0006106D">
              <w:rPr>
                <w:rFonts w:eastAsia="Times New Roman" w:cs="Times New Roman"/>
                <w:color w:val="000000"/>
                <w:sz w:val="18"/>
                <w:szCs w:val="18"/>
                <w:lang w:val="en-GB" w:eastAsia="sl-SI"/>
              </w:rPr>
              <w:t>desulfurase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SufS</w:t>
            </w:r>
            <w:proofErr w:type="spellEnd"/>
          </w:p>
        </w:tc>
      </w:tr>
      <w:tr w:rsidR="0006106D" w:rsidRPr="0006106D" w14:paraId="0A387CA9" w14:textId="77777777" w:rsidTr="0006106D">
        <w:trPr>
          <w:trHeight w:val="300"/>
        </w:trPr>
        <w:tc>
          <w:tcPr>
            <w:tcW w:w="820" w:type="dxa"/>
            <w:tcBorders>
              <w:top w:val="nil"/>
              <w:left w:val="nil"/>
              <w:bottom w:val="nil"/>
              <w:right w:val="nil"/>
            </w:tcBorders>
            <w:noWrap/>
            <w:hideMark/>
          </w:tcPr>
          <w:p w14:paraId="6BCA3E4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4</w:t>
            </w:r>
          </w:p>
        </w:tc>
        <w:tc>
          <w:tcPr>
            <w:tcW w:w="1180" w:type="dxa"/>
            <w:tcBorders>
              <w:top w:val="nil"/>
              <w:left w:val="nil"/>
              <w:bottom w:val="nil"/>
              <w:right w:val="nil"/>
            </w:tcBorders>
            <w:noWrap/>
            <w:hideMark/>
          </w:tcPr>
          <w:p w14:paraId="48C36B9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mshA_5</w:t>
            </w:r>
            <w:proofErr w:type="spellEnd"/>
          </w:p>
        </w:tc>
        <w:tc>
          <w:tcPr>
            <w:tcW w:w="7320" w:type="dxa"/>
            <w:tcBorders>
              <w:top w:val="nil"/>
              <w:left w:val="nil"/>
              <w:bottom w:val="nil"/>
              <w:right w:val="nil"/>
            </w:tcBorders>
            <w:hideMark/>
          </w:tcPr>
          <w:p w14:paraId="0C03D6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D-inositol-3-phosphate glycosyltransferase</w:t>
            </w:r>
          </w:p>
        </w:tc>
      </w:tr>
      <w:tr w:rsidR="0006106D" w:rsidRPr="0006106D" w14:paraId="126A8F7D" w14:textId="77777777" w:rsidTr="0006106D">
        <w:trPr>
          <w:trHeight w:val="300"/>
        </w:trPr>
        <w:tc>
          <w:tcPr>
            <w:tcW w:w="820" w:type="dxa"/>
            <w:tcBorders>
              <w:top w:val="nil"/>
              <w:left w:val="nil"/>
              <w:bottom w:val="nil"/>
              <w:right w:val="nil"/>
            </w:tcBorders>
            <w:noWrap/>
            <w:hideMark/>
          </w:tcPr>
          <w:p w14:paraId="341306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8DF1CA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group_730</w:t>
            </w:r>
            <w:proofErr w:type="spellEnd"/>
          </w:p>
        </w:tc>
        <w:tc>
          <w:tcPr>
            <w:tcW w:w="7320" w:type="dxa"/>
            <w:tcBorders>
              <w:top w:val="nil"/>
              <w:left w:val="nil"/>
              <w:bottom w:val="nil"/>
              <w:right w:val="nil"/>
            </w:tcBorders>
            <w:hideMark/>
          </w:tcPr>
          <w:p w14:paraId="025BAF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dTDP</w:t>
            </w:r>
            <w:proofErr w:type="spellEnd"/>
            <w:r w:rsidRPr="0006106D">
              <w:rPr>
                <w:rFonts w:eastAsia="Times New Roman" w:cs="Times New Roman"/>
                <w:color w:val="000000"/>
                <w:sz w:val="18"/>
                <w:szCs w:val="18"/>
                <w:lang w:val="en-GB" w:eastAsia="sl-SI"/>
              </w:rPr>
              <w:t>-glucose 4,6-dehydratase</w:t>
            </w:r>
          </w:p>
        </w:tc>
      </w:tr>
      <w:tr w:rsidR="0006106D" w:rsidRPr="0006106D" w14:paraId="0EDBB25C" w14:textId="77777777" w:rsidTr="0006106D">
        <w:trPr>
          <w:trHeight w:val="300"/>
        </w:trPr>
        <w:tc>
          <w:tcPr>
            <w:tcW w:w="820" w:type="dxa"/>
            <w:tcBorders>
              <w:top w:val="nil"/>
              <w:left w:val="nil"/>
              <w:bottom w:val="nil"/>
              <w:right w:val="nil"/>
            </w:tcBorders>
            <w:noWrap/>
            <w:hideMark/>
          </w:tcPr>
          <w:p w14:paraId="1D0F6B0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7389DA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rmlA_1</w:t>
            </w:r>
            <w:proofErr w:type="spellEnd"/>
          </w:p>
        </w:tc>
        <w:tc>
          <w:tcPr>
            <w:tcW w:w="7320" w:type="dxa"/>
            <w:tcBorders>
              <w:top w:val="nil"/>
              <w:left w:val="nil"/>
              <w:bottom w:val="nil"/>
              <w:right w:val="nil"/>
            </w:tcBorders>
            <w:hideMark/>
          </w:tcPr>
          <w:p w14:paraId="0A8AEE1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Glucose-1-phosphate </w:t>
            </w:r>
            <w:proofErr w:type="spellStart"/>
            <w:r w:rsidRPr="0006106D">
              <w:rPr>
                <w:rFonts w:eastAsia="Times New Roman" w:cs="Times New Roman"/>
                <w:color w:val="000000"/>
                <w:sz w:val="18"/>
                <w:szCs w:val="18"/>
                <w:lang w:val="en-GB" w:eastAsia="sl-SI"/>
              </w:rPr>
              <w:t>thymidylyltransferase</w:t>
            </w:r>
            <w:proofErr w:type="spellEnd"/>
          </w:p>
        </w:tc>
      </w:tr>
      <w:tr w:rsidR="0006106D" w:rsidRPr="0006106D" w14:paraId="3484C8CE" w14:textId="77777777" w:rsidTr="0006106D">
        <w:trPr>
          <w:trHeight w:val="300"/>
        </w:trPr>
        <w:tc>
          <w:tcPr>
            <w:tcW w:w="820" w:type="dxa"/>
            <w:tcBorders>
              <w:top w:val="nil"/>
              <w:left w:val="nil"/>
              <w:bottom w:val="nil"/>
              <w:right w:val="nil"/>
            </w:tcBorders>
            <w:noWrap/>
            <w:hideMark/>
          </w:tcPr>
          <w:p w14:paraId="1D561F0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BF144C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glyE</w:t>
            </w:r>
            <w:proofErr w:type="spellEnd"/>
          </w:p>
        </w:tc>
        <w:tc>
          <w:tcPr>
            <w:tcW w:w="7320" w:type="dxa"/>
            <w:tcBorders>
              <w:top w:val="nil"/>
              <w:left w:val="nil"/>
              <w:bottom w:val="nil"/>
              <w:right w:val="nil"/>
            </w:tcBorders>
            <w:hideMark/>
          </w:tcPr>
          <w:p w14:paraId="41E976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Glycosyltransferase </w:t>
            </w:r>
            <w:proofErr w:type="spellStart"/>
            <w:r w:rsidRPr="0006106D">
              <w:rPr>
                <w:rFonts w:eastAsia="Times New Roman" w:cs="Times New Roman"/>
                <w:color w:val="000000"/>
                <w:sz w:val="18"/>
                <w:szCs w:val="18"/>
                <w:lang w:val="en-GB" w:eastAsia="sl-SI"/>
              </w:rPr>
              <w:t>GlyE</w:t>
            </w:r>
            <w:proofErr w:type="spellEnd"/>
          </w:p>
        </w:tc>
      </w:tr>
      <w:tr w:rsidR="0006106D" w:rsidRPr="0006106D" w14:paraId="57946B59" w14:textId="77777777" w:rsidTr="0006106D">
        <w:trPr>
          <w:trHeight w:val="300"/>
        </w:trPr>
        <w:tc>
          <w:tcPr>
            <w:tcW w:w="820" w:type="dxa"/>
            <w:tcBorders>
              <w:top w:val="nil"/>
              <w:left w:val="nil"/>
              <w:bottom w:val="nil"/>
              <w:right w:val="nil"/>
            </w:tcBorders>
            <w:noWrap/>
            <w:hideMark/>
          </w:tcPr>
          <w:p w14:paraId="651844B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6F116EC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group_3669</w:t>
            </w:r>
            <w:proofErr w:type="spellEnd"/>
          </w:p>
        </w:tc>
        <w:tc>
          <w:tcPr>
            <w:tcW w:w="7320" w:type="dxa"/>
            <w:tcBorders>
              <w:top w:val="nil"/>
              <w:left w:val="nil"/>
              <w:bottom w:val="nil"/>
              <w:right w:val="nil"/>
            </w:tcBorders>
            <w:hideMark/>
          </w:tcPr>
          <w:p w14:paraId="0AD2E47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58716A26" w14:textId="77777777" w:rsidTr="0006106D">
        <w:trPr>
          <w:trHeight w:val="300"/>
        </w:trPr>
        <w:tc>
          <w:tcPr>
            <w:tcW w:w="820" w:type="dxa"/>
            <w:tcBorders>
              <w:top w:val="nil"/>
              <w:left w:val="nil"/>
              <w:bottom w:val="nil"/>
              <w:right w:val="nil"/>
            </w:tcBorders>
            <w:noWrap/>
            <w:hideMark/>
          </w:tcPr>
          <w:p w14:paraId="73E70A4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183051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group_3670</w:t>
            </w:r>
            <w:proofErr w:type="spellEnd"/>
          </w:p>
        </w:tc>
        <w:tc>
          <w:tcPr>
            <w:tcW w:w="7320" w:type="dxa"/>
            <w:tcBorders>
              <w:top w:val="nil"/>
              <w:left w:val="nil"/>
              <w:bottom w:val="nil"/>
              <w:right w:val="nil"/>
            </w:tcBorders>
            <w:hideMark/>
          </w:tcPr>
          <w:p w14:paraId="1A660F9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7663A710" w14:textId="77777777" w:rsidTr="0006106D">
        <w:trPr>
          <w:trHeight w:val="300"/>
        </w:trPr>
        <w:tc>
          <w:tcPr>
            <w:tcW w:w="820" w:type="dxa"/>
            <w:tcBorders>
              <w:top w:val="nil"/>
              <w:left w:val="nil"/>
              <w:bottom w:val="nil"/>
              <w:right w:val="nil"/>
            </w:tcBorders>
            <w:noWrap/>
            <w:hideMark/>
          </w:tcPr>
          <w:p w14:paraId="12022C0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785FE03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group_3671</w:t>
            </w:r>
            <w:proofErr w:type="spellEnd"/>
          </w:p>
        </w:tc>
        <w:tc>
          <w:tcPr>
            <w:tcW w:w="7320" w:type="dxa"/>
            <w:tcBorders>
              <w:top w:val="nil"/>
              <w:left w:val="nil"/>
              <w:bottom w:val="nil"/>
              <w:right w:val="nil"/>
            </w:tcBorders>
            <w:hideMark/>
          </w:tcPr>
          <w:p w14:paraId="11293F0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1F50D6B5" w14:textId="77777777" w:rsidTr="0006106D">
        <w:trPr>
          <w:trHeight w:val="300"/>
        </w:trPr>
        <w:tc>
          <w:tcPr>
            <w:tcW w:w="820" w:type="dxa"/>
            <w:tcBorders>
              <w:top w:val="nil"/>
              <w:left w:val="nil"/>
              <w:bottom w:val="nil"/>
              <w:right w:val="nil"/>
            </w:tcBorders>
            <w:noWrap/>
            <w:hideMark/>
          </w:tcPr>
          <w:p w14:paraId="680D018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5FF92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group_3672</w:t>
            </w:r>
            <w:proofErr w:type="spellEnd"/>
          </w:p>
        </w:tc>
        <w:tc>
          <w:tcPr>
            <w:tcW w:w="7320" w:type="dxa"/>
            <w:tcBorders>
              <w:top w:val="nil"/>
              <w:left w:val="nil"/>
              <w:bottom w:val="nil"/>
              <w:right w:val="nil"/>
            </w:tcBorders>
            <w:hideMark/>
          </w:tcPr>
          <w:p w14:paraId="48B33DA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5F98DB85" w14:textId="77777777" w:rsidTr="0006106D">
        <w:trPr>
          <w:trHeight w:val="300"/>
        </w:trPr>
        <w:tc>
          <w:tcPr>
            <w:tcW w:w="820" w:type="dxa"/>
            <w:tcBorders>
              <w:top w:val="nil"/>
              <w:left w:val="nil"/>
              <w:bottom w:val="nil"/>
              <w:right w:val="nil"/>
            </w:tcBorders>
            <w:noWrap/>
            <w:hideMark/>
          </w:tcPr>
          <w:p w14:paraId="7B49A99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3FB8C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group_3673</w:t>
            </w:r>
            <w:proofErr w:type="spellEnd"/>
          </w:p>
        </w:tc>
        <w:tc>
          <w:tcPr>
            <w:tcW w:w="7320" w:type="dxa"/>
            <w:tcBorders>
              <w:top w:val="nil"/>
              <w:left w:val="nil"/>
              <w:bottom w:val="nil"/>
              <w:right w:val="nil"/>
            </w:tcBorders>
            <w:hideMark/>
          </w:tcPr>
          <w:p w14:paraId="743991B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552FB791" w14:textId="77777777" w:rsidTr="0006106D">
        <w:trPr>
          <w:trHeight w:val="300"/>
        </w:trPr>
        <w:tc>
          <w:tcPr>
            <w:tcW w:w="820" w:type="dxa"/>
            <w:tcBorders>
              <w:top w:val="nil"/>
              <w:left w:val="nil"/>
              <w:bottom w:val="nil"/>
              <w:right w:val="nil"/>
            </w:tcBorders>
            <w:noWrap/>
            <w:hideMark/>
          </w:tcPr>
          <w:p w14:paraId="062A71D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55DBD2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group_3674</w:t>
            </w:r>
            <w:proofErr w:type="spellEnd"/>
          </w:p>
        </w:tc>
        <w:tc>
          <w:tcPr>
            <w:tcW w:w="7320" w:type="dxa"/>
            <w:tcBorders>
              <w:top w:val="nil"/>
              <w:left w:val="nil"/>
              <w:bottom w:val="nil"/>
              <w:right w:val="nil"/>
            </w:tcBorders>
            <w:hideMark/>
          </w:tcPr>
          <w:p w14:paraId="182EC4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4A1B2450" w14:textId="77777777" w:rsidTr="0006106D">
        <w:trPr>
          <w:trHeight w:val="300"/>
        </w:trPr>
        <w:tc>
          <w:tcPr>
            <w:tcW w:w="820" w:type="dxa"/>
            <w:tcBorders>
              <w:top w:val="nil"/>
              <w:left w:val="nil"/>
              <w:bottom w:val="nil"/>
              <w:right w:val="nil"/>
            </w:tcBorders>
            <w:noWrap/>
            <w:hideMark/>
          </w:tcPr>
          <w:p w14:paraId="22A20DB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3DF50FB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group_3675</w:t>
            </w:r>
            <w:proofErr w:type="spellEnd"/>
          </w:p>
        </w:tc>
        <w:tc>
          <w:tcPr>
            <w:tcW w:w="7320" w:type="dxa"/>
            <w:tcBorders>
              <w:top w:val="nil"/>
              <w:left w:val="nil"/>
              <w:bottom w:val="nil"/>
              <w:right w:val="nil"/>
            </w:tcBorders>
            <w:hideMark/>
          </w:tcPr>
          <w:p w14:paraId="7D69422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ISEnfa110</w:t>
            </w:r>
            <w:proofErr w:type="spellEnd"/>
          </w:p>
        </w:tc>
      </w:tr>
      <w:tr w:rsidR="0006106D" w:rsidRPr="0006106D" w14:paraId="108CF915" w14:textId="77777777" w:rsidTr="0006106D">
        <w:trPr>
          <w:trHeight w:val="300"/>
        </w:trPr>
        <w:tc>
          <w:tcPr>
            <w:tcW w:w="820" w:type="dxa"/>
            <w:tcBorders>
              <w:top w:val="nil"/>
              <w:left w:val="nil"/>
              <w:bottom w:val="nil"/>
              <w:right w:val="nil"/>
            </w:tcBorders>
            <w:noWrap/>
            <w:hideMark/>
          </w:tcPr>
          <w:p w14:paraId="0E4CE49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36EAFC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group_3543</w:t>
            </w:r>
            <w:proofErr w:type="spellEnd"/>
          </w:p>
        </w:tc>
        <w:tc>
          <w:tcPr>
            <w:tcW w:w="7320" w:type="dxa"/>
            <w:tcBorders>
              <w:top w:val="nil"/>
              <w:left w:val="nil"/>
              <w:bottom w:val="nil"/>
              <w:right w:val="nil"/>
            </w:tcBorders>
            <w:hideMark/>
          </w:tcPr>
          <w:p w14:paraId="6FE3C8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ISCbo5</w:t>
            </w:r>
            <w:proofErr w:type="spellEnd"/>
          </w:p>
        </w:tc>
      </w:tr>
      <w:tr w:rsidR="0006106D" w:rsidRPr="0006106D" w14:paraId="1417FDD1" w14:textId="77777777" w:rsidTr="0006106D">
        <w:trPr>
          <w:trHeight w:val="300"/>
        </w:trPr>
        <w:tc>
          <w:tcPr>
            <w:tcW w:w="820" w:type="dxa"/>
            <w:tcBorders>
              <w:top w:val="nil"/>
              <w:left w:val="nil"/>
              <w:bottom w:val="nil"/>
              <w:right w:val="nil"/>
            </w:tcBorders>
            <w:noWrap/>
            <w:hideMark/>
          </w:tcPr>
          <w:p w14:paraId="0B3C5B4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5871C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group_3678</w:t>
            </w:r>
            <w:proofErr w:type="spellEnd"/>
          </w:p>
        </w:tc>
        <w:tc>
          <w:tcPr>
            <w:tcW w:w="7320" w:type="dxa"/>
            <w:tcBorders>
              <w:top w:val="nil"/>
              <w:left w:val="nil"/>
              <w:bottom w:val="nil"/>
              <w:right w:val="nil"/>
            </w:tcBorders>
            <w:hideMark/>
          </w:tcPr>
          <w:p w14:paraId="4B659BD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5D498CD4" w14:textId="77777777" w:rsidTr="0006106D">
        <w:trPr>
          <w:trHeight w:val="300"/>
        </w:trPr>
        <w:tc>
          <w:tcPr>
            <w:tcW w:w="820" w:type="dxa"/>
            <w:tcBorders>
              <w:top w:val="nil"/>
              <w:left w:val="nil"/>
              <w:bottom w:val="nil"/>
              <w:right w:val="nil"/>
            </w:tcBorders>
            <w:noWrap/>
            <w:hideMark/>
          </w:tcPr>
          <w:p w14:paraId="777100A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4534178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group_3679</w:t>
            </w:r>
            <w:proofErr w:type="spellEnd"/>
          </w:p>
        </w:tc>
        <w:tc>
          <w:tcPr>
            <w:tcW w:w="7320" w:type="dxa"/>
            <w:tcBorders>
              <w:top w:val="nil"/>
              <w:left w:val="nil"/>
              <w:bottom w:val="nil"/>
              <w:right w:val="nil"/>
            </w:tcBorders>
            <w:hideMark/>
          </w:tcPr>
          <w:p w14:paraId="7A77B4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549B7C4F" w14:textId="77777777" w:rsidTr="0006106D">
        <w:trPr>
          <w:trHeight w:val="300"/>
        </w:trPr>
        <w:tc>
          <w:tcPr>
            <w:tcW w:w="820" w:type="dxa"/>
            <w:tcBorders>
              <w:top w:val="nil"/>
              <w:left w:val="nil"/>
              <w:bottom w:val="nil"/>
              <w:right w:val="nil"/>
            </w:tcBorders>
            <w:noWrap/>
            <w:hideMark/>
          </w:tcPr>
          <w:p w14:paraId="69AC7B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91473A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group_3680</w:t>
            </w:r>
            <w:proofErr w:type="spellEnd"/>
          </w:p>
        </w:tc>
        <w:tc>
          <w:tcPr>
            <w:tcW w:w="7320" w:type="dxa"/>
            <w:tcBorders>
              <w:top w:val="nil"/>
              <w:left w:val="nil"/>
              <w:bottom w:val="nil"/>
              <w:right w:val="nil"/>
            </w:tcBorders>
            <w:hideMark/>
          </w:tcPr>
          <w:p w14:paraId="40A6A88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4441B130" w14:textId="77777777" w:rsidTr="0006106D">
        <w:trPr>
          <w:trHeight w:val="300"/>
        </w:trPr>
        <w:tc>
          <w:tcPr>
            <w:tcW w:w="820" w:type="dxa"/>
            <w:tcBorders>
              <w:top w:val="nil"/>
              <w:left w:val="nil"/>
              <w:bottom w:val="nil"/>
              <w:right w:val="nil"/>
            </w:tcBorders>
            <w:noWrap/>
            <w:hideMark/>
          </w:tcPr>
          <w:p w14:paraId="6BFCD0E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CE7A8A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group_61</w:t>
            </w:r>
            <w:proofErr w:type="spellEnd"/>
          </w:p>
        </w:tc>
        <w:tc>
          <w:tcPr>
            <w:tcW w:w="7320" w:type="dxa"/>
            <w:tcBorders>
              <w:top w:val="nil"/>
              <w:left w:val="nil"/>
              <w:bottom w:val="nil"/>
              <w:right w:val="nil"/>
            </w:tcBorders>
            <w:hideMark/>
          </w:tcPr>
          <w:p w14:paraId="3E3CF9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644E7B9F" w14:textId="77777777" w:rsidTr="0006106D">
        <w:trPr>
          <w:trHeight w:val="300"/>
        </w:trPr>
        <w:tc>
          <w:tcPr>
            <w:tcW w:w="820" w:type="dxa"/>
            <w:tcBorders>
              <w:top w:val="nil"/>
              <w:left w:val="nil"/>
              <w:bottom w:val="nil"/>
              <w:right w:val="nil"/>
            </w:tcBorders>
            <w:noWrap/>
            <w:hideMark/>
          </w:tcPr>
          <w:p w14:paraId="2737698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3D78F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group_62</w:t>
            </w:r>
            <w:proofErr w:type="spellEnd"/>
          </w:p>
        </w:tc>
        <w:tc>
          <w:tcPr>
            <w:tcW w:w="7320" w:type="dxa"/>
            <w:tcBorders>
              <w:top w:val="nil"/>
              <w:left w:val="nil"/>
              <w:bottom w:val="nil"/>
              <w:right w:val="nil"/>
            </w:tcBorders>
            <w:hideMark/>
          </w:tcPr>
          <w:p w14:paraId="4FB16A7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184DB08C" w14:textId="77777777" w:rsidTr="0006106D">
        <w:trPr>
          <w:trHeight w:val="300"/>
        </w:trPr>
        <w:tc>
          <w:tcPr>
            <w:tcW w:w="820" w:type="dxa"/>
            <w:tcBorders>
              <w:top w:val="nil"/>
              <w:left w:val="nil"/>
              <w:bottom w:val="nil"/>
              <w:right w:val="nil"/>
            </w:tcBorders>
            <w:noWrap/>
            <w:hideMark/>
          </w:tcPr>
          <w:p w14:paraId="31E970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638EEF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group_65</w:t>
            </w:r>
            <w:proofErr w:type="spellEnd"/>
          </w:p>
        </w:tc>
        <w:tc>
          <w:tcPr>
            <w:tcW w:w="7320" w:type="dxa"/>
            <w:tcBorders>
              <w:top w:val="nil"/>
              <w:left w:val="nil"/>
              <w:bottom w:val="nil"/>
              <w:right w:val="nil"/>
            </w:tcBorders>
            <w:hideMark/>
          </w:tcPr>
          <w:p w14:paraId="7D7BFAB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719059BA" w14:textId="77777777" w:rsidTr="0006106D">
        <w:trPr>
          <w:trHeight w:val="300"/>
        </w:trPr>
        <w:tc>
          <w:tcPr>
            <w:tcW w:w="820" w:type="dxa"/>
            <w:tcBorders>
              <w:top w:val="nil"/>
              <w:left w:val="nil"/>
              <w:bottom w:val="nil"/>
              <w:right w:val="nil"/>
            </w:tcBorders>
            <w:noWrap/>
            <w:hideMark/>
          </w:tcPr>
          <w:p w14:paraId="777AA6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375B0C6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w:t>
            </w:r>
            <w:proofErr w:type="spellEnd"/>
          </w:p>
        </w:tc>
        <w:tc>
          <w:tcPr>
            <w:tcW w:w="7320" w:type="dxa"/>
            <w:tcBorders>
              <w:top w:val="nil"/>
              <w:left w:val="nil"/>
              <w:bottom w:val="nil"/>
              <w:right w:val="nil"/>
            </w:tcBorders>
            <w:hideMark/>
          </w:tcPr>
          <w:p w14:paraId="3AF8B04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IS21</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IS232</w:t>
            </w:r>
            <w:proofErr w:type="spellEnd"/>
          </w:p>
        </w:tc>
      </w:tr>
      <w:tr w:rsidR="0006106D" w:rsidRPr="0006106D" w14:paraId="44CA4B8D" w14:textId="77777777" w:rsidTr="0006106D">
        <w:trPr>
          <w:trHeight w:val="300"/>
        </w:trPr>
        <w:tc>
          <w:tcPr>
            <w:tcW w:w="820" w:type="dxa"/>
            <w:tcBorders>
              <w:top w:val="nil"/>
              <w:left w:val="nil"/>
              <w:bottom w:val="nil"/>
              <w:right w:val="nil"/>
            </w:tcBorders>
            <w:noWrap/>
            <w:hideMark/>
          </w:tcPr>
          <w:p w14:paraId="49CF3A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DF198A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group_281</w:t>
            </w:r>
            <w:proofErr w:type="spellEnd"/>
          </w:p>
        </w:tc>
        <w:tc>
          <w:tcPr>
            <w:tcW w:w="7320" w:type="dxa"/>
            <w:tcBorders>
              <w:top w:val="nil"/>
              <w:left w:val="nil"/>
              <w:bottom w:val="nil"/>
              <w:right w:val="nil"/>
            </w:tcBorders>
            <w:hideMark/>
          </w:tcPr>
          <w:p w14:paraId="2878FE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7396A46B" w14:textId="77777777" w:rsidTr="0006106D">
        <w:trPr>
          <w:trHeight w:val="300"/>
        </w:trPr>
        <w:tc>
          <w:tcPr>
            <w:tcW w:w="820" w:type="dxa"/>
            <w:tcBorders>
              <w:top w:val="nil"/>
              <w:left w:val="nil"/>
              <w:bottom w:val="nil"/>
              <w:right w:val="nil"/>
            </w:tcBorders>
            <w:noWrap/>
            <w:hideMark/>
          </w:tcPr>
          <w:p w14:paraId="1FC142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41C5B2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group_2146</w:t>
            </w:r>
            <w:proofErr w:type="spellEnd"/>
          </w:p>
        </w:tc>
        <w:tc>
          <w:tcPr>
            <w:tcW w:w="7320" w:type="dxa"/>
            <w:tcBorders>
              <w:top w:val="nil"/>
              <w:left w:val="nil"/>
              <w:bottom w:val="nil"/>
              <w:right w:val="nil"/>
            </w:tcBorders>
            <w:hideMark/>
          </w:tcPr>
          <w:p w14:paraId="5EE0DD4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16108ED6" w14:textId="77777777" w:rsidTr="0006106D">
        <w:trPr>
          <w:trHeight w:val="300"/>
        </w:trPr>
        <w:tc>
          <w:tcPr>
            <w:tcW w:w="820" w:type="dxa"/>
            <w:tcBorders>
              <w:top w:val="nil"/>
              <w:left w:val="nil"/>
              <w:bottom w:val="nil"/>
              <w:right w:val="nil"/>
            </w:tcBorders>
            <w:noWrap/>
            <w:hideMark/>
          </w:tcPr>
          <w:p w14:paraId="752E87B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519789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group_5364</w:t>
            </w:r>
            <w:proofErr w:type="spellEnd"/>
          </w:p>
        </w:tc>
        <w:tc>
          <w:tcPr>
            <w:tcW w:w="7320" w:type="dxa"/>
            <w:tcBorders>
              <w:top w:val="nil"/>
              <w:left w:val="nil"/>
              <w:bottom w:val="nil"/>
              <w:right w:val="nil"/>
            </w:tcBorders>
            <w:hideMark/>
          </w:tcPr>
          <w:p w14:paraId="0D33C4C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1BD82D19" w14:textId="77777777" w:rsidTr="0006106D">
        <w:trPr>
          <w:trHeight w:val="300"/>
        </w:trPr>
        <w:tc>
          <w:tcPr>
            <w:tcW w:w="820" w:type="dxa"/>
            <w:tcBorders>
              <w:top w:val="nil"/>
              <w:left w:val="nil"/>
              <w:bottom w:val="nil"/>
              <w:right w:val="nil"/>
            </w:tcBorders>
            <w:noWrap/>
            <w:hideMark/>
          </w:tcPr>
          <w:p w14:paraId="1444765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17CD63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group_5367</w:t>
            </w:r>
            <w:proofErr w:type="spellEnd"/>
          </w:p>
        </w:tc>
        <w:tc>
          <w:tcPr>
            <w:tcW w:w="7320" w:type="dxa"/>
            <w:tcBorders>
              <w:top w:val="nil"/>
              <w:left w:val="nil"/>
              <w:bottom w:val="nil"/>
              <w:right w:val="nil"/>
            </w:tcBorders>
            <w:hideMark/>
          </w:tcPr>
          <w:p w14:paraId="4D32404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53DC773D" w14:textId="77777777" w:rsidTr="0006106D">
        <w:trPr>
          <w:trHeight w:val="300"/>
        </w:trPr>
        <w:tc>
          <w:tcPr>
            <w:tcW w:w="820" w:type="dxa"/>
            <w:tcBorders>
              <w:top w:val="nil"/>
              <w:left w:val="nil"/>
              <w:bottom w:val="nil"/>
              <w:right w:val="nil"/>
            </w:tcBorders>
            <w:noWrap/>
            <w:hideMark/>
          </w:tcPr>
          <w:p w14:paraId="4F46DA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6C4C23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group_178</w:t>
            </w:r>
            <w:proofErr w:type="spellEnd"/>
          </w:p>
        </w:tc>
        <w:tc>
          <w:tcPr>
            <w:tcW w:w="7320" w:type="dxa"/>
            <w:tcBorders>
              <w:top w:val="nil"/>
              <w:left w:val="nil"/>
              <w:bottom w:val="nil"/>
              <w:right w:val="nil"/>
            </w:tcBorders>
            <w:hideMark/>
          </w:tcPr>
          <w:p w14:paraId="400D28A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ISCpe6</w:t>
            </w:r>
            <w:proofErr w:type="spellEnd"/>
          </w:p>
        </w:tc>
      </w:tr>
      <w:tr w:rsidR="0006106D" w:rsidRPr="0006106D" w14:paraId="4F4DFEAA" w14:textId="77777777" w:rsidTr="0006106D">
        <w:trPr>
          <w:trHeight w:val="300"/>
        </w:trPr>
        <w:tc>
          <w:tcPr>
            <w:tcW w:w="820" w:type="dxa"/>
            <w:tcBorders>
              <w:top w:val="nil"/>
              <w:left w:val="nil"/>
              <w:bottom w:val="nil"/>
              <w:right w:val="nil"/>
            </w:tcBorders>
            <w:noWrap/>
            <w:hideMark/>
          </w:tcPr>
          <w:p w14:paraId="4BD735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A25AD0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group_5217</w:t>
            </w:r>
            <w:proofErr w:type="spellEnd"/>
          </w:p>
        </w:tc>
        <w:tc>
          <w:tcPr>
            <w:tcW w:w="7320" w:type="dxa"/>
            <w:tcBorders>
              <w:top w:val="nil"/>
              <w:left w:val="nil"/>
              <w:bottom w:val="nil"/>
              <w:right w:val="nil"/>
            </w:tcBorders>
            <w:hideMark/>
          </w:tcPr>
          <w:p w14:paraId="326B093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1F31A10C" w14:textId="77777777" w:rsidTr="0006106D">
        <w:trPr>
          <w:trHeight w:val="300"/>
        </w:trPr>
        <w:tc>
          <w:tcPr>
            <w:tcW w:w="820" w:type="dxa"/>
            <w:tcBorders>
              <w:top w:val="nil"/>
              <w:left w:val="nil"/>
              <w:bottom w:val="nil"/>
              <w:right w:val="nil"/>
            </w:tcBorders>
            <w:noWrap/>
            <w:hideMark/>
          </w:tcPr>
          <w:p w14:paraId="7E2F9E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3E4EB9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group_141</w:t>
            </w:r>
            <w:proofErr w:type="spellEnd"/>
          </w:p>
        </w:tc>
        <w:tc>
          <w:tcPr>
            <w:tcW w:w="7320" w:type="dxa"/>
            <w:tcBorders>
              <w:top w:val="nil"/>
              <w:left w:val="nil"/>
              <w:bottom w:val="nil"/>
              <w:right w:val="nil"/>
            </w:tcBorders>
            <w:hideMark/>
          </w:tcPr>
          <w:p w14:paraId="002ED1C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40DEDB8" w14:textId="77777777" w:rsidTr="0006106D">
        <w:trPr>
          <w:trHeight w:val="300"/>
        </w:trPr>
        <w:tc>
          <w:tcPr>
            <w:tcW w:w="820" w:type="dxa"/>
            <w:tcBorders>
              <w:top w:val="nil"/>
              <w:left w:val="nil"/>
              <w:bottom w:val="nil"/>
              <w:right w:val="nil"/>
            </w:tcBorders>
            <w:noWrap/>
            <w:hideMark/>
          </w:tcPr>
          <w:p w14:paraId="4DFC0B3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94764F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group_146</w:t>
            </w:r>
            <w:proofErr w:type="spellEnd"/>
          </w:p>
        </w:tc>
        <w:tc>
          <w:tcPr>
            <w:tcW w:w="7320" w:type="dxa"/>
            <w:tcBorders>
              <w:top w:val="nil"/>
              <w:left w:val="nil"/>
              <w:bottom w:val="nil"/>
              <w:right w:val="nil"/>
            </w:tcBorders>
            <w:hideMark/>
          </w:tcPr>
          <w:p w14:paraId="22F961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EF3C3DA" w14:textId="77777777" w:rsidTr="0006106D">
        <w:trPr>
          <w:trHeight w:val="300"/>
        </w:trPr>
        <w:tc>
          <w:tcPr>
            <w:tcW w:w="820" w:type="dxa"/>
            <w:tcBorders>
              <w:top w:val="nil"/>
              <w:left w:val="nil"/>
              <w:bottom w:val="nil"/>
              <w:right w:val="nil"/>
            </w:tcBorders>
            <w:noWrap/>
            <w:hideMark/>
          </w:tcPr>
          <w:p w14:paraId="3565813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219E4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group_4938</w:t>
            </w:r>
            <w:proofErr w:type="spellEnd"/>
          </w:p>
        </w:tc>
        <w:tc>
          <w:tcPr>
            <w:tcW w:w="7320" w:type="dxa"/>
            <w:tcBorders>
              <w:top w:val="nil"/>
              <w:left w:val="nil"/>
              <w:bottom w:val="nil"/>
              <w:right w:val="nil"/>
            </w:tcBorders>
            <w:hideMark/>
          </w:tcPr>
          <w:p w14:paraId="064CE4D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65E5E1E" w14:textId="77777777" w:rsidTr="0006106D">
        <w:trPr>
          <w:trHeight w:val="300"/>
        </w:trPr>
        <w:tc>
          <w:tcPr>
            <w:tcW w:w="820" w:type="dxa"/>
            <w:tcBorders>
              <w:top w:val="nil"/>
              <w:left w:val="nil"/>
              <w:bottom w:val="nil"/>
              <w:right w:val="nil"/>
            </w:tcBorders>
            <w:noWrap/>
            <w:hideMark/>
          </w:tcPr>
          <w:p w14:paraId="78AD61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E7F8DA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group_4940</w:t>
            </w:r>
            <w:proofErr w:type="spellEnd"/>
          </w:p>
        </w:tc>
        <w:tc>
          <w:tcPr>
            <w:tcW w:w="7320" w:type="dxa"/>
            <w:tcBorders>
              <w:top w:val="nil"/>
              <w:left w:val="nil"/>
              <w:bottom w:val="nil"/>
              <w:right w:val="nil"/>
            </w:tcBorders>
            <w:hideMark/>
          </w:tcPr>
          <w:p w14:paraId="6E693D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68E30991" w14:textId="77777777" w:rsidTr="0006106D">
        <w:trPr>
          <w:trHeight w:val="300"/>
        </w:trPr>
        <w:tc>
          <w:tcPr>
            <w:tcW w:w="820" w:type="dxa"/>
            <w:tcBorders>
              <w:top w:val="nil"/>
              <w:left w:val="nil"/>
              <w:bottom w:val="nil"/>
              <w:right w:val="nil"/>
            </w:tcBorders>
            <w:noWrap/>
            <w:hideMark/>
          </w:tcPr>
          <w:p w14:paraId="7D4D77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FEFF6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group_4941</w:t>
            </w:r>
            <w:proofErr w:type="spellEnd"/>
          </w:p>
        </w:tc>
        <w:tc>
          <w:tcPr>
            <w:tcW w:w="7320" w:type="dxa"/>
            <w:tcBorders>
              <w:top w:val="nil"/>
              <w:left w:val="nil"/>
              <w:bottom w:val="nil"/>
              <w:right w:val="nil"/>
            </w:tcBorders>
            <w:hideMark/>
          </w:tcPr>
          <w:p w14:paraId="53D9E2E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19D3931B" w14:textId="77777777" w:rsidTr="0006106D">
        <w:trPr>
          <w:trHeight w:val="300"/>
        </w:trPr>
        <w:tc>
          <w:tcPr>
            <w:tcW w:w="820" w:type="dxa"/>
            <w:tcBorders>
              <w:top w:val="nil"/>
              <w:left w:val="nil"/>
              <w:bottom w:val="nil"/>
              <w:right w:val="nil"/>
            </w:tcBorders>
            <w:noWrap/>
            <w:hideMark/>
          </w:tcPr>
          <w:p w14:paraId="68F2E25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48E29F5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group_4943</w:t>
            </w:r>
            <w:proofErr w:type="spellEnd"/>
          </w:p>
        </w:tc>
        <w:tc>
          <w:tcPr>
            <w:tcW w:w="7320" w:type="dxa"/>
            <w:tcBorders>
              <w:top w:val="nil"/>
              <w:left w:val="nil"/>
              <w:bottom w:val="nil"/>
              <w:right w:val="nil"/>
            </w:tcBorders>
            <w:hideMark/>
          </w:tcPr>
          <w:p w14:paraId="390898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66357628" w14:textId="77777777" w:rsidTr="0006106D">
        <w:trPr>
          <w:trHeight w:val="300"/>
        </w:trPr>
        <w:tc>
          <w:tcPr>
            <w:tcW w:w="820" w:type="dxa"/>
            <w:tcBorders>
              <w:top w:val="nil"/>
              <w:left w:val="nil"/>
              <w:bottom w:val="nil"/>
              <w:right w:val="nil"/>
            </w:tcBorders>
            <w:noWrap/>
            <w:hideMark/>
          </w:tcPr>
          <w:p w14:paraId="64BF450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8C71B2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group_3644</w:t>
            </w:r>
            <w:proofErr w:type="spellEnd"/>
          </w:p>
        </w:tc>
        <w:tc>
          <w:tcPr>
            <w:tcW w:w="7320" w:type="dxa"/>
            <w:tcBorders>
              <w:top w:val="nil"/>
              <w:left w:val="nil"/>
              <w:bottom w:val="nil"/>
              <w:right w:val="nil"/>
            </w:tcBorders>
            <w:hideMark/>
          </w:tcPr>
          <w:p w14:paraId="296A185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Lipoprotein-releasing system ATP-binding protein </w:t>
            </w:r>
            <w:proofErr w:type="spellStart"/>
            <w:r w:rsidRPr="0006106D">
              <w:rPr>
                <w:rFonts w:eastAsia="Times New Roman" w:cs="Times New Roman"/>
                <w:color w:val="000000"/>
                <w:sz w:val="18"/>
                <w:szCs w:val="18"/>
                <w:lang w:val="en-GB" w:eastAsia="sl-SI"/>
              </w:rPr>
              <w:t>LolD</w:t>
            </w:r>
            <w:proofErr w:type="spellEnd"/>
          </w:p>
        </w:tc>
      </w:tr>
      <w:tr w:rsidR="0006106D" w:rsidRPr="0006106D" w14:paraId="2709CADE" w14:textId="77777777" w:rsidTr="0006106D">
        <w:trPr>
          <w:trHeight w:val="300"/>
        </w:trPr>
        <w:tc>
          <w:tcPr>
            <w:tcW w:w="820" w:type="dxa"/>
            <w:tcBorders>
              <w:top w:val="nil"/>
              <w:left w:val="nil"/>
              <w:bottom w:val="nil"/>
              <w:right w:val="nil"/>
            </w:tcBorders>
            <w:noWrap/>
            <w:hideMark/>
          </w:tcPr>
          <w:p w14:paraId="2C02DC9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4D52A3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group_654</w:t>
            </w:r>
            <w:proofErr w:type="spellEnd"/>
          </w:p>
        </w:tc>
        <w:tc>
          <w:tcPr>
            <w:tcW w:w="7320" w:type="dxa"/>
            <w:tcBorders>
              <w:top w:val="nil"/>
              <w:left w:val="nil"/>
              <w:bottom w:val="nil"/>
              <w:right w:val="nil"/>
            </w:tcBorders>
            <w:hideMark/>
          </w:tcPr>
          <w:p w14:paraId="00C1D4B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PTS system </w:t>
            </w:r>
            <w:proofErr w:type="spellStart"/>
            <w:r w:rsidRPr="0006106D">
              <w:rPr>
                <w:rFonts w:eastAsia="Times New Roman" w:cs="Times New Roman"/>
                <w:color w:val="000000"/>
                <w:sz w:val="18"/>
                <w:szCs w:val="18"/>
                <w:lang w:val="en-GB" w:eastAsia="sl-SI"/>
              </w:rPr>
              <w:t>EIIBC</w:t>
            </w:r>
            <w:proofErr w:type="spellEnd"/>
            <w:r w:rsidRPr="0006106D">
              <w:rPr>
                <w:rFonts w:eastAsia="Times New Roman" w:cs="Times New Roman"/>
                <w:color w:val="000000"/>
                <w:sz w:val="18"/>
                <w:szCs w:val="18"/>
                <w:lang w:val="en-GB" w:eastAsia="sl-SI"/>
              </w:rPr>
              <w:t xml:space="preserve"> component</w:t>
            </w:r>
          </w:p>
        </w:tc>
      </w:tr>
      <w:tr w:rsidR="0006106D" w:rsidRPr="0006106D" w14:paraId="5B620143" w14:textId="77777777" w:rsidTr="0006106D">
        <w:trPr>
          <w:trHeight w:val="300"/>
        </w:trPr>
        <w:tc>
          <w:tcPr>
            <w:tcW w:w="820" w:type="dxa"/>
            <w:tcBorders>
              <w:top w:val="nil"/>
              <w:left w:val="nil"/>
              <w:bottom w:val="nil"/>
              <w:right w:val="nil"/>
            </w:tcBorders>
            <w:noWrap/>
            <w:hideMark/>
          </w:tcPr>
          <w:p w14:paraId="3DB8797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6917E4B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group_3567</w:t>
            </w:r>
            <w:proofErr w:type="spellEnd"/>
          </w:p>
        </w:tc>
        <w:tc>
          <w:tcPr>
            <w:tcW w:w="7320" w:type="dxa"/>
            <w:tcBorders>
              <w:top w:val="nil"/>
              <w:left w:val="nil"/>
              <w:bottom w:val="nil"/>
              <w:right w:val="nil"/>
            </w:tcBorders>
            <w:hideMark/>
          </w:tcPr>
          <w:p w14:paraId="54AF126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acetyltransferase</w:t>
            </w:r>
          </w:p>
        </w:tc>
      </w:tr>
      <w:tr w:rsidR="0006106D" w:rsidRPr="0006106D" w14:paraId="3635E225" w14:textId="77777777" w:rsidTr="0006106D">
        <w:trPr>
          <w:trHeight w:val="300"/>
        </w:trPr>
        <w:tc>
          <w:tcPr>
            <w:tcW w:w="820" w:type="dxa"/>
            <w:tcBorders>
              <w:top w:val="nil"/>
              <w:left w:val="nil"/>
              <w:bottom w:val="nil"/>
              <w:right w:val="nil"/>
            </w:tcBorders>
            <w:noWrap/>
            <w:hideMark/>
          </w:tcPr>
          <w:p w14:paraId="59D74D3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33BB1E9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yscN_2</w:t>
            </w:r>
            <w:proofErr w:type="spellEnd"/>
          </w:p>
        </w:tc>
        <w:tc>
          <w:tcPr>
            <w:tcW w:w="7320" w:type="dxa"/>
            <w:tcBorders>
              <w:top w:val="nil"/>
              <w:left w:val="nil"/>
              <w:bottom w:val="nil"/>
              <w:right w:val="nil"/>
            </w:tcBorders>
            <w:hideMark/>
          </w:tcPr>
          <w:p w14:paraId="2C9048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ATP synthase </w:t>
            </w:r>
            <w:proofErr w:type="spellStart"/>
            <w:r w:rsidRPr="0006106D">
              <w:rPr>
                <w:rFonts w:eastAsia="Times New Roman" w:cs="Times New Roman"/>
                <w:color w:val="000000"/>
                <w:sz w:val="18"/>
                <w:szCs w:val="18"/>
                <w:lang w:val="en-GB" w:eastAsia="sl-SI"/>
              </w:rPr>
              <w:t>YscN</w:t>
            </w:r>
            <w:proofErr w:type="spellEnd"/>
          </w:p>
        </w:tc>
      </w:tr>
      <w:tr w:rsidR="0006106D" w:rsidRPr="0006106D" w14:paraId="4F9178CC" w14:textId="77777777" w:rsidTr="0006106D">
        <w:trPr>
          <w:trHeight w:val="300"/>
        </w:trPr>
        <w:tc>
          <w:tcPr>
            <w:tcW w:w="820" w:type="dxa"/>
            <w:tcBorders>
              <w:top w:val="nil"/>
              <w:left w:val="nil"/>
              <w:bottom w:val="nil"/>
              <w:right w:val="nil"/>
            </w:tcBorders>
            <w:noWrap/>
            <w:hideMark/>
          </w:tcPr>
          <w:p w14:paraId="4C3179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211528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group_3571</w:t>
            </w:r>
            <w:proofErr w:type="spellEnd"/>
          </w:p>
        </w:tc>
        <w:tc>
          <w:tcPr>
            <w:tcW w:w="7320" w:type="dxa"/>
            <w:tcBorders>
              <w:top w:val="nil"/>
              <w:left w:val="nil"/>
              <w:bottom w:val="nil"/>
              <w:right w:val="nil"/>
            </w:tcBorders>
            <w:hideMark/>
          </w:tcPr>
          <w:p w14:paraId="43C09E9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EpsF</w:t>
            </w:r>
            <w:proofErr w:type="spellEnd"/>
          </w:p>
        </w:tc>
      </w:tr>
      <w:tr w:rsidR="0006106D" w:rsidRPr="0006106D" w14:paraId="0EAF2D15" w14:textId="77777777" w:rsidTr="0006106D">
        <w:trPr>
          <w:trHeight w:val="300"/>
        </w:trPr>
        <w:tc>
          <w:tcPr>
            <w:tcW w:w="820" w:type="dxa"/>
            <w:tcBorders>
              <w:top w:val="nil"/>
              <w:left w:val="nil"/>
              <w:bottom w:val="nil"/>
              <w:right w:val="nil"/>
            </w:tcBorders>
            <w:noWrap/>
            <w:hideMark/>
          </w:tcPr>
          <w:p w14:paraId="1AD417C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5A210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group_2927</w:t>
            </w:r>
            <w:proofErr w:type="spellEnd"/>
          </w:p>
        </w:tc>
        <w:tc>
          <w:tcPr>
            <w:tcW w:w="7320" w:type="dxa"/>
            <w:tcBorders>
              <w:top w:val="nil"/>
              <w:left w:val="nil"/>
              <w:bottom w:val="nil"/>
              <w:right w:val="nil"/>
            </w:tcBorders>
            <w:hideMark/>
          </w:tcPr>
          <w:p w14:paraId="4566AAB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peptidase</w:t>
            </w:r>
          </w:p>
        </w:tc>
      </w:tr>
      <w:tr w:rsidR="0006106D" w:rsidRPr="0006106D" w14:paraId="12495DD6" w14:textId="77777777" w:rsidTr="0006106D">
        <w:trPr>
          <w:trHeight w:val="300"/>
        </w:trPr>
        <w:tc>
          <w:tcPr>
            <w:tcW w:w="820" w:type="dxa"/>
            <w:tcBorders>
              <w:top w:val="nil"/>
              <w:left w:val="nil"/>
              <w:bottom w:val="nil"/>
              <w:right w:val="nil"/>
            </w:tcBorders>
            <w:noWrap/>
            <w:hideMark/>
          </w:tcPr>
          <w:p w14:paraId="71613DD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3A8F532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group_2928</w:t>
            </w:r>
            <w:proofErr w:type="spellEnd"/>
          </w:p>
        </w:tc>
        <w:tc>
          <w:tcPr>
            <w:tcW w:w="7320" w:type="dxa"/>
            <w:tcBorders>
              <w:top w:val="nil"/>
              <w:left w:val="nil"/>
              <w:bottom w:val="nil"/>
              <w:right w:val="nil"/>
            </w:tcBorders>
            <w:hideMark/>
          </w:tcPr>
          <w:p w14:paraId="2776C3F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peptidase</w:t>
            </w:r>
          </w:p>
        </w:tc>
      </w:tr>
      <w:tr w:rsidR="0006106D" w:rsidRPr="0006106D" w14:paraId="56E2EE74" w14:textId="77777777" w:rsidTr="0006106D">
        <w:trPr>
          <w:trHeight w:val="300"/>
        </w:trPr>
        <w:tc>
          <w:tcPr>
            <w:tcW w:w="820" w:type="dxa"/>
            <w:tcBorders>
              <w:top w:val="nil"/>
              <w:left w:val="nil"/>
              <w:bottom w:val="nil"/>
              <w:right w:val="nil"/>
            </w:tcBorders>
            <w:noWrap/>
            <w:hideMark/>
          </w:tcPr>
          <w:p w14:paraId="23A1929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0880848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ypbG</w:t>
            </w:r>
            <w:proofErr w:type="spellEnd"/>
          </w:p>
        </w:tc>
        <w:tc>
          <w:tcPr>
            <w:tcW w:w="7320" w:type="dxa"/>
            <w:tcBorders>
              <w:top w:val="nil"/>
              <w:left w:val="nil"/>
              <w:bottom w:val="nil"/>
              <w:right w:val="nil"/>
            </w:tcBorders>
            <w:hideMark/>
          </w:tcPr>
          <w:p w14:paraId="45688C8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protein </w:t>
            </w:r>
            <w:proofErr w:type="spellStart"/>
            <w:r w:rsidRPr="0006106D">
              <w:rPr>
                <w:rFonts w:eastAsia="Times New Roman" w:cs="Times New Roman"/>
                <w:color w:val="000000"/>
                <w:sz w:val="18"/>
                <w:szCs w:val="18"/>
                <w:lang w:val="en-GB" w:eastAsia="sl-SI"/>
              </w:rPr>
              <w:t>YpbG</w:t>
            </w:r>
            <w:proofErr w:type="spellEnd"/>
          </w:p>
        </w:tc>
      </w:tr>
      <w:tr w:rsidR="0006106D" w:rsidRPr="0006106D" w14:paraId="36A14D8A" w14:textId="77777777" w:rsidTr="0006106D">
        <w:trPr>
          <w:trHeight w:val="300"/>
        </w:trPr>
        <w:tc>
          <w:tcPr>
            <w:tcW w:w="820" w:type="dxa"/>
            <w:tcBorders>
              <w:top w:val="nil"/>
              <w:left w:val="nil"/>
              <w:bottom w:val="nil"/>
              <w:right w:val="nil"/>
            </w:tcBorders>
            <w:noWrap/>
            <w:hideMark/>
          </w:tcPr>
          <w:p w14:paraId="5AE2BDD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4798E7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group_3572</w:t>
            </w:r>
            <w:proofErr w:type="spellEnd"/>
          </w:p>
        </w:tc>
        <w:tc>
          <w:tcPr>
            <w:tcW w:w="7320" w:type="dxa"/>
            <w:tcBorders>
              <w:top w:val="nil"/>
              <w:left w:val="nil"/>
              <w:bottom w:val="nil"/>
              <w:right w:val="nil"/>
            </w:tcBorders>
            <w:hideMark/>
          </w:tcPr>
          <w:p w14:paraId="4FF2F4A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Pyrophosphatase </w:t>
            </w:r>
            <w:proofErr w:type="spellStart"/>
            <w:r w:rsidRPr="0006106D">
              <w:rPr>
                <w:rFonts w:eastAsia="Times New Roman" w:cs="Times New Roman"/>
                <w:color w:val="000000"/>
                <w:sz w:val="18"/>
                <w:szCs w:val="18"/>
                <w:lang w:val="en-GB" w:eastAsia="sl-SI"/>
              </w:rPr>
              <w:t>PpaX</w:t>
            </w:r>
            <w:proofErr w:type="spellEnd"/>
          </w:p>
        </w:tc>
      </w:tr>
      <w:tr w:rsidR="0006106D" w:rsidRPr="0006106D" w14:paraId="47A1F5D9" w14:textId="77777777" w:rsidTr="0006106D">
        <w:trPr>
          <w:trHeight w:val="300"/>
        </w:trPr>
        <w:tc>
          <w:tcPr>
            <w:tcW w:w="820" w:type="dxa"/>
            <w:tcBorders>
              <w:top w:val="nil"/>
              <w:left w:val="nil"/>
              <w:bottom w:val="nil"/>
              <w:right w:val="nil"/>
            </w:tcBorders>
            <w:noWrap/>
            <w:hideMark/>
          </w:tcPr>
          <w:p w14:paraId="652885E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5EA6599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group_3626</w:t>
            </w:r>
            <w:proofErr w:type="spellEnd"/>
          </w:p>
        </w:tc>
        <w:tc>
          <w:tcPr>
            <w:tcW w:w="7320" w:type="dxa"/>
            <w:tcBorders>
              <w:top w:val="nil"/>
              <w:left w:val="nil"/>
              <w:bottom w:val="nil"/>
              <w:right w:val="nil"/>
            </w:tcBorders>
            <w:hideMark/>
          </w:tcPr>
          <w:p w14:paraId="2EC7F22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Single-stranded DNA-binding protein</w:t>
            </w:r>
          </w:p>
        </w:tc>
      </w:tr>
      <w:tr w:rsidR="0006106D" w:rsidRPr="0006106D" w14:paraId="5D9A2DC1" w14:textId="77777777" w:rsidTr="0006106D">
        <w:trPr>
          <w:trHeight w:val="300"/>
        </w:trPr>
        <w:tc>
          <w:tcPr>
            <w:tcW w:w="820" w:type="dxa"/>
            <w:tcBorders>
              <w:top w:val="nil"/>
              <w:left w:val="nil"/>
              <w:bottom w:val="nil"/>
              <w:right w:val="nil"/>
            </w:tcBorders>
            <w:noWrap/>
            <w:hideMark/>
          </w:tcPr>
          <w:p w14:paraId="2B614F5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4F2D775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group_3662</w:t>
            </w:r>
            <w:proofErr w:type="spellEnd"/>
          </w:p>
        </w:tc>
        <w:tc>
          <w:tcPr>
            <w:tcW w:w="7320" w:type="dxa"/>
            <w:tcBorders>
              <w:top w:val="nil"/>
              <w:left w:val="nil"/>
              <w:bottom w:val="nil"/>
              <w:right w:val="nil"/>
            </w:tcBorders>
            <w:hideMark/>
          </w:tcPr>
          <w:p w14:paraId="1E487AC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Sporulation initiation inhibitor protein </w:t>
            </w:r>
            <w:proofErr w:type="spellStart"/>
            <w:r w:rsidRPr="0006106D">
              <w:rPr>
                <w:rFonts w:eastAsia="Times New Roman" w:cs="Times New Roman"/>
                <w:color w:val="000000"/>
                <w:sz w:val="18"/>
                <w:szCs w:val="18"/>
                <w:lang w:val="en-GB" w:eastAsia="sl-SI"/>
              </w:rPr>
              <w:t>Soj</w:t>
            </w:r>
            <w:proofErr w:type="spellEnd"/>
          </w:p>
        </w:tc>
      </w:tr>
      <w:tr w:rsidR="0006106D" w:rsidRPr="0006106D" w14:paraId="6C19D947" w14:textId="77777777" w:rsidTr="0006106D">
        <w:trPr>
          <w:trHeight w:val="300"/>
        </w:trPr>
        <w:tc>
          <w:tcPr>
            <w:tcW w:w="820" w:type="dxa"/>
            <w:tcBorders>
              <w:top w:val="nil"/>
              <w:left w:val="nil"/>
              <w:bottom w:val="nil"/>
              <w:right w:val="nil"/>
            </w:tcBorders>
            <w:noWrap/>
            <w:hideMark/>
          </w:tcPr>
          <w:p w14:paraId="7EDA37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w:t>
            </w:r>
          </w:p>
        </w:tc>
        <w:tc>
          <w:tcPr>
            <w:tcW w:w="1180" w:type="dxa"/>
            <w:tcBorders>
              <w:top w:val="nil"/>
              <w:left w:val="nil"/>
              <w:bottom w:val="nil"/>
              <w:right w:val="nil"/>
            </w:tcBorders>
            <w:noWrap/>
            <w:hideMark/>
          </w:tcPr>
          <w:p w14:paraId="1496DD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group_3637</w:t>
            </w:r>
            <w:proofErr w:type="spellEnd"/>
          </w:p>
        </w:tc>
        <w:tc>
          <w:tcPr>
            <w:tcW w:w="7320" w:type="dxa"/>
            <w:tcBorders>
              <w:top w:val="nil"/>
              <w:left w:val="nil"/>
              <w:bottom w:val="nil"/>
              <w:right w:val="nil"/>
            </w:tcBorders>
            <w:hideMark/>
          </w:tcPr>
          <w:p w14:paraId="7AC17E5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5675F657" w14:textId="77777777" w:rsidTr="0006106D">
        <w:trPr>
          <w:trHeight w:val="300"/>
        </w:trPr>
        <w:tc>
          <w:tcPr>
            <w:tcW w:w="820" w:type="dxa"/>
            <w:tcBorders>
              <w:top w:val="nil"/>
              <w:left w:val="nil"/>
              <w:bottom w:val="nil"/>
              <w:right w:val="nil"/>
            </w:tcBorders>
            <w:noWrap/>
            <w:hideMark/>
          </w:tcPr>
          <w:p w14:paraId="36B15FD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DB5CBD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arnE</w:t>
            </w:r>
            <w:proofErr w:type="spellEnd"/>
          </w:p>
        </w:tc>
        <w:tc>
          <w:tcPr>
            <w:tcW w:w="7320" w:type="dxa"/>
            <w:tcBorders>
              <w:top w:val="nil"/>
              <w:left w:val="nil"/>
              <w:bottom w:val="nil"/>
              <w:right w:val="nil"/>
            </w:tcBorders>
            <w:hideMark/>
          </w:tcPr>
          <w:p w14:paraId="5259B4B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4-amino-4-deoxy-L-arabinose-</w:t>
            </w:r>
            <w:proofErr w:type="spellStart"/>
            <w:r w:rsidRPr="0006106D">
              <w:rPr>
                <w:rFonts w:eastAsia="Times New Roman" w:cs="Times New Roman"/>
                <w:color w:val="000000"/>
                <w:sz w:val="18"/>
                <w:szCs w:val="18"/>
                <w:lang w:val="en-GB" w:eastAsia="sl-SI"/>
              </w:rPr>
              <w:t>phosphoundecaprenol</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flippase</w:t>
            </w:r>
            <w:proofErr w:type="spellEnd"/>
            <w:r w:rsidRPr="0006106D">
              <w:rPr>
                <w:rFonts w:eastAsia="Times New Roman" w:cs="Times New Roman"/>
                <w:color w:val="000000"/>
                <w:sz w:val="18"/>
                <w:szCs w:val="18"/>
                <w:lang w:val="en-GB" w:eastAsia="sl-SI"/>
              </w:rPr>
              <w:t xml:space="preserve"> subunit </w:t>
            </w:r>
            <w:proofErr w:type="spellStart"/>
            <w:r w:rsidRPr="0006106D">
              <w:rPr>
                <w:rFonts w:eastAsia="Times New Roman" w:cs="Times New Roman"/>
                <w:color w:val="000000"/>
                <w:sz w:val="18"/>
                <w:szCs w:val="18"/>
                <w:lang w:val="en-GB" w:eastAsia="sl-SI"/>
              </w:rPr>
              <w:t>ArnE</w:t>
            </w:r>
            <w:proofErr w:type="spellEnd"/>
          </w:p>
        </w:tc>
      </w:tr>
      <w:tr w:rsidR="0006106D" w:rsidRPr="0006106D" w14:paraId="67D79550" w14:textId="77777777" w:rsidTr="0006106D">
        <w:trPr>
          <w:trHeight w:val="300"/>
        </w:trPr>
        <w:tc>
          <w:tcPr>
            <w:tcW w:w="820" w:type="dxa"/>
            <w:tcBorders>
              <w:top w:val="nil"/>
              <w:left w:val="nil"/>
              <w:bottom w:val="nil"/>
              <w:right w:val="nil"/>
            </w:tcBorders>
            <w:noWrap/>
            <w:hideMark/>
          </w:tcPr>
          <w:p w14:paraId="067854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13F43E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group_3433</w:t>
            </w:r>
            <w:proofErr w:type="spellEnd"/>
          </w:p>
        </w:tc>
        <w:tc>
          <w:tcPr>
            <w:tcW w:w="7320" w:type="dxa"/>
            <w:tcBorders>
              <w:top w:val="nil"/>
              <w:left w:val="nil"/>
              <w:bottom w:val="nil"/>
              <w:right w:val="nil"/>
            </w:tcBorders>
            <w:hideMark/>
          </w:tcPr>
          <w:p w14:paraId="031C182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Alginate biosynthesis protein </w:t>
            </w:r>
            <w:proofErr w:type="spellStart"/>
            <w:r w:rsidRPr="0006106D">
              <w:rPr>
                <w:rFonts w:eastAsia="Times New Roman" w:cs="Times New Roman"/>
                <w:color w:val="000000"/>
                <w:sz w:val="18"/>
                <w:szCs w:val="18"/>
                <w:lang w:val="en-GB" w:eastAsia="sl-SI"/>
              </w:rPr>
              <w:t>AlgA</w:t>
            </w:r>
            <w:proofErr w:type="spellEnd"/>
          </w:p>
        </w:tc>
      </w:tr>
      <w:tr w:rsidR="0006106D" w:rsidRPr="0006106D" w14:paraId="39AFE80B" w14:textId="77777777" w:rsidTr="0006106D">
        <w:trPr>
          <w:trHeight w:val="300"/>
        </w:trPr>
        <w:tc>
          <w:tcPr>
            <w:tcW w:w="820" w:type="dxa"/>
            <w:tcBorders>
              <w:top w:val="nil"/>
              <w:left w:val="nil"/>
              <w:bottom w:val="nil"/>
              <w:right w:val="nil"/>
            </w:tcBorders>
            <w:noWrap/>
            <w:hideMark/>
          </w:tcPr>
          <w:p w14:paraId="548815A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5</w:t>
            </w:r>
          </w:p>
        </w:tc>
        <w:tc>
          <w:tcPr>
            <w:tcW w:w="1180" w:type="dxa"/>
            <w:tcBorders>
              <w:top w:val="nil"/>
              <w:left w:val="nil"/>
              <w:bottom w:val="nil"/>
              <w:right w:val="nil"/>
            </w:tcBorders>
            <w:noWrap/>
            <w:hideMark/>
          </w:tcPr>
          <w:p w14:paraId="03B36E4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socA</w:t>
            </w:r>
            <w:proofErr w:type="spellEnd"/>
          </w:p>
        </w:tc>
        <w:tc>
          <w:tcPr>
            <w:tcW w:w="7320" w:type="dxa"/>
            <w:tcBorders>
              <w:top w:val="nil"/>
              <w:left w:val="nil"/>
              <w:bottom w:val="nil"/>
              <w:right w:val="nil"/>
            </w:tcBorders>
            <w:hideMark/>
          </w:tcPr>
          <w:p w14:paraId="15996B2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Antitoxin </w:t>
            </w:r>
            <w:proofErr w:type="spellStart"/>
            <w:r w:rsidRPr="0006106D">
              <w:rPr>
                <w:rFonts w:eastAsia="Times New Roman" w:cs="Times New Roman"/>
                <w:color w:val="000000"/>
                <w:sz w:val="18"/>
                <w:szCs w:val="18"/>
                <w:lang w:val="en-GB" w:eastAsia="sl-SI"/>
              </w:rPr>
              <w:t>SocA</w:t>
            </w:r>
            <w:proofErr w:type="spellEnd"/>
          </w:p>
        </w:tc>
      </w:tr>
      <w:tr w:rsidR="0006106D" w:rsidRPr="0006106D" w14:paraId="3249663F" w14:textId="77777777" w:rsidTr="0006106D">
        <w:trPr>
          <w:trHeight w:val="300"/>
        </w:trPr>
        <w:tc>
          <w:tcPr>
            <w:tcW w:w="820" w:type="dxa"/>
            <w:tcBorders>
              <w:top w:val="nil"/>
              <w:left w:val="nil"/>
              <w:bottom w:val="nil"/>
              <w:right w:val="nil"/>
            </w:tcBorders>
            <w:noWrap/>
            <w:hideMark/>
          </w:tcPr>
          <w:p w14:paraId="2C65CF0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8C421F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group_3345</w:t>
            </w:r>
            <w:proofErr w:type="spellEnd"/>
          </w:p>
        </w:tc>
        <w:tc>
          <w:tcPr>
            <w:tcW w:w="7320" w:type="dxa"/>
            <w:tcBorders>
              <w:top w:val="nil"/>
              <w:left w:val="nil"/>
              <w:bottom w:val="nil"/>
              <w:right w:val="nil"/>
            </w:tcBorders>
            <w:hideMark/>
          </w:tcPr>
          <w:p w14:paraId="7759276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w:t>
            </w:r>
            <w:proofErr w:type="spellStart"/>
            <w:r w:rsidRPr="0006106D">
              <w:rPr>
                <w:rFonts w:eastAsia="Times New Roman" w:cs="Times New Roman"/>
                <w:color w:val="000000"/>
                <w:sz w:val="18"/>
                <w:szCs w:val="18"/>
                <w:lang w:val="en-GB" w:eastAsia="sl-SI"/>
              </w:rPr>
              <w:t>Clp</w:t>
            </w:r>
            <w:proofErr w:type="spellEnd"/>
            <w:r w:rsidRPr="0006106D">
              <w:rPr>
                <w:rFonts w:eastAsia="Times New Roman" w:cs="Times New Roman"/>
                <w:color w:val="000000"/>
                <w:sz w:val="18"/>
                <w:szCs w:val="18"/>
                <w:lang w:val="en-GB" w:eastAsia="sl-SI"/>
              </w:rPr>
              <w:t xml:space="preserve"> protease proteolytic subunit</w:t>
            </w:r>
          </w:p>
        </w:tc>
      </w:tr>
      <w:tr w:rsidR="0006106D" w:rsidRPr="0006106D" w14:paraId="3DD57494" w14:textId="77777777" w:rsidTr="0006106D">
        <w:trPr>
          <w:trHeight w:val="300"/>
        </w:trPr>
        <w:tc>
          <w:tcPr>
            <w:tcW w:w="820" w:type="dxa"/>
            <w:tcBorders>
              <w:top w:val="nil"/>
              <w:left w:val="nil"/>
              <w:bottom w:val="nil"/>
              <w:right w:val="nil"/>
            </w:tcBorders>
            <w:noWrap/>
            <w:hideMark/>
          </w:tcPr>
          <w:p w14:paraId="44E451D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0624352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glmU_2</w:t>
            </w:r>
            <w:proofErr w:type="spellEnd"/>
          </w:p>
        </w:tc>
        <w:tc>
          <w:tcPr>
            <w:tcW w:w="7320" w:type="dxa"/>
            <w:tcBorders>
              <w:top w:val="nil"/>
              <w:left w:val="nil"/>
              <w:bottom w:val="nil"/>
              <w:right w:val="nil"/>
            </w:tcBorders>
            <w:hideMark/>
          </w:tcPr>
          <w:p w14:paraId="36177AF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Bifunctional protein </w:t>
            </w:r>
            <w:proofErr w:type="spellStart"/>
            <w:r w:rsidRPr="0006106D">
              <w:rPr>
                <w:rFonts w:eastAsia="Times New Roman" w:cs="Times New Roman"/>
                <w:color w:val="000000"/>
                <w:sz w:val="18"/>
                <w:szCs w:val="18"/>
                <w:lang w:val="en-GB" w:eastAsia="sl-SI"/>
              </w:rPr>
              <w:t>GlmU</w:t>
            </w:r>
            <w:proofErr w:type="spellEnd"/>
          </w:p>
        </w:tc>
      </w:tr>
      <w:tr w:rsidR="0006106D" w:rsidRPr="0006106D" w14:paraId="256AB5BD" w14:textId="77777777" w:rsidTr="0006106D">
        <w:trPr>
          <w:trHeight w:val="300"/>
        </w:trPr>
        <w:tc>
          <w:tcPr>
            <w:tcW w:w="820" w:type="dxa"/>
            <w:tcBorders>
              <w:top w:val="nil"/>
              <w:left w:val="nil"/>
              <w:bottom w:val="nil"/>
              <w:right w:val="nil"/>
            </w:tcBorders>
            <w:noWrap/>
            <w:hideMark/>
          </w:tcPr>
          <w:p w14:paraId="40E62E9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996A5C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rfbG</w:t>
            </w:r>
            <w:proofErr w:type="spellEnd"/>
          </w:p>
        </w:tc>
        <w:tc>
          <w:tcPr>
            <w:tcW w:w="7320" w:type="dxa"/>
            <w:tcBorders>
              <w:top w:val="nil"/>
              <w:left w:val="nil"/>
              <w:bottom w:val="nil"/>
              <w:right w:val="nil"/>
            </w:tcBorders>
            <w:hideMark/>
          </w:tcPr>
          <w:p w14:paraId="0363C43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CDP-glucose 4,6-dehydratase</w:t>
            </w:r>
          </w:p>
        </w:tc>
      </w:tr>
      <w:tr w:rsidR="0006106D" w:rsidRPr="0006106D" w14:paraId="0F399B0C" w14:textId="77777777" w:rsidTr="0006106D">
        <w:trPr>
          <w:trHeight w:val="300"/>
        </w:trPr>
        <w:tc>
          <w:tcPr>
            <w:tcW w:w="820" w:type="dxa"/>
            <w:tcBorders>
              <w:top w:val="nil"/>
              <w:left w:val="nil"/>
              <w:bottom w:val="nil"/>
              <w:right w:val="nil"/>
            </w:tcBorders>
            <w:noWrap/>
            <w:hideMark/>
          </w:tcPr>
          <w:p w14:paraId="09CAEC0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8CC9BC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group_3342</w:t>
            </w:r>
            <w:proofErr w:type="spellEnd"/>
          </w:p>
        </w:tc>
        <w:tc>
          <w:tcPr>
            <w:tcW w:w="7320" w:type="dxa"/>
            <w:tcBorders>
              <w:top w:val="nil"/>
              <w:left w:val="nil"/>
              <w:bottom w:val="nil"/>
              <w:right w:val="nil"/>
            </w:tcBorders>
            <w:hideMark/>
          </w:tcPr>
          <w:p w14:paraId="6C8040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 protein </w:t>
            </w:r>
            <w:proofErr w:type="spellStart"/>
            <w:r w:rsidRPr="0006106D">
              <w:rPr>
                <w:rFonts w:eastAsia="Times New Roman" w:cs="Times New Roman"/>
                <w:color w:val="000000"/>
                <w:sz w:val="18"/>
                <w:szCs w:val="18"/>
                <w:lang w:val="en-GB" w:eastAsia="sl-SI"/>
              </w:rPr>
              <w:t>Smc</w:t>
            </w:r>
            <w:proofErr w:type="spellEnd"/>
          </w:p>
        </w:tc>
      </w:tr>
      <w:tr w:rsidR="0006106D" w:rsidRPr="0006106D" w14:paraId="29A6A672" w14:textId="77777777" w:rsidTr="0006106D">
        <w:trPr>
          <w:trHeight w:val="300"/>
        </w:trPr>
        <w:tc>
          <w:tcPr>
            <w:tcW w:w="820" w:type="dxa"/>
            <w:tcBorders>
              <w:top w:val="nil"/>
              <w:left w:val="nil"/>
              <w:bottom w:val="nil"/>
              <w:right w:val="nil"/>
            </w:tcBorders>
            <w:noWrap/>
            <w:hideMark/>
          </w:tcPr>
          <w:p w14:paraId="2FFDE0D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9A69A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group_3480</w:t>
            </w:r>
            <w:proofErr w:type="spellEnd"/>
          </w:p>
        </w:tc>
        <w:tc>
          <w:tcPr>
            <w:tcW w:w="7320" w:type="dxa"/>
            <w:tcBorders>
              <w:top w:val="nil"/>
              <w:left w:val="nil"/>
              <w:bottom w:val="nil"/>
              <w:right w:val="nil"/>
            </w:tcBorders>
            <w:hideMark/>
          </w:tcPr>
          <w:p w14:paraId="477D36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 protein </w:t>
            </w:r>
            <w:proofErr w:type="spellStart"/>
            <w:r w:rsidRPr="0006106D">
              <w:rPr>
                <w:rFonts w:eastAsia="Times New Roman" w:cs="Times New Roman"/>
                <w:color w:val="000000"/>
                <w:sz w:val="18"/>
                <w:szCs w:val="18"/>
                <w:lang w:val="en-GB" w:eastAsia="sl-SI"/>
              </w:rPr>
              <w:t>Smc</w:t>
            </w:r>
            <w:proofErr w:type="spellEnd"/>
          </w:p>
        </w:tc>
      </w:tr>
      <w:tr w:rsidR="0006106D" w:rsidRPr="0006106D" w14:paraId="2C4E0C53" w14:textId="77777777" w:rsidTr="0006106D">
        <w:trPr>
          <w:trHeight w:val="300"/>
        </w:trPr>
        <w:tc>
          <w:tcPr>
            <w:tcW w:w="820" w:type="dxa"/>
            <w:tcBorders>
              <w:top w:val="nil"/>
              <w:left w:val="nil"/>
              <w:bottom w:val="nil"/>
              <w:right w:val="nil"/>
            </w:tcBorders>
            <w:noWrap/>
            <w:hideMark/>
          </w:tcPr>
          <w:p w14:paraId="794C2DF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A8C52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group_3409</w:t>
            </w:r>
            <w:proofErr w:type="spellEnd"/>
          </w:p>
        </w:tc>
        <w:tc>
          <w:tcPr>
            <w:tcW w:w="7320" w:type="dxa"/>
            <w:tcBorders>
              <w:top w:val="nil"/>
              <w:left w:val="nil"/>
              <w:bottom w:val="nil"/>
              <w:right w:val="nil"/>
            </w:tcBorders>
            <w:hideMark/>
          </w:tcPr>
          <w:p w14:paraId="744C40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D-inositol-3-phosphate glycosyltransferase</w:t>
            </w:r>
          </w:p>
        </w:tc>
      </w:tr>
      <w:tr w:rsidR="0006106D" w:rsidRPr="0006106D" w14:paraId="27D423D0" w14:textId="77777777" w:rsidTr="0006106D">
        <w:trPr>
          <w:trHeight w:val="300"/>
        </w:trPr>
        <w:tc>
          <w:tcPr>
            <w:tcW w:w="820" w:type="dxa"/>
            <w:tcBorders>
              <w:top w:val="nil"/>
              <w:left w:val="nil"/>
              <w:bottom w:val="nil"/>
              <w:right w:val="nil"/>
            </w:tcBorders>
            <w:noWrap/>
            <w:hideMark/>
          </w:tcPr>
          <w:p w14:paraId="493B8C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0C7EFF7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group_3412</w:t>
            </w:r>
            <w:proofErr w:type="spellEnd"/>
          </w:p>
        </w:tc>
        <w:tc>
          <w:tcPr>
            <w:tcW w:w="7320" w:type="dxa"/>
            <w:tcBorders>
              <w:top w:val="nil"/>
              <w:left w:val="nil"/>
              <w:bottom w:val="nil"/>
              <w:right w:val="nil"/>
            </w:tcBorders>
            <w:hideMark/>
          </w:tcPr>
          <w:p w14:paraId="7F1A1CE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D-inositol-3-phosphate glycosyltransferase</w:t>
            </w:r>
          </w:p>
        </w:tc>
      </w:tr>
      <w:tr w:rsidR="0006106D" w:rsidRPr="0006106D" w14:paraId="13FDCFC6" w14:textId="77777777" w:rsidTr="0006106D">
        <w:trPr>
          <w:trHeight w:val="300"/>
        </w:trPr>
        <w:tc>
          <w:tcPr>
            <w:tcW w:w="820" w:type="dxa"/>
            <w:tcBorders>
              <w:top w:val="nil"/>
              <w:left w:val="nil"/>
              <w:bottom w:val="nil"/>
              <w:right w:val="nil"/>
            </w:tcBorders>
            <w:noWrap/>
            <w:hideMark/>
          </w:tcPr>
          <w:p w14:paraId="106E9E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EB541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group_3432</w:t>
            </w:r>
            <w:proofErr w:type="spellEnd"/>
          </w:p>
        </w:tc>
        <w:tc>
          <w:tcPr>
            <w:tcW w:w="7320" w:type="dxa"/>
            <w:tcBorders>
              <w:top w:val="nil"/>
              <w:left w:val="nil"/>
              <w:bottom w:val="nil"/>
              <w:right w:val="nil"/>
            </w:tcBorders>
            <w:hideMark/>
          </w:tcPr>
          <w:p w14:paraId="0A9868E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D-inositol-3-phosphate glycosyltransferase</w:t>
            </w:r>
          </w:p>
        </w:tc>
      </w:tr>
      <w:tr w:rsidR="0006106D" w:rsidRPr="0006106D" w14:paraId="238D5D4B" w14:textId="77777777" w:rsidTr="0006106D">
        <w:trPr>
          <w:trHeight w:val="300"/>
        </w:trPr>
        <w:tc>
          <w:tcPr>
            <w:tcW w:w="820" w:type="dxa"/>
            <w:tcBorders>
              <w:top w:val="nil"/>
              <w:left w:val="nil"/>
              <w:bottom w:val="nil"/>
              <w:right w:val="nil"/>
            </w:tcBorders>
            <w:noWrap/>
            <w:hideMark/>
          </w:tcPr>
          <w:p w14:paraId="0B188E9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822D80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rmlC</w:t>
            </w:r>
            <w:proofErr w:type="spellEnd"/>
          </w:p>
        </w:tc>
        <w:tc>
          <w:tcPr>
            <w:tcW w:w="7320" w:type="dxa"/>
            <w:tcBorders>
              <w:top w:val="nil"/>
              <w:left w:val="nil"/>
              <w:bottom w:val="nil"/>
              <w:right w:val="nil"/>
            </w:tcBorders>
            <w:hideMark/>
          </w:tcPr>
          <w:p w14:paraId="7BC7301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dTDP</w:t>
            </w:r>
            <w:proofErr w:type="spellEnd"/>
            <w:r w:rsidRPr="0006106D">
              <w:rPr>
                <w:rFonts w:eastAsia="Times New Roman" w:cs="Times New Roman"/>
                <w:color w:val="000000"/>
                <w:sz w:val="18"/>
                <w:szCs w:val="18"/>
                <w:lang w:val="en-GB" w:eastAsia="sl-SI"/>
              </w:rPr>
              <w:t>-4-</w:t>
            </w:r>
            <w:proofErr w:type="spellStart"/>
            <w:r w:rsidRPr="0006106D">
              <w:rPr>
                <w:rFonts w:eastAsia="Times New Roman" w:cs="Times New Roman"/>
                <w:color w:val="000000"/>
                <w:sz w:val="18"/>
                <w:szCs w:val="18"/>
                <w:lang w:val="en-GB" w:eastAsia="sl-SI"/>
              </w:rPr>
              <w:t>dehydrorhamnose</w:t>
            </w:r>
            <w:proofErr w:type="spellEnd"/>
            <w:r w:rsidRPr="0006106D">
              <w:rPr>
                <w:rFonts w:eastAsia="Times New Roman" w:cs="Times New Roman"/>
                <w:color w:val="000000"/>
                <w:sz w:val="18"/>
                <w:szCs w:val="18"/>
                <w:lang w:val="en-GB" w:eastAsia="sl-SI"/>
              </w:rPr>
              <w:t xml:space="preserve"> 3,5-epimerase</w:t>
            </w:r>
          </w:p>
        </w:tc>
      </w:tr>
      <w:tr w:rsidR="0006106D" w:rsidRPr="0006106D" w14:paraId="434F3090" w14:textId="77777777" w:rsidTr="0006106D">
        <w:trPr>
          <w:trHeight w:val="300"/>
        </w:trPr>
        <w:tc>
          <w:tcPr>
            <w:tcW w:w="820" w:type="dxa"/>
            <w:tcBorders>
              <w:top w:val="nil"/>
              <w:left w:val="nil"/>
              <w:bottom w:val="nil"/>
              <w:right w:val="nil"/>
            </w:tcBorders>
            <w:noWrap/>
            <w:hideMark/>
          </w:tcPr>
          <w:p w14:paraId="0140C5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2CF36AE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rffG</w:t>
            </w:r>
            <w:proofErr w:type="spellEnd"/>
          </w:p>
        </w:tc>
        <w:tc>
          <w:tcPr>
            <w:tcW w:w="7320" w:type="dxa"/>
            <w:tcBorders>
              <w:top w:val="nil"/>
              <w:left w:val="nil"/>
              <w:bottom w:val="nil"/>
              <w:right w:val="nil"/>
            </w:tcBorders>
            <w:hideMark/>
          </w:tcPr>
          <w:p w14:paraId="1159F6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dTDP</w:t>
            </w:r>
            <w:proofErr w:type="spellEnd"/>
            <w:r w:rsidRPr="0006106D">
              <w:rPr>
                <w:rFonts w:eastAsia="Times New Roman" w:cs="Times New Roman"/>
                <w:color w:val="000000"/>
                <w:sz w:val="18"/>
                <w:szCs w:val="18"/>
                <w:lang w:val="en-GB" w:eastAsia="sl-SI"/>
              </w:rPr>
              <w:t>-glucose 4,6-dehydratase 2</w:t>
            </w:r>
          </w:p>
        </w:tc>
      </w:tr>
      <w:tr w:rsidR="0006106D" w:rsidRPr="0006106D" w14:paraId="1B8F4637" w14:textId="77777777" w:rsidTr="0006106D">
        <w:trPr>
          <w:trHeight w:val="300"/>
        </w:trPr>
        <w:tc>
          <w:tcPr>
            <w:tcW w:w="820" w:type="dxa"/>
            <w:tcBorders>
              <w:top w:val="nil"/>
              <w:left w:val="nil"/>
              <w:bottom w:val="nil"/>
              <w:right w:val="nil"/>
            </w:tcBorders>
            <w:noWrap/>
            <w:hideMark/>
          </w:tcPr>
          <w:p w14:paraId="5006E3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358965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glfT1</w:t>
            </w:r>
            <w:proofErr w:type="spellEnd"/>
          </w:p>
        </w:tc>
        <w:tc>
          <w:tcPr>
            <w:tcW w:w="7320" w:type="dxa"/>
            <w:tcBorders>
              <w:top w:val="nil"/>
              <w:left w:val="nil"/>
              <w:bottom w:val="nil"/>
              <w:right w:val="nil"/>
            </w:tcBorders>
            <w:hideMark/>
          </w:tcPr>
          <w:p w14:paraId="688D9B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Galactofuranosyltransferase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GlfT1</w:t>
            </w:r>
            <w:proofErr w:type="spellEnd"/>
          </w:p>
        </w:tc>
      </w:tr>
      <w:tr w:rsidR="0006106D" w:rsidRPr="0006106D" w14:paraId="6618F587" w14:textId="77777777" w:rsidTr="0006106D">
        <w:trPr>
          <w:trHeight w:val="300"/>
        </w:trPr>
        <w:tc>
          <w:tcPr>
            <w:tcW w:w="820" w:type="dxa"/>
            <w:tcBorders>
              <w:top w:val="nil"/>
              <w:left w:val="nil"/>
              <w:bottom w:val="nil"/>
              <w:right w:val="nil"/>
            </w:tcBorders>
            <w:noWrap/>
            <w:hideMark/>
          </w:tcPr>
          <w:p w14:paraId="62855B4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10AE4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group_3407</w:t>
            </w:r>
            <w:proofErr w:type="spellEnd"/>
          </w:p>
        </w:tc>
        <w:tc>
          <w:tcPr>
            <w:tcW w:w="7320" w:type="dxa"/>
            <w:tcBorders>
              <w:top w:val="nil"/>
              <w:left w:val="nil"/>
              <w:bottom w:val="nil"/>
              <w:right w:val="nil"/>
            </w:tcBorders>
            <w:hideMark/>
          </w:tcPr>
          <w:p w14:paraId="09E9B6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GDP-mannose 4,6-dehydratase</w:t>
            </w:r>
          </w:p>
        </w:tc>
      </w:tr>
      <w:tr w:rsidR="0006106D" w:rsidRPr="0006106D" w14:paraId="23684950" w14:textId="77777777" w:rsidTr="0006106D">
        <w:trPr>
          <w:trHeight w:val="300"/>
        </w:trPr>
        <w:tc>
          <w:tcPr>
            <w:tcW w:w="820" w:type="dxa"/>
            <w:tcBorders>
              <w:top w:val="nil"/>
              <w:left w:val="nil"/>
              <w:bottom w:val="nil"/>
              <w:right w:val="nil"/>
            </w:tcBorders>
            <w:noWrap/>
            <w:hideMark/>
          </w:tcPr>
          <w:p w14:paraId="6690338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5169D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rfbF</w:t>
            </w:r>
            <w:proofErr w:type="spellEnd"/>
          </w:p>
        </w:tc>
        <w:tc>
          <w:tcPr>
            <w:tcW w:w="7320" w:type="dxa"/>
            <w:tcBorders>
              <w:top w:val="nil"/>
              <w:left w:val="nil"/>
              <w:bottom w:val="nil"/>
              <w:right w:val="nil"/>
            </w:tcBorders>
            <w:hideMark/>
          </w:tcPr>
          <w:p w14:paraId="0FA762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Glucose-1-phosphate cytidylyltransferase</w:t>
            </w:r>
          </w:p>
        </w:tc>
      </w:tr>
      <w:tr w:rsidR="0006106D" w:rsidRPr="0006106D" w14:paraId="79C7F43B" w14:textId="77777777" w:rsidTr="0006106D">
        <w:trPr>
          <w:trHeight w:val="300"/>
        </w:trPr>
        <w:tc>
          <w:tcPr>
            <w:tcW w:w="820" w:type="dxa"/>
            <w:tcBorders>
              <w:top w:val="nil"/>
              <w:left w:val="nil"/>
              <w:bottom w:val="nil"/>
              <w:right w:val="nil"/>
            </w:tcBorders>
            <w:noWrap/>
            <w:hideMark/>
          </w:tcPr>
          <w:p w14:paraId="72D1405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609DAE2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der_1</w:t>
            </w:r>
            <w:proofErr w:type="spellEnd"/>
          </w:p>
        </w:tc>
        <w:tc>
          <w:tcPr>
            <w:tcW w:w="7320" w:type="dxa"/>
            <w:tcBorders>
              <w:top w:val="nil"/>
              <w:left w:val="nil"/>
              <w:bottom w:val="nil"/>
              <w:right w:val="nil"/>
            </w:tcBorders>
            <w:hideMark/>
          </w:tcPr>
          <w:p w14:paraId="1C3008A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GTPase Der</w:t>
            </w:r>
          </w:p>
        </w:tc>
      </w:tr>
      <w:tr w:rsidR="0006106D" w:rsidRPr="0006106D" w14:paraId="6B835C5B" w14:textId="77777777" w:rsidTr="0006106D">
        <w:trPr>
          <w:trHeight w:val="300"/>
        </w:trPr>
        <w:tc>
          <w:tcPr>
            <w:tcW w:w="820" w:type="dxa"/>
            <w:tcBorders>
              <w:top w:val="nil"/>
              <w:left w:val="nil"/>
              <w:bottom w:val="nil"/>
              <w:right w:val="nil"/>
            </w:tcBorders>
            <w:noWrap/>
            <w:hideMark/>
          </w:tcPr>
          <w:p w14:paraId="06F1834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A4620C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era_1</w:t>
            </w:r>
            <w:proofErr w:type="spellEnd"/>
          </w:p>
        </w:tc>
        <w:tc>
          <w:tcPr>
            <w:tcW w:w="7320" w:type="dxa"/>
            <w:tcBorders>
              <w:top w:val="nil"/>
              <w:left w:val="nil"/>
              <w:bottom w:val="nil"/>
              <w:right w:val="nil"/>
            </w:tcBorders>
            <w:hideMark/>
          </w:tcPr>
          <w:p w14:paraId="6F64079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GTPase Era</w:t>
            </w:r>
          </w:p>
        </w:tc>
      </w:tr>
      <w:tr w:rsidR="0006106D" w:rsidRPr="0006106D" w14:paraId="324CFF55" w14:textId="77777777" w:rsidTr="0006106D">
        <w:trPr>
          <w:trHeight w:val="300"/>
        </w:trPr>
        <w:tc>
          <w:tcPr>
            <w:tcW w:w="820" w:type="dxa"/>
            <w:tcBorders>
              <w:top w:val="nil"/>
              <w:left w:val="nil"/>
              <w:bottom w:val="nil"/>
              <w:right w:val="nil"/>
            </w:tcBorders>
            <w:noWrap/>
            <w:hideMark/>
          </w:tcPr>
          <w:p w14:paraId="297AF3B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6CE37E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xre</w:t>
            </w:r>
            <w:proofErr w:type="spellEnd"/>
          </w:p>
        </w:tc>
        <w:tc>
          <w:tcPr>
            <w:tcW w:w="7320" w:type="dxa"/>
            <w:tcBorders>
              <w:top w:val="nil"/>
              <w:left w:val="nil"/>
              <w:bottom w:val="nil"/>
              <w:right w:val="nil"/>
            </w:tcBorders>
            <w:hideMark/>
          </w:tcPr>
          <w:p w14:paraId="6E7FA79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regulator </w:t>
            </w:r>
            <w:proofErr w:type="spellStart"/>
            <w:r w:rsidRPr="0006106D">
              <w:rPr>
                <w:rFonts w:eastAsia="Times New Roman" w:cs="Times New Roman"/>
                <w:color w:val="000000"/>
                <w:sz w:val="18"/>
                <w:szCs w:val="18"/>
                <w:lang w:val="en-GB" w:eastAsia="sl-SI"/>
              </w:rPr>
              <w:t>Xre</w:t>
            </w:r>
            <w:proofErr w:type="spellEnd"/>
          </w:p>
        </w:tc>
      </w:tr>
      <w:tr w:rsidR="0006106D" w:rsidRPr="0006106D" w14:paraId="3C58464C" w14:textId="77777777" w:rsidTr="0006106D">
        <w:trPr>
          <w:trHeight w:val="300"/>
        </w:trPr>
        <w:tc>
          <w:tcPr>
            <w:tcW w:w="820" w:type="dxa"/>
            <w:tcBorders>
              <w:top w:val="nil"/>
              <w:left w:val="nil"/>
              <w:bottom w:val="nil"/>
              <w:right w:val="nil"/>
            </w:tcBorders>
            <w:noWrap/>
            <w:hideMark/>
          </w:tcPr>
          <w:p w14:paraId="4EEC31A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638A77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group_3429</w:t>
            </w:r>
            <w:proofErr w:type="spellEnd"/>
          </w:p>
        </w:tc>
        <w:tc>
          <w:tcPr>
            <w:tcW w:w="7320" w:type="dxa"/>
            <w:tcBorders>
              <w:top w:val="nil"/>
              <w:left w:val="nil"/>
              <w:bottom w:val="nil"/>
              <w:right w:val="nil"/>
            </w:tcBorders>
            <w:hideMark/>
          </w:tcPr>
          <w:p w14:paraId="567E0A2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ISAco1</w:t>
            </w:r>
            <w:proofErr w:type="spellEnd"/>
          </w:p>
        </w:tc>
      </w:tr>
      <w:tr w:rsidR="0006106D" w:rsidRPr="0006106D" w14:paraId="6283BDCD" w14:textId="77777777" w:rsidTr="0006106D">
        <w:trPr>
          <w:trHeight w:val="300"/>
        </w:trPr>
        <w:tc>
          <w:tcPr>
            <w:tcW w:w="820" w:type="dxa"/>
            <w:tcBorders>
              <w:top w:val="nil"/>
              <w:left w:val="nil"/>
              <w:bottom w:val="nil"/>
              <w:right w:val="nil"/>
            </w:tcBorders>
            <w:noWrap/>
            <w:hideMark/>
          </w:tcPr>
          <w:p w14:paraId="218D9A1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05C4A7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group_3428</w:t>
            </w:r>
            <w:proofErr w:type="spellEnd"/>
          </w:p>
        </w:tc>
        <w:tc>
          <w:tcPr>
            <w:tcW w:w="7320" w:type="dxa"/>
            <w:tcBorders>
              <w:top w:val="nil"/>
              <w:left w:val="nil"/>
              <w:bottom w:val="nil"/>
              <w:right w:val="nil"/>
            </w:tcBorders>
            <w:hideMark/>
          </w:tcPr>
          <w:p w14:paraId="7FA11A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ISBsp4</w:t>
            </w:r>
            <w:proofErr w:type="spellEnd"/>
          </w:p>
        </w:tc>
      </w:tr>
      <w:tr w:rsidR="0006106D" w:rsidRPr="0006106D" w14:paraId="70C8C46B" w14:textId="77777777" w:rsidTr="0006106D">
        <w:trPr>
          <w:trHeight w:val="300"/>
        </w:trPr>
        <w:tc>
          <w:tcPr>
            <w:tcW w:w="820" w:type="dxa"/>
            <w:tcBorders>
              <w:top w:val="nil"/>
              <w:left w:val="nil"/>
              <w:bottom w:val="nil"/>
              <w:right w:val="nil"/>
            </w:tcBorders>
            <w:noWrap/>
            <w:hideMark/>
          </w:tcPr>
          <w:p w14:paraId="73155EF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5E9802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group_3427</w:t>
            </w:r>
            <w:proofErr w:type="spellEnd"/>
          </w:p>
        </w:tc>
        <w:tc>
          <w:tcPr>
            <w:tcW w:w="7320" w:type="dxa"/>
            <w:tcBorders>
              <w:top w:val="nil"/>
              <w:left w:val="nil"/>
              <w:bottom w:val="nil"/>
              <w:right w:val="nil"/>
            </w:tcBorders>
            <w:hideMark/>
          </w:tcPr>
          <w:p w14:paraId="39E712C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ISCbo5</w:t>
            </w:r>
            <w:proofErr w:type="spellEnd"/>
          </w:p>
        </w:tc>
      </w:tr>
      <w:tr w:rsidR="0006106D" w:rsidRPr="0006106D" w14:paraId="60343211" w14:textId="77777777" w:rsidTr="0006106D">
        <w:trPr>
          <w:trHeight w:val="300"/>
        </w:trPr>
        <w:tc>
          <w:tcPr>
            <w:tcW w:w="820" w:type="dxa"/>
            <w:tcBorders>
              <w:top w:val="nil"/>
              <w:left w:val="nil"/>
              <w:bottom w:val="nil"/>
              <w:right w:val="nil"/>
            </w:tcBorders>
            <w:noWrap/>
            <w:hideMark/>
          </w:tcPr>
          <w:p w14:paraId="6124326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4AFA60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group_455</w:t>
            </w:r>
            <w:proofErr w:type="spellEnd"/>
          </w:p>
        </w:tc>
        <w:tc>
          <w:tcPr>
            <w:tcW w:w="7320" w:type="dxa"/>
            <w:tcBorders>
              <w:top w:val="nil"/>
              <w:left w:val="nil"/>
              <w:bottom w:val="nil"/>
              <w:right w:val="nil"/>
            </w:tcBorders>
            <w:hideMark/>
          </w:tcPr>
          <w:p w14:paraId="2180AB3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6DA4E209" w14:textId="77777777" w:rsidTr="0006106D">
        <w:trPr>
          <w:trHeight w:val="300"/>
        </w:trPr>
        <w:tc>
          <w:tcPr>
            <w:tcW w:w="820" w:type="dxa"/>
            <w:tcBorders>
              <w:top w:val="nil"/>
              <w:left w:val="nil"/>
              <w:bottom w:val="nil"/>
              <w:right w:val="nil"/>
            </w:tcBorders>
            <w:noWrap/>
            <w:hideMark/>
          </w:tcPr>
          <w:p w14:paraId="4D71AA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C942E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group_10</w:t>
            </w:r>
            <w:proofErr w:type="spellEnd"/>
          </w:p>
        </w:tc>
        <w:tc>
          <w:tcPr>
            <w:tcW w:w="7320" w:type="dxa"/>
            <w:tcBorders>
              <w:top w:val="nil"/>
              <w:left w:val="nil"/>
              <w:bottom w:val="nil"/>
              <w:right w:val="nil"/>
            </w:tcBorders>
            <w:hideMark/>
          </w:tcPr>
          <w:p w14:paraId="7BBF1C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IS21</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IS232</w:t>
            </w:r>
            <w:proofErr w:type="spellEnd"/>
          </w:p>
        </w:tc>
      </w:tr>
      <w:tr w:rsidR="0006106D" w:rsidRPr="0006106D" w14:paraId="1584584C" w14:textId="77777777" w:rsidTr="0006106D">
        <w:trPr>
          <w:trHeight w:val="300"/>
        </w:trPr>
        <w:tc>
          <w:tcPr>
            <w:tcW w:w="820" w:type="dxa"/>
            <w:tcBorders>
              <w:top w:val="nil"/>
              <w:left w:val="nil"/>
              <w:bottom w:val="nil"/>
              <w:right w:val="nil"/>
            </w:tcBorders>
            <w:noWrap/>
            <w:hideMark/>
          </w:tcPr>
          <w:p w14:paraId="69806B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E98C92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group_9</w:t>
            </w:r>
            <w:proofErr w:type="spellEnd"/>
          </w:p>
        </w:tc>
        <w:tc>
          <w:tcPr>
            <w:tcW w:w="7320" w:type="dxa"/>
            <w:tcBorders>
              <w:top w:val="nil"/>
              <w:left w:val="nil"/>
              <w:bottom w:val="nil"/>
              <w:right w:val="nil"/>
            </w:tcBorders>
            <w:hideMark/>
          </w:tcPr>
          <w:p w14:paraId="466B17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IS21</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IS232</w:t>
            </w:r>
            <w:proofErr w:type="spellEnd"/>
          </w:p>
        </w:tc>
      </w:tr>
      <w:tr w:rsidR="0006106D" w:rsidRPr="0006106D" w14:paraId="7416C4D5" w14:textId="77777777" w:rsidTr="0006106D">
        <w:trPr>
          <w:trHeight w:val="300"/>
        </w:trPr>
        <w:tc>
          <w:tcPr>
            <w:tcW w:w="820" w:type="dxa"/>
            <w:tcBorders>
              <w:top w:val="nil"/>
              <w:left w:val="nil"/>
              <w:bottom w:val="nil"/>
              <w:right w:val="nil"/>
            </w:tcBorders>
            <w:noWrap/>
            <w:hideMark/>
          </w:tcPr>
          <w:p w14:paraId="113C1A1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9C21DA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group_3361</w:t>
            </w:r>
            <w:proofErr w:type="spellEnd"/>
          </w:p>
        </w:tc>
        <w:tc>
          <w:tcPr>
            <w:tcW w:w="7320" w:type="dxa"/>
            <w:tcBorders>
              <w:top w:val="nil"/>
              <w:left w:val="nil"/>
              <w:bottom w:val="nil"/>
              <w:right w:val="nil"/>
            </w:tcBorders>
            <w:hideMark/>
          </w:tcPr>
          <w:p w14:paraId="36F871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ISCob1</w:t>
            </w:r>
            <w:proofErr w:type="spellEnd"/>
          </w:p>
        </w:tc>
      </w:tr>
      <w:tr w:rsidR="0006106D" w:rsidRPr="0006106D" w14:paraId="541253B0" w14:textId="77777777" w:rsidTr="0006106D">
        <w:trPr>
          <w:trHeight w:val="300"/>
        </w:trPr>
        <w:tc>
          <w:tcPr>
            <w:tcW w:w="820" w:type="dxa"/>
            <w:tcBorders>
              <w:top w:val="nil"/>
              <w:left w:val="nil"/>
              <w:bottom w:val="nil"/>
              <w:right w:val="nil"/>
            </w:tcBorders>
            <w:noWrap/>
            <w:hideMark/>
          </w:tcPr>
          <w:p w14:paraId="288A24E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6B67FC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group_2131</w:t>
            </w:r>
            <w:proofErr w:type="spellEnd"/>
          </w:p>
        </w:tc>
        <w:tc>
          <w:tcPr>
            <w:tcW w:w="7320" w:type="dxa"/>
            <w:tcBorders>
              <w:top w:val="nil"/>
              <w:left w:val="nil"/>
              <w:bottom w:val="nil"/>
              <w:right w:val="nil"/>
            </w:tcBorders>
            <w:hideMark/>
          </w:tcPr>
          <w:p w14:paraId="325077D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3C06357A" w14:textId="77777777" w:rsidTr="0006106D">
        <w:trPr>
          <w:trHeight w:val="300"/>
        </w:trPr>
        <w:tc>
          <w:tcPr>
            <w:tcW w:w="820" w:type="dxa"/>
            <w:tcBorders>
              <w:top w:val="nil"/>
              <w:left w:val="nil"/>
              <w:bottom w:val="nil"/>
              <w:right w:val="nil"/>
            </w:tcBorders>
            <w:noWrap/>
            <w:hideMark/>
          </w:tcPr>
          <w:p w14:paraId="5E2165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250DB0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group_2132</w:t>
            </w:r>
            <w:proofErr w:type="spellEnd"/>
          </w:p>
        </w:tc>
        <w:tc>
          <w:tcPr>
            <w:tcW w:w="7320" w:type="dxa"/>
            <w:tcBorders>
              <w:top w:val="nil"/>
              <w:left w:val="nil"/>
              <w:bottom w:val="nil"/>
              <w:right w:val="nil"/>
            </w:tcBorders>
            <w:hideMark/>
          </w:tcPr>
          <w:p w14:paraId="32EFFE9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5D44226C" w14:textId="77777777" w:rsidTr="0006106D">
        <w:trPr>
          <w:trHeight w:val="300"/>
        </w:trPr>
        <w:tc>
          <w:tcPr>
            <w:tcW w:w="820" w:type="dxa"/>
            <w:tcBorders>
              <w:top w:val="nil"/>
              <w:left w:val="nil"/>
              <w:bottom w:val="nil"/>
              <w:right w:val="nil"/>
            </w:tcBorders>
            <w:noWrap/>
            <w:hideMark/>
          </w:tcPr>
          <w:p w14:paraId="553E6E9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726B9C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group_2133</w:t>
            </w:r>
            <w:proofErr w:type="spellEnd"/>
          </w:p>
        </w:tc>
        <w:tc>
          <w:tcPr>
            <w:tcW w:w="7320" w:type="dxa"/>
            <w:tcBorders>
              <w:top w:val="nil"/>
              <w:left w:val="nil"/>
              <w:bottom w:val="nil"/>
              <w:right w:val="nil"/>
            </w:tcBorders>
            <w:hideMark/>
          </w:tcPr>
          <w:p w14:paraId="03B1F65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1A865002" w14:textId="77777777" w:rsidTr="0006106D">
        <w:trPr>
          <w:trHeight w:val="300"/>
        </w:trPr>
        <w:tc>
          <w:tcPr>
            <w:tcW w:w="820" w:type="dxa"/>
            <w:tcBorders>
              <w:top w:val="nil"/>
              <w:left w:val="nil"/>
              <w:bottom w:val="nil"/>
              <w:right w:val="nil"/>
            </w:tcBorders>
            <w:noWrap/>
            <w:hideMark/>
          </w:tcPr>
          <w:p w14:paraId="19E979A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2CEBDAA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group_2134</w:t>
            </w:r>
            <w:proofErr w:type="spellEnd"/>
          </w:p>
        </w:tc>
        <w:tc>
          <w:tcPr>
            <w:tcW w:w="7320" w:type="dxa"/>
            <w:tcBorders>
              <w:top w:val="nil"/>
              <w:left w:val="nil"/>
              <w:bottom w:val="nil"/>
              <w:right w:val="nil"/>
            </w:tcBorders>
            <w:hideMark/>
          </w:tcPr>
          <w:p w14:paraId="6F2FDEE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58E2CD05" w14:textId="77777777" w:rsidTr="0006106D">
        <w:trPr>
          <w:trHeight w:val="300"/>
        </w:trPr>
        <w:tc>
          <w:tcPr>
            <w:tcW w:w="820" w:type="dxa"/>
            <w:tcBorders>
              <w:top w:val="nil"/>
              <w:left w:val="nil"/>
              <w:bottom w:val="nil"/>
              <w:right w:val="nil"/>
            </w:tcBorders>
            <w:noWrap/>
            <w:hideMark/>
          </w:tcPr>
          <w:p w14:paraId="2DB8105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09582C4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group_2135</w:t>
            </w:r>
            <w:proofErr w:type="spellEnd"/>
          </w:p>
        </w:tc>
        <w:tc>
          <w:tcPr>
            <w:tcW w:w="7320" w:type="dxa"/>
            <w:tcBorders>
              <w:top w:val="nil"/>
              <w:left w:val="nil"/>
              <w:bottom w:val="nil"/>
              <w:right w:val="nil"/>
            </w:tcBorders>
            <w:hideMark/>
          </w:tcPr>
          <w:p w14:paraId="16A87D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6B28E784" w14:textId="77777777" w:rsidTr="0006106D">
        <w:trPr>
          <w:trHeight w:val="300"/>
        </w:trPr>
        <w:tc>
          <w:tcPr>
            <w:tcW w:w="820" w:type="dxa"/>
            <w:tcBorders>
              <w:top w:val="nil"/>
              <w:left w:val="nil"/>
              <w:bottom w:val="nil"/>
              <w:right w:val="nil"/>
            </w:tcBorders>
            <w:noWrap/>
            <w:hideMark/>
          </w:tcPr>
          <w:p w14:paraId="0FE023E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24CDAAF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group_2137</w:t>
            </w:r>
            <w:proofErr w:type="spellEnd"/>
          </w:p>
        </w:tc>
        <w:tc>
          <w:tcPr>
            <w:tcW w:w="7320" w:type="dxa"/>
            <w:tcBorders>
              <w:top w:val="nil"/>
              <w:left w:val="nil"/>
              <w:bottom w:val="nil"/>
              <w:right w:val="nil"/>
            </w:tcBorders>
            <w:hideMark/>
          </w:tcPr>
          <w:p w14:paraId="01245D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ISBce13</w:t>
            </w:r>
            <w:proofErr w:type="spellEnd"/>
          </w:p>
        </w:tc>
      </w:tr>
      <w:tr w:rsidR="0006106D" w:rsidRPr="0006106D" w14:paraId="3DCB06B4" w14:textId="77777777" w:rsidTr="0006106D">
        <w:trPr>
          <w:trHeight w:val="300"/>
        </w:trPr>
        <w:tc>
          <w:tcPr>
            <w:tcW w:w="820" w:type="dxa"/>
            <w:tcBorders>
              <w:top w:val="nil"/>
              <w:left w:val="nil"/>
              <w:bottom w:val="nil"/>
              <w:right w:val="nil"/>
            </w:tcBorders>
            <w:noWrap/>
            <w:hideMark/>
          </w:tcPr>
          <w:p w14:paraId="1B46A0B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F90C2A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group_5218</w:t>
            </w:r>
            <w:proofErr w:type="spellEnd"/>
          </w:p>
        </w:tc>
        <w:tc>
          <w:tcPr>
            <w:tcW w:w="7320" w:type="dxa"/>
            <w:tcBorders>
              <w:top w:val="nil"/>
              <w:left w:val="nil"/>
              <w:bottom w:val="nil"/>
              <w:right w:val="nil"/>
            </w:tcBorders>
            <w:hideMark/>
          </w:tcPr>
          <w:p w14:paraId="6F878A2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5914637C" w14:textId="77777777" w:rsidTr="0006106D">
        <w:trPr>
          <w:trHeight w:val="300"/>
        </w:trPr>
        <w:tc>
          <w:tcPr>
            <w:tcW w:w="820" w:type="dxa"/>
            <w:tcBorders>
              <w:top w:val="nil"/>
              <w:left w:val="nil"/>
              <w:bottom w:val="nil"/>
              <w:right w:val="nil"/>
            </w:tcBorders>
            <w:noWrap/>
            <w:hideMark/>
          </w:tcPr>
          <w:p w14:paraId="30CD04D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43EFFE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group_5219</w:t>
            </w:r>
            <w:proofErr w:type="spellEnd"/>
          </w:p>
        </w:tc>
        <w:tc>
          <w:tcPr>
            <w:tcW w:w="7320" w:type="dxa"/>
            <w:tcBorders>
              <w:top w:val="nil"/>
              <w:left w:val="nil"/>
              <w:bottom w:val="nil"/>
              <w:right w:val="nil"/>
            </w:tcBorders>
            <w:hideMark/>
          </w:tcPr>
          <w:p w14:paraId="3FEBEDF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4198A85F" w14:textId="77777777" w:rsidTr="0006106D">
        <w:trPr>
          <w:trHeight w:val="300"/>
        </w:trPr>
        <w:tc>
          <w:tcPr>
            <w:tcW w:w="820" w:type="dxa"/>
            <w:tcBorders>
              <w:top w:val="nil"/>
              <w:left w:val="nil"/>
              <w:bottom w:val="nil"/>
              <w:right w:val="nil"/>
            </w:tcBorders>
            <w:noWrap/>
            <w:hideMark/>
          </w:tcPr>
          <w:p w14:paraId="7E396E9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C53F8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group_5220</w:t>
            </w:r>
            <w:proofErr w:type="spellEnd"/>
          </w:p>
        </w:tc>
        <w:tc>
          <w:tcPr>
            <w:tcW w:w="7320" w:type="dxa"/>
            <w:tcBorders>
              <w:top w:val="nil"/>
              <w:left w:val="nil"/>
              <w:bottom w:val="nil"/>
              <w:right w:val="nil"/>
            </w:tcBorders>
            <w:hideMark/>
          </w:tcPr>
          <w:p w14:paraId="3C631E9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521E4E4A" w14:textId="77777777" w:rsidTr="0006106D">
        <w:trPr>
          <w:trHeight w:val="300"/>
        </w:trPr>
        <w:tc>
          <w:tcPr>
            <w:tcW w:w="820" w:type="dxa"/>
            <w:tcBorders>
              <w:top w:val="nil"/>
              <w:left w:val="nil"/>
              <w:bottom w:val="nil"/>
              <w:right w:val="nil"/>
            </w:tcBorders>
            <w:noWrap/>
            <w:hideMark/>
          </w:tcPr>
          <w:p w14:paraId="18801C7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05D1579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group_5221</w:t>
            </w:r>
            <w:proofErr w:type="spellEnd"/>
          </w:p>
        </w:tc>
        <w:tc>
          <w:tcPr>
            <w:tcW w:w="7320" w:type="dxa"/>
            <w:tcBorders>
              <w:top w:val="nil"/>
              <w:left w:val="nil"/>
              <w:bottom w:val="nil"/>
              <w:right w:val="nil"/>
            </w:tcBorders>
            <w:hideMark/>
          </w:tcPr>
          <w:p w14:paraId="4B1A7C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284B6D95" w14:textId="77777777" w:rsidTr="0006106D">
        <w:trPr>
          <w:trHeight w:val="300"/>
        </w:trPr>
        <w:tc>
          <w:tcPr>
            <w:tcW w:w="820" w:type="dxa"/>
            <w:tcBorders>
              <w:top w:val="nil"/>
              <w:left w:val="nil"/>
              <w:bottom w:val="nil"/>
              <w:right w:val="nil"/>
            </w:tcBorders>
            <w:noWrap/>
            <w:hideMark/>
          </w:tcPr>
          <w:p w14:paraId="6FAE43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0B719DA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group_5222</w:t>
            </w:r>
            <w:proofErr w:type="spellEnd"/>
          </w:p>
        </w:tc>
        <w:tc>
          <w:tcPr>
            <w:tcW w:w="7320" w:type="dxa"/>
            <w:tcBorders>
              <w:top w:val="nil"/>
              <w:left w:val="nil"/>
              <w:bottom w:val="nil"/>
              <w:right w:val="nil"/>
            </w:tcBorders>
            <w:hideMark/>
          </w:tcPr>
          <w:p w14:paraId="20BA5B4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37B71613" w14:textId="77777777" w:rsidTr="0006106D">
        <w:trPr>
          <w:trHeight w:val="300"/>
        </w:trPr>
        <w:tc>
          <w:tcPr>
            <w:tcW w:w="820" w:type="dxa"/>
            <w:tcBorders>
              <w:top w:val="nil"/>
              <w:left w:val="nil"/>
              <w:bottom w:val="nil"/>
              <w:right w:val="nil"/>
            </w:tcBorders>
            <w:noWrap/>
            <w:hideMark/>
          </w:tcPr>
          <w:p w14:paraId="70B7C3F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4E5EEF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group_148</w:t>
            </w:r>
            <w:proofErr w:type="spellEnd"/>
          </w:p>
        </w:tc>
        <w:tc>
          <w:tcPr>
            <w:tcW w:w="7320" w:type="dxa"/>
            <w:tcBorders>
              <w:top w:val="nil"/>
              <w:left w:val="nil"/>
              <w:bottom w:val="nil"/>
              <w:right w:val="nil"/>
            </w:tcBorders>
            <w:hideMark/>
          </w:tcPr>
          <w:p w14:paraId="140C521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9C388A3" w14:textId="77777777" w:rsidTr="0006106D">
        <w:trPr>
          <w:trHeight w:val="300"/>
        </w:trPr>
        <w:tc>
          <w:tcPr>
            <w:tcW w:w="820" w:type="dxa"/>
            <w:tcBorders>
              <w:top w:val="nil"/>
              <w:left w:val="nil"/>
              <w:bottom w:val="nil"/>
              <w:right w:val="nil"/>
            </w:tcBorders>
            <w:noWrap/>
            <w:hideMark/>
          </w:tcPr>
          <w:p w14:paraId="05D6B43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8CB74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group_149</w:t>
            </w:r>
            <w:proofErr w:type="spellEnd"/>
          </w:p>
        </w:tc>
        <w:tc>
          <w:tcPr>
            <w:tcW w:w="7320" w:type="dxa"/>
            <w:tcBorders>
              <w:top w:val="nil"/>
              <w:left w:val="nil"/>
              <w:bottom w:val="nil"/>
              <w:right w:val="nil"/>
            </w:tcBorders>
            <w:hideMark/>
          </w:tcPr>
          <w:p w14:paraId="504A9F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EE86174" w14:textId="77777777" w:rsidTr="0006106D">
        <w:trPr>
          <w:trHeight w:val="300"/>
        </w:trPr>
        <w:tc>
          <w:tcPr>
            <w:tcW w:w="820" w:type="dxa"/>
            <w:tcBorders>
              <w:top w:val="nil"/>
              <w:left w:val="nil"/>
              <w:bottom w:val="nil"/>
              <w:right w:val="nil"/>
            </w:tcBorders>
            <w:noWrap/>
            <w:hideMark/>
          </w:tcPr>
          <w:p w14:paraId="3D5DBEC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06D229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group_150</w:t>
            </w:r>
            <w:proofErr w:type="spellEnd"/>
          </w:p>
        </w:tc>
        <w:tc>
          <w:tcPr>
            <w:tcW w:w="7320" w:type="dxa"/>
            <w:tcBorders>
              <w:top w:val="nil"/>
              <w:left w:val="nil"/>
              <w:bottom w:val="nil"/>
              <w:right w:val="nil"/>
            </w:tcBorders>
            <w:hideMark/>
          </w:tcPr>
          <w:p w14:paraId="05D531E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2380B568" w14:textId="77777777" w:rsidTr="0006106D">
        <w:trPr>
          <w:trHeight w:val="300"/>
        </w:trPr>
        <w:tc>
          <w:tcPr>
            <w:tcW w:w="820" w:type="dxa"/>
            <w:tcBorders>
              <w:top w:val="nil"/>
              <w:left w:val="nil"/>
              <w:bottom w:val="nil"/>
              <w:right w:val="nil"/>
            </w:tcBorders>
            <w:noWrap/>
            <w:hideMark/>
          </w:tcPr>
          <w:p w14:paraId="13EF869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670C2F5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group_4945</w:t>
            </w:r>
            <w:proofErr w:type="spellEnd"/>
          </w:p>
        </w:tc>
        <w:tc>
          <w:tcPr>
            <w:tcW w:w="7320" w:type="dxa"/>
            <w:tcBorders>
              <w:top w:val="nil"/>
              <w:left w:val="nil"/>
              <w:bottom w:val="nil"/>
              <w:right w:val="nil"/>
            </w:tcBorders>
            <w:hideMark/>
          </w:tcPr>
          <w:p w14:paraId="5980210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708F7EFF" w14:textId="77777777" w:rsidTr="0006106D">
        <w:trPr>
          <w:trHeight w:val="300"/>
        </w:trPr>
        <w:tc>
          <w:tcPr>
            <w:tcW w:w="820" w:type="dxa"/>
            <w:tcBorders>
              <w:top w:val="nil"/>
              <w:left w:val="nil"/>
              <w:bottom w:val="nil"/>
              <w:right w:val="nil"/>
            </w:tcBorders>
            <w:noWrap/>
            <w:hideMark/>
          </w:tcPr>
          <w:p w14:paraId="1BBC2DC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D34DA5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group_4953</w:t>
            </w:r>
            <w:proofErr w:type="spellEnd"/>
          </w:p>
        </w:tc>
        <w:tc>
          <w:tcPr>
            <w:tcW w:w="7320" w:type="dxa"/>
            <w:tcBorders>
              <w:top w:val="nil"/>
              <w:left w:val="nil"/>
              <w:bottom w:val="nil"/>
              <w:right w:val="nil"/>
            </w:tcBorders>
            <w:hideMark/>
          </w:tcPr>
          <w:p w14:paraId="0FA964D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3D3FA43" w14:textId="77777777" w:rsidTr="0006106D">
        <w:trPr>
          <w:trHeight w:val="300"/>
        </w:trPr>
        <w:tc>
          <w:tcPr>
            <w:tcW w:w="820" w:type="dxa"/>
            <w:tcBorders>
              <w:top w:val="nil"/>
              <w:left w:val="nil"/>
              <w:bottom w:val="nil"/>
              <w:right w:val="nil"/>
            </w:tcBorders>
            <w:noWrap/>
            <w:hideMark/>
          </w:tcPr>
          <w:p w14:paraId="4C0801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6A2DCDD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group_4954</w:t>
            </w:r>
            <w:proofErr w:type="spellEnd"/>
          </w:p>
        </w:tc>
        <w:tc>
          <w:tcPr>
            <w:tcW w:w="7320" w:type="dxa"/>
            <w:tcBorders>
              <w:top w:val="nil"/>
              <w:left w:val="nil"/>
              <w:bottom w:val="nil"/>
              <w:right w:val="nil"/>
            </w:tcBorders>
            <w:hideMark/>
          </w:tcPr>
          <w:p w14:paraId="7A3E51C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144B35A3" w14:textId="77777777" w:rsidTr="0006106D">
        <w:trPr>
          <w:trHeight w:val="300"/>
        </w:trPr>
        <w:tc>
          <w:tcPr>
            <w:tcW w:w="820" w:type="dxa"/>
            <w:tcBorders>
              <w:top w:val="nil"/>
              <w:left w:val="nil"/>
              <w:bottom w:val="nil"/>
              <w:right w:val="nil"/>
            </w:tcBorders>
            <w:noWrap/>
            <w:hideMark/>
          </w:tcPr>
          <w:p w14:paraId="3634B46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EF8D77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group_4955</w:t>
            </w:r>
            <w:proofErr w:type="spellEnd"/>
          </w:p>
        </w:tc>
        <w:tc>
          <w:tcPr>
            <w:tcW w:w="7320" w:type="dxa"/>
            <w:tcBorders>
              <w:top w:val="nil"/>
              <w:left w:val="nil"/>
              <w:bottom w:val="nil"/>
              <w:right w:val="nil"/>
            </w:tcBorders>
            <w:hideMark/>
          </w:tcPr>
          <w:p w14:paraId="4B6F9F9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7C031B19" w14:textId="77777777" w:rsidTr="0006106D">
        <w:trPr>
          <w:trHeight w:val="300"/>
        </w:trPr>
        <w:tc>
          <w:tcPr>
            <w:tcW w:w="820" w:type="dxa"/>
            <w:tcBorders>
              <w:top w:val="nil"/>
              <w:left w:val="nil"/>
              <w:bottom w:val="nil"/>
              <w:right w:val="nil"/>
            </w:tcBorders>
            <w:noWrap/>
            <w:hideMark/>
          </w:tcPr>
          <w:p w14:paraId="24555B6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9A01FD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group_4957</w:t>
            </w:r>
            <w:proofErr w:type="spellEnd"/>
          </w:p>
        </w:tc>
        <w:tc>
          <w:tcPr>
            <w:tcW w:w="7320" w:type="dxa"/>
            <w:tcBorders>
              <w:top w:val="nil"/>
              <w:left w:val="nil"/>
              <w:bottom w:val="nil"/>
              <w:right w:val="nil"/>
            </w:tcBorders>
            <w:hideMark/>
          </w:tcPr>
          <w:p w14:paraId="0EF22F0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4512E9C1" w14:textId="77777777" w:rsidTr="0006106D">
        <w:trPr>
          <w:trHeight w:val="300"/>
        </w:trPr>
        <w:tc>
          <w:tcPr>
            <w:tcW w:w="820" w:type="dxa"/>
            <w:tcBorders>
              <w:top w:val="nil"/>
              <w:left w:val="nil"/>
              <w:bottom w:val="nil"/>
              <w:right w:val="nil"/>
            </w:tcBorders>
            <w:noWrap/>
            <w:hideMark/>
          </w:tcPr>
          <w:p w14:paraId="1E337C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82BD79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group_4958</w:t>
            </w:r>
            <w:proofErr w:type="spellEnd"/>
          </w:p>
        </w:tc>
        <w:tc>
          <w:tcPr>
            <w:tcW w:w="7320" w:type="dxa"/>
            <w:tcBorders>
              <w:top w:val="nil"/>
              <w:left w:val="nil"/>
              <w:bottom w:val="nil"/>
              <w:right w:val="nil"/>
            </w:tcBorders>
            <w:hideMark/>
          </w:tcPr>
          <w:p w14:paraId="04FBA5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52B24795" w14:textId="77777777" w:rsidTr="0006106D">
        <w:trPr>
          <w:trHeight w:val="300"/>
        </w:trPr>
        <w:tc>
          <w:tcPr>
            <w:tcW w:w="820" w:type="dxa"/>
            <w:tcBorders>
              <w:top w:val="nil"/>
              <w:left w:val="nil"/>
              <w:bottom w:val="nil"/>
              <w:right w:val="nil"/>
            </w:tcBorders>
            <w:noWrap/>
            <w:hideMark/>
          </w:tcPr>
          <w:p w14:paraId="019E68A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520C85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group_3273</w:t>
            </w:r>
            <w:proofErr w:type="spellEnd"/>
          </w:p>
        </w:tc>
        <w:tc>
          <w:tcPr>
            <w:tcW w:w="7320" w:type="dxa"/>
            <w:tcBorders>
              <w:top w:val="nil"/>
              <w:left w:val="nil"/>
              <w:bottom w:val="nil"/>
              <w:right w:val="nil"/>
            </w:tcBorders>
            <w:hideMark/>
          </w:tcPr>
          <w:p w14:paraId="45B1D7D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Lon protease</w:t>
            </w:r>
          </w:p>
        </w:tc>
      </w:tr>
      <w:tr w:rsidR="0006106D" w:rsidRPr="0006106D" w14:paraId="11219A0D" w14:textId="77777777" w:rsidTr="0006106D">
        <w:trPr>
          <w:trHeight w:val="300"/>
        </w:trPr>
        <w:tc>
          <w:tcPr>
            <w:tcW w:w="820" w:type="dxa"/>
            <w:tcBorders>
              <w:top w:val="nil"/>
              <w:left w:val="nil"/>
              <w:bottom w:val="nil"/>
              <w:right w:val="nil"/>
            </w:tcBorders>
            <w:noWrap/>
            <w:hideMark/>
          </w:tcPr>
          <w:p w14:paraId="1C70F3A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lastRenderedPageBreak/>
              <w:t>5</w:t>
            </w:r>
          </w:p>
        </w:tc>
        <w:tc>
          <w:tcPr>
            <w:tcW w:w="1180" w:type="dxa"/>
            <w:tcBorders>
              <w:top w:val="nil"/>
              <w:left w:val="nil"/>
              <w:bottom w:val="nil"/>
              <w:right w:val="nil"/>
            </w:tcBorders>
            <w:noWrap/>
            <w:hideMark/>
          </w:tcPr>
          <w:p w14:paraId="343FFCF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group_3406</w:t>
            </w:r>
            <w:proofErr w:type="spellEnd"/>
          </w:p>
        </w:tc>
        <w:tc>
          <w:tcPr>
            <w:tcW w:w="7320" w:type="dxa"/>
            <w:tcBorders>
              <w:top w:val="nil"/>
              <w:left w:val="nil"/>
              <w:bottom w:val="nil"/>
              <w:right w:val="nil"/>
            </w:tcBorders>
            <w:hideMark/>
          </w:tcPr>
          <w:p w14:paraId="15D7C1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Mannose-1-phosphate </w:t>
            </w:r>
            <w:proofErr w:type="spellStart"/>
            <w:r w:rsidRPr="0006106D">
              <w:rPr>
                <w:rFonts w:eastAsia="Times New Roman" w:cs="Times New Roman"/>
                <w:color w:val="000000"/>
                <w:sz w:val="18"/>
                <w:szCs w:val="18"/>
                <w:lang w:val="en-GB" w:eastAsia="sl-SI"/>
              </w:rPr>
              <w:t>guanylyltransferase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RfbM</w:t>
            </w:r>
            <w:proofErr w:type="spellEnd"/>
          </w:p>
        </w:tc>
      </w:tr>
      <w:tr w:rsidR="0006106D" w:rsidRPr="0006106D" w14:paraId="6EB02C35" w14:textId="77777777" w:rsidTr="0006106D">
        <w:trPr>
          <w:trHeight w:val="300"/>
        </w:trPr>
        <w:tc>
          <w:tcPr>
            <w:tcW w:w="820" w:type="dxa"/>
            <w:tcBorders>
              <w:top w:val="nil"/>
              <w:left w:val="nil"/>
              <w:bottom w:val="nil"/>
              <w:right w:val="nil"/>
            </w:tcBorders>
            <w:noWrap/>
            <w:hideMark/>
          </w:tcPr>
          <w:p w14:paraId="511F9DF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4FC043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manA</w:t>
            </w:r>
            <w:proofErr w:type="spellEnd"/>
          </w:p>
        </w:tc>
        <w:tc>
          <w:tcPr>
            <w:tcW w:w="7320" w:type="dxa"/>
            <w:tcBorders>
              <w:top w:val="nil"/>
              <w:left w:val="nil"/>
              <w:bottom w:val="nil"/>
              <w:right w:val="nil"/>
            </w:tcBorders>
            <w:hideMark/>
          </w:tcPr>
          <w:p w14:paraId="133B8D8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Mannose-6-phosphate isomerase </w:t>
            </w:r>
            <w:proofErr w:type="spellStart"/>
            <w:r w:rsidRPr="0006106D">
              <w:rPr>
                <w:rFonts w:eastAsia="Times New Roman" w:cs="Times New Roman"/>
                <w:color w:val="000000"/>
                <w:sz w:val="18"/>
                <w:szCs w:val="18"/>
                <w:lang w:val="en-GB" w:eastAsia="sl-SI"/>
              </w:rPr>
              <w:t>ManA</w:t>
            </w:r>
            <w:proofErr w:type="spellEnd"/>
          </w:p>
        </w:tc>
      </w:tr>
      <w:tr w:rsidR="0006106D" w:rsidRPr="0006106D" w14:paraId="19B9498B" w14:textId="77777777" w:rsidTr="0006106D">
        <w:trPr>
          <w:trHeight w:val="300"/>
        </w:trPr>
        <w:tc>
          <w:tcPr>
            <w:tcW w:w="820" w:type="dxa"/>
            <w:tcBorders>
              <w:top w:val="nil"/>
              <w:left w:val="nil"/>
              <w:bottom w:val="nil"/>
              <w:right w:val="nil"/>
            </w:tcBorders>
            <w:noWrap/>
            <w:hideMark/>
          </w:tcPr>
          <w:p w14:paraId="779CDCB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7CD70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immA_2</w:t>
            </w:r>
            <w:proofErr w:type="spellEnd"/>
          </w:p>
        </w:tc>
        <w:tc>
          <w:tcPr>
            <w:tcW w:w="7320" w:type="dxa"/>
            <w:tcBorders>
              <w:top w:val="nil"/>
              <w:left w:val="nil"/>
              <w:bottom w:val="nil"/>
              <w:right w:val="nil"/>
            </w:tcBorders>
            <w:hideMark/>
          </w:tcPr>
          <w:p w14:paraId="7F4F213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Metallopeptidase </w:t>
            </w:r>
            <w:proofErr w:type="spellStart"/>
            <w:r w:rsidRPr="0006106D">
              <w:rPr>
                <w:rFonts w:eastAsia="Times New Roman" w:cs="Times New Roman"/>
                <w:color w:val="000000"/>
                <w:sz w:val="18"/>
                <w:szCs w:val="18"/>
                <w:lang w:val="en-GB" w:eastAsia="sl-SI"/>
              </w:rPr>
              <w:t>ImmA</w:t>
            </w:r>
            <w:proofErr w:type="spellEnd"/>
          </w:p>
        </w:tc>
      </w:tr>
      <w:tr w:rsidR="0006106D" w:rsidRPr="0006106D" w14:paraId="7AF3C434" w14:textId="77777777" w:rsidTr="0006106D">
        <w:trPr>
          <w:trHeight w:val="300"/>
        </w:trPr>
        <w:tc>
          <w:tcPr>
            <w:tcW w:w="820" w:type="dxa"/>
            <w:tcBorders>
              <w:top w:val="nil"/>
              <w:left w:val="nil"/>
              <w:bottom w:val="nil"/>
              <w:right w:val="nil"/>
            </w:tcBorders>
            <w:noWrap/>
            <w:hideMark/>
          </w:tcPr>
          <w:p w14:paraId="74470CF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64C97E2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bshA</w:t>
            </w:r>
            <w:proofErr w:type="spellEnd"/>
          </w:p>
        </w:tc>
        <w:tc>
          <w:tcPr>
            <w:tcW w:w="7320" w:type="dxa"/>
            <w:tcBorders>
              <w:top w:val="nil"/>
              <w:left w:val="nil"/>
              <w:bottom w:val="nil"/>
              <w:right w:val="nil"/>
            </w:tcBorders>
            <w:hideMark/>
          </w:tcPr>
          <w:p w14:paraId="20F891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N-acetyl-alpha-D-glucosaminyl L-malate synthase</w:t>
            </w:r>
          </w:p>
        </w:tc>
      </w:tr>
      <w:tr w:rsidR="0006106D" w:rsidRPr="0006106D" w14:paraId="2D5AE468" w14:textId="77777777" w:rsidTr="0006106D">
        <w:trPr>
          <w:trHeight w:val="495"/>
        </w:trPr>
        <w:tc>
          <w:tcPr>
            <w:tcW w:w="820" w:type="dxa"/>
            <w:tcBorders>
              <w:top w:val="nil"/>
              <w:left w:val="nil"/>
              <w:bottom w:val="nil"/>
              <w:right w:val="nil"/>
            </w:tcBorders>
            <w:noWrap/>
            <w:hideMark/>
          </w:tcPr>
          <w:p w14:paraId="74BAE8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180740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group_3394</w:t>
            </w:r>
            <w:proofErr w:type="spellEnd"/>
          </w:p>
        </w:tc>
        <w:tc>
          <w:tcPr>
            <w:tcW w:w="7320" w:type="dxa"/>
            <w:tcBorders>
              <w:top w:val="nil"/>
              <w:left w:val="nil"/>
              <w:bottom w:val="nil"/>
              <w:right w:val="nil"/>
            </w:tcBorders>
            <w:hideMark/>
          </w:tcPr>
          <w:p w14:paraId="77EF2B3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N-acetylgalactosamine-N,N'-diacetylbacillosaminyl-diphospho-undecaprenol 4-alpha-N-</w:t>
            </w:r>
            <w:proofErr w:type="spellStart"/>
            <w:r w:rsidRPr="0006106D">
              <w:rPr>
                <w:rFonts w:eastAsia="Times New Roman" w:cs="Times New Roman"/>
                <w:color w:val="000000"/>
                <w:sz w:val="18"/>
                <w:szCs w:val="18"/>
                <w:lang w:val="en-GB" w:eastAsia="sl-SI"/>
              </w:rPr>
              <w:t>acetylgalactosaminyltransferase</w:t>
            </w:r>
            <w:proofErr w:type="spellEnd"/>
          </w:p>
        </w:tc>
      </w:tr>
      <w:tr w:rsidR="0006106D" w:rsidRPr="00FC3F58" w14:paraId="693B3A6C" w14:textId="77777777" w:rsidTr="0006106D">
        <w:trPr>
          <w:trHeight w:val="300"/>
        </w:trPr>
        <w:tc>
          <w:tcPr>
            <w:tcW w:w="820" w:type="dxa"/>
            <w:tcBorders>
              <w:top w:val="nil"/>
              <w:left w:val="nil"/>
              <w:bottom w:val="nil"/>
              <w:right w:val="nil"/>
            </w:tcBorders>
            <w:noWrap/>
            <w:hideMark/>
          </w:tcPr>
          <w:p w14:paraId="12F93F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F0303A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wbbL</w:t>
            </w:r>
            <w:proofErr w:type="spellEnd"/>
          </w:p>
        </w:tc>
        <w:tc>
          <w:tcPr>
            <w:tcW w:w="7320" w:type="dxa"/>
            <w:tcBorders>
              <w:top w:val="nil"/>
              <w:left w:val="nil"/>
              <w:bottom w:val="nil"/>
              <w:right w:val="nil"/>
            </w:tcBorders>
            <w:hideMark/>
          </w:tcPr>
          <w:p w14:paraId="31B0DDD6" w14:textId="77777777" w:rsidR="0006106D" w:rsidRPr="00552F15" w:rsidRDefault="0006106D" w:rsidP="0006106D">
            <w:pPr>
              <w:spacing w:after="0" w:line="240" w:lineRule="auto"/>
              <w:jc w:val="left"/>
              <w:rPr>
                <w:rFonts w:eastAsia="Times New Roman" w:cs="Times New Roman"/>
                <w:color w:val="000000"/>
                <w:sz w:val="18"/>
                <w:szCs w:val="18"/>
                <w:lang w:val="es-ES" w:eastAsia="sl-SI"/>
              </w:rPr>
            </w:pPr>
            <w:r w:rsidRPr="00552F15">
              <w:rPr>
                <w:rFonts w:eastAsia="Times New Roman" w:cs="Times New Roman"/>
                <w:color w:val="000000"/>
                <w:sz w:val="18"/>
                <w:szCs w:val="18"/>
                <w:lang w:val="es-ES" w:eastAsia="sl-SI"/>
              </w:rPr>
              <w:t>N-</w:t>
            </w:r>
            <w:proofErr w:type="spellStart"/>
            <w:r w:rsidRPr="00552F15">
              <w:rPr>
                <w:rFonts w:eastAsia="Times New Roman" w:cs="Times New Roman"/>
                <w:color w:val="000000"/>
                <w:sz w:val="18"/>
                <w:szCs w:val="18"/>
                <w:lang w:val="es-ES" w:eastAsia="sl-SI"/>
              </w:rPr>
              <w:t>acetylglucosaminyl</w:t>
            </w:r>
            <w:proofErr w:type="spellEnd"/>
            <w:r w:rsidRPr="00552F15">
              <w:rPr>
                <w:rFonts w:eastAsia="Times New Roman" w:cs="Times New Roman"/>
                <w:color w:val="000000"/>
                <w:sz w:val="18"/>
                <w:szCs w:val="18"/>
                <w:lang w:val="es-ES" w:eastAsia="sl-SI"/>
              </w:rPr>
              <w:t>-</w:t>
            </w:r>
            <w:proofErr w:type="spellStart"/>
            <w:r w:rsidRPr="00552F15">
              <w:rPr>
                <w:rFonts w:eastAsia="Times New Roman" w:cs="Times New Roman"/>
                <w:color w:val="000000"/>
                <w:sz w:val="18"/>
                <w:szCs w:val="18"/>
                <w:lang w:val="es-ES" w:eastAsia="sl-SI"/>
              </w:rPr>
              <w:t>diphospho-decaprenol</w:t>
            </w:r>
            <w:proofErr w:type="spellEnd"/>
            <w:r w:rsidRPr="00552F15">
              <w:rPr>
                <w:rFonts w:eastAsia="Times New Roman" w:cs="Times New Roman"/>
                <w:color w:val="000000"/>
                <w:sz w:val="18"/>
                <w:szCs w:val="18"/>
                <w:lang w:val="es-ES" w:eastAsia="sl-SI"/>
              </w:rPr>
              <w:t xml:space="preserve"> L-</w:t>
            </w:r>
            <w:proofErr w:type="spellStart"/>
            <w:r w:rsidRPr="00552F15">
              <w:rPr>
                <w:rFonts w:eastAsia="Times New Roman" w:cs="Times New Roman"/>
                <w:color w:val="000000"/>
                <w:sz w:val="18"/>
                <w:szCs w:val="18"/>
                <w:lang w:val="es-ES" w:eastAsia="sl-SI"/>
              </w:rPr>
              <w:t>rhamnosyltransferase</w:t>
            </w:r>
            <w:proofErr w:type="spellEnd"/>
          </w:p>
        </w:tc>
      </w:tr>
      <w:tr w:rsidR="0006106D" w:rsidRPr="0006106D" w14:paraId="35F3CE20" w14:textId="77777777" w:rsidTr="0006106D">
        <w:trPr>
          <w:trHeight w:val="300"/>
        </w:trPr>
        <w:tc>
          <w:tcPr>
            <w:tcW w:w="820" w:type="dxa"/>
            <w:tcBorders>
              <w:top w:val="nil"/>
              <w:left w:val="nil"/>
              <w:bottom w:val="nil"/>
              <w:right w:val="nil"/>
            </w:tcBorders>
            <w:noWrap/>
            <w:hideMark/>
          </w:tcPr>
          <w:p w14:paraId="203D3FB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68C21A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tarA</w:t>
            </w:r>
            <w:proofErr w:type="spellEnd"/>
          </w:p>
        </w:tc>
        <w:tc>
          <w:tcPr>
            <w:tcW w:w="7320" w:type="dxa"/>
            <w:tcBorders>
              <w:top w:val="nil"/>
              <w:left w:val="nil"/>
              <w:bottom w:val="nil"/>
              <w:right w:val="nil"/>
            </w:tcBorders>
            <w:hideMark/>
          </w:tcPr>
          <w:p w14:paraId="79791A5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w:t>
            </w:r>
            <w:proofErr w:type="spellStart"/>
            <w:r w:rsidRPr="0006106D">
              <w:rPr>
                <w:rFonts w:eastAsia="Times New Roman" w:cs="Times New Roman"/>
                <w:color w:val="000000"/>
                <w:sz w:val="18"/>
                <w:szCs w:val="18"/>
                <w:lang w:val="en-GB" w:eastAsia="sl-SI"/>
              </w:rPr>
              <w:t>acetylglucosaminyldiphosphoundecaprenol</w:t>
            </w:r>
            <w:proofErr w:type="spellEnd"/>
            <w:r w:rsidRPr="0006106D">
              <w:rPr>
                <w:rFonts w:eastAsia="Times New Roman" w:cs="Times New Roman"/>
                <w:color w:val="000000"/>
                <w:sz w:val="18"/>
                <w:szCs w:val="18"/>
                <w:lang w:val="en-GB" w:eastAsia="sl-SI"/>
              </w:rPr>
              <w:t xml:space="preserve"> N-acetyl-beta-D-</w:t>
            </w:r>
            <w:proofErr w:type="spellStart"/>
            <w:r w:rsidRPr="0006106D">
              <w:rPr>
                <w:rFonts w:eastAsia="Times New Roman" w:cs="Times New Roman"/>
                <w:color w:val="000000"/>
                <w:sz w:val="18"/>
                <w:szCs w:val="18"/>
                <w:lang w:val="en-GB" w:eastAsia="sl-SI"/>
              </w:rPr>
              <w:t>mannosaminyltransferase</w:t>
            </w:r>
            <w:proofErr w:type="spellEnd"/>
          </w:p>
        </w:tc>
      </w:tr>
      <w:tr w:rsidR="0006106D" w:rsidRPr="0006106D" w14:paraId="530BE290" w14:textId="77777777" w:rsidTr="0006106D">
        <w:trPr>
          <w:trHeight w:val="300"/>
        </w:trPr>
        <w:tc>
          <w:tcPr>
            <w:tcW w:w="820" w:type="dxa"/>
            <w:tcBorders>
              <w:top w:val="nil"/>
              <w:left w:val="nil"/>
              <w:bottom w:val="nil"/>
              <w:right w:val="nil"/>
            </w:tcBorders>
            <w:noWrap/>
            <w:hideMark/>
          </w:tcPr>
          <w:p w14:paraId="653771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B12A6B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pgcA_3</w:t>
            </w:r>
            <w:proofErr w:type="spellEnd"/>
          </w:p>
        </w:tc>
        <w:tc>
          <w:tcPr>
            <w:tcW w:w="7320" w:type="dxa"/>
            <w:tcBorders>
              <w:top w:val="nil"/>
              <w:left w:val="nil"/>
              <w:bottom w:val="nil"/>
              <w:right w:val="nil"/>
            </w:tcBorders>
            <w:hideMark/>
          </w:tcPr>
          <w:p w14:paraId="3592928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Phosphoglucomutase</w:t>
            </w:r>
          </w:p>
        </w:tc>
      </w:tr>
      <w:tr w:rsidR="0006106D" w:rsidRPr="0006106D" w14:paraId="73213729" w14:textId="77777777" w:rsidTr="0006106D">
        <w:trPr>
          <w:trHeight w:val="300"/>
        </w:trPr>
        <w:tc>
          <w:tcPr>
            <w:tcW w:w="820" w:type="dxa"/>
            <w:tcBorders>
              <w:top w:val="nil"/>
              <w:left w:val="nil"/>
              <w:bottom w:val="nil"/>
              <w:right w:val="nil"/>
            </w:tcBorders>
            <w:noWrap/>
            <w:hideMark/>
          </w:tcPr>
          <w:p w14:paraId="09FF9DE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2E58AC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group_3404</w:t>
            </w:r>
            <w:proofErr w:type="spellEnd"/>
          </w:p>
        </w:tc>
        <w:tc>
          <w:tcPr>
            <w:tcW w:w="7320" w:type="dxa"/>
            <w:tcBorders>
              <w:top w:val="nil"/>
              <w:left w:val="nil"/>
              <w:bottom w:val="nil"/>
              <w:right w:val="nil"/>
            </w:tcBorders>
            <w:hideMark/>
          </w:tcPr>
          <w:p w14:paraId="1AD832C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capsular polysaccharide biosynthesis protein </w:t>
            </w:r>
            <w:proofErr w:type="spellStart"/>
            <w:r w:rsidRPr="0006106D">
              <w:rPr>
                <w:rFonts w:eastAsia="Times New Roman" w:cs="Times New Roman"/>
                <w:color w:val="000000"/>
                <w:sz w:val="18"/>
                <w:szCs w:val="18"/>
                <w:lang w:val="en-GB" w:eastAsia="sl-SI"/>
              </w:rPr>
              <w:t>YwqC</w:t>
            </w:r>
            <w:proofErr w:type="spellEnd"/>
          </w:p>
        </w:tc>
      </w:tr>
      <w:tr w:rsidR="0006106D" w:rsidRPr="0006106D" w14:paraId="4F72AF32" w14:textId="77777777" w:rsidTr="0006106D">
        <w:trPr>
          <w:trHeight w:val="300"/>
        </w:trPr>
        <w:tc>
          <w:tcPr>
            <w:tcW w:w="820" w:type="dxa"/>
            <w:tcBorders>
              <w:top w:val="nil"/>
              <w:left w:val="nil"/>
              <w:bottom w:val="nil"/>
              <w:right w:val="nil"/>
            </w:tcBorders>
            <w:noWrap/>
            <w:hideMark/>
          </w:tcPr>
          <w:p w14:paraId="5C4E208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C43700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group_3382</w:t>
            </w:r>
            <w:proofErr w:type="spellEnd"/>
          </w:p>
        </w:tc>
        <w:tc>
          <w:tcPr>
            <w:tcW w:w="7320" w:type="dxa"/>
            <w:tcBorders>
              <w:top w:val="nil"/>
              <w:left w:val="nil"/>
              <w:bottom w:val="nil"/>
              <w:right w:val="nil"/>
            </w:tcBorders>
            <w:hideMark/>
          </w:tcPr>
          <w:p w14:paraId="022E90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EpsD</w:t>
            </w:r>
            <w:proofErr w:type="spellEnd"/>
          </w:p>
        </w:tc>
      </w:tr>
      <w:tr w:rsidR="0006106D" w:rsidRPr="0006106D" w14:paraId="11A45096" w14:textId="77777777" w:rsidTr="0006106D">
        <w:trPr>
          <w:trHeight w:val="300"/>
        </w:trPr>
        <w:tc>
          <w:tcPr>
            <w:tcW w:w="820" w:type="dxa"/>
            <w:tcBorders>
              <w:top w:val="nil"/>
              <w:left w:val="nil"/>
              <w:bottom w:val="nil"/>
              <w:right w:val="nil"/>
            </w:tcBorders>
            <w:noWrap/>
            <w:hideMark/>
          </w:tcPr>
          <w:p w14:paraId="7DB7EE8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44687F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group_3396</w:t>
            </w:r>
            <w:proofErr w:type="spellEnd"/>
          </w:p>
        </w:tc>
        <w:tc>
          <w:tcPr>
            <w:tcW w:w="7320" w:type="dxa"/>
            <w:tcBorders>
              <w:top w:val="nil"/>
              <w:left w:val="nil"/>
              <w:bottom w:val="nil"/>
              <w:right w:val="nil"/>
            </w:tcBorders>
            <w:hideMark/>
          </w:tcPr>
          <w:p w14:paraId="70DAB6D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glycosyltransferase </w:t>
            </w:r>
            <w:proofErr w:type="spellStart"/>
            <w:r w:rsidRPr="0006106D">
              <w:rPr>
                <w:rFonts w:eastAsia="Times New Roman" w:cs="Times New Roman"/>
                <w:color w:val="000000"/>
                <w:sz w:val="18"/>
                <w:szCs w:val="18"/>
                <w:lang w:val="en-GB" w:eastAsia="sl-SI"/>
              </w:rPr>
              <w:t>EpsJ</w:t>
            </w:r>
            <w:proofErr w:type="spellEnd"/>
          </w:p>
        </w:tc>
      </w:tr>
      <w:tr w:rsidR="0006106D" w:rsidRPr="0006106D" w14:paraId="7D6792B2" w14:textId="77777777" w:rsidTr="0006106D">
        <w:trPr>
          <w:trHeight w:val="300"/>
        </w:trPr>
        <w:tc>
          <w:tcPr>
            <w:tcW w:w="820" w:type="dxa"/>
            <w:tcBorders>
              <w:top w:val="nil"/>
              <w:left w:val="nil"/>
              <w:bottom w:val="nil"/>
              <w:right w:val="nil"/>
            </w:tcBorders>
            <w:noWrap/>
            <w:hideMark/>
          </w:tcPr>
          <w:p w14:paraId="67B44A4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0A918F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rfbX</w:t>
            </w:r>
            <w:proofErr w:type="spellEnd"/>
          </w:p>
        </w:tc>
        <w:tc>
          <w:tcPr>
            <w:tcW w:w="7320" w:type="dxa"/>
            <w:tcBorders>
              <w:top w:val="nil"/>
              <w:left w:val="nil"/>
              <w:bottom w:val="nil"/>
              <w:right w:val="nil"/>
            </w:tcBorders>
            <w:hideMark/>
          </w:tcPr>
          <w:p w14:paraId="0D3D22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Putative O-antigen transporter</w:t>
            </w:r>
          </w:p>
        </w:tc>
      </w:tr>
      <w:tr w:rsidR="0006106D" w:rsidRPr="0006106D" w14:paraId="3329FC08" w14:textId="77777777" w:rsidTr="0006106D">
        <w:trPr>
          <w:trHeight w:val="300"/>
        </w:trPr>
        <w:tc>
          <w:tcPr>
            <w:tcW w:w="820" w:type="dxa"/>
            <w:tcBorders>
              <w:top w:val="nil"/>
              <w:left w:val="nil"/>
              <w:bottom w:val="nil"/>
              <w:right w:val="nil"/>
            </w:tcBorders>
            <w:noWrap/>
            <w:hideMark/>
          </w:tcPr>
          <w:p w14:paraId="0973A6A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4CE50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recD</w:t>
            </w:r>
            <w:proofErr w:type="spellEnd"/>
          </w:p>
        </w:tc>
        <w:tc>
          <w:tcPr>
            <w:tcW w:w="7320" w:type="dxa"/>
            <w:tcBorders>
              <w:top w:val="nil"/>
              <w:left w:val="nil"/>
              <w:bottom w:val="nil"/>
              <w:right w:val="nil"/>
            </w:tcBorders>
            <w:hideMark/>
          </w:tcPr>
          <w:p w14:paraId="69EC8E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RecBCD</w:t>
            </w:r>
            <w:proofErr w:type="spellEnd"/>
            <w:r w:rsidRPr="0006106D">
              <w:rPr>
                <w:rFonts w:eastAsia="Times New Roman" w:cs="Times New Roman"/>
                <w:color w:val="000000"/>
                <w:sz w:val="18"/>
                <w:szCs w:val="18"/>
                <w:lang w:val="en-GB" w:eastAsia="sl-SI"/>
              </w:rPr>
              <w:t xml:space="preserve"> enzyme subunit </w:t>
            </w:r>
            <w:proofErr w:type="spellStart"/>
            <w:r w:rsidRPr="0006106D">
              <w:rPr>
                <w:rFonts w:eastAsia="Times New Roman" w:cs="Times New Roman"/>
                <w:color w:val="000000"/>
                <w:sz w:val="18"/>
                <w:szCs w:val="18"/>
                <w:lang w:val="en-GB" w:eastAsia="sl-SI"/>
              </w:rPr>
              <w:t>RecD</w:t>
            </w:r>
            <w:proofErr w:type="spellEnd"/>
          </w:p>
        </w:tc>
      </w:tr>
      <w:tr w:rsidR="0006106D" w:rsidRPr="0006106D" w14:paraId="78BA6840" w14:textId="77777777" w:rsidTr="0006106D">
        <w:trPr>
          <w:trHeight w:val="300"/>
        </w:trPr>
        <w:tc>
          <w:tcPr>
            <w:tcW w:w="820" w:type="dxa"/>
            <w:tcBorders>
              <w:top w:val="nil"/>
              <w:left w:val="nil"/>
              <w:bottom w:val="nil"/>
              <w:right w:val="nil"/>
            </w:tcBorders>
            <w:noWrap/>
            <w:hideMark/>
          </w:tcPr>
          <w:p w14:paraId="6CB6847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3103AC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mscS_3</w:t>
            </w:r>
            <w:proofErr w:type="spellEnd"/>
          </w:p>
        </w:tc>
        <w:tc>
          <w:tcPr>
            <w:tcW w:w="7320" w:type="dxa"/>
            <w:tcBorders>
              <w:top w:val="nil"/>
              <w:left w:val="nil"/>
              <w:bottom w:val="nil"/>
              <w:right w:val="nil"/>
            </w:tcBorders>
            <w:hideMark/>
          </w:tcPr>
          <w:p w14:paraId="74EE65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Small-conductance mechanosensitive channel</w:t>
            </w:r>
          </w:p>
        </w:tc>
      </w:tr>
      <w:tr w:rsidR="0006106D" w:rsidRPr="0006106D" w14:paraId="5C3AE51D" w14:textId="77777777" w:rsidTr="0006106D">
        <w:trPr>
          <w:trHeight w:val="300"/>
        </w:trPr>
        <w:tc>
          <w:tcPr>
            <w:tcW w:w="820" w:type="dxa"/>
            <w:tcBorders>
              <w:top w:val="nil"/>
              <w:left w:val="nil"/>
              <w:bottom w:val="nil"/>
              <w:right w:val="nil"/>
            </w:tcBorders>
            <w:noWrap/>
            <w:hideMark/>
          </w:tcPr>
          <w:p w14:paraId="223E48A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A76DE3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group_3386</w:t>
            </w:r>
            <w:proofErr w:type="spellEnd"/>
          </w:p>
        </w:tc>
        <w:tc>
          <w:tcPr>
            <w:tcW w:w="7320" w:type="dxa"/>
            <w:tcBorders>
              <w:top w:val="nil"/>
              <w:left w:val="nil"/>
              <w:bottom w:val="nil"/>
              <w:right w:val="nil"/>
            </w:tcBorders>
            <w:hideMark/>
          </w:tcPr>
          <w:p w14:paraId="4D37441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Transmembrane protein </w:t>
            </w:r>
            <w:proofErr w:type="spellStart"/>
            <w:r w:rsidRPr="0006106D">
              <w:rPr>
                <w:rFonts w:eastAsia="Times New Roman" w:cs="Times New Roman"/>
                <w:color w:val="000000"/>
                <w:sz w:val="18"/>
                <w:szCs w:val="18"/>
                <w:lang w:val="en-GB" w:eastAsia="sl-SI"/>
              </w:rPr>
              <w:t>EpsG</w:t>
            </w:r>
            <w:proofErr w:type="spellEnd"/>
          </w:p>
        </w:tc>
      </w:tr>
      <w:tr w:rsidR="0006106D" w:rsidRPr="0006106D" w14:paraId="0EFA3575" w14:textId="77777777" w:rsidTr="0006106D">
        <w:trPr>
          <w:trHeight w:val="300"/>
        </w:trPr>
        <w:tc>
          <w:tcPr>
            <w:tcW w:w="820" w:type="dxa"/>
            <w:tcBorders>
              <w:top w:val="nil"/>
              <w:left w:val="nil"/>
              <w:bottom w:val="nil"/>
              <w:right w:val="nil"/>
            </w:tcBorders>
            <w:noWrap/>
            <w:hideMark/>
          </w:tcPr>
          <w:p w14:paraId="5A74786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13CE73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pilT_2</w:t>
            </w:r>
            <w:proofErr w:type="spellEnd"/>
          </w:p>
        </w:tc>
        <w:tc>
          <w:tcPr>
            <w:tcW w:w="7320" w:type="dxa"/>
            <w:tcBorders>
              <w:top w:val="nil"/>
              <w:left w:val="nil"/>
              <w:bottom w:val="nil"/>
              <w:right w:val="nil"/>
            </w:tcBorders>
            <w:hideMark/>
          </w:tcPr>
          <w:p w14:paraId="587EAE8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Twitching mobility protein</w:t>
            </w:r>
          </w:p>
        </w:tc>
      </w:tr>
      <w:tr w:rsidR="0006106D" w:rsidRPr="0006106D" w14:paraId="245BC3D3" w14:textId="77777777" w:rsidTr="0006106D">
        <w:trPr>
          <w:trHeight w:val="300"/>
        </w:trPr>
        <w:tc>
          <w:tcPr>
            <w:tcW w:w="820" w:type="dxa"/>
            <w:tcBorders>
              <w:top w:val="nil"/>
              <w:left w:val="nil"/>
              <w:bottom w:val="nil"/>
              <w:right w:val="nil"/>
            </w:tcBorders>
            <w:noWrap/>
            <w:hideMark/>
          </w:tcPr>
          <w:p w14:paraId="2FE176C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795E59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group_184</w:t>
            </w:r>
            <w:proofErr w:type="spellEnd"/>
          </w:p>
        </w:tc>
        <w:tc>
          <w:tcPr>
            <w:tcW w:w="7320" w:type="dxa"/>
            <w:tcBorders>
              <w:top w:val="nil"/>
              <w:left w:val="nil"/>
              <w:bottom w:val="nil"/>
              <w:right w:val="nil"/>
            </w:tcBorders>
            <w:hideMark/>
          </w:tcPr>
          <w:p w14:paraId="4C95A8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44B060FD" w14:textId="77777777" w:rsidTr="0006106D">
        <w:trPr>
          <w:trHeight w:val="300"/>
        </w:trPr>
        <w:tc>
          <w:tcPr>
            <w:tcW w:w="820" w:type="dxa"/>
            <w:tcBorders>
              <w:top w:val="nil"/>
              <w:left w:val="nil"/>
              <w:bottom w:val="nil"/>
              <w:right w:val="nil"/>
            </w:tcBorders>
            <w:noWrap/>
            <w:hideMark/>
          </w:tcPr>
          <w:p w14:paraId="6F7440B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9E41FE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group_3466</w:t>
            </w:r>
            <w:proofErr w:type="spellEnd"/>
          </w:p>
        </w:tc>
        <w:tc>
          <w:tcPr>
            <w:tcW w:w="7320" w:type="dxa"/>
            <w:tcBorders>
              <w:top w:val="nil"/>
              <w:left w:val="nil"/>
              <w:bottom w:val="nil"/>
              <w:right w:val="nil"/>
            </w:tcBorders>
            <w:hideMark/>
          </w:tcPr>
          <w:p w14:paraId="1FA980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5558C5CC" w14:textId="77777777" w:rsidTr="0006106D">
        <w:trPr>
          <w:trHeight w:val="300"/>
        </w:trPr>
        <w:tc>
          <w:tcPr>
            <w:tcW w:w="820" w:type="dxa"/>
            <w:tcBorders>
              <w:top w:val="nil"/>
              <w:left w:val="nil"/>
              <w:bottom w:val="nil"/>
              <w:right w:val="nil"/>
            </w:tcBorders>
            <w:noWrap/>
            <w:hideMark/>
          </w:tcPr>
          <w:p w14:paraId="3D8594C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48A8E84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xerD_3</w:t>
            </w:r>
            <w:proofErr w:type="spellEnd"/>
          </w:p>
        </w:tc>
        <w:tc>
          <w:tcPr>
            <w:tcW w:w="7320" w:type="dxa"/>
            <w:tcBorders>
              <w:top w:val="nil"/>
              <w:left w:val="nil"/>
              <w:bottom w:val="nil"/>
              <w:right w:val="nil"/>
            </w:tcBorders>
            <w:hideMark/>
          </w:tcPr>
          <w:p w14:paraId="12E424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XerD</w:t>
            </w:r>
            <w:proofErr w:type="spellEnd"/>
          </w:p>
        </w:tc>
      </w:tr>
      <w:tr w:rsidR="0006106D" w:rsidRPr="0006106D" w14:paraId="1F2FC39D" w14:textId="77777777" w:rsidTr="0006106D">
        <w:trPr>
          <w:trHeight w:val="300"/>
        </w:trPr>
        <w:tc>
          <w:tcPr>
            <w:tcW w:w="820" w:type="dxa"/>
            <w:tcBorders>
              <w:top w:val="nil"/>
              <w:left w:val="nil"/>
              <w:bottom w:val="nil"/>
              <w:right w:val="nil"/>
            </w:tcBorders>
            <w:noWrap/>
            <w:hideMark/>
          </w:tcPr>
          <w:p w14:paraId="49A8FCA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2F1487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glf</w:t>
            </w:r>
            <w:proofErr w:type="spellEnd"/>
          </w:p>
        </w:tc>
        <w:tc>
          <w:tcPr>
            <w:tcW w:w="7320" w:type="dxa"/>
            <w:tcBorders>
              <w:top w:val="nil"/>
              <w:left w:val="nil"/>
              <w:bottom w:val="nil"/>
              <w:right w:val="nil"/>
            </w:tcBorders>
            <w:hideMark/>
          </w:tcPr>
          <w:p w14:paraId="2D75E7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UDP-</w:t>
            </w:r>
            <w:proofErr w:type="spellStart"/>
            <w:r w:rsidRPr="0006106D">
              <w:rPr>
                <w:rFonts w:eastAsia="Times New Roman" w:cs="Times New Roman"/>
                <w:color w:val="000000"/>
                <w:sz w:val="18"/>
                <w:szCs w:val="18"/>
                <w:lang w:val="en-GB" w:eastAsia="sl-SI"/>
              </w:rPr>
              <w:t>galactopyranose</w:t>
            </w:r>
            <w:proofErr w:type="spellEnd"/>
            <w:r w:rsidRPr="0006106D">
              <w:rPr>
                <w:rFonts w:eastAsia="Times New Roman" w:cs="Times New Roman"/>
                <w:color w:val="000000"/>
                <w:sz w:val="18"/>
                <w:szCs w:val="18"/>
                <w:lang w:val="en-GB" w:eastAsia="sl-SI"/>
              </w:rPr>
              <w:t xml:space="preserve"> mutase</w:t>
            </w:r>
          </w:p>
        </w:tc>
      </w:tr>
      <w:tr w:rsidR="0006106D" w:rsidRPr="0006106D" w14:paraId="49BE0E04" w14:textId="77777777" w:rsidTr="0006106D">
        <w:trPr>
          <w:trHeight w:val="300"/>
        </w:trPr>
        <w:tc>
          <w:tcPr>
            <w:tcW w:w="820" w:type="dxa"/>
            <w:tcBorders>
              <w:top w:val="nil"/>
              <w:left w:val="nil"/>
              <w:bottom w:val="nil"/>
              <w:right w:val="nil"/>
            </w:tcBorders>
            <w:noWrap/>
            <w:hideMark/>
          </w:tcPr>
          <w:p w14:paraId="067018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567F43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group_3405</w:t>
            </w:r>
            <w:proofErr w:type="spellEnd"/>
          </w:p>
        </w:tc>
        <w:tc>
          <w:tcPr>
            <w:tcW w:w="7320" w:type="dxa"/>
            <w:tcBorders>
              <w:top w:val="nil"/>
              <w:left w:val="nil"/>
              <w:bottom w:val="nil"/>
              <w:right w:val="nil"/>
            </w:tcBorders>
            <w:hideMark/>
          </w:tcPr>
          <w:p w14:paraId="50117B8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UDP-N-</w:t>
            </w:r>
            <w:proofErr w:type="spellStart"/>
            <w:r w:rsidRPr="0006106D">
              <w:rPr>
                <w:rFonts w:eastAsia="Times New Roman" w:cs="Times New Roman"/>
                <w:color w:val="000000"/>
                <w:sz w:val="18"/>
                <w:szCs w:val="18"/>
                <w:lang w:val="en-GB" w:eastAsia="sl-SI"/>
              </w:rPr>
              <w:t>acetylgalactosamine</w:t>
            </w:r>
            <w:proofErr w:type="spellEnd"/>
            <w:r w:rsidRPr="0006106D">
              <w:rPr>
                <w:rFonts w:eastAsia="Times New Roman" w:cs="Times New Roman"/>
                <w:color w:val="000000"/>
                <w:sz w:val="18"/>
                <w:szCs w:val="18"/>
                <w:lang w:val="en-GB" w:eastAsia="sl-SI"/>
              </w:rPr>
              <w:t>-undecaprenyl-phosphate N-</w:t>
            </w:r>
            <w:proofErr w:type="spellStart"/>
            <w:r w:rsidRPr="0006106D">
              <w:rPr>
                <w:rFonts w:eastAsia="Times New Roman" w:cs="Times New Roman"/>
                <w:color w:val="000000"/>
                <w:sz w:val="18"/>
                <w:szCs w:val="18"/>
                <w:lang w:val="en-GB" w:eastAsia="sl-SI"/>
              </w:rPr>
              <w:t>acetylgalactosaminephosphotransferase</w:t>
            </w:r>
            <w:proofErr w:type="spellEnd"/>
          </w:p>
        </w:tc>
      </w:tr>
      <w:tr w:rsidR="0006106D" w:rsidRPr="0006106D" w14:paraId="77BADBFF" w14:textId="77777777" w:rsidTr="0006106D">
        <w:trPr>
          <w:trHeight w:val="300"/>
        </w:trPr>
        <w:tc>
          <w:tcPr>
            <w:tcW w:w="820" w:type="dxa"/>
            <w:tcBorders>
              <w:top w:val="nil"/>
              <w:left w:val="nil"/>
              <w:bottom w:val="nil"/>
              <w:right w:val="nil"/>
            </w:tcBorders>
            <w:noWrap/>
            <w:hideMark/>
          </w:tcPr>
          <w:p w14:paraId="1B2C8CF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1728AD9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group_3437</w:t>
            </w:r>
            <w:proofErr w:type="spellEnd"/>
          </w:p>
        </w:tc>
        <w:tc>
          <w:tcPr>
            <w:tcW w:w="7320" w:type="dxa"/>
            <w:tcBorders>
              <w:top w:val="nil"/>
              <w:left w:val="nil"/>
              <w:bottom w:val="nil"/>
              <w:right w:val="nil"/>
            </w:tcBorders>
            <w:hideMark/>
          </w:tcPr>
          <w:p w14:paraId="0E97FC6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UDP-N-</w:t>
            </w:r>
            <w:proofErr w:type="spellStart"/>
            <w:r w:rsidRPr="0006106D">
              <w:rPr>
                <w:rFonts w:eastAsia="Times New Roman" w:cs="Times New Roman"/>
                <w:color w:val="000000"/>
                <w:sz w:val="18"/>
                <w:szCs w:val="18"/>
                <w:lang w:val="en-GB" w:eastAsia="sl-SI"/>
              </w:rPr>
              <w:t>acetylgalactosamine</w:t>
            </w:r>
            <w:proofErr w:type="spellEnd"/>
            <w:r w:rsidRPr="0006106D">
              <w:rPr>
                <w:rFonts w:eastAsia="Times New Roman" w:cs="Times New Roman"/>
                <w:color w:val="000000"/>
                <w:sz w:val="18"/>
                <w:szCs w:val="18"/>
                <w:lang w:val="en-GB" w:eastAsia="sl-SI"/>
              </w:rPr>
              <w:t>-undecaprenyl-phosphate N-</w:t>
            </w:r>
            <w:proofErr w:type="spellStart"/>
            <w:r w:rsidRPr="0006106D">
              <w:rPr>
                <w:rFonts w:eastAsia="Times New Roman" w:cs="Times New Roman"/>
                <w:color w:val="000000"/>
                <w:sz w:val="18"/>
                <w:szCs w:val="18"/>
                <w:lang w:val="en-GB" w:eastAsia="sl-SI"/>
              </w:rPr>
              <w:t>acetylgalactosaminephosphotransferase</w:t>
            </w:r>
            <w:proofErr w:type="spellEnd"/>
          </w:p>
        </w:tc>
      </w:tr>
      <w:tr w:rsidR="0006106D" w:rsidRPr="00FC3F58" w14:paraId="5975AEF0" w14:textId="77777777" w:rsidTr="0006106D">
        <w:trPr>
          <w:trHeight w:val="300"/>
        </w:trPr>
        <w:tc>
          <w:tcPr>
            <w:tcW w:w="820" w:type="dxa"/>
            <w:tcBorders>
              <w:top w:val="nil"/>
              <w:left w:val="nil"/>
              <w:bottom w:val="nil"/>
              <w:right w:val="nil"/>
            </w:tcBorders>
            <w:noWrap/>
            <w:hideMark/>
          </w:tcPr>
          <w:p w14:paraId="5696CB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71F6F1D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group_3391</w:t>
            </w:r>
            <w:proofErr w:type="spellEnd"/>
          </w:p>
        </w:tc>
        <w:tc>
          <w:tcPr>
            <w:tcW w:w="7320" w:type="dxa"/>
            <w:tcBorders>
              <w:top w:val="nil"/>
              <w:left w:val="nil"/>
              <w:bottom w:val="nil"/>
              <w:right w:val="nil"/>
            </w:tcBorders>
            <w:hideMark/>
          </w:tcPr>
          <w:p w14:paraId="29A92824" w14:textId="77777777" w:rsidR="0006106D" w:rsidRPr="00552F15" w:rsidRDefault="0006106D" w:rsidP="0006106D">
            <w:pPr>
              <w:spacing w:after="0" w:line="240" w:lineRule="auto"/>
              <w:jc w:val="left"/>
              <w:rPr>
                <w:rFonts w:eastAsia="Times New Roman" w:cs="Times New Roman"/>
                <w:color w:val="000000"/>
                <w:sz w:val="18"/>
                <w:szCs w:val="18"/>
                <w:lang w:val="es-ES" w:eastAsia="sl-SI"/>
              </w:rPr>
            </w:pPr>
            <w:r w:rsidRPr="00552F15">
              <w:rPr>
                <w:rFonts w:eastAsia="Times New Roman" w:cs="Times New Roman"/>
                <w:color w:val="000000"/>
                <w:sz w:val="18"/>
                <w:szCs w:val="18"/>
                <w:lang w:val="es-ES" w:eastAsia="sl-SI"/>
              </w:rPr>
              <w:t>UDP-N-</w:t>
            </w:r>
            <w:proofErr w:type="spellStart"/>
            <w:r w:rsidRPr="00552F15">
              <w:rPr>
                <w:rFonts w:eastAsia="Times New Roman" w:cs="Times New Roman"/>
                <w:color w:val="000000"/>
                <w:sz w:val="18"/>
                <w:szCs w:val="18"/>
                <w:lang w:val="es-ES" w:eastAsia="sl-SI"/>
              </w:rPr>
              <w:t>acetylglucosamine</w:t>
            </w:r>
            <w:proofErr w:type="spellEnd"/>
            <w:r w:rsidRPr="00552F15">
              <w:rPr>
                <w:rFonts w:eastAsia="Times New Roman" w:cs="Times New Roman"/>
                <w:color w:val="000000"/>
                <w:sz w:val="18"/>
                <w:szCs w:val="18"/>
                <w:lang w:val="es-ES" w:eastAsia="sl-SI"/>
              </w:rPr>
              <w:t>--</w:t>
            </w:r>
            <w:proofErr w:type="spellStart"/>
            <w:r w:rsidRPr="00552F15">
              <w:rPr>
                <w:rFonts w:eastAsia="Times New Roman" w:cs="Times New Roman"/>
                <w:color w:val="000000"/>
                <w:sz w:val="18"/>
                <w:szCs w:val="18"/>
                <w:lang w:val="es-ES" w:eastAsia="sl-SI"/>
              </w:rPr>
              <w:t>peptide</w:t>
            </w:r>
            <w:proofErr w:type="spellEnd"/>
            <w:r w:rsidRPr="00552F15">
              <w:rPr>
                <w:rFonts w:eastAsia="Times New Roman" w:cs="Times New Roman"/>
                <w:color w:val="000000"/>
                <w:sz w:val="18"/>
                <w:szCs w:val="18"/>
                <w:lang w:val="es-ES" w:eastAsia="sl-SI"/>
              </w:rPr>
              <w:t xml:space="preserve"> N-</w:t>
            </w:r>
            <w:proofErr w:type="spellStart"/>
            <w:r w:rsidRPr="00552F15">
              <w:rPr>
                <w:rFonts w:eastAsia="Times New Roman" w:cs="Times New Roman"/>
                <w:color w:val="000000"/>
                <w:sz w:val="18"/>
                <w:szCs w:val="18"/>
                <w:lang w:val="es-ES" w:eastAsia="sl-SI"/>
              </w:rPr>
              <w:t>acetylglucosaminyltransferase</w:t>
            </w:r>
            <w:proofErr w:type="spellEnd"/>
            <w:r w:rsidRPr="00552F15">
              <w:rPr>
                <w:rFonts w:eastAsia="Times New Roman" w:cs="Times New Roman"/>
                <w:color w:val="000000"/>
                <w:sz w:val="18"/>
                <w:szCs w:val="18"/>
                <w:lang w:val="es-ES" w:eastAsia="sl-SI"/>
              </w:rPr>
              <w:t xml:space="preserve"> </w:t>
            </w:r>
            <w:proofErr w:type="spellStart"/>
            <w:r w:rsidRPr="00552F15">
              <w:rPr>
                <w:rFonts w:eastAsia="Times New Roman" w:cs="Times New Roman"/>
                <w:color w:val="000000"/>
                <w:sz w:val="18"/>
                <w:szCs w:val="18"/>
                <w:lang w:val="es-ES" w:eastAsia="sl-SI"/>
              </w:rPr>
              <w:t>GtfA</w:t>
            </w:r>
            <w:proofErr w:type="spellEnd"/>
            <w:r w:rsidRPr="00552F15">
              <w:rPr>
                <w:rFonts w:eastAsia="Times New Roman" w:cs="Times New Roman"/>
                <w:color w:val="000000"/>
                <w:sz w:val="18"/>
                <w:szCs w:val="18"/>
                <w:lang w:val="es-ES" w:eastAsia="sl-SI"/>
              </w:rPr>
              <w:t xml:space="preserve"> </w:t>
            </w:r>
            <w:proofErr w:type="spellStart"/>
            <w:r w:rsidRPr="00552F15">
              <w:rPr>
                <w:rFonts w:eastAsia="Times New Roman" w:cs="Times New Roman"/>
                <w:color w:val="000000"/>
                <w:sz w:val="18"/>
                <w:szCs w:val="18"/>
                <w:lang w:val="es-ES" w:eastAsia="sl-SI"/>
              </w:rPr>
              <w:t>subunit</w:t>
            </w:r>
            <w:proofErr w:type="spellEnd"/>
          </w:p>
        </w:tc>
      </w:tr>
      <w:tr w:rsidR="0006106D" w:rsidRPr="00FC3F58" w14:paraId="1E570B7A" w14:textId="77777777" w:rsidTr="0006106D">
        <w:trPr>
          <w:trHeight w:val="300"/>
        </w:trPr>
        <w:tc>
          <w:tcPr>
            <w:tcW w:w="820" w:type="dxa"/>
            <w:tcBorders>
              <w:top w:val="nil"/>
              <w:left w:val="nil"/>
              <w:bottom w:val="nil"/>
              <w:right w:val="nil"/>
            </w:tcBorders>
            <w:noWrap/>
            <w:hideMark/>
          </w:tcPr>
          <w:p w14:paraId="12C5206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2F79DD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group_3393</w:t>
            </w:r>
            <w:proofErr w:type="spellEnd"/>
          </w:p>
        </w:tc>
        <w:tc>
          <w:tcPr>
            <w:tcW w:w="7320" w:type="dxa"/>
            <w:tcBorders>
              <w:top w:val="nil"/>
              <w:left w:val="nil"/>
              <w:bottom w:val="nil"/>
              <w:right w:val="nil"/>
            </w:tcBorders>
            <w:hideMark/>
          </w:tcPr>
          <w:p w14:paraId="712E754D" w14:textId="77777777" w:rsidR="0006106D" w:rsidRPr="00552F15" w:rsidRDefault="0006106D" w:rsidP="0006106D">
            <w:pPr>
              <w:spacing w:after="0" w:line="240" w:lineRule="auto"/>
              <w:jc w:val="left"/>
              <w:rPr>
                <w:rFonts w:eastAsia="Times New Roman" w:cs="Times New Roman"/>
                <w:color w:val="000000"/>
                <w:sz w:val="18"/>
                <w:szCs w:val="18"/>
                <w:lang w:val="es-ES" w:eastAsia="sl-SI"/>
              </w:rPr>
            </w:pPr>
            <w:r w:rsidRPr="00552F15">
              <w:rPr>
                <w:rFonts w:eastAsia="Times New Roman" w:cs="Times New Roman"/>
                <w:color w:val="000000"/>
                <w:sz w:val="18"/>
                <w:szCs w:val="18"/>
                <w:lang w:val="es-ES" w:eastAsia="sl-SI"/>
              </w:rPr>
              <w:t>UDP-N-</w:t>
            </w:r>
            <w:proofErr w:type="spellStart"/>
            <w:r w:rsidRPr="00552F15">
              <w:rPr>
                <w:rFonts w:eastAsia="Times New Roman" w:cs="Times New Roman"/>
                <w:color w:val="000000"/>
                <w:sz w:val="18"/>
                <w:szCs w:val="18"/>
                <w:lang w:val="es-ES" w:eastAsia="sl-SI"/>
              </w:rPr>
              <w:t>acetylglucosamine</w:t>
            </w:r>
            <w:proofErr w:type="spellEnd"/>
            <w:r w:rsidRPr="00552F15">
              <w:rPr>
                <w:rFonts w:eastAsia="Times New Roman" w:cs="Times New Roman"/>
                <w:color w:val="000000"/>
                <w:sz w:val="18"/>
                <w:szCs w:val="18"/>
                <w:lang w:val="es-ES" w:eastAsia="sl-SI"/>
              </w:rPr>
              <w:t>--</w:t>
            </w:r>
            <w:proofErr w:type="spellStart"/>
            <w:r w:rsidRPr="00552F15">
              <w:rPr>
                <w:rFonts w:eastAsia="Times New Roman" w:cs="Times New Roman"/>
                <w:color w:val="000000"/>
                <w:sz w:val="18"/>
                <w:szCs w:val="18"/>
                <w:lang w:val="es-ES" w:eastAsia="sl-SI"/>
              </w:rPr>
              <w:t>peptide</w:t>
            </w:r>
            <w:proofErr w:type="spellEnd"/>
            <w:r w:rsidRPr="00552F15">
              <w:rPr>
                <w:rFonts w:eastAsia="Times New Roman" w:cs="Times New Roman"/>
                <w:color w:val="000000"/>
                <w:sz w:val="18"/>
                <w:szCs w:val="18"/>
                <w:lang w:val="es-ES" w:eastAsia="sl-SI"/>
              </w:rPr>
              <w:t xml:space="preserve"> N-</w:t>
            </w:r>
            <w:proofErr w:type="spellStart"/>
            <w:r w:rsidRPr="00552F15">
              <w:rPr>
                <w:rFonts w:eastAsia="Times New Roman" w:cs="Times New Roman"/>
                <w:color w:val="000000"/>
                <w:sz w:val="18"/>
                <w:szCs w:val="18"/>
                <w:lang w:val="es-ES" w:eastAsia="sl-SI"/>
              </w:rPr>
              <w:t>acetylglucosaminyltransferase</w:t>
            </w:r>
            <w:proofErr w:type="spellEnd"/>
            <w:r w:rsidRPr="00552F15">
              <w:rPr>
                <w:rFonts w:eastAsia="Times New Roman" w:cs="Times New Roman"/>
                <w:color w:val="000000"/>
                <w:sz w:val="18"/>
                <w:szCs w:val="18"/>
                <w:lang w:val="es-ES" w:eastAsia="sl-SI"/>
              </w:rPr>
              <w:t xml:space="preserve"> </w:t>
            </w:r>
            <w:proofErr w:type="spellStart"/>
            <w:r w:rsidRPr="00552F15">
              <w:rPr>
                <w:rFonts w:eastAsia="Times New Roman" w:cs="Times New Roman"/>
                <w:color w:val="000000"/>
                <w:sz w:val="18"/>
                <w:szCs w:val="18"/>
                <w:lang w:val="es-ES" w:eastAsia="sl-SI"/>
              </w:rPr>
              <w:t>GtfA</w:t>
            </w:r>
            <w:proofErr w:type="spellEnd"/>
            <w:r w:rsidRPr="00552F15">
              <w:rPr>
                <w:rFonts w:eastAsia="Times New Roman" w:cs="Times New Roman"/>
                <w:color w:val="000000"/>
                <w:sz w:val="18"/>
                <w:szCs w:val="18"/>
                <w:lang w:val="es-ES" w:eastAsia="sl-SI"/>
              </w:rPr>
              <w:t xml:space="preserve"> </w:t>
            </w:r>
            <w:proofErr w:type="spellStart"/>
            <w:r w:rsidRPr="00552F15">
              <w:rPr>
                <w:rFonts w:eastAsia="Times New Roman" w:cs="Times New Roman"/>
                <w:color w:val="000000"/>
                <w:sz w:val="18"/>
                <w:szCs w:val="18"/>
                <w:lang w:val="es-ES" w:eastAsia="sl-SI"/>
              </w:rPr>
              <w:t>subunit</w:t>
            </w:r>
            <w:proofErr w:type="spellEnd"/>
          </w:p>
        </w:tc>
      </w:tr>
      <w:tr w:rsidR="0006106D" w:rsidRPr="0006106D" w14:paraId="3CD3371E" w14:textId="77777777" w:rsidTr="0006106D">
        <w:trPr>
          <w:trHeight w:val="300"/>
        </w:trPr>
        <w:tc>
          <w:tcPr>
            <w:tcW w:w="820" w:type="dxa"/>
            <w:tcBorders>
              <w:top w:val="nil"/>
              <w:left w:val="nil"/>
              <w:bottom w:val="nil"/>
              <w:right w:val="nil"/>
            </w:tcBorders>
            <w:noWrap/>
            <w:hideMark/>
          </w:tcPr>
          <w:p w14:paraId="0C600E9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5</w:t>
            </w:r>
          </w:p>
        </w:tc>
        <w:tc>
          <w:tcPr>
            <w:tcW w:w="1180" w:type="dxa"/>
            <w:tcBorders>
              <w:top w:val="nil"/>
              <w:left w:val="nil"/>
              <w:bottom w:val="nil"/>
              <w:right w:val="nil"/>
            </w:tcBorders>
            <w:noWrap/>
            <w:hideMark/>
          </w:tcPr>
          <w:p w14:paraId="5C1C13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arnC</w:t>
            </w:r>
            <w:proofErr w:type="spellEnd"/>
          </w:p>
        </w:tc>
        <w:tc>
          <w:tcPr>
            <w:tcW w:w="7320" w:type="dxa"/>
            <w:tcBorders>
              <w:top w:val="nil"/>
              <w:left w:val="nil"/>
              <w:bottom w:val="nil"/>
              <w:right w:val="nil"/>
            </w:tcBorders>
            <w:hideMark/>
          </w:tcPr>
          <w:p w14:paraId="3C2A462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Undecaprenyl-phosphate 4-deoxy-4-</w:t>
            </w:r>
            <w:proofErr w:type="spellStart"/>
            <w:r w:rsidRPr="0006106D">
              <w:rPr>
                <w:rFonts w:eastAsia="Times New Roman" w:cs="Times New Roman"/>
                <w:color w:val="000000"/>
                <w:sz w:val="18"/>
                <w:szCs w:val="18"/>
                <w:lang w:val="en-GB" w:eastAsia="sl-SI"/>
              </w:rPr>
              <w:t>formamido</w:t>
            </w:r>
            <w:proofErr w:type="spellEnd"/>
            <w:r w:rsidRPr="0006106D">
              <w:rPr>
                <w:rFonts w:eastAsia="Times New Roman" w:cs="Times New Roman"/>
                <w:color w:val="000000"/>
                <w:sz w:val="18"/>
                <w:szCs w:val="18"/>
                <w:lang w:val="en-GB" w:eastAsia="sl-SI"/>
              </w:rPr>
              <w:t>-L-arabinose transferase</w:t>
            </w:r>
          </w:p>
        </w:tc>
      </w:tr>
      <w:tr w:rsidR="0006106D" w:rsidRPr="0006106D" w14:paraId="765F07D6" w14:textId="77777777" w:rsidTr="0006106D">
        <w:trPr>
          <w:trHeight w:val="300"/>
        </w:trPr>
        <w:tc>
          <w:tcPr>
            <w:tcW w:w="820" w:type="dxa"/>
            <w:tcBorders>
              <w:top w:val="nil"/>
              <w:left w:val="nil"/>
              <w:bottom w:val="nil"/>
              <w:right w:val="nil"/>
            </w:tcBorders>
            <w:noWrap/>
            <w:hideMark/>
          </w:tcPr>
          <w:p w14:paraId="0DF63C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2a</w:t>
            </w:r>
            <w:proofErr w:type="spellEnd"/>
          </w:p>
        </w:tc>
        <w:tc>
          <w:tcPr>
            <w:tcW w:w="1180" w:type="dxa"/>
            <w:tcBorders>
              <w:top w:val="nil"/>
              <w:left w:val="nil"/>
              <w:bottom w:val="nil"/>
              <w:right w:val="nil"/>
            </w:tcBorders>
            <w:noWrap/>
            <w:hideMark/>
          </w:tcPr>
          <w:p w14:paraId="3A81F32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group_3852</w:t>
            </w:r>
            <w:proofErr w:type="spellEnd"/>
          </w:p>
        </w:tc>
        <w:tc>
          <w:tcPr>
            <w:tcW w:w="7320" w:type="dxa"/>
            <w:tcBorders>
              <w:top w:val="nil"/>
              <w:left w:val="nil"/>
              <w:bottom w:val="nil"/>
              <w:right w:val="nil"/>
            </w:tcBorders>
            <w:hideMark/>
          </w:tcPr>
          <w:p w14:paraId="265A6EF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w:t>
            </w:r>
            <w:proofErr w:type="spellStart"/>
            <w:r w:rsidRPr="0006106D">
              <w:rPr>
                <w:rFonts w:eastAsia="Times New Roman" w:cs="Times New Roman"/>
                <w:color w:val="000000"/>
                <w:sz w:val="18"/>
                <w:szCs w:val="18"/>
                <w:lang w:val="en-GB" w:eastAsia="sl-SI"/>
              </w:rPr>
              <w:t>Clp</w:t>
            </w:r>
            <w:proofErr w:type="spellEnd"/>
            <w:r w:rsidRPr="0006106D">
              <w:rPr>
                <w:rFonts w:eastAsia="Times New Roman" w:cs="Times New Roman"/>
                <w:color w:val="000000"/>
                <w:sz w:val="18"/>
                <w:szCs w:val="18"/>
                <w:lang w:val="en-GB" w:eastAsia="sl-SI"/>
              </w:rPr>
              <w:t xml:space="preserve"> protease proteolytic subunit</w:t>
            </w:r>
          </w:p>
        </w:tc>
      </w:tr>
      <w:tr w:rsidR="0006106D" w:rsidRPr="0006106D" w14:paraId="45E6BCA2" w14:textId="77777777" w:rsidTr="0006106D">
        <w:trPr>
          <w:trHeight w:val="300"/>
        </w:trPr>
        <w:tc>
          <w:tcPr>
            <w:tcW w:w="820" w:type="dxa"/>
            <w:tcBorders>
              <w:top w:val="nil"/>
              <w:left w:val="nil"/>
              <w:bottom w:val="nil"/>
              <w:right w:val="nil"/>
            </w:tcBorders>
            <w:noWrap/>
            <w:hideMark/>
          </w:tcPr>
          <w:p w14:paraId="36BC995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2a</w:t>
            </w:r>
            <w:proofErr w:type="spellEnd"/>
          </w:p>
        </w:tc>
        <w:tc>
          <w:tcPr>
            <w:tcW w:w="1180" w:type="dxa"/>
            <w:tcBorders>
              <w:top w:val="nil"/>
              <w:left w:val="nil"/>
              <w:bottom w:val="nil"/>
              <w:right w:val="nil"/>
            </w:tcBorders>
            <w:noWrap/>
            <w:hideMark/>
          </w:tcPr>
          <w:p w14:paraId="7C53C7D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group_3865</w:t>
            </w:r>
            <w:proofErr w:type="spellEnd"/>
          </w:p>
        </w:tc>
        <w:tc>
          <w:tcPr>
            <w:tcW w:w="7320" w:type="dxa"/>
            <w:tcBorders>
              <w:top w:val="nil"/>
              <w:left w:val="nil"/>
              <w:bottom w:val="nil"/>
              <w:right w:val="nil"/>
            </w:tcBorders>
            <w:hideMark/>
          </w:tcPr>
          <w:p w14:paraId="3527760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RNA helicase </w:t>
            </w:r>
            <w:proofErr w:type="spellStart"/>
            <w:r w:rsidRPr="0006106D">
              <w:rPr>
                <w:rFonts w:eastAsia="Times New Roman" w:cs="Times New Roman"/>
                <w:color w:val="000000"/>
                <w:sz w:val="18"/>
                <w:szCs w:val="18"/>
                <w:lang w:val="en-GB" w:eastAsia="sl-SI"/>
              </w:rPr>
              <w:t>DbpA</w:t>
            </w:r>
            <w:proofErr w:type="spellEnd"/>
          </w:p>
        </w:tc>
      </w:tr>
      <w:tr w:rsidR="0006106D" w:rsidRPr="0006106D" w14:paraId="3C3DBDD7" w14:textId="77777777" w:rsidTr="0006106D">
        <w:trPr>
          <w:trHeight w:val="300"/>
        </w:trPr>
        <w:tc>
          <w:tcPr>
            <w:tcW w:w="820" w:type="dxa"/>
            <w:tcBorders>
              <w:top w:val="nil"/>
              <w:left w:val="nil"/>
              <w:bottom w:val="nil"/>
              <w:right w:val="nil"/>
            </w:tcBorders>
            <w:noWrap/>
            <w:hideMark/>
          </w:tcPr>
          <w:p w14:paraId="3FDF7C8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2a</w:t>
            </w:r>
            <w:proofErr w:type="spellEnd"/>
          </w:p>
        </w:tc>
        <w:tc>
          <w:tcPr>
            <w:tcW w:w="1180" w:type="dxa"/>
            <w:tcBorders>
              <w:top w:val="nil"/>
              <w:left w:val="nil"/>
              <w:bottom w:val="nil"/>
              <w:right w:val="nil"/>
            </w:tcBorders>
            <w:noWrap/>
            <w:hideMark/>
          </w:tcPr>
          <w:p w14:paraId="7BB818A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smc_3</w:t>
            </w:r>
            <w:proofErr w:type="spellEnd"/>
          </w:p>
        </w:tc>
        <w:tc>
          <w:tcPr>
            <w:tcW w:w="7320" w:type="dxa"/>
            <w:tcBorders>
              <w:top w:val="nil"/>
              <w:left w:val="nil"/>
              <w:bottom w:val="nil"/>
              <w:right w:val="nil"/>
            </w:tcBorders>
            <w:hideMark/>
          </w:tcPr>
          <w:p w14:paraId="6097D7C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 protein </w:t>
            </w:r>
            <w:proofErr w:type="spellStart"/>
            <w:r w:rsidRPr="0006106D">
              <w:rPr>
                <w:rFonts w:eastAsia="Times New Roman" w:cs="Times New Roman"/>
                <w:color w:val="000000"/>
                <w:sz w:val="18"/>
                <w:szCs w:val="18"/>
                <w:lang w:val="en-GB" w:eastAsia="sl-SI"/>
              </w:rPr>
              <w:t>Smc</w:t>
            </w:r>
            <w:proofErr w:type="spellEnd"/>
          </w:p>
        </w:tc>
      </w:tr>
      <w:tr w:rsidR="0006106D" w:rsidRPr="0006106D" w14:paraId="193A3DB4" w14:textId="77777777" w:rsidTr="0006106D">
        <w:trPr>
          <w:trHeight w:val="300"/>
        </w:trPr>
        <w:tc>
          <w:tcPr>
            <w:tcW w:w="820" w:type="dxa"/>
            <w:tcBorders>
              <w:top w:val="nil"/>
              <w:left w:val="nil"/>
              <w:bottom w:val="nil"/>
              <w:right w:val="nil"/>
            </w:tcBorders>
            <w:noWrap/>
            <w:hideMark/>
          </w:tcPr>
          <w:p w14:paraId="27A8C51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2a</w:t>
            </w:r>
            <w:proofErr w:type="spellEnd"/>
          </w:p>
        </w:tc>
        <w:tc>
          <w:tcPr>
            <w:tcW w:w="1180" w:type="dxa"/>
            <w:tcBorders>
              <w:top w:val="nil"/>
              <w:left w:val="nil"/>
              <w:bottom w:val="nil"/>
              <w:right w:val="nil"/>
            </w:tcBorders>
            <w:noWrap/>
            <w:hideMark/>
          </w:tcPr>
          <w:p w14:paraId="109CB62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mutL_1</w:t>
            </w:r>
            <w:proofErr w:type="spellEnd"/>
          </w:p>
        </w:tc>
        <w:tc>
          <w:tcPr>
            <w:tcW w:w="7320" w:type="dxa"/>
            <w:tcBorders>
              <w:top w:val="nil"/>
              <w:left w:val="nil"/>
              <w:bottom w:val="nil"/>
              <w:right w:val="nil"/>
            </w:tcBorders>
            <w:hideMark/>
          </w:tcPr>
          <w:p w14:paraId="6703D61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DNA mismatch repair protein </w:t>
            </w:r>
            <w:proofErr w:type="spellStart"/>
            <w:r w:rsidRPr="0006106D">
              <w:rPr>
                <w:rFonts w:eastAsia="Times New Roman" w:cs="Times New Roman"/>
                <w:color w:val="000000"/>
                <w:sz w:val="18"/>
                <w:szCs w:val="18"/>
                <w:lang w:val="en-GB" w:eastAsia="sl-SI"/>
              </w:rPr>
              <w:t>MutL</w:t>
            </w:r>
            <w:proofErr w:type="spellEnd"/>
          </w:p>
        </w:tc>
      </w:tr>
      <w:tr w:rsidR="0006106D" w:rsidRPr="0006106D" w14:paraId="7CBC61DF" w14:textId="77777777" w:rsidTr="0006106D">
        <w:trPr>
          <w:trHeight w:val="300"/>
        </w:trPr>
        <w:tc>
          <w:tcPr>
            <w:tcW w:w="820" w:type="dxa"/>
            <w:tcBorders>
              <w:top w:val="nil"/>
              <w:left w:val="nil"/>
              <w:bottom w:val="nil"/>
              <w:right w:val="nil"/>
            </w:tcBorders>
            <w:noWrap/>
            <w:hideMark/>
          </w:tcPr>
          <w:p w14:paraId="6A5DDF1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2a</w:t>
            </w:r>
            <w:proofErr w:type="spellEnd"/>
          </w:p>
        </w:tc>
        <w:tc>
          <w:tcPr>
            <w:tcW w:w="1180" w:type="dxa"/>
            <w:tcBorders>
              <w:top w:val="nil"/>
              <w:left w:val="nil"/>
              <w:bottom w:val="nil"/>
              <w:right w:val="nil"/>
            </w:tcBorders>
            <w:noWrap/>
            <w:hideMark/>
          </w:tcPr>
          <w:p w14:paraId="2E44076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group_3875</w:t>
            </w:r>
            <w:proofErr w:type="spellEnd"/>
          </w:p>
        </w:tc>
        <w:tc>
          <w:tcPr>
            <w:tcW w:w="7320" w:type="dxa"/>
            <w:tcBorders>
              <w:top w:val="nil"/>
              <w:left w:val="nil"/>
              <w:bottom w:val="nil"/>
              <w:right w:val="nil"/>
            </w:tcBorders>
            <w:hideMark/>
          </w:tcPr>
          <w:p w14:paraId="02DD3EB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IS200</w:t>
            </w:r>
            <w:proofErr w:type="spellEnd"/>
            <w:r w:rsidRPr="0006106D">
              <w:rPr>
                <w:rFonts w:eastAsia="Times New Roman" w:cs="Times New Roman"/>
                <w:color w:val="000000"/>
                <w:sz w:val="18"/>
                <w:szCs w:val="18"/>
                <w:lang w:val="en-GB" w:eastAsia="sl-SI"/>
              </w:rPr>
              <w:t>/</w:t>
            </w:r>
            <w:proofErr w:type="spellStart"/>
            <w:r w:rsidRPr="0006106D">
              <w:rPr>
                <w:rFonts w:eastAsia="Times New Roman" w:cs="Times New Roman"/>
                <w:color w:val="000000"/>
                <w:sz w:val="18"/>
                <w:szCs w:val="18"/>
                <w:lang w:val="en-GB" w:eastAsia="sl-SI"/>
              </w:rPr>
              <w:t>IS605</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ISEfa4</w:t>
            </w:r>
            <w:proofErr w:type="spellEnd"/>
          </w:p>
        </w:tc>
      </w:tr>
      <w:tr w:rsidR="0006106D" w:rsidRPr="0006106D" w14:paraId="42E1B67C" w14:textId="77777777" w:rsidTr="0006106D">
        <w:trPr>
          <w:trHeight w:val="300"/>
        </w:trPr>
        <w:tc>
          <w:tcPr>
            <w:tcW w:w="820" w:type="dxa"/>
            <w:tcBorders>
              <w:top w:val="nil"/>
              <w:left w:val="nil"/>
              <w:bottom w:val="nil"/>
              <w:right w:val="nil"/>
            </w:tcBorders>
            <w:noWrap/>
            <w:hideMark/>
          </w:tcPr>
          <w:p w14:paraId="6203B5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350381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group_372</w:t>
            </w:r>
            <w:proofErr w:type="spellEnd"/>
          </w:p>
        </w:tc>
        <w:tc>
          <w:tcPr>
            <w:tcW w:w="7320" w:type="dxa"/>
            <w:tcBorders>
              <w:top w:val="nil"/>
              <w:left w:val="nil"/>
              <w:bottom w:val="nil"/>
              <w:right w:val="nil"/>
            </w:tcBorders>
            <w:hideMark/>
          </w:tcPr>
          <w:p w14:paraId="7784F61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Alpha-</w:t>
            </w:r>
            <w:proofErr w:type="spellStart"/>
            <w:r w:rsidRPr="0006106D">
              <w:rPr>
                <w:rFonts w:eastAsia="Times New Roman" w:cs="Times New Roman"/>
                <w:color w:val="000000"/>
                <w:sz w:val="18"/>
                <w:szCs w:val="18"/>
                <w:lang w:val="en-GB" w:eastAsia="sl-SI"/>
              </w:rPr>
              <w:t>xylosidase</w:t>
            </w:r>
            <w:proofErr w:type="spellEnd"/>
          </w:p>
        </w:tc>
      </w:tr>
      <w:tr w:rsidR="0006106D" w:rsidRPr="0006106D" w14:paraId="57A0A83C" w14:textId="77777777" w:rsidTr="0006106D">
        <w:trPr>
          <w:trHeight w:val="300"/>
        </w:trPr>
        <w:tc>
          <w:tcPr>
            <w:tcW w:w="820" w:type="dxa"/>
            <w:tcBorders>
              <w:top w:val="nil"/>
              <w:left w:val="nil"/>
              <w:bottom w:val="nil"/>
              <w:right w:val="nil"/>
            </w:tcBorders>
            <w:noWrap/>
            <w:hideMark/>
          </w:tcPr>
          <w:p w14:paraId="68227CB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E16CE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clpA_2</w:t>
            </w:r>
            <w:proofErr w:type="spellEnd"/>
          </w:p>
        </w:tc>
        <w:tc>
          <w:tcPr>
            <w:tcW w:w="7320" w:type="dxa"/>
            <w:tcBorders>
              <w:top w:val="nil"/>
              <w:left w:val="nil"/>
              <w:bottom w:val="nil"/>
              <w:right w:val="nil"/>
            </w:tcBorders>
            <w:hideMark/>
          </w:tcPr>
          <w:p w14:paraId="1BEC69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w:t>
            </w:r>
            <w:proofErr w:type="spellStart"/>
            <w:r w:rsidRPr="0006106D">
              <w:rPr>
                <w:rFonts w:eastAsia="Times New Roman" w:cs="Times New Roman"/>
                <w:color w:val="000000"/>
                <w:sz w:val="18"/>
                <w:szCs w:val="18"/>
                <w:lang w:val="en-GB" w:eastAsia="sl-SI"/>
              </w:rPr>
              <w:t>Clp</w:t>
            </w:r>
            <w:proofErr w:type="spellEnd"/>
            <w:r w:rsidRPr="0006106D">
              <w:rPr>
                <w:rFonts w:eastAsia="Times New Roman" w:cs="Times New Roman"/>
                <w:color w:val="000000"/>
                <w:sz w:val="18"/>
                <w:szCs w:val="18"/>
                <w:lang w:val="en-GB" w:eastAsia="sl-SI"/>
              </w:rPr>
              <w:t xml:space="preserve"> protease ATP-binding subunit </w:t>
            </w:r>
            <w:proofErr w:type="spellStart"/>
            <w:r w:rsidRPr="0006106D">
              <w:rPr>
                <w:rFonts w:eastAsia="Times New Roman" w:cs="Times New Roman"/>
                <w:color w:val="000000"/>
                <w:sz w:val="18"/>
                <w:szCs w:val="18"/>
                <w:lang w:val="en-GB" w:eastAsia="sl-SI"/>
              </w:rPr>
              <w:t>ClpA</w:t>
            </w:r>
            <w:proofErr w:type="spellEnd"/>
          </w:p>
        </w:tc>
      </w:tr>
      <w:tr w:rsidR="0006106D" w:rsidRPr="0006106D" w14:paraId="0585E1B7" w14:textId="77777777" w:rsidTr="0006106D">
        <w:trPr>
          <w:trHeight w:val="300"/>
        </w:trPr>
        <w:tc>
          <w:tcPr>
            <w:tcW w:w="820" w:type="dxa"/>
            <w:tcBorders>
              <w:top w:val="nil"/>
              <w:left w:val="nil"/>
              <w:bottom w:val="nil"/>
              <w:right w:val="nil"/>
            </w:tcBorders>
            <w:noWrap/>
            <w:hideMark/>
          </w:tcPr>
          <w:p w14:paraId="4962F15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73D0A35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bcrA_3</w:t>
            </w:r>
            <w:proofErr w:type="spellEnd"/>
          </w:p>
        </w:tc>
        <w:tc>
          <w:tcPr>
            <w:tcW w:w="7320" w:type="dxa"/>
            <w:tcBorders>
              <w:top w:val="nil"/>
              <w:left w:val="nil"/>
              <w:bottom w:val="nil"/>
              <w:right w:val="nil"/>
            </w:tcBorders>
            <w:hideMark/>
          </w:tcPr>
          <w:p w14:paraId="2618190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Bacitracin transport ATP-binding protein </w:t>
            </w:r>
            <w:proofErr w:type="spellStart"/>
            <w:r w:rsidRPr="0006106D">
              <w:rPr>
                <w:rFonts w:eastAsia="Times New Roman" w:cs="Times New Roman"/>
                <w:color w:val="000000"/>
                <w:sz w:val="18"/>
                <w:szCs w:val="18"/>
                <w:lang w:val="en-GB" w:eastAsia="sl-SI"/>
              </w:rPr>
              <w:t>BcrA</w:t>
            </w:r>
            <w:proofErr w:type="spellEnd"/>
          </w:p>
        </w:tc>
      </w:tr>
      <w:tr w:rsidR="0006106D" w:rsidRPr="0006106D" w14:paraId="07A6F3F3" w14:textId="77777777" w:rsidTr="0006106D">
        <w:trPr>
          <w:trHeight w:val="300"/>
        </w:trPr>
        <w:tc>
          <w:tcPr>
            <w:tcW w:w="820" w:type="dxa"/>
            <w:tcBorders>
              <w:top w:val="nil"/>
              <w:left w:val="nil"/>
              <w:bottom w:val="nil"/>
              <w:right w:val="nil"/>
            </w:tcBorders>
            <w:noWrap/>
            <w:hideMark/>
          </w:tcPr>
          <w:p w14:paraId="7C30E2B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7A76CAB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uviB_1</w:t>
            </w:r>
            <w:proofErr w:type="spellEnd"/>
          </w:p>
        </w:tc>
        <w:tc>
          <w:tcPr>
            <w:tcW w:w="7320" w:type="dxa"/>
            <w:tcBorders>
              <w:top w:val="nil"/>
              <w:left w:val="nil"/>
              <w:bottom w:val="nil"/>
              <w:right w:val="nil"/>
            </w:tcBorders>
            <w:hideMark/>
          </w:tcPr>
          <w:p w14:paraId="3A4BC3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Bacteriocin </w:t>
            </w:r>
            <w:proofErr w:type="spellStart"/>
            <w:r w:rsidRPr="0006106D">
              <w:rPr>
                <w:rFonts w:eastAsia="Times New Roman" w:cs="Times New Roman"/>
                <w:color w:val="000000"/>
                <w:sz w:val="18"/>
                <w:szCs w:val="18"/>
                <w:lang w:val="en-GB" w:eastAsia="sl-SI"/>
              </w:rPr>
              <w:t>UviB</w:t>
            </w:r>
            <w:proofErr w:type="spellEnd"/>
          </w:p>
        </w:tc>
      </w:tr>
      <w:tr w:rsidR="0006106D" w:rsidRPr="0006106D" w14:paraId="386005DC" w14:textId="77777777" w:rsidTr="0006106D">
        <w:trPr>
          <w:trHeight w:val="300"/>
        </w:trPr>
        <w:tc>
          <w:tcPr>
            <w:tcW w:w="820" w:type="dxa"/>
            <w:tcBorders>
              <w:top w:val="nil"/>
              <w:left w:val="nil"/>
              <w:bottom w:val="nil"/>
              <w:right w:val="nil"/>
            </w:tcBorders>
            <w:noWrap/>
            <w:hideMark/>
          </w:tcPr>
          <w:p w14:paraId="2AE956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54B749B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iscS_3</w:t>
            </w:r>
            <w:proofErr w:type="spellEnd"/>
          </w:p>
        </w:tc>
        <w:tc>
          <w:tcPr>
            <w:tcW w:w="7320" w:type="dxa"/>
            <w:tcBorders>
              <w:top w:val="nil"/>
              <w:left w:val="nil"/>
              <w:bottom w:val="nil"/>
              <w:right w:val="nil"/>
            </w:tcBorders>
            <w:hideMark/>
          </w:tcPr>
          <w:p w14:paraId="16939FA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Cysteine </w:t>
            </w:r>
            <w:proofErr w:type="spellStart"/>
            <w:r w:rsidRPr="0006106D">
              <w:rPr>
                <w:rFonts w:eastAsia="Times New Roman" w:cs="Times New Roman"/>
                <w:color w:val="000000"/>
                <w:sz w:val="18"/>
                <w:szCs w:val="18"/>
                <w:lang w:val="en-GB" w:eastAsia="sl-SI"/>
              </w:rPr>
              <w:t>desulfurase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IscS</w:t>
            </w:r>
            <w:proofErr w:type="spellEnd"/>
          </w:p>
        </w:tc>
      </w:tr>
      <w:tr w:rsidR="0006106D" w:rsidRPr="0006106D" w14:paraId="70590976" w14:textId="77777777" w:rsidTr="0006106D">
        <w:trPr>
          <w:trHeight w:val="300"/>
        </w:trPr>
        <w:tc>
          <w:tcPr>
            <w:tcW w:w="820" w:type="dxa"/>
            <w:tcBorders>
              <w:top w:val="nil"/>
              <w:left w:val="nil"/>
              <w:bottom w:val="nil"/>
              <w:right w:val="nil"/>
            </w:tcBorders>
            <w:noWrap/>
            <w:hideMark/>
          </w:tcPr>
          <w:p w14:paraId="56CD940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7B39D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ybaK_1</w:t>
            </w:r>
            <w:proofErr w:type="spellEnd"/>
          </w:p>
        </w:tc>
        <w:tc>
          <w:tcPr>
            <w:tcW w:w="7320" w:type="dxa"/>
            <w:tcBorders>
              <w:top w:val="nil"/>
              <w:left w:val="nil"/>
              <w:bottom w:val="nil"/>
              <w:right w:val="nil"/>
            </w:tcBorders>
            <w:hideMark/>
          </w:tcPr>
          <w:p w14:paraId="30C0D28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Cys</w:t>
            </w:r>
            <w:proofErr w:type="spellEnd"/>
            <w:r w:rsidRPr="0006106D">
              <w:rPr>
                <w:rFonts w:eastAsia="Times New Roman" w:cs="Times New Roman"/>
                <w:color w:val="000000"/>
                <w:sz w:val="18"/>
                <w:szCs w:val="18"/>
                <w:lang w:val="en-GB" w:eastAsia="sl-SI"/>
              </w:rPr>
              <w:t>-tRNA(Pro)/</w:t>
            </w:r>
            <w:proofErr w:type="spellStart"/>
            <w:r w:rsidRPr="0006106D">
              <w:rPr>
                <w:rFonts w:eastAsia="Times New Roman" w:cs="Times New Roman"/>
                <w:color w:val="000000"/>
                <w:sz w:val="18"/>
                <w:szCs w:val="18"/>
                <w:lang w:val="en-GB" w:eastAsia="sl-SI"/>
              </w:rPr>
              <w:t>Cys</w:t>
            </w:r>
            <w:proofErr w:type="spellEnd"/>
            <w:r w:rsidRPr="0006106D">
              <w:rPr>
                <w:rFonts w:eastAsia="Times New Roman" w:cs="Times New Roman"/>
                <w:color w:val="000000"/>
                <w:sz w:val="18"/>
                <w:szCs w:val="18"/>
                <w:lang w:val="en-GB" w:eastAsia="sl-SI"/>
              </w:rPr>
              <w:t>-tRNA(</w:t>
            </w:r>
            <w:proofErr w:type="spellStart"/>
            <w:r w:rsidRPr="0006106D">
              <w:rPr>
                <w:rFonts w:eastAsia="Times New Roman" w:cs="Times New Roman"/>
                <w:color w:val="000000"/>
                <w:sz w:val="18"/>
                <w:szCs w:val="18"/>
                <w:lang w:val="en-GB" w:eastAsia="sl-SI"/>
              </w:rPr>
              <w:t>Cys</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deacylase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YbaK</w:t>
            </w:r>
            <w:proofErr w:type="spellEnd"/>
          </w:p>
        </w:tc>
      </w:tr>
      <w:tr w:rsidR="0006106D" w:rsidRPr="0006106D" w14:paraId="24057655" w14:textId="77777777" w:rsidTr="0006106D">
        <w:trPr>
          <w:trHeight w:val="300"/>
        </w:trPr>
        <w:tc>
          <w:tcPr>
            <w:tcW w:w="820" w:type="dxa"/>
            <w:tcBorders>
              <w:top w:val="nil"/>
              <w:left w:val="nil"/>
              <w:bottom w:val="nil"/>
              <w:right w:val="nil"/>
            </w:tcBorders>
            <w:noWrap/>
            <w:hideMark/>
          </w:tcPr>
          <w:p w14:paraId="22CCE93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A1B5B1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group_310</w:t>
            </w:r>
            <w:proofErr w:type="spellEnd"/>
          </w:p>
        </w:tc>
        <w:tc>
          <w:tcPr>
            <w:tcW w:w="7320" w:type="dxa"/>
            <w:tcBorders>
              <w:top w:val="nil"/>
              <w:left w:val="nil"/>
              <w:bottom w:val="nil"/>
              <w:right w:val="nil"/>
            </w:tcBorders>
            <w:hideMark/>
          </w:tcPr>
          <w:p w14:paraId="76833E9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Glutathione biosynthesis bifunctional protein </w:t>
            </w:r>
            <w:proofErr w:type="spellStart"/>
            <w:r w:rsidRPr="0006106D">
              <w:rPr>
                <w:rFonts w:eastAsia="Times New Roman" w:cs="Times New Roman"/>
                <w:color w:val="000000"/>
                <w:sz w:val="18"/>
                <w:szCs w:val="18"/>
                <w:lang w:val="en-GB" w:eastAsia="sl-SI"/>
              </w:rPr>
              <w:t>GshAB</w:t>
            </w:r>
            <w:proofErr w:type="spellEnd"/>
          </w:p>
        </w:tc>
      </w:tr>
      <w:tr w:rsidR="0006106D" w:rsidRPr="0006106D" w14:paraId="54A6AB0B" w14:textId="77777777" w:rsidTr="0006106D">
        <w:trPr>
          <w:trHeight w:val="300"/>
        </w:trPr>
        <w:tc>
          <w:tcPr>
            <w:tcW w:w="820" w:type="dxa"/>
            <w:tcBorders>
              <w:top w:val="nil"/>
              <w:left w:val="nil"/>
              <w:bottom w:val="nil"/>
              <w:right w:val="nil"/>
            </w:tcBorders>
            <w:noWrap/>
            <w:hideMark/>
          </w:tcPr>
          <w:p w14:paraId="009973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9EBCAD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group_125</w:t>
            </w:r>
            <w:proofErr w:type="spellEnd"/>
          </w:p>
        </w:tc>
        <w:tc>
          <w:tcPr>
            <w:tcW w:w="7320" w:type="dxa"/>
            <w:tcBorders>
              <w:top w:val="nil"/>
              <w:left w:val="nil"/>
              <w:bottom w:val="nil"/>
              <w:right w:val="nil"/>
            </w:tcBorders>
            <w:hideMark/>
          </w:tcPr>
          <w:p w14:paraId="05D1975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Group II intron-encoded protein </w:t>
            </w:r>
            <w:proofErr w:type="spellStart"/>
            <w:r w:rsidRPr="0006106D">
              <w:rPr>
                <w:rFonts w:eastAsia="Times New Roman" w:cs="Times New Roman"/>
                <w:color w:val="000000"/>
                <w:sz w:val="18"/>
                <w:szCs w:val="18"/>
                <w:lang w:val="en-GB" w:eastAsia="sl-SI"/>
              </w:rPr>
              <w:t>LtrA</w:t>
            </w:r>
            <w:proofErr w:type="spellEnd"/>
          </w:p>
        </w:tc>
      </w:tr>
      <w:tr w:rsidR="0006106D" w:rsidRPr="0006106D" w14:paraId="7F05B7F7" w14:textId="77777777" w:rsidTr="0006106D">
        <w:trPr>
          <w:trHeight w:val="300"/>
        </w:trPr>
        <w:tc>
          <w:tcPr>
            <w:tcW w:w="820" w:type="dxa"/>
            <w:tcBorders>
              <w:top w:val="nil"/>
              <w:left w:val="nil"/>
              <w:bottom w:val="nil"/>
              <w:right w:val="nil"/>
            </w:tcBorders>
            <w:noWrap/>
            <w:hideMark/>
          </w:tcPr>
          <w:p w14:paraId="18FCB86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323BED4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group_126</w:t>
            </w:r>
            <w:proofErr w:type="spellEnd"/>
          </w:p>
        </w:tc>
        <w:tc>
          <w:tcPr>
            <w:tcW w:w="7320" w:type="dxa"/>
            <w:tcBorders>
              <w:top w:val="nil"/>
              <w:left w:val="nil"/>
              <w:bottom w:val="nil"/>
              <w:right w:val="nil"/>
            </w:tcBorders>
            <w:hideMark/>
          </w:tcPr>
          <w:p w14:paraId="400AF2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Group II intron-encoded protein </w:t>
            </w:r>
            <w:proofErr w:type="spellStart"/>
            <w:r w:rsidRPr="0006106D">
              <w:rPr>
                <w:rFonts w:eastAsia="Times New Roman" w:cs="Times New Roman"/>
                <w:color w:val="000000"/>
                <w:sz w:val="18"/>
                <w:szCs w:val="18"/>
                <w:lang w:val="en-GB" w:eastAsia="sl-SI"/>
              </w:rPr>
              <w:t>LtrA</w:t>
            </w:r>
            <w:proofErr w:type="spellEnd"/>
          </w:p>
        </w:tc>
      </w:tr>
      <w:tr w:rsidR="0006106D" w:rsidRPr="0006106D" w14:paraId="19E7362C" w14:textId="77777777" w:rsidTr="0006106D">
        <w:trPr>
          <w:trHeight w:val="300"/>
        </w:trPr>
        <w:tc>
          <w:tcPr>
            <w:tcW w:w="820" w:type="dxa"/>
            <w:tcBorders>
              <w:top w:val="nil"/>
              <w:left w:val="nil"/>
              <w:bottom w:val="nil"/>
              <w:right w:val="nil"/>
            </w:tcBorders>
            <w:noWrap/>
            <w:hideMark/>
          </w:tcPr>
          <w:p w14:paraId="196F8A0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670ED56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group_129</w:t>
            </w:r>
            <w:proofErr w:type="spellEnd"/>
          </w:p>
        </w:tc>
        <w:tc>
          <w:tcPr>
            <w:tcW w:w="7320" w:type="dxa"/>
            <w:tcBorders>
              <w:top w:val="nil"/>
              <w:left w:val="nil"/>
              <w:bottom w:val="nil"/>
              <w:right w:val="nil"/>
            </w:tcBorders>
            <w:hideMark/>
          </w:tcPr>
          <w:p w14:paraId="3F1EC1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Group II intron-encoded protein </w:t>
            </w:r>
            <w:proofErr w:type="spellStart"/>
            <w:r w:rsidRPr="0006106D">
              <w:rPr>
                <w:rFonts w:eastAsia="Times New Roman" w:cs="Times New Roman"/>
                <w:color w:val="000000"/>
                <w:sz w:val="18"/>
                <w:szCs w:val="18"/>
                <w:lang w:val="en-GB" w:eastAsia="sl-SI"/>
              </w:rPr>
              <w:t>LtrA</w:t>
            </w:r>
            <w:proofErr w:type="spellEnd"/>
          </w:p>
        </w:tc>
      </w:tr>
      <w:tr w:rsidR="0006106D" w:rsidRPr="0006106D" w14:paraId="76E610C8" w14:textId="77777777" w:rsidTr="0006106D">
        <w:trPr>
          <w:trHeight w:val="300"/>
        </w:trPr>
        <w:tc>
          <w:tcPr>
            <w:tcW w:w="820" w:type="dxa"/>
            <w:tcBorders>
              <w:top w:val="nil"/>
              <w:left w:val="nil"/>
              <w:bottom w:val="nil"/>
              <w:right w:val="nil"/>
            </w:tcBorders>
            <w:noWrap/>
            <w:hideMark/>
          </w:tcPr>
          <w:p w14:paraId="5615EBA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1FD81C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group_130</w:t>
            </w:r>
            <w:proofErr w:type="spellEnd"/>
          </w:p>
        </w:tc>
        <w:tc>
          <w:tcPr>
            <w:tcW w:w="7320" w:type="dxa"/>
            <w:tcBorders>
              <w:top w:val="nil"/>
              <w:left w:val="nil"/>
              <w:bottom w:val="nil"/>
              <w:right w:val="nil"/>
            </w:tcBorders>
            <w:hideMark/>
          </w:tcPr>
          <w:p w14:paraId="1568F75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Group II intron-encoded protein </w:t>
            </w:r>
            <w:proofErr w:type="spellStart"/>
            <w:r w:rsidRPr="0006106D">
              <w:rPr>
                <w:rFonts w:eastAsia="Times New Roman" w:cs="Times New Roman"/>
                <w:color w:val="000000"/>
                <w:sz w:val="18"/>
                <w:szCs w:val="18"/>
                <w:lang w:val="en-GB" w:eastAsia="sl-SI"/>
              </w:rPr>
              <w:t>LtrA</w:t>
            </w:r>
            <w:proofErr w:type="spellEnd"/>
          </w:p>
        </w:tc>
      </w:tr>
      <w:tr w:rsidR="0006106D" w:rsidRPr="0006106D" w14:paraId="4E9134CD" w14:textId="77777777" w:rsidTr="0006106D">
        <w:trPr>
          <w:trHeight w:val="300"/>
        </w:trPr>
        <w:tc>
          <w:tcPr>
            <w:tcW w:w="820" w:type="dxa"/>
            <w:tcBorders>
              <w:top w:val="nil"/>
              <w:left w:val="nil"/>
              <w:bottom w:val="nil"/>
              <w:right w:val="nil"/>
            </w:tcBorders>
            <w:noWrap/>
            <w:hideMark/>
          </w:tcPr>
          <w:p w14:paraId="731EC7B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7EE153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group_459</w:t>
            </w:r>
            <w:proofErr w:type="spellEnd"/>
          </w:p>
        </w:tc>
        <w:tc>
          <w:tcPr>
            <w:tcW w:w="7320" w:type="dxa"/>
            <w:tcBorders>
              <w:top w:val="nil"/>
              <w:left w:val="nil"/>
              <w:bottom w:val="nil"/>
              <w:right w:val="nil"/>
            </w:tcBorders>
            <w:hideMark/>
          </w:tcPr>
          <w:p w14:paraId="254E795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5E8E83E1" w14:textId="77777777" w:rsidTr="0006106D">
        <w:trPr>
          <w:trHeight w:val="300"/>
        </w:trPr>
        <w:tc>
          <w:tcPr>
            <w:tcW w:w="820" w:type="dxa"/>
            <w:tcBorders>
              <w:top w:val="nil"/>
              <w:left w:val="nil"/>
              <w:bottom w:val="nil"/>
              <w:right w:val="nil"/>
            </w:tcBorders>
            <w:noWrap/>
            <w:hideMark/>
          </w:tcPr>
          <w:p w14:paraId="33A3798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17A472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group_460</w:t>
            </w:r>
            <w:proofErr w:type="spellEnd"/>
          </w:p>
        </w:tc>
        <w:tc>
          <w:tcPr>
            <w:tcW w:w="7320" w:type="dxa"/>
            <w:tcBorders>
              <w:top w:val="nil"/>
              <w:left w:val="nil"/>
              <w:bottom w:val="nil"/>
              <w:right w:val="nil"/>
            </w:tcBorders>
            <w:hideMark/>
          </w:tcPr>
          <w:p w14:paraId="6B094AF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1EC9EDDE" w14:textId="77777777" w:rsidTr="0006106D">
        <w:trPr>
          <w:trHeight w:val="300"/>
        </w:trPr>
        <w:tc>
          <w:tcPr>
            <w:tcW w:w="820" w:type="dxa"/>
            <w:tcBorders>
              <w:top w:val="nil"/>
              <w:left w:val="nil"/>
              <w:bottom w:val="nil"/>
              <w:right w:val="nil"/>
            </w:tcBorders>
            <w:noWrap/>
            <w:hideMark/>
          </w:tcPr>
          <w:p w14:paraId="1C6642F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A2359E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group_461</w:t>
            </w:r>
            <w:proofErr w:type="spellEnd"/>
          </w:p>
        </w:tc>
        <w:tc>
          <w:tcPr>
            <w:tcW w:w="7320" w:type="dxa"/>
            <w:tcBorders>
              <w:top w:val="nil"/>
              <w:left w:val="nil"/>
              <w:bottom w:val="nil"/>
              <w:right w:val="nil"/>
            </w:tcBorders>
            <w:hideMark/>
          </w:tcPr>
          <w:p w14:paraId="593D469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6864F27A" w14:textId="77777777" w:rsidTr="0006106D">
        <w:trPr>
          <w:trHeight w:val="300"/>
        </w:trPr>
        <w:tc>
          <w:tcPr>
            <w:tcW w:w="820" w:type="dxa"/>
            <w:tcBorders>
              <w:top w:val="nil"/>
              <w:left w:val="nil"/>
              <w:bottom w:val="nil"/>
              <w:right w:val="nil"/>
            </w:tcBorders>
            <w:noWrap/>
            <w:hideMark/>
          </w:tcPr>
          <w:p w14:paraId="43B71D6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lastRenderedPageBreak/>
              <w:t>2b</w:t>
            </w:r>
            <w:proofErr w:type="spellEnd"/>
          </w:p>
        </w:tc>
        <w:tc>
          <w:tcPr>
            <w:tcW w:w="1180" w:type="dxa"/>
            <w:tcBorders>
              <w:top w:val="nil"/>
              <w:left w:val="nil"/>
              <w:bottom w:val="nil"/>
              <w:right w:val="nil"/>
            </w:tcBorders>
            <w:noWrap/>
            <w:hideMark/>
          </w:tcPr>
          <w:p w14:paraId="62F0351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group_462</w:t>
            </w:r>
            <w:proofErr w:type="spellEnd"/>
          </w:p>
        </w:tc>
        <w:tc>
          <w:tcPr>
            <w:tcW w:w="7320" w:type="dxa"/>
            <w:tcBorders>
              <w:top w:val="nil"/>
              <w:left w:val="nil"/>
              <w:bottom w:val="nil"/>
              <w:right w:val="nil"/>
            </w:tcBorders>
            <w:hideMark/>
          </w:tcPr>
          <w:p w14:paraId="343175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2C483C6C" w14:textId="77777777" w:rsidTr="0006106D">
        <w:trPr>
          <w:trHeight w:val="300"/>
        </w:trPr>
        <w:tc>
          <w:tcPr>
            <w:tcW w:w="820" w:type="dxa"/>
            <w:tcBorders>
              <w:top w:val="nil"/>
              <w:left w:val="nil"/>
              <w:bottom w:val="nil"/>
              <w:right w:val="nil"/>
            </w:tcBorders>
            <w:noWrap/>
            <w:hideMark/>
          </w:tcPr>
          <w:p w14:paraId="03B7225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3AD2C4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group_463</w:t>
            </w:r>
            <w:proofErr w:type="spellEnd"/>
          </w:p>
        </w:tc>
        <w:tc>
          <w:tcPr>
            <w:tcW w:w="7320" w:type="dxa"/>
            <w:tcBorders>
              <w:top w:val="nil"/>
              <w:left w:val="nil"/>
              <w:bottom w:val="nil"/>
              <w:right w:val="nil"/>
            </w:tcBorders>
            <w:hideMark/>
          </w:tcPr>
          <w:p w14:paraId="4588CD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1454C503" w14:textId="77777777" w:rsidTr="0006106D">
        <w:trPr>
          <w:trHeight w:val="300"/>
        </w:trPr>
        <w:tc>
          <w:tcPr>
            <w:tcW w:w="820" w:type="dxa"/>
            <w:tcBorders>
              <w:top w:val="nil"/>
              <w:left w:val="nil"/>
              <w:bottom w:val="nil"/>
              <w:right w:val="nil"/>
            </w:tcBorders>
            <w:noWrap/>
            <w:hideMark/>
          </w:tcPr>
          <w:p w14:paraId="6A42C0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DDBAF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group_72</w:t>
            </w:r>
            <w:proofErr w:type="spellEnd"/>
          </w:p>
        </w:tc>
        <w:tc>
          <w:tcPr>
            <w:tcW w:w="7320" w:type="dxa"/>
            <w:tcBorders>
              <w:top w:val="nil"/>
              <w:left w:val="nil"/>
              <w:bottom w:val="nil"/>
              <w:right w:val="nil"/>
            </w:tcBorders>
            <w:hideMark/>
          </w:tcPr>
          <w:p w14:paraId="0FDFB5F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58C61630" w14:textId="77777777" w:rsidTr="0006106D">
        <w:trPr>
          <w:trHeight w:val="300"/>
        </w:trPr>
        <w:tc>
          <w:tcPr>
            <w:tcW w:w="820" w:type="dxa"/>
            <w:tcBorders>
              <w:top w:val="nil"/>
              <w:left w:val="nil"/>
              <w:bottom w:val="nil"/>
              <w:right w:val="nil"/>
            </w:tcBorders>
            <w:noWrap/>
            <w:hideMark/>
          </w:tcPr>
          <w:p w14:paraId="1316B65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695F096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group_73</w:t>
            </w:r>
            <w:proofErr w:type="spellEnd"/>
          </w:p>
        </w:tc>
        <w:tc>
          <w:tcPr>
            <w:tcW w:w="7320" w:type="dxa"/>
            <w:tcBorders>
              <w:top w:val="nil"/>
              <w:left w:val="nil"/>
              <w:bottom w:val="nil"/>
              <w:right w:val="nil"/>
            </w:tcBorders>
            <w:hideMark/>
          </w:tcPr>
          <w:p w14:paraId="7DF91C7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3DF82C88" w14:textId="77777777" w:rsidTr="0006106D">
        <w:trPr>
          <w:trHeight w:val="300"/>
        </w:trPr>
        <w:tc>
          <w:tcPr>
            <w:tcW w:w="820" w:type="dxa"/>
            <w:tcBorders>
              <w:top w:val="nil"/>
              <w:left w:val="nil"/>
              <w:bottom w:val="nil"/>
              <w:right w:val="nil"/>
            </w:tcBorders>
            <w:noWrap/>
            <w:hideMark/>
          </w:tcPr>
          <w:p w14:paraId="424E0D2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75C33B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group_74</w:t>
            </w:r>
            <w:proofErr w:type="spellEnd"/>
          </w:p>
        </w:tc>
        <w:tc>
          <w:tcPr>
            <w:tcW w:w="7320" w:type="dxa"/>
            <w:tcBorders>
              <w:top w:val="nil"/>
              <w:left w:val="nil"/>
              <w:bottom w:val="nil"/>
              <w:right w:val="nil"/>
            </w:tcBorders>
            <w:hideMark/>
          </w:tcPr>
          <w:p w14:paraId="3739C2E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20E8B8FA" w14:textId="77777777" w:rsidTr="0006106D">
        <w:trPr>
          <w:trHeight w:val="300"/>
        </w:trPr>
        <w:tc>
          <w:tcPr>
            <w:tcW w:w="820" w:type="dxa"/>
            <w:tcBorders>
              <w:top w:val="nil"/>
              <w:left w:val="nil"/>
              <w:bottom w:val="nil"/>
              <w:right w:val="nil"/>
            </w:tcBorders>
            <w:noWrap/>
            <w:hideMark/>
          </w:tcPr>
          <w:p w14:paraId="74D131D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87246D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group_75</w:t>
            </w:r>
            <w:proofErr w:type="spellEnd"/>
          </w:p>
        </w:tc>
        <w:tc>
          <w:tcPr>
            <w:tcW w:w="7320" w:type="dxa"/>
            <w:tcBorders>
              <w:top w:val="nil"/>
              <w:left w:val="nil"/>
              <w:bottom w:val="nil"/>
              <w:right w:val="nil"/>
            </w:tcBorders>
            <w:hideMark/>
          </w:tcPr>
          <w:p w14:paraId="7315A85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IS1182</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ISClbu1</w:t>
            </w:r>
            <w:proofErr w:type="spellEnd"/>
          </w:p>
        </w:tc>
      </w:tr>
      <w:tr w:rsidR="0006106D" w:rsidRPr="0006106D" w14:paraId="30A2AA54" w14:textId="77777777" w:rsidTr="0006106D">
        <w:trPr>
          <w:trHeight w:val="300"/>
        </w:trPr>
        <w:tc>
          <w:tcPr>
            <w:tcW w:w="820" w:type="dxa"/>
            <w:tcBorders>
              <w:top w:val="nil"/>
              <w:left w:val="nil"/>
              <w:bottom w:val="nil"/>
              <w:right w:val="nil"/>
            </w:tcBorders>
            <w:noWrap/>
            <w:hideMark/>
          </w:tcPr>
          <w:p w14:paraId="1B0D03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5D4BED3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group_287</w:t>
            </w:r>
            <w:proofErr w:type="spellEnd"/>
          </w:p>
        </w:tc>
        <w:tc>
          <w:tcPr>
            <w:tcW w:w="7320" w:type="dxa"/>
            <w:tcBorders>
              <w:top w:val="nil"/>
              <w:left w:val="nil"/>
              <w:bottom w:val="nil"/>
              <w:right w:val="nil"/>
            </w:tcBorders>
            <w:hideMark/>
          </w:tcPr>
          <w:p w14:paraId="44D814C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18B76027" w14:textId="77777777" w:rsidTr="0006106D">
        <w:trPr>
          <w:trHeight w:val="300"/>
        </w:trPr>
        <w:tc>
          <w:tcPr>
            <w:tcW w:w="820" w:type="dxa"/>
            <w:tcBorders>
              <w:top w:val="nil"/>
              <w:left w:val="nil"/>
              <w:bottom w:val="nil"/>
              <w:right w:val="nil"/>
            </w:tcBorders>
            <w:noWrap/>
            <w:hideMark/>
          </w:tcPr>
          <w:p w14:paraId="6B6D38A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582313D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group_288</w:t>
            </w:r>
            <w:proofErr w:type="spellEnd"/>
          </w:p>
        </w:tc>
        <w:tc>
          <w:tcPr>
            <w:tcW w:w="7320" w:type="dxa"/>
            <w:tcBorders>
              <w:top w:val="nil"/>
              <w:left w:val="nil"/>
              <w:bottom w:val="nil"/>
              <w:right w:val="nil"/>
            </w:tcBorders>
            <w:hideMark/>
          </w:tcPr>
          <w:p w14:paraId="54BE044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4EE0A739" w14:textId="77777777" w:rsidTr="0006106D">
        <w:trPr>
          <w:trHeight w:val="300"/>
        </w:trPr>
        <w:tc>
          <w:tcPr>
            <w:tcW w:w="820" w:type="dxa"/>
            <w:tcBorders>
              <w:top w:val="nil"/>
              <w:left w:val="nil"/>
              <w:bottom w:val="nil"/>
              <w:right w:val="nil"/>
            </w:tcBorders>
            <w:noWrap/>
            <w:hideMark/>
          </w:tcPr>
          <w:p w14:paraId="4DF086C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F6EFBC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group_289</w:t>
            </w:r>
            <w:proofErr w:type="spellEnd"/>
          </w:p>
        </w:tc>
        <w:tc>
          <w:tcPr>
            <w:tcW w:w="7320" w:type="dxa"/>
            <w:tcBorders>
              <w:top w:val="nil"/>
              <w:left w:val="nil"/>
              <w:bottom w:val="nil"/>
              <w:right w:val="nil"/>
            </w:tcBorders>
            <w:hideMark/>
          </w:tcPr>
          <w:p w14:paraId="7FBE9ED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5A241382" w14:textId="77777777" w:rsidTr="0006106D">
        <w:trPr>
          <w:trHeight w:val="300"/>
        </w:trPr>
        <w:tc>
          <w:tcPr>
            <w:tcW w:w="820" w:type="dxa"/>
            <w:tcBorders>
              <w:top w:val="nil"/>
              <w:left w:val="nil"/>
              <w:bottom w:val="nil"/>
              <w:right w:val="nil"/>
            </w:tcBorders>
            <w:noWrap/>
            <w:hideMark/>
          </w:tcPr>
          <w:p w14:paraId="1B7C1F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3C324A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group_5375</w:t>
            </w:r>
            <w:proofErr w:type="spellEnd"/>
          </w:p>
        </w:tc>
        <w:tc>
          <w:tcPr>
            <w:tcW w:w="7320" w:type="dxa"/>
            <w:tcBorders>
              <w:top w:val="nil"/>
              <w:left w:val="nil"/>
              <w:bottom w:val="nil"/>
              <w:right w:val="nil"/>
            </w:tcBorders>
            <w:hideMark/>
          </w:tcPr>
          <w:p w14:paraId="7061270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12A627E6" w14:textId="77777777" w:rsidTr="0006106D">
        <w:trPr>
          <w:trHeight w:val="300"/>
        </w:trPr>
        <w:tc>
          <w:tcPr>
            <w:tcW w:w="820" w:type="dxa"/>
            <w:tcBorders>
              <w:top w:val="nil"/>
              <w:left w:val="nil"/>
              <w:bottom w:val="nil"/>
              <w:right w:val="nil"/>
            </w:tcBorders>
            <w:noWrap/>
            <w:hideMark/>
          </w:tcPr>
          <w:p w14:paraId="350D50B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5ADF862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group_5376</w:t>
            </w:r>
            <w:proofErr w:type="spellEnd"/>
          </w:p>
        </w:tc>
        <w:tc>
          <w:tcPr>
            <w:tcW w:w="7320" w:type="dxa"/>
            <w:tcBorders>
              <w:top w:val="nil"/>
              <w:left w:val="nil"/>
              <w:bottom w:val="nil"/>
              <w:right w:val="nil"/>
            </w:tcBorders>
            <w:hideMark/>
          </w:tcPr>
          <w:p w14:paraId="4C2A6D0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77F5C893" w14:textId="77777777" w:rsidTr="0006106D">
        <w:trPr>
          <w:trHeight w:val="300"/>
        </w:trPr>
        <w:tc>
          <w:tcPr>
            <w:tcW w:w="820" w:type="dxa"/>
            <w:tcBorders>
              <w:top w:val="nil"/>
              <w:left w:val="nil"/>
              <w:bottom w:val="nil"/>
              <w:right w:val="nil"/>
            </w:tcBorders>
            <w:noWrap/>
            <w:hideMark/>
          </w:tcPr>
          <w:p w14:paraId="0B5561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65872EE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group_5377</w:t>
            </w:r>
            <w:proofErr w:type="spellEnd"/>
          </w:p>
        </w:tc>
        <w:tc>
          <w:tcPr>
            <w:tcW w:w="7320" w:type="dxa"/>
            <w:tcBorders>
              <w:top w:val="nil"/>
              <w:left w:val="nil"/>
              <w:bottom w:val="nil"/>
              <w:right w:val="nil"/>
            </w:tcBorders>
            <w:hideMark/>
          </w:tcPr>
          <w:p w14:paraId="0E1FE0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6911CA43" w14:textId="77777777" w:rsidTr="0006106D">
        <w:trPr>
          <w:trHeight w:val="300"/>
        </w:trPr>
        <w:tc>
          <w:tcPr>
            <w:tcW w:w="820" w:type="dxa"/>
            <w:tcBorders>
              <w:top w:val="nil"/>
              <w:left w:val="nil"/>
              <w:bottom w:val="nil"/>
              <w:right w:val="nil"/>
            </w:tcBorders>
            <w:noWrap/>
            <w:hideMark/>
          </w:tcPr>
          <w:p w14:paraId="2B1CA35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4B2344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group_5378</w:t>
            </w:r>
            <w:proofErr w:type="spellEnd"/>
          </w:p>
        </w:tc>
        <w:tc>
          <w:tcPr>
            <w:tcW w:w="7320" w:type="dxa"/>
            <w:tcBorders>
              <w:top w:val="nil"/>
              <w:left w:val="nil"/>
              <w:bottom w:val="nil"/>
              <w:right w:val="nil"/>
            </w:tcBorders>
            <w:hideMark/>
          </w:tcPr>
          <w:p w14:paraId="438BE6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430562E3" w14:textId="77777777" w:rsidTr="0006106D">
        <w:trPr>
          <w:trHeight w:val="300"/>
        </w:trPr>
        <w:tc>
          <w:tcPr>
            <w:tcW w:w="820" w:type="dxa"/>
            <w:tcBorders>
              <w:top w:val="nil"/>
              <w:left w:val="nil"/>
              <w:bottom w:val="nil"/>
              <w:right w:val="nil"/>
            </w:tcBorders>
            <w:noWrap/>
            <w:hideMark/>
          </w:tcPr>
          <w:p w14:paraId="6A8960E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3358563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group_5379</w:t>
            </w:r>
            <w:proofErr w:type="spellEnd"/>
          </w:p>
        </w:tc>
        <w:tc>
          <w:tcPr>
            <w:tcW w:w="7320" w:type="dxa"/>
            <w:tcBorders>
              <w:top w:val="nil"/>
              <w:left w:val="nil"/>
              <w:bottom w:val="nil"/>
              <w:right w:val="nil"/>
            </w:tcBorders>
            <w:hideMark/>
          </w:tcPr>
          <w:p w14:paraId="5EF047F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15B746BB" w14:textId="77777777" w:rsidTr="0006106D">
        <w:trPr>
          <w:trHeight w:val="300"/>
        </w:trPr>
        <w:tc>
          <w:tcPr>
            <w:tcW w:w="820" w:type="dxa"/>
            <w:tcBorders>
              <w:top w:val="nil"/>
              <w:left w:val="nil"/>
              <w:bottom w:val="nil"/>
              <w:right w:val="nil"/>
            </w:tcBorders>
            <w:noWrap/>
            <w:hideMark/>
          </w:tcPr>
          <w:p w14:paraId="40AF72F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5DB033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group_5380</w:t>
            </w:r>
            <w:proofErr w:type="spellEnd"/>
          </w:p>
        </w:tc>
        <w:tc>
          <w:tcPr>
            <w:tcW w:w="7320" w:type="dxa"/>
            <w:tcBorders>
              <w:top w:val="nil"/>
              <w:left w:val="nil"/>
              <w:bottom w:val="nil"/>
              <w:right w:val="nil"/>
            </w:tcBorders>
            <w:hideMark/>
          </w:tcPr>
          <w:p w14:paraId="5E1639E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221C2844" w14:textId="77777777" w:rsidTr="0006106D">
        <w:trPr>
          <w:trHeight w:val="300"/>
        </w:trPr>
        <w:tc>
          <w:tcPr>
            <w:tcW w:w="820" w:type="dxa"/>
            <w:tcBorders>
              <w:top w:val="nil"/>
              <w:left w:val="nil"/>
              <w:bottom w:val="nil"/>
              <w:right w:val="nil"/>
            </w:tcBorders>
            <w:noWrap/>
            <w:hideMark/>
          </w:tcPr>
          <w:p w14:paraId="33212D2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ACF0E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group_5382</w:t>
            </w:r>
            <w:proofErr w:type="spellEnd"/>
          </w:p>
        </w:tc>
        <w:tc>
          <w:tcPr>
            <w:tcW w:w="7320" w:type="dxa"/>
            <w:tcBorders>
              <w:top w:val="nil"/>
              <w:left w:val="nil"/>
              <w:bottom w:val="nil"/>
              <w:right w:val="nil"/>
            </w:tcBorders>
            <w:hideMark/>
          </w:tcPr>
          <w:p w14:paraId="1479DCE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ISCb4</w:t>
            </w:r>
            <w:proofErr w:type="spellEnd"/>
          </w:p>
        </w:tc>
      </w:tr>
      <w:tr w:rsidR="0006106D" w:rsidRPr="0006106D" w14:paraId="6008D319" w14:textId="77777777" w:rsidTr="0006106D">
        <w:trPr>
          <w:trHeight w:val="300"/>
        </w:trPr>
        <w:tc>
          <w:tcPr>
            <w:tcW w:w="820" w:type="dxa"/>
            <w:tcBorders>
              <w:top w:val="nil"/>
              <w:left w:val="nil"/>
              <w:bottom w:val="nil"/>
              <w:right w:val="nil"/>
            </w:tcBorders>
            <w:noWrap/>
            <w:hideMark/>
          </w:tcPr>
          <w:p w14:paraId="2D4181D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51EAD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group_6155</w:t>
            </w:r>
            <w:proofErr w:type="spellEnd"/>
          </w:p>
        </w:tc>
        <w:tc>
          <w:tcPr>
            <w:tcW w:w="7320" w:type="dxa"/>
            <w:tcBorders>
              <w:top w:val="nil"/>
              <w:left w:val="nil"/>
              <w:bottom w:val="nil"/>
              <w:right w:val="nil"/>
            </w:tcBorders>
            <w:hideMark/>
          </w:tcPr>
          <w:p w14:paraId="44DFFD6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ISEnfa5</w:t>
            </w:r>
            <w:proofErr w:type="spellEnd"/>
          </w:p>
        </w:tc>
      </w:tr>
      <w:tr w:rsidR="0006106D" w:rsidRPr="0006106D" w14:paraId="726275F4" w14:textId="77777777" w:rsidTr="0006106D">
        <w:trPr>
          <w:trHeight w:val="300"/>
        </w:trPr>
        <w:tc>
          <w:tcPr>
            <w:tcW w:w="820" w:type="dxa"/>
            <w:tcBorders>
              <w:top w:val="nil"/>
              <w:left w:val="nil"/>
              <w:bottom w:val="nil"/>
              <w:right w:val="nil"/>
            </w:tcBorders>
            <w:noWrap/>
            <w:hideMark/>
          </w:tcPr>
          <w:p w14:paraId="4D9743E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3F146B8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group_6156</w:t>
            </w:r>
            <w:proofErr w:type="spellEnd"/>
          </w:p>
        </w:tc>
        <w:tc>
          <w:tcPr>
            <w:tcW w:w="7320" w:type="dxa"/>
            <w:tcBorders>
              <w:top w:val="nil"/>
              <w:left w:val="nil"/>
              <w:bottom w:val="nil"/>
              <w:right w:val="nil"/>
            </w:tcBorders>
            <w:hideMark/>
          </w:tcPr>
          <w:p w14:paraId="0D6EE56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ISEnfa5</w:t>
            </w:r>
            <w:proofErr w:type="spellEnd"/>
          </w:p>
        </w:tc>
      </w:tr>
      <w:tr w:rsidR="0006106D" w:rsidRPr="0006106D" w14:paraId="30510CB1" w14:textId="77777777" w:rsidTr="0006106D">
        <w:trPr>
          <w:trHeight w:val="300"/>
        </w:trPr>
        <w:tc>
          <w:tcPr>
            <w:tcW w:w="820" w:type="dxa"/>
            <w:tcBorders>
              <w:top w:val="nil"/>
              <w:left w:val="nil"/>
              <w:bottom w:val="nil"/>
              <w:right w:val="nil"/>
            </w:tcBorders>
            <w:noWrap/>
            <w:hideMark/>
          </w:tcPr>
          <w:p w14:paraId="465408E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0E74C8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group_5211</w:t>
            </w:r>
            <w:proofErr w:type="spellEnd"/>
          </w:p>
        </w:tc>
        <w:tc>
          <w:tcPr>
            <w:tcW w:w="7320" w:type="dxa"/>
            <w:tcBorders>
              <w:top w:val="nil"/>
              <w:left w:val="nil"/>
              <w:bottom w:val="nil"/>
              <w:right w:val="nil"/>
            </w:tcBorders>
            <w:hideMark/>
          </w:tcPr>
          <w:p w14:paraId="646FCE7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300DEA47" w14:textId="77777777" w:rsidTr="0006106D">
        <w:trPr>
          <w:trHeight w:val="300"/>
        </w:trPr>
        <w:tc>
          <w:tcPr>
            <w:tcW w:w="820" w:type="dxa"/>
            <w:tcBorders>
              <w:top w:val="nil"/>
              <w:left w:val="nil"/>
              <w:bottom w:val="nil"/>
              <w:right w:val="nil"/>
            </w:tcBorders>
            <w:noWrap/>
            <w:hideMark/>
          </w:tcPr>
          <w:p w14:paraId="3060AB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792001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group_5240</w:t>
            </w:r>
            <w:proofErr w:type="spellEnd"/>
          </w:p>
        </w:tc>
        <w:tc>
          <w:tcPr>
            <w:tcW w:w="7320" w:type="dxa"/>
            <w:tcBorders>
              <w:top w:val="nil"/>
              <w:left w:val="nil"/>
              <w:bottom w:val="nil"/>
              <w:right w:val="nil"/>
            </w:tcBorders>
            <w:hideMark/>
          </w:tcPr>
          <w:p w14:paraId="071AF3F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730862D0" w14:textId="77777777" w:rsidTr="0006106D">
        <w:trPr>
          <w:trHeight w:val="300"/>
        </w:trPr>
        <w:tc>
          <w:tcPr>
            <w:tcW w:w="820" w:type="dxa"/>
            <w:tcBorders>
              <w:top w:val="nil"/>
              <w:left w:val="nil"/>
              <w:bottom w:val="nil"/>
              <w:right w:val="nil"/>
            </w:tcBorders>
            <w:noWrap/>
            <w:hideMark/>
          </w:tcPr>
          <w:p w14:paraId="20E16B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2DF3E9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group_5241</w:t>
            </w:r>
            <w:proofErr w:type="spellEnd"/>
          </w:p>
        </w:tc>
        <w:tc>
          <w:tcPr>
            <w:tcW w:w="7320" w:type="dxa"/>
            <w:tcBorders>
              <w:top w:val="nil"/>
              <w:left w:val="nil"/>
              <w:bottom w:val="nil"/>
              <w:right w:val="nil"/>
            </w:tcBorders>
            <w:hideMark/>
          </w:tcPr>
          <w:p w14:paraId="497044B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53052DAC" w14:textId="77777777" w:rsidTr="0006106D">
        <w:trPr>
          <w:trHeight w:val="300"/>
        </w:trPr>
        <w:tc>
          <w:tcPr>
            <w:tcW w:w="820" w:type="dxa"/>
            <w:tcBorders>
              <w:top w:val="nil"/>
              <w:left w:val="nil"/>
              <w:bottom w:val="nil"/>
              <w:right w:val="nil"/>
            </w:tcBorders>
            <w:noWrap/>
            <w:hideMark/>
          </w:tcPr>
          <w:p w14:paraId="23C3C9F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927BAB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group_5242</w:t>
            </w:r>
            <w:proofErr w:type="spellEnd"/>
          </w:p>
        </w:tc>
        <w:tc>
          <w:tcPr>
            <w:tcW w:w="7320" w:type="dxa"/>
            <w:tcBorders>
              <w:top w:val="nil"/>
              <w:left w:val="nil"/>
              <w:bottom w:val="nil"/>
              <w:right w:val="nil"/>
            </w:tcBorders>
            <w:hideMark/>
          </w:tcPr>
          <w:p w14:paraId="7432918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62D5C688" w14:textId="77777777" w:rsidTr="0006106D">
        <w:trPr>
          <w:trHeight w:val="300"/>
        </w:trPr>
        <w:tc>
          <w:tcPr>
            <w:tcW w:w="820" w:type="dxa"/>
            <w:tcBorders>
              <w:top w:val="nil"/>
              <w:left w:val="nil"/>
              <w:bottom w:val="nil"/>
              <w:right w:val="nil"/>
            </w:tcBorders>
            <w:noWrap/>
            <w:hideMark/>
          </w:tcPr>
          <w:p w14:paraId="08B60C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B10557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group_5243</w:t>
            </w:r>
            <w:proofErr w:type="spellEnd"/>
          </w:p>
        </w:tc>
        <w:tc>
          <w:tcPr>
            <w:tcW w:w="7320" w:type="dxa"/>
            <w:tcBorders>
              <w:top w:val="nil"/>
              <w:left w:val="nil"/>
              <w:bottom w:val="nil"/>
              <w:right w:val="nil"/>
            </w:tcBorders>
            <w:hideMark/>
          </w:tcPr>
          <w:p w14:paraId="4CAB4DD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531A8460" w14:textId="77777777" w:rsidTr="0006106D">
        <w:trPr>
          <w:trHeight w:val="300"/>
        </w:trPr>
        <w:tc>
          <w:tcPr>
            <w:tcW w:w="820" w:type="dxa"/>
            <w:tcBorders>
              <w:top w:val="nil"/>
              <w:left w:val="nil"/>
              <w:bottom w:val="nil"/>
              <w:right w:val="nil"/>
            </w:tcBorders>
            <w:noWrap/>
            <w:hideMark/>
          </w:tcPr>
          <w:p w14:paraId="3E2E4D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16628B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group_5244</w:t>
            </w:r>
            <w:proofErr w:type="spellEnd"/>
          </w:p>
        </w:tc>
        <w:tc>
          <w:tcPr>
            <w:tcW w:w="7320" w:type="dxa"/>
            <w:tcBorders>
              <w:top w:val="nil"/>
              <w:left w:val="nil"/>
              <w:bottom w:val="nil"/>
              <w:right w:val="nil"/>
            </w:tcBorders>
            <w:hideMark/>
          </w:tcPr>
          <w:p w14:paraId="1734793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68B64933" w14:textId="77777777" w:rsidTr="0006106D">
        <w:trPr>
          <w:trHeight w:val="300"/>
        </w:trPr>
        <w:tc>
          <w:tcPr>
            <w:tcW w:w="820" w:type="dxa"/>
            <w:tcBorders>
              <w:top w:val="nil"/>
              <w:left w:val="nil"/>
              <w:bottom w:val="nil"/>
              <w:right w:val="nil"/>
            </w:tcBorders>
            <w:noWrap/>
            <w:hideMark/>
          </w:tcPr>
          <w:p w14:paraId="3B55317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E576C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group_5245</w:t>
            </w:r>
            <w:proofErr w:type="spellEnd"/>
          </w:p>
        </w:tc>
        <w:tc>
          <w:tcPr>
            <w:tcW w:w="7320" w:type="dxa"/>
            <w:tcBorders>
              <w:top w:val="nil"/>
              <w:left w:val="nil"/>
              <w:bottom w:val="nil"/>
              <w:right w:val="nil"/>
            </w:tcBorders>
            <w:hideMark/>
          </w:tcPr>
          <w:p w14:paraId="0AF80A7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1B1266A7" w14:textId="77777777" w:rsidTr="0006106D">
        <w:trPr>
          <w:trHeight w:val="300"/>
        </w:trPr>
        <w:tc>
          <w:tcPr>
            <w:tcW w:w="820" w:type="dxa"/>
            <w:tcBorders>
              <w:top w:val="nil"/>
              <w:left w:val="nil"/>
              <w:bottom w:val="nil"/>
              <w:right w:val="nil"/>
            </w:tcBorders>
            <w:noWrap/>
            <w:hideMark/>
          </w:tcPr>
          <w:p w14:paraId="34231EC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2610F7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group_5246</w:t>
            </w:r>
            <w:proofErr w:type="spellEnd"/>
          </w:p>
        </w:tc>
        <w:tc>
          <w:tcPr>
            <w:tcW w:w="7320" w:type="dxa"/>
            <w:tcBorders>
              <w:top w:val="nil"/>
              <w:left w:val="nil"/>
              <w:bottom w:val="nil"/>
              <w:right w:val="nil"/>
            </w:tcBorders>
            <w:hideMark/>
          </w:tcPr>
          <w:p w14:paraId="209BFBA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7C42AFF9" w14:textId="77777777" w:rsidTr="0006106D">
        <w:trPr>
          <w:trHeight w:val="300"/>
        </w:trPr>
        <w:tc>
          <w:tcPr>
            <w:tcW w:w="820" w:type="dxa"/>
            <w:tcBorders>
              <w:top w:val="nil"/>
              <w:left w:val="nil"/>
              <w:bottom w:val="nil"/>
              <w:right w:val="nil"/>
            </w:tcBorders>
            <w:noWrap/>
            <w:hideMark/>
          </w:tcPr>
          <w:p w14:paraId="2BF8C97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256C2C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group_5247</w:t>
            </w:r>
            <w:proofErr w:type="spellEnd"/>
          </w:p>
        </w:tc>
        <w:tc>
          <w:tcPr>
            <w:tcW w:w="7320" w:type="dxa"/>
            <w:tcBorders>
              <w:top w:val="nil"/>
              <w:left w:val="nil"/>
              <w:bottom w:val="nil"/>
              <w:right w:val="nil"/>
            </w:tcBorders>
            <w:hideMark/>
          </w:tcPr>
          <w:p w14:paraId="557B74F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763A5A4E" w14:textId="77777777" w:rsidTr="0006106D">
        <w:trPr>
          <w:trHeight w:val="300"/>
        </w:trPr>
        <w:tc>
          <w:tcPr>
            <w:tcW w:w="820" w:type="dxa"/>
            <w:tcBorders>
              <w:top w:val="nil"/>
              <w:left w:val="nil"/>
              <w:bottom w:val="nil"/>
              <w:right w:val="nil"/>
            </w:tcBorders>
            <w:noWrap/>
            <w:hideMark/>
          </w:tcPr>
          <w:p w14:paraId="2565D38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E7197D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group_5248</w:t>
            </w:r>
            <w:proofErr w:type="spellEnd"/>
          </w:p>
        </w:tc>
        <w:tc>
          <w:tcPr>
            <w:tcW w:w="7320" w:type="dxa"/>
            <w:tcBorders>
              <w:top w:val="nil"/>
              <w:left w:val="nil"/>
              <w:bottom w:val="nil"/>
              <w:right w:val="nil"/>
            </w:tcBorders>
            <w:hideMark/>
          </w:tcPr>
          <w:p w14:paraId="76DC231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297580E6" w14:textId="77777777" w:rsidTr="0006106D">
        <w:trPr>
          <w:trHeight w:val="300"/>
        </w:trPr>
        <w:tc>
          <w:tcPr>
            <w:tcW w:w="820" w:type="dxa"/>
            <w:tcBorders>
              <w:top w:val="nil"/>
              <w:left w:val="nil"/>
              <w:bottom w:val="nil"/>
              <w:right w:val="nil"/>
            </w:tcBorders>
            <w:noWrap/>
            <w:hideMark/>
          </w:tcPr>
          <w:p w14:paraId="37A74A6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7DE838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group_5249</w:t>
            </w:r>
            <w:proofErr w:type="spellEnd"/>
          </w:p>
        </w:tc>
        <w:tc>
          <w:tcPr>
            <w:tcW w:w="7320" w:type="dxa"/>
            <w:tcBorders>
              <w:top w:val="nil"/>
              <w:left w:val="nil"/>
              <w:bottom w:val="nil"/>
              <w:right w:val="nil"/>
            </w:tcBorders>
            <w:hideMark/>
          </w:tcPr>
          <w:p w14:paraId="1E687C4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IS30</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IS658</w:t>
            </w:r>
            <w:proofErr w:type="spellEnd"/>
          </w:p>
        </w:tc>
      </w:tr>
      <w:tr w:rsidR="0006106D" w:rsidRPr="0006106D" w14:paraId="027117A5" w14:textId="77777777" w:rsidTr="0006106D">
        <w:trPr>
          <w:trHeight w:val="300"/>
        </w:trPr>
        <w:tc>
          <w:tcPr>
            <w:tcW w:w="820" w:type="dxa"/>
            <w:tcBorders>
              <w:top w:val="nil"/>
              <w:left w:val="nil"/>
              <w:bottom w:val="nil"/>
              <w:right w:val="nil"/>
            </w:tcBorders>
            <w:noWrap/>
            <w:hideMark/>
          </w:tcPr>
          <w:p w14:paraId="1BDEB2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97C364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group_96</w:t>
            </w:r>
            <w:proofErr w:type="spellEnd"/>
          </w:p>
        </w:tc>
        <w:tc>
          <w:tcPr>
            <w:tcW w:w="7320" w:type="dxa"/>
            <w:tcBorders>
              <w:top w:val="nil"/>
              <w:left w:val="nil"/>
              <w:bottom w:val="nil"/>
              <w:right w:val="nil"/>
            </w:tcBorders>
            <w:hideMark/>
          </w:tcPr>
          <w:p w14:paraId="3D3A58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w:t>
            </w:r>
            <w:proofErr w:type="spellStart"/>
            <w:r w:rsidRPr="0006106D">
              <w:rPr>
                <w:rFonts w:eastAsia="Times New Roman" w:cs="Times New Roman"/>
                <w:color w:val="000000"/>
                <w:sz w:val="18"/>
                <w:szCs w:val="18"/>
                <w:lang w:val="en-GB" w:eastAsia="sl-SI"/>
              </w:rPr>
              <w:t>formate</w:t>
            </w:r>
            <w:proofErr w:type="spellEnd"/>
            <w:r w:rsidRPr="0006106D">
              <w:rPr>
                <w:rFonts w:eastAsia="Times New Roman" w:cs="Times New Roman"/>
                <w:color w:val="000000"/>
                <w:sz w:val="18"/>
                <w:szCs w:val="18"/>
                <w:lang w:val="en-GB" w:eastAsia="sl-SI"/>
              </w:rPr>
              <w:t xml:space="preserve"> dehydrogenase</w:t>
            </w:r>
          </w:p>
        </w:tc>
      </w:tr>
      <w:tr w:rsidR="0006106D" w:rsidRPr="0006106D" w14:paraId="5CBCB870" w14:textId="77777777" w:rsidTr="0006106D">
        <w:trPr>
          <w:trHeight w:val="300"/>
        </w:trPr>
        <w:tc>
          <w:tcPr>
            <w:tcW w:w="820" w:type="dxa"/>
            <w:tcBorders>
              <w:top w:val="nil"/>
              <w:left w:val="nil"/>
              <w:bottom w:val="nil"/>
              <w:right w:val="nil"/>
            </w:tcBorders>
            <w:noWrap/>
            <w:hideMark/>
          </w:tcPr>
          <w:p w14:paraId="47A4CF3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18AF16C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epsN_1</w:t>
            </w:r>
            <w:proofErr w:type="spellEnd"/>
          </w:p>
        </w:tc>
        <w:tc>
          <w:tcPr>
            <w:tcW w:w="7320" w:type="dxa"/>
            <w:tcBorders>
              <w:top w:val="nil"/>
              <w:left w:val="nil"/>
              <w:bottom w:val="nil"/>
              <w:right w:val="nil"/>
            </w:tcBorders>
            <w:hideMark/>
          </w:tcPr>
          <w:p w14:paraId="1009A2F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pyridoxal phosphate-dependent aminotransferase </w:t>
            </w:r>
            <w:proofErr w:type="spellStart"/>
            <w:r w:rsidRPr="0006106D">
              <w:rPr>
                <w:rFonts w:eastAsia="Times New Roman" w:cs="Times New Roman"/>
                <w:color w:val="000000"/>
                <w:sz w:val="18"/>
                <w:szCs w:val="18"/>
                <w:lang w:val="en-GB" w:eastAsia="sl-SI"/>
              </w:rPr>
              <w:t>EpsN</w:t>
            </w:r>
            <w:proofErr w:type="spellEnd"/>
          </w:p>
        </w:tc>
      </w:tr>
      <w:tr w:rsidR="0006106D" w:rsidRPr="0006106D" w14:paraId="6E025776" w14:textId="77777777" w:rsidTr="0006106D">
        <w:trPr>
          <w:trHeight w:val="300"/>
        </w:trPr>
        <w:tc>
          <w:tcPr>
            <w:tcW w:w="820" w:type="dxa"/>
            <w:tcBorders>
              <w:top w:val="nil"/>
              <w:left w:val="nil"/>
              <w:bottom w:val="nil"/>
              <w:right w:val="nil"/>
            </w:tcBorders>
            <w:noWrap/>
            <w:hideMark/>
          </w:tcPr>
          <w:p w14:paraId="4EFC861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8B00AC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epsN_2</w:t>
            </w:r>
            <w:proofErr w:type="spellEnd"/>
          </w:p>
        </w:tc>
        <w:tc>
          <w:tcPr>
            <w:tcW w:w="7320" w:type="dxa"/>
            <w:tcBorders>
              <w:top w:val="nil"/>
              <w:left w:val="nil"/>
              <w:bottom w:val="nil"/>
              <w:right w:val="nil"/>
            </w:tcBorders>
            <w:hideMark/>
          </w:tcPr>
          <w:p w14:paraId="249B1F0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pyridoxal phosphate-dependent aminotransferase </w:t>
            </w:r>
            <w:proofErr w:type="spellStart"/>
            <w:r w:rsidRPr="0006106D">
              <w:rPr>
                <w:rFonts w:eastAsia="Times New Roman" w:cs="Times New Roman"/>
                <w:color w:val="000000"/>
                <w:sz w:val="18"/>
                <w:szCs w:val="18"/>
                <w:lang w:val="en-GB" w:eastAsia="sl-SI"/>
              </w:rPr>
              <w:t>EpsN</w:t>
            </w:r>
            <w:proofErr w:type="spellEnd"/>
          </w:p>
        </w:tc>
      </w:tr>
      <w:tr w:rsidR="0006106D" w:rsidRPr="0006106D" w14:paraId="36AD3366" w14:textId="77777777" w:rsidTr="0006106D">
        <w:trPr>
          <w:trHeight w:val="300"/>
        </w:trPr>
        <w:tc>
          <w:tcPr>
            <w:tcW w:w="820" w:type="dxa"/>
            <w:tcBorders>
              <w:top w:val="nil"/>
              <w:left w:val="nil"/>
              <w:bottom w:val="nil"/>
              <w:right w:val="nil"/>
            </w:tcBorders>
            <w:noWrap/>
            <w:hideMark/>
          </w:tcPr>
          <w:p w14:paraId="6AE236B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35AC7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group_171</w:t>
            </w:r>
            <w:proofErr w:type="spellEnd"/>
          </w:p>
        </w:tc>
        <w:tc>
          <w:tcPr>
            <w:tcW w:w="7320" w:type="dxa"/>
            <w:tcBorders>
              <w:top w:val="nil"/>
              <w:left w:val="nil"/>
              <w:bottom w:val="nil"/>
              <w:right w:val="nil"/>
            </w:tcBorders>
            <w:hideMark/>
          </w:tcPr>
          <w:p w14:paraId="4CAA272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transposase </w:t>
            </w:r>
            <w:proofErr w:type="spellStart"/>
            <w:r w:rsidRPr="0006106D">
              <w:rPr>
                <w:rFonts w:eastAsia="Times New Roman" w:cs="Times New Roman"/>
                <w:color w:val="000000"/>
                <w:sz w:val="18"/>
                <w:szCs w:val="18"/>
                <w:lang w:val="en-GB" w:eastAsia="sl-SI"/>
              </w:rPr>
              <w:t>InsK</w:t>
            </w:r>
            <w:proofErr w:type="spellEnd"/>
            <w:r w:rsidRPr="0006106D">
              <w:rPr>
                <w:rFonts w:eastAsia="Times New Roman" w:cs="Times New Roman"/>
                <w:color w:val="000000"/>
                <w:sz w:val="18"/>
                <w:szCs w:val="18"/>
                <w:lang w:val="en-GB" w:eastAsia="sl-SI"/>
              </w:rPr>
              <w:t xml:space="preserve"> for insertion sequence element </w:t>
            </w:r>
            <w:proofErr w:type="spellStart"/>
            <w:r w:rsidRPr="0006106D">
              <w:rPr>
                <w:rFonts w:eastAsia="Times New Roman" w:cs="Times New Roman"/>
                <w:color w:val="000000"/>
                <w:sz w:val="18"/>
                <w:szCs w:val="18"/>
                <w:lang w:val="en-GB" w:eastAsia="sl-SI"/>
              </w:rPr>
              <w:t>IS150</w:t>
            </w:r>
            <w:proofErr w:type="spellEnd"/>
          </w:p>
        </w:tc>
      </w:tr>
      <w:tr w:rsidR="0006106D" w:rsidRPr="0006106D" w14:paraId="7C0A8BDB" w14:textId="77777777" w:rsidTr="0006106D">
        <w:trPr>
          <w:trHeight w:val="300"/>
        </w:trPr>
        <w:tc>
          <w:tcPr>
            <w:tcW w:w="820" w:type="dxa"/>
            <w:tcBorders>
              <w:top w:val="nil"/>
              <w:left w:val="nil"/>
              <w:bottom w:val="nil"/>
              <w:right w:val="nil"/>
            </w:tcBorders>
            <w:noWrap/>
            <w:hideMark/>
          </w:tcPr>
          <w:p w14:paraId="2D99B24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7C59796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group_703</w:t>
            </w:r>
            <w:proofErr w:type="spellEnd"/>
          </w:p>
        </w:tc>
        <w:tc>
          <w:tcPr>
            <w:tcW w:w="7320" w:type="dxa"/>
            <w:tcBorders>
              <w:top w:val="nil"/>
              <w:left w:val="nil"/>
              <w:bottom w:val="nil"/>
              <w:right w:val="nil"/>
            </w:tcBorders>
            <w:hideMark/>
          </w:tcPr>
          <w:p w14:paraId="0F92566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xanthine dehydrogenase molybdenum-binding subunit </w:t>
            </w:r>
            <w:proofErr w:type="spellStart"/>
            <w:r w:rsidRPr="0006106D">
              <w:rPr>
                <w:rFonts w:eastAsia="Times New Roman" w:cs="Times New Roman"/>
                <w:color w:val="000000"/>
                <w:sz w:val="18"/>
                <w:szCs w:val="18"/>
                <w:lang w:val="en-GB" w:eastAsia="sl-SI"/>
              </w:rPr>
              <w:t>XdhA</w:t>
            </w:r>
            <w:proofErr w:type="spellEnd"/>
          </w:p>
        </w:tc>
      </w:tr>
      <w:tr w:rsidR="0006106D" w:rsidRPr="0006106D" w14:paraId="7FF546F2" w14:textId="77777777" w:rsidTr="0006106D">
        <w:trPr>
          <w:trHeight w:val="300"/>
        </w:trPr>
        <w:tc>
          <w:tcPr>
            <w:tcW w:w="820" w:type="dxa"/>
            <w:tcBorders>
              <w:top w:val="nil"/>
              <w:left w:val="nil"/>
              <w:bottom w:val="nil"/>
              <w:right w:val="nil"/>
            </w:tcBorders>
            <w:noWrap/>
            <w:hideMark/>
          </w:tcPr>
          <w:p w14:paraId="3BA43ED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270C196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group_2252</w:t>
            </w:r>
            <w:proofErr w:type="spellEnd"/>
          </w:p>
        </w:tc>
        <w:tc>
          <w:tcPr>
            <w:tcW w:w="7320" w:type="dxa"/>
            <w:tcBorders>
              <w:top w:val="nil"/>
              <w:left w:val="nil"/>
              <w:bottom w:val="nil"/>
              <w:right w:val="nil"/>
            </w:tcBorders>
            <w:hideMark/>
          </w:tcPr>
          <w:p w14:paraId="1638111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Replicative DNA helicase</w:t>
            </w:r>
          </w:p>
        </w:tc>
      </w:tr>
      <w:tr w:rsidR="0006106D" w:rsidRPr="0006106D" w14:paraId="7C3769A6" w14:textId="77777777" w:rsidTr="0006106D">
        <w:trPr>
          <w:trHeight w:val="300"/>
        </w:trPr>
        <w:tc>
          <w:tcPr>
            <w:tcW w:w="820" w:type="dxa"/>
            <w:tcBorders>
              <w:top w:val="nil"/>
              <w:left w:val="nil"/>
              <w:bottom w:val="nil"/>
              <w:right w:val="nil"/>
            </w:tcBorders>
            <w:noWrap/>
            <w:hideMark/>
          </w:tcPr>
          <w:p w14:paraId="7FAFA1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0FDB76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bcgIA</w:t>
            </w:r>
            <w:proofErr w:type="spellEnd"/>
          </w:p>
        </w:tc>
        <w:tc>
          <w:tcPr>
            <w:tcW w:w="7320" w:type="dxa"/>
            <w:tcBorders>
              <w:top w:val="nil"/>
              <w:left w:val="nil"/>
              <w:bottom w:val="nil"/>
              <w:right w:val="nil"/>
            </w:tcBorders>
            <w:hideMark/>
          </w:tcPr>
          <w:p w14:paraId="716CF67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Restriction enzyme </w:t>
            </w:r>
            <w:proofErr w:type="spellStart"/>
            <w:r w:rsidRPr="0006106D">
              <w:rPr>
                <w:rFonts w:eastAsia="Times New Roman" w:cs="Times New Roman"/>
                <w:color w:val="000000"/>
                <w:sz w:val="18"/>
                <w:szCs w:val="18"/>
                <w:lang w:val="en-GB" w:eastAsia="sl-SI"/>
              </w:rPr>
              <w:t>BgcI</w:t>
            </w:r>
            <w:proofErr w:type="spellEnd"/>
            <w:r w:rsidRPr="0006106D">
              <w:rPr>
                <w:rFonts w:eastAsia="Times New Roman" w:cs="Times New Roman"/>
                <w:color w:val="000000"/>
                <w:sz w:val="18"/>
                <w:szCs w:val="18"/>
                <w:lang w:val="en-GB" w:eastAsia="sl-SI"/>
              </w:rPr>
              <w:t xml:space="preserve"> subunit alpha</w:t>
            </w:r>
          </w:p>
        </w:tc>
      </w:tr>
      <w:tr w:rsidR="0006106D" w:rsidRPr="0006106D" w14:paraId="6F304AC7" w14:textId="77777777" w:rsidTr="0006106D">
        <w:trPr>
          <w:trHeight w:val="300"/>
        </w:trPr>
        <w:tc>
          <w:tcPr>
            <w:tcW w:w="820" w:type="dxa"/>
            <w:tcBorders>
              <w:top w:val="nil"/>
              <w:left w:val="nil"/>
              <w:bottom w:val="nil"/>
              <w:right w:val="nil"/>
            </w:tcBorders>
            <w:noWrap/>
            <w:hideMark/>
          </w:tcPr>
          <w:p w14:paraId="74DCF76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5C0CB64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group_6046</w:t>
            </w:r>
            <w:proofErr w:type="spellEnd"/>
          </w:p>
        </w:tc>
        <w:tc>
          <w:tcPr>
            <w:tcW w:w="7320" w:type="dxa"/>
            <w:tcBorders>
              <w:top w:val="nil"/>
              <w:left w:val="nil"/>
              <w:bottom w:val="nil"/>
              <w:right w:val="nil"/>
            </w:tcBorders>
            <w:hideMark/>
          </w:tcPr>
          <w:p w14:paraId="6EB9F67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Reverse </w:t>
            </w:r>
            <w:proofErr w:type="spellStart"/>
            <w:r w:rsidRPr="0006106D">
              <w:rPr>
                <w:rFonts w:eastAsia="Times New Roman" w:cs="Times New Roman"/>
                <w:color w:val="000000"/>
                <w:sz w:val="18"/>
                <w:szCs w:val="18"/>
                <w:lang w:val="en-GB" w:eastAsia="sl-SI"/>
              </w:rPr>
              <w:t>rubrerythrin</w:t>
            </w:r>
            <w:proofErr w:type="spellEnd"/>
            <w:r w:rsidRPr="0006106D">
              <w:rPr>
                <w:rFonts w:eastAsia="Times New Roman" w:cs="Times New Roman"/>
                <w:color w:val="000000"/>
                <w:sz w:val="18"/>
                <w:szCs w:val="18"/>
                <w:lang w:val="en-GB" w:eastAsia="sl-SI"/>
              </w:rPr>
              <w:t>-1</w:t>
            </w:r>
          </w:p>
        </w:tc>
      </w:tr>
      <w:tr w:rsidR="0006106D" w:rsidRPr="0006106D" w14:paraId="509BCF08" w14:textId="77777777" w:rsidTr="0006106D">
        <w:trPr>
          <w:trHeight w:val="300"/>
        </w:trPr>
        <w:tc>
          <w:tcPr>
            <w:tcW w:w="820" w:type="dxa"/>
            <w:tcBorders>
              <w:top w:val="nil"/>
              <w:left w:val="nil"/>
              <w:bottom w:val="nil"/>
              <w:right w:val="nil"/>
            </w:tcBorders>
            <w:noWrap/>
            <w:hideMark/>
          </w:tcPr>
          <w:p w14:paraId="2AB1ACB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7D3B4B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tnpR</w:t>
            </w:r>
            <w:proofErr w:type="spellEnd"/>
          </w:p>
        </w:tc>
        <w:tc>
          <w:tcPr>
            <w:tcW w:w="7320" w:type="dxa"/>
            <w:tcBorders>
              <w:top w:val="nil"/>
              <w:left w:val="nil"/>
              <w:bottom w:val="nil"/>
              <w:right w:val="nil"/>
            </w:tcBorders>
            <w:hideMark/>
          </w:tcPr>
          <w:p w14:paraId="66C5E2D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Transposon gamma-delta resolvase</w:t>
            </w:r>
          </w:p>
        </w:tc>
      </w:tr>
      <w:tr w:rsidR="0006106D" w:rsidRPr="0006106D" w14:paraId="51AF5BB6" w14:textId="77777777" w:rsidTr="0006106D">
        <w:trPr>
          <w:trHeight w:val="300"/>
        </w:trPr>
        <w:tc>
          <w:tcPr>
            <w:tcW w:w="820" w:type="dxa"/>
            <w:tcBorders>
              <w:top w:val="nil"/>
              <w:left w:val="nil"/>
              <w:bottom w:val="nil"/>
              <w:right w:val="nil"/>
            </w:tcBorders>
            <w:noWrap/>
            <w:hideMark/>
          </w:tcPr>
          <w:p w14:paraId="046254F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B61CF7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group_2246</w:t>
            </w:r>
            <w:proofErr w:type="spellEnd"/>
          </w:p>
        </w:tc>
        <w:tc>
          <w:tcPr>
            <w:tcW w:w="7320" w:type="dxa"/>
            <w:tcBorders>
              <w:top w:val="nil"/>
              <w:left w:val="nil"/>
              <w:bottom w:val="nil"/>
              <w:right w:val="nil"/>
            </w:tcBorders>
            <w:hideMark/>
          </w:tcPr>
          <w:p w14:paraId="0260ABE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36F07ED2" w14:textId="77777777" w:rsidTr="0006106D">
        <w:trPr>
          <w:trHeight w:val="300"/>
        </w:trPr>
        <w:tc>
          <w:tcPr>
            <w:tcW w:w="820" w:type="dxa"/>
            <w:tcBorders>
              <w:top w:val="nil"/>
              <w:left w:val="nil"/>
              <w:bottom w:val="nil"/>
              <w:right w:val="nil"/>
            </w:tcBorders>
            <w:noWrap/>
            <w:hideMark/>
          </w:tcPr>
          <w:p w14:paraId="4F5E480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6EFF4A5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group_2260</w:t>
            </w:r>
            <w:proofErr w:type="spellEnd"/>
          </w:p>
        </w:tc>
        <w:tc>
          <w:tcPr>
            <w:tcW w:w="7320" w:type="dxa"/>
            <w:tcBorders>
              <w:top w:val="nil"/>
              <w:left w:val="nil"/>
              <w:bottom w:val="nil"/>
              <w:right w:val="nil"/>
            </w:tcBorders>
            <w:hideMark/>
          </w:tcPr>
          <w:p w14:paraId="52D455E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7EAE3287" w14:textId="77777777" w:rsidTr="0006106D">
        <w:trPr>
          <w:trHeight w:val="300"/>
        </w:trPr>
        <w:tc>
          <w:tcPr>
            <w:tcW w:w="820" w:type="dxa"/>
            <w:tcBorders>
              <w:top w:val="nil"/>
              <w:left w:val="nil"/>
              <w:bottom w:val="nil"/>
              <w:right w:val="nil"/>
            </w:tcBorders>
            <w:noWrap/>
            <w:hideMark/>
          </w:tcPr>
          <w:p w14:paraId="433E1A7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08997A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xerH</w:t>
            </w:r>
            <w:proofErr w:type="spellEnd"/>
          </w:p>
        </w:tc>
        <w:tc>
          <w:tcPr>
            <w:tcW w:w="7320" w:type="dxa"/>
            <w:tcBorders>
              <w:top w:val="nil"/>
              <w:left w:val="nil"/>
              <w:bottom w:val="nil"/>
              <w:right w:val="nil"/>
            </w:tcBorders>
            <w:hideMark/>
          </w:tcPr>
          <w:p w14:paraId="798BAE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XerH</w:t>
            </w:r>
            <w:proofErr w:type="spellEnd"/>
          </w:p>
        </w:tc>
      </w:tr>
      <w:tr w:rsidR="0006106D" w:rsidRPr="0006106D" w14:paraId="6975E1B1" w14:textId="77777777" w:rsidTr="0006106D">
        <w:trPr>
          <w:trHeight w:val="300"/>
        </w:trPr>
        <w:tc>
          <w:tcPr>
            <w:tcW w:w="820" w:type="dxa"/>
            <w:tcBorders>
              <w:top w:val="nil"/>
              <w:left w:val="nil"/>
              <w:bottom w:val="nil"/>
              <w:right w:val="nil"/>
            </w:tcBorders>
            <w:noWrap/>
            <w:hideMark/>
          </w:tcPr>
          <w:p w14:paraId="7BD55D2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2b</w:t>
            </w:r>
            <w:proofErr w:type="spellEnd"/>
          </w:p>
        </w:tc>
        <w:tc>
          <w:tcPr>
            <w:tcW w:w="1180" w:type="dxa"/>
            <w:tcBorders>
              <w:top w:val="nil"/>
              <w:left w:val="nil"/>
              <w:bottom w:val="nil"/>
              <w:right w:val="nil"/>
            </w:tcBorders>
            <w:noWrap/>
            <w:hideMark/>
          </w:tcPr>
          <w:p w14:paraId="4363819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gtaB_5</w:t>
            </w:r>
            <w:proofErr w:type="spellEnd"/>
          </w:p>
        </w:tc>
        <w:tc>
          <w:tcPr>
            <w:tcW w:w="7320" w:type="dxa"/>
            <w:tcBorders>
              <w:top w:val="nil"/>
              <w:left w:val="nil"/>
              <w:bottom w:val="nil"/>
              <w:right w:val="nil"/>
            </w:tcBorders>
            <w:hideMark/>
          </w:tcPr>
          <w:p w14:paraId="5B6FC21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UTP</w:t>
            </w:r>
            <w:proofErr w:type="spellEnd"/>
            <w:r w:rsidRPr="0006106D">
              <w:rPr>
                <w:rFonts w:eastAsia="Times New Roman" w:cs="Times New Roman"/>
                <w:color w:val="000000"/>
                <w:sz w:val="18"/>
                <w:szCs w:val="18"/>
                <w:lang w:val="en-GB" w:eastAsia="sl-SI"/>
              </w:rPr>
              <w:t xml:space="preserve">--glucose-1-phosphate </w:t>
            </w:r>
            <w:proofErr w:type="spellStart"/>
            <w:r w:rsidRPr="0006106D">
              <w:rPr>
                <w:rFonts w:eastAsia="Times New Roman" w:cs="Times New Roman"/>
                <w:color w:val="000000"/>
                <w:sz w:val="18"/>
                <w:szCs w:val="18"/>
                <w:lang w:val="en-GB" w:eastAsia="sl-SI"/>
              </w:rPr>
              <w:t>uridylyltransferase</w:t>
            </w:r>
            <w:proofErr w:type="spellEnd"/>
          </w:p>
        </w:tc>
      </w:tr>
      <w:tr w:rsidR="0006106D" w:rsidRPr="0006106D" w14:paraId="2C0DFBF1" w14:textId="77777777" w:rsidTr="0006106D">
        <w:trPr>
          <w:trHeight w:val="300"/>
        </w:trPr>
        <w:tc>
          <w:tcPr>
            <w:tcW w:w="820" w:type="dxa"/>
            <w:tcBorders>
              <w:top w:val="nil"/>
              <w:left w:val="nil"/>
              <w:bottom w:val="nil"/>
              <w:right w:val="nil"/>
            </w:tcBorders>
            <w:noWrap/>
            <w:hideMark/>
          </w:tcPr>
          <w:p w14:paraId="6A602E5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06DFE20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clpP_4</w:t>
            </w:r>
            <w:proofErr w:type="spellEnd"/>
          </w:p>
        </w:tc>
        <w:tc>
          <w:tcPr>
            <w:tcW w:w="7320" w:type="dxa"/>
            <w:tcBorders>
              <w:top w:val="nil"/>
              <w:left w:val="nil"/>
              <w:bottom w:val="nil"/>
              <w:right w:val="nil"/>
            </w:tcBorders>
            <w:hideMark/>
          </w:tcPr>
          <w:p w14:paraId="55EE24F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w:t>
            </w:r>
            <w:proofErr w:type="spellStart"/>
            <w:r w:rsidRPr="0006106D">
              <w:rPr>
                <w:rFonts w:eastAsia="Times New Roman" w:cs="Times New Roman"/>
                <w:color w:val="000000"/>
                <w:sz w:val="18"/>
                <w:szCs w:val="18"/>
                <w:lang w:val="en-GB" w:eastAsia="sl-SI"/>
              </w:rPr>
              <w:t>Clp</w:t>
            </w:r>
            <w:proofErr w:type="spellEnd"/>
            <w:r w:rsidRPr="0006106D">
              <w:rPr>
                <w:rFonts w:eastAsia="Times New Roman" w:cs="Times New Roman"/>
                <w:color w:val="000000"/>
                <w:sz w:val="18"/>
                <w:szCs w:val="18"/>
                <w:lang w:val="en-GB" w:eastAsia="sl-SI"/>
              </w:rPr>
              <w:t xml:space="preserve"> protease proteolytic subunit</w:t>
            </w:r>
          </w:p>
        </w:tc>
      </w:tr>
      <w:tr w:rsidR="0006106D" w:rsidRPr="0006106D" w14:paraId="02E609C0" w14:textId="77777777" w:rsidTr="0006106D">
        <w:trPr>
          <w:trHeight w:val="300"/>
        </w:trPr>
        <w:tc>
          <w:tcPr>
            <w:tcW w:w="820" w:type="dxa"/>
            <w:tcBorders>
              <w:top w:val="nil"/>
              <w:left w:val="nil"/>
              <w:bottom w:val="nil"/>
              <w:right w:val="nil"/>
            </w:tcBorders>
            <w:noWrap/>
            <w:hideMark/>
          </w:tcPr>
          <w:p w14:paraId="2F8713F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6C157BD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group_2589</w:t>
            </w:r>
            <w:proofErr w:type="spellEnd"/>
          </w:p>
        </w:tc>
        <w:tc>
          <w:tcPr>
            <w:tcW w:w="7320" w:type="dxa"/>
            <w:tcBorders>
              <w:top w:val="nil"/>
              <w:left w:val="nil"/>
              <w:bottom w:val="nil"/>
              <w:right w:val="nil"/>
            </w:tcBorders>
            <w:hideMark/>
          </w:tcPr>
          <w:p w14:paraId="0F3BC44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ATP-dependent RNA helicase </w:t>
            </w:r>
            <w:proofErr w:type="spellStart"/>
            <w:r w:rsidRPr="0006106D">
              <w:rPr>
                <w:rFonts w:eastAsia="Times New Roman" w:cs="Times New Roman"/>
                <w:color w:val="000000"/>
                <w:sz w:val="18"/>
                <w:szCs w:val="18"/>
                <w:lang w:val="en-GB" w:eastAsia="sl-SI"/>
              </w:rPr>
              <w:t>DbpA</w:t>
            </w:r>
            <w:proofErr w:type="spellEnd"/>
          </w:p>
        </w:tc>
      </w:tr>
      <w:tr w:rsidR="0006106D" w:rsidRPr="0006106D" w14:paraId="13E25445" w14:textId="77777777" w:rsidTr="0006106D">
        <w:trPr>
          <w:trHeight w:val="300"/>
        </w:trPr>
        <w:tc>
          <w:tcPr>
            <w:tcW w:w="820" w:type="dxa"/>
            <w:tcBorders>
              <w:top w:val="nil"/>
              <w:left w:val="nil"/>
              <w:bottom w:val="nil"/>
              <w:right w:val="nil"/>
            </w:tcBorders>
            <w:noWrap/>
            <w:hideMark/>
          </w:tcPr>
          <w:p w14:paraId="4E10CD7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75A60E7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uviB_3</w:t>
            </w:r>
            <w:proofErr w:type="spellEnd"/>
          </w:p>
        </w:tc>
        <w:tc>
          <w:tcPr>
            <w:tcW w:w="7320" w:type="dxa"/>
            <w:tcBorders>
              <w:top w:val="nil"/>
              <w:left w:val="nil"/>
              <w:bottom w:val="nil"/>
              <w:right w:val="nil"/>
            </w:tcBorders>
            <w:hideMark/>
          </w:tcPr>
          <w:p w14:paraId="7E86C93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Bacteriocin </w:t>
            </w:r>
            <w:proofErr w:type="spellStart"/>
            <w:r w:rsidRPr="0006106D">
              <w:rPr>
                <w:rFonts w:eastAsia="Times New Roman" w:cs="Times New Roman"/>
                <w:color w:val="000000"/>
                <w:sz w:val="18"/>
                <w:szCs w:val="18"/>
                <w:lang w:val="en-GB" w:eastAsia="sl-SI"/>
              </w:rPr>
              <w:t>UviB</w:t>
            </w:r>
            <w:proofErr w:type="spellEnd"/>
          </w:p>
        </w:tc>
      </w:tr>
      <w:tr w:rsidR="0006106D" w:rsidRPr="0006106D" w14:paraId="3506F125" w14:textId="77777777" w:rsidTr="0006106D">
        <w:trPr>
          <w:trHeight w:val="300"/>
        </w:trPr>
        <w:tc>
          <w:tcPr>
            <w:tcW w:w="820" w:type="dxa"/>
            <w:tcBorders>
              <w:top w:val="nil"/>
              <w:left w:val="nil"/>
              <w:bottom w:val="nil"/>
              <w:right w:val="nil"/>
            </w:tcBorders>
            <w:noWrap/>
            <w:hideMark/>
          </w:tcPr>
          <w:p w14:paraId="6CC796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lastRenderedPageBreak/>
              <w:t>2c</w:t>
            </w:r>
            <w:proofErr w:type="spellEnd"/>
          </w:p>
        </w:tc>
        <w:tc>
          <w:tcPr>
            <w:tcW w:w="1180" w:type="dxa"/>
            <w:tcBorders>
              <w:top w:val="nil"/>
              <w:left w:val="nil"/>
              <w:bottom w:val="nil"/>
              <w:right w:val="nil"/>
            </w:tcBorders>
            <w:noWrap/>
            <w:hideMark/>
          </w:tcPr>
          <w:p w14:paraId="3FDF2EB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group_659</w:t>
            </w:r>
            <w:proofErr w:type="spellEnd"/>
          </w:p>
        </w:tc>
        <w:tc>
          <w:tcPr>
            <w:tcW w:w="7320" w:type="dxa"/>
            <w:tcBorders>
              <w:top w:val="nil"/>
              <w:left w:val="nil"/>
              <w:bottom w:val="nil"/>
              <w:right w:val="nil"/>
            </w:tcBorders>
            <w:hideMark/>
          </w:tcPr>
          <w:p w14:paraId="70101BC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Calcium-transporting ATPase</w:t>
            </w:r>
          </w:p>
        </w:tc>
      </w:tr>
      <w:tr w:rsidR="0006106D" w:rsidRPr="0006106D" w14:paraId="798F2A07" w14:textId="77777777" w:rsidTr="0006106D">
        <w:trPr>
          <w:trHeight w:val="300"/>
        </w:trPr>
        <w:tc>
          <w:tcPr>
            <w:tcW w:w="820" w:type="dxa"/>
            <w:tcBorders>
              <w:top w:val="nil"/>
              <w:left w:val="nil"/>
              <w:bottom w:val="nil"/>
              <w:right w:val="nil"/>
            </w:tcBorders>
            <w:noWrap/>
            <w:hideMark/>
          </w:tcPr>
          <w:p w14:paraId="665DED7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3C6C8E1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group_402</w:t>
            </w:r>
            <w:proofErr w:type="spellEnd"/>
          </w:p>
        </w:tc>
        <w:tc>
          <w:tcPr>
            <w:tcW w:w="7320" w:type="dxa"/>
            <w:tcBorders>
              <w:top w:val="nil"/>
              <w:left w:val="nil"/>
              <w:bottom w:val="nil"/>
              <w:right w:val="nil"/>
            </w:tcBorders>
            <w:hideMark/>
          </w:tcPr>
          <w:p w14:paraId="2B94766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Cardiolipin synthase</w:t>
            </w:r>
          </w:p>
        </w:tc>
      </w:tr>
      <w:tr w:rsidR="0006106D" w:rsidRPr="0006106D" w14:paraId="13C47447" w14:textId="77777777" w:rsidTr="0006106D">
        <w:trPr>
          <w:trHeight w:val="300"/>
        </w:trPr>
        <w:tc>
          <w:tcPr>
            <w:tcW w:w="820" w:type="dxa"/>
            <w:tcBorders>
              <w:top w:val="nil"/>
              <w:left w:val="nil"/>
              <w:bottom w:val="nil"/>
              <w:right w:val="nil"/>
            </w:tcBorders>
            <w:noWrap/>
            <w:hideMark/>
          </w:tcPr>
          <w:p w14:paraId="044C3BD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7BA167B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group_2629</w:t>
            </w:r>
            <w:proofErr w:type="spellEnd"/>
          </w:p>
        </w:tc>
        <w:tc>
          <w:tcPr>
            <w:tcW w:w="7320" w:type="dxa"/>
            <w:tcBorders>
              <w:top w:val="nil"/>
              <w:left w:val="nil"/>
              <w:bottom w:val="nil"/>
              <w:right w:val="nil"/>
            </w:tcBorders>
            <w:hideMark/>
          </w:tcPr>
          <w:p w14:paraId="7A15074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Chromosomal replication initiator protein </w:t>
            </w:r>
            <w:proofErr w:type="spellStart"/>
            <w:r w:rsidRPr="0006106D">
              <w:rPr>
                <w:rFonts w:eastAsia="Times New Roman" w:cs="Times New Roman"/>
                <w:color w:val="000000"/>
                <w:sz w:val="18"/>
                <w:szCs w:val="18"/>
                <w:lang w:val="en-GB" w:eastAsia="sl-SI"/>
              </w:rPr>
              <w:t>DnaA</w:t>
            </w:r>
            <w:proofErr w:type="spellEnd"/>
          </w:p>
        </w:tc>
      </w:tr>
      <w:tr w:rsidR="0006106D" w:rsidRPr="0006106D" w14:paraId="5F39DA49" w14:textId="77777777" w:rsidTr="0006106D">
        <w:trPr>
          <w:trHeight w:val="300"/>
        </w:trPr>
        <w:tc>
          <w:tcPr>
            <w:tcW w:w="820" w:type="dxa"/>
            <w:tcBorders>
              <w:top w:val="nil"/>
              <w:left w:val="nil"/>
              <w:bottom w:val="nil"/>
              <w:right w:val="nil"/>
            </w:tcBorders>
            <w:noWrap/>
            <w:hideMark/>
          </w:tcPr>
          <w:p w14:paraId="72AD80A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052DCE6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smc_8</w:t>
            </w:r>
            <w:proofErr w:type="spellEnd"/>
          </w:p>
        </w:tc>
        <w:tc>
          <w:tcPr>
            <w:tcW w:w="7320" w:type="dxa"/>
            <w:tcBorders>
              <w:top w:val="nil"/>
              <w:left w:val="nil"/>
              <w:bottom w:val="nil"/>
              <w:right w:val="nil"/>
            </w:tcBorders>
            <w:hideMark/>
          </w:tcPr>
          <w:p w14:paraId="49550F5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 protein </w:t>
            </w:r>
            <w:proofErr w:type="spellStart"/>
            <w:r w:rsidRPr="0006106D">
              <w:rPr>
                <w:rFonts w:eastAsia="Times New Roman" w:cs="Times New Roman"/>
                <w:color w:val="000000"/>
                <w:sz w:val="18"/>
                <w:szCs w:val="18"/>
                <w:lang w:val="en-GB" w:eastAsia="sl-SI"/>
              </w:rPr>
              <w:t>Smc</w:t>
            </w:r>
            <w:proofErr w:type="spellEnd"/>
          </w:p>
        </w:tc>
      </w:tr>
      <w:tr w:rsidR="0006106D" w:rsidRPr="0006106D" w14:paraId="27EABD58" w14:textId="77777777" w:rsidTr="0006106D">
        <w:trPr>
          <w:trHeight w:val="300"/>
        </w:trPr>
        <w:tc>
          <w:tcPr>
            <w:tcW w:w="820" w:type="dxa"/>
            <w:tcBorders>
              <w:top w:val="nil"/>
              <w:left w:val="nil"/>
              <w:bottom w:val="nil"/>
              <w:right w:val="nil"/>
            </w:tcBorders>
            <w:noWrap/>
            <w:hideMark/>
          </w:tcPr>
          <w:p w14:paraId="49781B6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1FBF31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parA</w:t>
            </w:r>
            <w:proofErr w:type="spellEnd"/>
          </w:p>
        </w:tc>
        <w:tc>
          <w:tcPr>
            <w:tcW w:w="7320" w:type="dxa"/>
            <w:tcBorders>
              <w:top w:val="nil"/>
              <w:left w:val="nil"/>
              <w:bottom w:val="nil"/>
              <w:right w:val="nil"/>
            </w:tcBorders>
            <w:hideMark/>
          </w:tcPr>
          <w:p w14:paraId="04DCDBD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Chromosome partitioning protein </w:t>
            </w:r>
            <w:proofErr w:type="spellStart"/>
            <w:r w:rsidRPr="0006106D">
              <w:rPr>
                <w:rFonts w:eastAsia="Times New Roman" w:cs="Times New Roman"/>
                <w:color w:val="000000"/>
                <w:sz w:val="18"/>
                <w:szCs w:val="18"/>
                <w:lang w:val="en-GB" w:eastAsia="sl-SI"/>
              </w:rPr>
              <w:t>ParA</w:t>
            </w:r>
            <w:proofErr w:type="spellEnd"/>
          </w:p>
        </w:tc>
      </w:tr>
      <w:tr w:rsidR="0006106D" w:rsidRPr="0006106D" w14:paraId="3501EB32" w14:textId="77777777" w:rsidTr="0006106D">
        <w:trPr>
          <w:trHeight w:val="300"/>
        </w:trPr>
        <w:tc>
          <w:tcPr>
            <w:tcW w:w="820" w:type="dxa"/>
            <w:tcBorders>
              <w:top w:val="nil"/>
              <w:left w:val="nil"/>
              <w:bottom w:val="nil"/>
              <w:right w:val="nil"/>
            </w:tcBorders>
            <w:noWrap/>
            <w:hideMark/>
          </w:tcPr>
          <w:p w14:paraId="736EA49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76AC597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cdr_2</w:t>
            </w:r>
            <w:proofErr w:type="spellEnd"/>
          </w:p>
        </w:tc>
        <w:tc>
          <w:tcPr>
            <w:tcW w:w="7320" w:type="dxa"/>
            <w:tcBorders>
              <w:top w:val="nil"/>
              <w:left w:val="nil"/>
              <w:bottom w:val="nil"/>
              <w:right w:val="nil"/>
            </w:tcBorders>
            <w:hideMark/>
          </w:tcPr>
          <w:p w14:paraId="4CF02D2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Coenzyme A disulfide reductase</w:t>
            </w:r>
          </w:p>
        </w:tc>
      </w:tr>
      <w:tr w:rsidR="0006106D" w:rsidRPr="0006106D" w14:paraId="5AB1395D" w14:textId="77777777" w:rsidTr="0006106D">
        <w:trPr>
          <w:trHeight w:val="300"/>
        </w:trPr>
        <w:tc>
          <w:tcPr>
            <w:tcW w:w="820" w:type="dxa"/>
            <w:tcBorders>
              <w:top w:val="nil"/>
              <w:left w:val="nil"/>
              <w:bottom w:val="nil"/>
              <w:right w:val="nil"/>
            </w:tcBorders>
            <w:noWrap/>
            <w:hideMark/>
          </w:tcPr>
          <w:p w14:paraId="25A89A7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503A444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group_625</w:t>
            </w:r>
            <w:proofErr w:type="spellEnd"/>
          </w:p>
        </w:tc>
        <w:tc>
          <w:tcPr>
            <w:tcW w:w="7320" w:type="dxa"/>
            <w:tcBorders>
              <w:top w:val="nil"/>
              <w:left w:val="nil"/>
              <w:bottom w:val="nil"/>
              <w:right w:val="nil"/>
            </w:tcBorders>
            <w:hideMark/>
          </w:tcPr>
          <w:p w14:paraId="665B615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Cyclic </w:t>
            </w:r>
            <w:proofErr w:type="spellStart"/>
            <w:r w:rsidRPr="0006106D">
              <w:rPr>
                <w:rFonts w:eastAsia="Times New Roman" w:cs="Times New Roman"/>
                <w:color w:val="000000"/>
                <w:sz w:val="18"/>
                <w:szCs w:val="18"/>
                <w:lang w:val="en-GB" w:eastAsia="sl-SI"/>
              </w:rPr>
              <w:t>pyranopterin</w:t>
            </w:r>
            <w:proofErr w:type="spellEnd"/>
            <w:r w:rsidRPr="0006106D">
              <w:rPr>
                <w:rFonts w:eastAsia="Times New Roman" w:cs="Times New Roman"/>
                <w:color w:val="000000"/>
                <w:sz w:val="18"/>
                <w:szCs w:val="18"/>
                <w:lang w:val="en-GB" w:eastAsia="sl-SI"/>
              </w:rPr>
              <w:t xml:space="preserve"> monophosphate synthase</w:t>
            </w:r>
          </w:p>
        </w:tc>
      </w:tr>
      <w:tr w:rsidR="0006106D" w:rsidRPr="0006106D" w14:paraId="746C23C8" w14:textId="77777777" w:rsidTr="0006106D">
        <w:trPr>
          <w:trHeight w:val="300"/>
        </w:trPr>
        <w:tc>
          <w:tcPr>
            <w:tcW w:w="820" w:type="dxa"/>
            <w:tcBorders>
              <w:top w:val="nil"/>
              <w:left w:val="nil"/>
              <w:bottom w:val="nil"/>
              <w:right w:val="nil"/>
            </w:tcBorders>
            <w:noWrap/>
            <w:hideMark/>
          </w:tcPr>
          <w:p w14:paraId="5BF295E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046E899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sufS_3</w:t>
            </w:r>
            <w:proofErr w:type="spellEnd"/>
          </w:p>
        </w:tc>
        <w:tc>
          <w:tcPr>
            <w:tcW w:w="7320" w:type="dxa"/>
            <w:tcBorders>
              <w:top w:val="nil"/>
              <w:left w:val="nil"/>
              <w:bottom w:val="nil"/>
              <w:right w:val="nil"/>
            </w:tcBorders>
            <w:hideMark/>
          </w:tcPr>
          <w:p w14:paraId="1FA0BC7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Cysteine </w:t>
            </w:r>
            <w:proofErr w:type="spellStart"/>
            <w:r w:rsidRPr="0006106D">
              <w:rPr>
                <w:rFonts w:eastAsia="Times New Roman" w:cs="Times New Roman"/>
                <w:color w:val="000000"/>
                <w:sz w:val="18"/>
                <w:szCs w:val="18"/>
                <w:lang w:val="en-GB" w:eastAsia="sl-SI"/>
              </w:rPr>
              <w:t>desulfurase</w:t>
            </w:r>
            <w:proofErr w:type="spellEnd"/>
            <w:r w:rsidRPr="0006106D">
              <w:rPr>
                <w:rFonts w:eastAsia="Times New Roman" w:cs="Times New Roman"/>
                <w:color w:val="000000"/>
                <w:sz w:val="18"/>
                <w:szCs w:val="18"/>
                <w:lang w:val="en-GB" w:eastAsia="sl-SI"/>
              </w:rPr>
              <w:t xml:space="preserve"> </w:t>
            </w:r>
            <w:proofErr w:type="spellStart"/>
            <w:r w:rsidRPr="0006106D">
              <w:rPr>
                <w:rFonts w:eastAsia="Times New Roman" w:cs="Times New Roman"/>
                <w:color w:val="000000"/>
                <w:sz w:val="18"/>
                <w:szCs w:val="18"/>
                <w:lang w:val="en-GB" w:eastAsia="sl-SI"/>
              </w:rPr>
              <w:t>SufS</w:t>
            </w:r>
            <w:proofErr w:type="spellEnd"/>
          </w:p>
        </w:tc>
      </w:tr>
      <w:tr w:rsidR="0006106D" w:rsidRPr="0006106D" w14:paraId="3682B745" w14:textId="77777777" w:rsidTr="0006106D">
        <w:trPr>
          <w:trHeight w:val="300"/>
        </w:trPr>
        <w:tc>
          <w:tcPr>
            <w:tcW w:w="820" w:type="dxa"/>
            <w:tcBorders>
              <w:top w:val="nil"/>
              <w:left w:val="nil"/>
              <w:bottom w:val="nil"/>
              <w:right w:val="nil"/>
            </w:tcBorders>
            <w:noWrap/>
            <w:hideMark/>
          </w:tcPr>
          <w:p w14:paraId="73A5B31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36D3F72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group_2792</w:t>
            </w:r>
            <w:proofErr w:type="spellEnd"/>
          </w:p>
        </w:tc>
        <w:tc>
          <w:tcPr>
            <w:tcW w:w="7320" w:type="dxa"/>
            <w:tcBorders>
              <w:top w:val="nil"/>
              <w:left w:val="nil"/>
              <w:bottom w:val="nil"/>
              <w:right w:val="nil"/>
            </w:tcBorders>
            <w:hideMark/>
          </w:tcPr>
          <w:p w14:paraId="7CBE95B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Extracellular matrix regulatory protein A</w:t>
            </w:r>
          </w:p>
        </w:tc>
      </w:tr>
      <w:tr w:rsidR="0006106D" w:rsidRPr="0006106D" w14:paraId="0296EDC5" w14:textId="77777777" w:rsidTr="0006106D">
        <w:trPr>
          <w:trHeight w:val="300"/>
        </w:trPr>
        <w:tc>
          <w:tcPr>
            <w:tcW w:w="820" w:type="dxa"/>
            <w:tcBorders>
              <w:top w:val="nil"/>
              <w:left w:val="nil"/>
              <w:bottom w:val="nil"/>
              <w:right w:val="nil"/>
            </w:tcBorders>
            <w:noWrap/>
            <w:hideMark/>
          </w:tcPr>
          <w:p w14:paraId="4FBD9C9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382E4F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gldA</w:t>
            </w:r>
            <w:proofErr w:type="spellEnd"/>
          </w:p>
        </w:tc>
        <w:tc>
          <w:tcPr>
            <w:tcW w:w="7320" w:type="dxa"/>
            <w:tcBorders>
              <w:top w:val="nil"/>
              <w:left w:val="nil"/>
              <w:bottom w:val="nil"/>
              <w:right w:val="nil"/>
            </w:tcBorders>
            <w:hideMark/>
          </w:tcPr>
          <w:p w14:paraId="63A66C5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Glycerol dehydrogenase</w:t>
            </w:r>
          </w:p>
        </w:tc>
      </w:tr>
      <w:tr w:rsidR="0006106D" w:rsidRPr="0006106D" w14:paraId="3B836B4B" w14:textId="77777777" w:rsidTr="0006106D">
        <w:trPr>
          <w:trHeight w:val="300"/>
        </w:trPr>
        <w:tc>
          <w:tcPr>
            <w:tcW w:w="820" w:type="dxa"/>
            <w:tcBorders>
              <w:top w:val="nil"/>
              <w:left w:val="nil"/>
              <w:bottom w:val="nil"/>
              <w:right w:val="nil"/>
            </w:tcBorders>
            <w:noWrap/>
            <w:hideMark/>
          </w:tcPr>
          <w:p w14:paraId="732C5FD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086529E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group_127</w:t>
            </w:r>
            <w:proofErr w:type="spellEnd"/>
          </w:p>
        </w:tc>
        <w:tc>
          <w:tcPr>
            <w:tcW w:w="7320" w:type="dxa"/>
            <w:tcBorders>
              <w:top w:val="nil"/>
              <w:left w:val="nil"/>
              <w:bottom w:val="nil"/>
              <w:right w:val="nil"/>
            </w:tcBorders>
            <w:hideMark/>
          </w:tcPr>
          <w:p w14:paraId="2C04497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Group II intron-encoded protein </w:t>
            </w:r>
            <w:proofErr w:type="spellStart"/>
            <w:r w:rsidRPr="0006106D">
              <w:rPr>
                <w:rFonts w:eastAsia="Times New Roman" w:cs="Times New Roman"/>
                <w:color w:val="000000"/>
                <w:sz w:val="18"/>
                <w:szCs w:val="18"/>
                <w:lang w:val="en-GB" w:eastAsia="sl-SI"/>
              </w:rPr>
              <w:t>LtrA</w:t>
            </w:r>
            <w:proofErr w:type="spellEnd"/>
          </w:p>
        </w:tc>
      </w:tr>
      <w:tr w:rsidR="0006106D" w:rsidRPr="0006106D" w14:paraId="50B11658" w14:textId="77777777" w:rsidTr="0006106D">
        <w:trPr>
          <w:trHeight w:val="300"/>
        </w:trPr>
        <w:tc>
          <w:tcPr>
            <w:tcW w:w="820" w:type="dxa"/>
            <w:tcBorders>
              <w:top w:val="nil"/>
              <w:left w:val="nil"/>
              <w:bottom w:val="nil"/>
              <w:right w:val="nil"/>
            </w:tcBorders>
            <w:noWrap/>
            <w:hideMark/>
          </w:tcPr>
          <w:p w14:paraId="3BB7E8E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196E926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hxlR_1</w:t>
            </w:r>
            <w:proofErr w:type="spellEnd"/>
          </w:p>
        </w:tc>
        <w:tc>
          <w:tcPr>
            <w:tcW w:w="7320" w:type="dxa"/>
            <w:tcBorders>
              <w:top w:val="nil"/>
              <w:left w:val="nil"/>
              <w:bottom w:val="nil"/>
              <w:right w:val="nil"/>
            </w:tcBorders>
            <w:hideMark/>
          </w:tcPr>
          <w:p w14:paraId="41F4356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HTH</w:t>
            </w:r>
            <w:proofErr w:type="spellEnd"/>
            <w:r w:rsidRPr="0006106D">
              <w:rPr>
                <w:rFonts w:eastAsia="Times New Roman" w:cs="Times New Roman"/>
                <w:color w:val="000000"/>
                <w:sz w:val="18"/>
                <w:szCs w:val="18"/>
                <w:lang w:val="en-GB" w:eastAsia="sl-SI"/>
              </w:rPr>
              <w:t xml:space="preserve">-type transcriptional activator </w:t>
            </w:r>
            <w:proofErr w:type="spellStart"/>
            <w:r w:rsidRPr="0006106D">
              <w:rPr>
                <w:rFonts w:eastAsia="Times New Roman" w:cs="Times New Roman"/>
                <w:color w:val="000000"/>
                <w:sz w:val="18"/>
                <w:szCs w:val="18"/>
                <w:lang w:val="en-GB" w:eastAsia="sl-SI"/>
              </w:rPr>
              <w:t>HxlR</w:t>
            </w:r>
            <w:proofErr w:type="spellEnd"/>
          </w:p>
        </w:tc>
      </w:tr>
      <w:tr w:rsidR="0006106D" w:rsidRPr="0006106D" w14:paraId="7B3144BE" w14:textId="77777777" w:rsidTr="0006106D">
        <w:trPr>
          <w:trHeight w:val="300"/>
        </w:trPr>
        <w:tc>
          <w:tcPr>
            <w:tcW w:w="820" w:type="dxa"/>
            <w:tcBorders>
              <w:top w:val="nil"/>
              <w:left w:val="nil"/>
              <w:bottom w:val="nil"/>
              <w:right w:val="nil"/>
            </w:tcBorders>
            <w:noWrap/>
            <w:hideMark/>
          </w:tcPr>
          <w:p w14:paraId="34B2FFB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5208EFD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group_2728</w:t>
            </w:r>
            <w:proofErr w:type="spellEnd"/>
          </w:p>
        </w:tc>
        <w:tc>
          <w:tcPr>
            <w:tcW w:w="7320" w:type="dxa"/>
            <w:tcBorders>
              <w:top w:val="nil"/>
              <w:left w:val="nil"/>
              <w:bottom w:val="nil"/>
              <w:right w:val="nil"/>
            </w:tcBorders>
            <w:hideMark/>
          </w:tcPr>
          <w:p w14:paraId="3BE5D53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IS1595</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ISCpe8</w:t>
            </w:r>
            <w:proofErr w:type="spellEnd"/>
          </w:p>
        </w:tc>
      </w:tr>
      <w:tr w:rsidR="0006106D" w:rsidRPr="0006106D" w14:paraId="3E3228BB" w14:textId="77777777" w:rsidTr="0006106D">
        <w:trPr>
          <w:trHeight w:val="300"/>
        </w:trPr>
        <w:tc>
          <w:tcPr>
            <w:tcW w:w="820" w:type="dxa"/>
            <w:tcBorders>
              <w:top w:val="nil"/>
              <w:left w:val="nil"/>
              <w:bottom w:val="nil"/>
              <w:right w:val="nil"/>
            </w:tcBorders>
            <w:noWrap/>
            <w:hideMark/>
          </w:tcPr>
          <w:p w14:paraId="2C271BD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7363F9D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group_2729</w:t>
            </w:r>
            <w:proofErr w:type="spellEnd"/>
          </w:p>
        </w:tc>
        <w:tc>
          <w:tcPr>
            <w:tcW w:w="7320" w:type="dxa"/>
            <w:tcBorders>
              <w:top w:val="nil"/>
              <w:left w:val="nil"/>
              <w:bottom w:val="nil"/>
              <w:right w:val="nil"/>
            </w:tcBorders>
            <w:hideMark/>
          </w:tcPr>
          <w:p w14:paraId="5D73CAA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IS1595</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ISDeul1</w:t>
            </w:r>
            <w:proofErr w:type="spellEnd"/>
          </w:p>
        </w:tc>
      </w:tr>
      <w:tr w:rsidR="0006106D" w:rsidRPr="0006106D" w14:paraId="793D81E5" w14:textId="77777777" w:rsidTr="0006106D">
        <w:trPr>
          <w:trHeight w:val="300"/>
        </w:trPr>
        <w:tc>
          <w:tcPr>
            <w:tcW w:w="820" w:type="dxa"/>
            <w:tcBorders>
              <w:top w:val="nil"/>
              <w:left w:val="nil"/>
              <w:bottom w:val="nil"/>
              <w:right w:val="nil"/>
            </w:tcBorders>
            <w:noWrap/>
            <w:hideMark/>
          </w:tcPr>
          <w:p w14:paraId="2551736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40C4748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group_278</w:t>
            </w:r>
            <w:proofErr w:type="spellEnd"/>
          </w:p>
        </w:tc>
        <w:tc>
          <w:tcPr>
            <w:tcW w:w="7320" w:type="dxa"/>
            <w:tcBorders>
              <w:top w:val="nil"/>
              <w:left w:val="nil"/>
              <w:bottom w:val="nil"/>
              <w:right w:val="nil"/>
            </w:tcBorders>
            <w:hideMark/>
          </w:tcPr>
          <w:p w14:paraId="4BB8526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IS256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ISCbo4</w:t>
            </w:r>
            <w:proofErr w:type="spellEnd"/>
          </w:p>
        </w:tc>
      </w:tr>
      <w:tr w:rsidR="0006106D" w:rsidRPr="0006106D" w14:paraId="70AE5182" w14:textId="77777777" w:rsidTr="0006106D">
        <w:trPr>
          <w:trHeight w:val="300"/>
        </w:trPr>
        <w:tc>
          <w:tcPr>
            <w:tcW w:w="820" w:type="dxa"/>
            <w:tcBorders>
              <w:top w:val="nil"/>
              <w:left w:val="nil"/>
              <w:bottom w:val="nil"/>
              <w:right w:val="nil"/>
            </w:tcBorders>
            <w:noWrap/>
            <w:hideMark/>
          </w:tcPr>
          <w:p w14:paraId="47AD178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566CF1F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group_4968</w:t>
            </w:r>
            <w:proofErr w:type="spellEnd"/>
          </w:p>
        </w:tc>
        <w:tc>
          <w:tcPr>
            <w:tcW w:w="7320" w:type="dxa"/>
            <w:tcBorders>
              <w:top w:val="nil"/>
              <w:left w:val="nil"/>
              <w:bottom w:val="nil"/>
              <w:right w:val="nil"/>
            </w:tcBorders>
            <w:hideMark/>
          </w:tcPr>
          <w:p w14:paraId="2C8B224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IS6</w:t>
            </w:r>
            <w:proofErr w:type="spellEnd"/>
            <w:r w:rsidRPr="0006106D">
              <w:rPr>
                <w:rFonts w:eastAsia="Times New Roman" w:cs="Times New Roman"/>
                <w:color w:val="000000"/>
                <w:sz w:val="18"/>
                <w:szCs w:val="18"/>
                <w:lang w:val="en-GB" w:eastAsia="sl-SI"/>
              </w:rPr>
              <w:t xml:space="preserve"> family transposase </w:t>
            </w:r>
            <w:proofErr w:type="spellStart"/>
            <w:r w:rsidRPr="0006106D">
              <w:rPr>
                <w:rFonts w:eastAsia="Times New Roman" w:cs="Times New Roman"/>
                <w:color w:val="000000"/>
                <w:sz w:val="18"/>
                <w:szCs w:val="18"/>
                <w:lang w:val="en-GB" w:eastAsia="sl-SI"/>
              </w:rPr>
              <w:t>ISClte3</w:t>
            </w:r>
            <w:proofErr w:type="spellEnd"/>
          </w:p>
        </w:tc>
      </w:tr>
      <w:tr w:rsidR="0006106D" w:rsidRPr="0006106D" w14:paraId="1472A175" w14:textId="77777777" w:rsidTr="0006106D">
        <w:trPr>
          <w:trHeight w:val="300"/>
        </w:trPr>
        <w:tc>
          <w:tcPr>
            <w:tcW w:w="820" w:type="dxa"/>
            <w:tcBorders>
              <w:top w:val="nil"/>
              <w:left w:val="nil"/>
              <w:bottom w:val="nil"/>
              <w:right w:val="nil"/>
            </w:tcBorders>
            <w:noWrap/>
            <w:hideMark/>
          </w:tcPr>
          <w:p w14:paraId="6A79DB0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5FD40CC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dpnM</w:t>
            </w:r>
            <w:proofErr w:type="spellEnd"/>
          </w:p>
        </w:tc>
        <w:tc>
          <w:tcPr>
            <w:tcW w:w="7320" w:type="dxa"/>
            <w:tcBorders>
              <w:top w:val="nil"/>
              <w:left w:val="nil"/>
              <w:bottom w:val="nil"/>
              <w:right w:val="nil"/>
            </w:tcBorders>
            <w:hideMark/>
          </w:tcPr>
          <w:p w14:paraId="64FB36CF"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Modification methylase </w:t>
            </w:r>
            <w:proofErr w:type="spellStart"/>
            <w:r w:rsidRPr="0006106D">
              <w:rPr>
                <w:rFonts w:eastAsia="Times New Roman" w:cs="Times New Roman"/>
                <w:color w:val="000000"/>
                <w:sz w:val="18"/>
                <w:szCs w:val="18"/>
                <w:lang w:val="en-GB" w:eastAsia="sl-SI"/>
              </w:rPr>
              <w:t>DpnIIA</w:t>
            </w:r>
            <w:proofErr w:type="spellEnd"/>
          </w:p>
        </w:tc>
      </w:tr>
      <w:tr w:rsidR="0006106D" w:rsidRPr="0006106D" w14:paraId="0DB44732" w14:textId="77777777" w:rsidTr="0006106D">
        <w:trPr>
          <w:trHeight w:val="300"/>
        </w:trPr>
        <w:tc>
          <w:tcPr>
            <w:tcW w:w="820" w:type="dxa"/>
            <w:tcBorders>
              <w:top w:val="nil"/>
              <w:left w:val="nil"/>
              <w:bottom w:val="nil"/>
              <w:right w:val="nil"/>
            </w:tcBorders>
            <w:noWrap/>
            <w:hideMark/>
          </w:tcPr>
          <w:p w14:paraId="0CA8BB7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402C229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group_2709</w:t>
            </w:r>
            <w:proofErr w:type="spellEnd"/>
          </w:p>
        </w:tc>
        <w:tc>
          <w:tcPr>
            <w:tcW w:w="7320" w:type="dxa"/>
            <w:tcBorders>
              <w:top w:val="nil"/>
              <w:left w:val="nil"/>
              <w:bottom w:val="nil"/>
              <w:right w:val="nil"/>
            </w:tcBorders>
            <w:hideMark/>
          </w:tcPr>
          <w:p w14:paraId="7837BF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NADH oxidase</w:t>
            </w:r>
          </w:p>
        </w:tc>
      </w:tr>
      <w:tr w:rsidR="0006106D" w:rsidRPr="0006106D" w14:paraId="55AE69A9" w14:textId="77777777" w:rsidTr="0006106D">
        <w:trPr>
          <w:trHeight w:val="300"/>
        </w:trPr>
        <w:tc>
          <w:tcPr>
            <w:tcW w:w="820" w:type="dxa"/>
            <w:tcBorders>
              <w:top w:val="nil"/>
              <w:left w:val="nil"/>
              <w:bottom w:val="nil"/>
              <w:right w:val="nil"/>
            </w:tcBorders>
            <w:noWrap/>
            <w:hideMark/>
          </w:tcPr>
          <w:p w14:paraId="581C13D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4833092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group_336</w:t>
            </w:r>
            <w:proofErr w:type="spellEnd"/>
          </w:p>
        </w:tc>
        <w:tc>
          <w:tcPr>
            <w:tcW w:w="7320" w:type="dxa"/>
            <w:tcBorders>
              <w:top w:val="nil"/>
              <w:left w:val="nil"/>
              <w:bottom w:val="nil"/>
              <w:right w:val="nil"/>
            </w:tcBorders>
            <w:hideMark/>
          </w:tcPr>
          <w:p w14:paraId="68F337BE"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Negative regulator of </w:t>
            </w:r>
            <w:proofErr w:type="spellStart"/>
            <w:r w:rsidRPr="0006106D">
              <w:rPr>
                <w:rFonts w:eastAsia="Times New Roman" w:cs="Times New Roman"/>
                <w:color w:val="000000"/>
                <w:sz w:val="18"/>
                <w:szCs w:val="18"/>
                <w:lang w:val="en-GB" w:eastAsia="sl-SI"/>
              </w:rPr>
              <w:t>SacY</w:t>
            </w:r>
            <w:proofErr w:type="spellEnd"/>
            <w:r w:rsidRPr="0006106D">
              <w:rPr>
                <w:rFonts w:eastAsia="Times New Roman" w:cs="Times New Roman"/>
                <w:color w:val="000000"/>
                <w:sz w:val="18"/>
                <w:szCs w:val="18"/>
                <w:lang w:val="en-GB" w:eastAsia="sl-SI"/>
              </w:rPr>
              <w:t xml:space="preserve"> activity</w:t>
            </w:r>
          </w:p>
        </w:tc>
      </w:tr>
      <w:tr w:rsidR="0006106D" w:rsidRPr="0006106D" w14:paraId="322DE906" w14:textId="77777777" w:rsidTr="0006106D">
        <w:trPr>
          <w:trHeight w:val="300"/>
        </w:trPr>
        <w:tc>
          <w:tcPr>
            <w:tcW w:w="820" w:type="dxa"/>
            <w:tcBorders>
              <w:top w:val="nil"/>
              <w:left w:val="nil"/>
              <w:bottom w:val="nil"/>
              <w:right w:val="nil"/>
            </w:tcBorders>
            <w:noWrap/>
            <w:hideMark/>
          </w:tcPr>
          <w:p w14:paraId="1F1858F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041A4DD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group_2607</w:t>
            </w:r>
            <w:proofErr w:type="spellEnd"/>
          </w:p>
        </w:tc>
        <w:tc>
          <w:tcPr>
            <w:tcW w:w="7320" w:type="dxa"/>
            <w:tcBorders>
              <w:top w:val="nil"/>
              <w:left w:val="nil"/>
              <w:bottom w:val="nil"/>
              <w:right w:val="nil"/>
            </w:tcBorders>
            <w:hideMark/>
          </w:tcPr>
          <w:p w14:paraId="0028A42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Nucleoid occlusion protein</w:t>
            </w:r>
          </w:p>
        </w:tc>
      </w:tr>
      <w:tr w:rsidR="0006106D" w:rsidRPr="0006106D" w14:paraId="3AA1A66A" w14:textId="77777777" w:rsidTr="0006106D">
        <w:trPr>
          <w:trHeight w:val="300"/>
        </w:trPr>
        <w:tc>
          <w:tcPr>
            <w:tcW w:w="820" w:type="dxa"/>
            <w:tcBorders>
              <w:top w:val="nil"/>
              <w:left w:val="nil"/>
              <w:bottom w:val="nil"/>
              <w:right w:val="nil"/>
            </w:tcBorders>
            <w:noWrap/>
            <w:hideMark/>
          </w:tcPr>
          <w:p w14:paraId="26514CE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17FFBA8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group_620</w:t>
            </w:r>
            <w:proofErr w:type="spellEnd"/>
          </w:p>
        </w:tc>
        <w:tc>
          <w:tcPr>
            <w:tcW w:w="7320" w:type="dxa"/>
            <w:tcBorders>
              <w:top w:val="nil"/>
              <w:left w:val="nil"/>
              <w:bottom w:val="nil"/>
              <w:right w:val="nil"/>
            </w:tcBorders>
            <w:hideMark/>
          </w:tcPr>
          <w:p w14:paraId="48A3452D"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putative </w:t>
            </w:r>
            <w:proofErr w:type="spellStart"/>
            <w:r w:rsidRPr="0006106D">
              <w:rPr>
                <w:rFonts w:eastAsia="Times New Roman" w:cs="Times New Roman"/>
                <w:color w:val="000000"/>
                <w:sz w:val="18"/>
                <w:szCs w:val="18"/>
                <w:lang w:val="en-GB" w:eastAsia="sl-SI"/>
              </w:rPr>
              <w:t>CtpA</w:t>
            </w:r>
            <w:proofErr w:type="spellEnd"/>
            <w:r w:rsidRPr="0006106D">
              <w:rPr>
                <w:rFonts w:eastAsia="Times New Roman" w:cs="Times New Roman"/>
                <w:color w:val="000000"/>
                <w:sz w:val="18"/>
                <w:szCs w:val="18"/>
                <w:lang w:val="en-GB" w:eastAsia="sl-SI"/>
              </w:rPr>
              <w:t>-like serine protease</w:t>
            </w:r>
          </w:p>
        </w:tc>
      </w:tr>
      <w:tr w:rsidR="0006106D" w:rsidRPr="0006106D" w14:paraId="52229E4E" w14:textId="77777777" w:rsidTr="0006106D">
        <w:trPr>
          <w:trHeight w:val="300"/>
        </w:trPr>
        <w:tc>
          <w:tcPr>
            <w:tcW w:w="820" w:type="dxa"/>
            <w:tcBorders>
              <w:top w:val="nil"/>
              <w:left w:val="nil"/>
              <w:bottom w:val="nil"/>
              <w:right w:val="nil"/>
            </w:tcBorders>
            <w:noWrap/>
            <w:hideMark/>
          </w:tcPr>
          <w:p w14:paraId="667A0CE4"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734D859B"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group_2605</w:t>
            </w:r>
            <w:proofErr w:type="spellEnd"/>
          </w:p>
        </w:tc>
        <w:tc>
          <w:tcPr>
            <w:tcW w:w="7320" w:type="dxa"/>
            <w:tcBorders>
              <w:top w:val="nil"/>
              <w:left w:val="nil"/>
              <w:bottom w:val="nil"/>
              <w:right w:val="nil"/>
            </w:tcBorders>
            <w:hideMark/>
          </w:tcPr>
          <w:p w14:paraId="000B720A"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Sporulation initiation inhibitor protein </w:t>
            </w:r>
            <w:proofErr w:type="spellStart"/>
            <w:r w:rsidRPr="0006106D">
              <w:rPr>
                <w:rFonts w:eastAsia="Times New Roman" w:cs="Times New Roman"/>
                <w:color w:val="000000"/>
                <w:sz w:val="18"/>
                <w:szCs w:val="18"/>
                <w:lang w:val="en-GB" w:eastAsia="sl-SI"/>
              </w:rPr>
              <w:t>Soj</w:t>
            </w:r>
            <w:proofErr w:type="spellEnd"/>
          </w:p>
        </w:tc>
      </w:tr>
      <w:tr w:rsidR="0006106D" w:rsidRPr="0006106D" w14:paraId="3D699490" w14:textId="77777777" w:rsidTr="0006106D">
        <w:trPr>
          <w:trHeight w:val="300"/>
        </w:trPr>
        <w:tc>
          <w:tcPr>
            <w:tcW w:w="820" w:type="dxa"/>
            <w:tcBorders>
              <w:top w:val="nil"/>
              <w:left w:val="nil"/>
              <w:bottom w:val="nil"/>
              <w:right w:val="nil"/>
            </w:tcBorders>
            <w:noWrap/>
            <w:hideMark/>
          </w:tcPr>
          <w:p w14:paraId="15200AC7"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094A3FC0"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aplIR</w:t>
            </w:r>
            <w:proofErr w:type="spellEnd"/>
          </w:p>
        </w:tc>
        <w:tc>
          <w:tcPr>
            <w:tcW w:w="7320" w:type="dxa"/>
            <w:tcBorders>
              <w:top w:val="nil"/>
              <w:left w:val="nil"/>
              <w:bottom w:val="nil"/>
              <w:right w:val="nil"/>
            </w:tcBorders>
            <w:hideMark/>
          </w:tcPr>
          <w:p w14:paraId="007C58DC"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Type-2 restriction enzyme AplI</w:t>
            </w:r>
          </w:p>
        </w:tc>
      </w:tr>
      <w:tr w:rsidR="0006106D" w:rsidRPr="0006106D" w14:paraId="3BBF752F" w14:textId="77777777" w:rsidTr="0006106D">
        <w:trPr>
          <w:trHeight w:val="300"/>
        </w:trPr>
        <w:tc>
          <w:tcPr>
            <w:tcW w:w="820" w:type="dxa"/>
            <w:tcBorders>
              <w:top w:val="nil"/>
              <w:left w:val="nil"/>
              <w:bottom w:val="nil"/>
              <w:right w:val="nil"/>
            </w:tcBorders>
            <w:noWrap/>
            <w:hideMark/>
          </w:tcPr>
          <w:p w14:paraId="16752B56"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280C4B13"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xerC_4</w:t>
            </w:r>
            <w:proofErr w:type="spellEnd"/>
          </w:p>
        </w:tc>
        <w:tc>
          <w:tcPr>
            <w:tcW w:w="7320" w:type="dxa"/>
            <w:tcBorders>
              <w:top w:val="nil"/>
              <w:left w:val="nil"/>
              <w:bottom w:val="nil"/>
              <w:right w:val="nil"/>
            </w:tcBorders>
            <w:hideMark/>
          </w:tcPr>
          <w:p w14:paraId="7AA8E0A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15F453B8" w14:textId="77777777" w:rsidTr="0006106D">
        <w:trPr>
          <w:trHeight w:val="300"/>
        </w:trPr>
        <w:tc>
          <w:tcPr>
            <w:tcW w:w="820" w:type="dxa"/>
            <w:tcBorders>
              <w:top w:val="nil"/>
              <w:left w:val="nil"/>
              <w:bottom w:val="nil"/>
              <w:right w:val="nil"/>
            </w:tcBorders>
            <w:noWrap/>
            <w:hideMark/>
          </w:tcPr>
          <w:p w14:paraId="3AFF522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nil"/>
              <w:right w:val="nil"/>
            </w:tcBorders>
            <w:noWrap/>
            <w:hideMark/>
          </w:tcPr>
          <w:p w14:paraId="6FFEB5D2"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xerC_5</w:t>
            </w:r>
            <w:proofErr w:type="spellEnd"/>
          </w:p>
        </w:tc>
        <w:tc>
          <w:tcPr>
            <w:tcW w:w="7320" w:type="dxa"/>
            <w:tcBorders>
              <w:top w:val="nil"/>
              <w:left w:val="nil"/>
              <w:bottom w:val="nil"/>
              <w:right w:val="nil"/>
            </w:tcBorders>
            <w:hideMark/>
          </w:tcPr>
          <w:p w14:paraId="19922078"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r w:rsidR="0006106D" w:rsidRPr="0006106D" w14:paraId="0ECD436D" w14:textId="77777777" w:rsidTr="0006106D">
        <w:trPr>
          <w:trHeight w:val="300"/>
        </w:trPr>
        <w:tc>
          <w:tcPr>
            <w:tcW w:w="820" w:type="dxa"/>
            <w:tcBorders>
              <w:top w:val="nil"/>
              <w:left w:val="nil"/>
              <w:bottom w:val="single" w:sz="4" w:space="0" w:color="auto"/>
              <w:right w:val="nil"/>
            </w:tcBorders>
            <w:noWrap/>
            <w:hideMark/>
          </w:tcPr>
          <w:p w14:paraId="593C6F31"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2c</w:t>
            </w:r>
            <w:proofErr w:type="spellEnd"/>
          </w:p>
        </w:tc>
        <w:tc>
          <w:tcPr>
            <w:tcW w:w="1180" w:type="dxa"/>
            <w:tcBorders>
              <w:top w:val="nil"/>
              <w:left w:val="nil"/>
              <w:bottom w:val="single" w:sz="4" w:space="0" w:color="auto"/>
              <w:right w:val="nil"/>
            </w:tcBorders>
            <w:noWrap/>
            <w:hideMark/>
          </w:tcPr>
          <w:p w14:paraId="7E829139"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proofErr w:type="spellStart"/>
            <w:r w:rsidRPr="0006106D">
              <w:rPr>
                <w:rFonts w:eastAsia="Times New Roman" w:cs="Times New Roman"/>
                <w:color w:val="000000"/>
                <w:sz w:val="18"/>
                <w:szCs w:val="18"/>
                <w:lang w:val="en-GB" w:eastAsia="sl-SI"/>
              </w:rPr>
              <w:t>xerC_6</w:t>
            </w:r>
            <w:proofErr w:type="spellEnd"/>
          </w:p>
        </w:tc>
        <w:tc>
          <w:tcPr>
            <w:tcW w:w="7320" w:type="dxa"/>
            <w:tcBorders>
              <w:top w:val="nil"/>
              <w:left w:val="nil"/>
              <w:bottom w:val="single" w:sz="4" w:space="0" w:color="auto"/>
              <w:right w:val="nil"/>
            </w:tcBorders>
            <w:hideMark/>
          </w:tcPr>
          <w:p w14:paraId="720A4385" w14:textId="77777777" w:rsidR="0006106D" w:rsidRPr="0006106D" w:rsidRDefault="0006106D" w:rsidP="0006106D">
            <w:pPr>
              <w:spacing w:after="0" w:line="240" w:lineRule="auto"/>
              <w:jc w:val="left"/>
              <w:rPr>
                <w:rFonts w:eastAsia="Times New Roman" w:cs="Times New Roman"/>
                <w:color w:val="000000"/>
                <w:sz w:val="18"/>
                <w:szCs w:val="18"/>
                <w:lang w:val="en-GB" w:eastAsia="sl-SI"/>
              </w:rPr>
            </w:pPr>
            <w:r w:rsidRPr="0006106D">
              <w:rPr>
                <w:rFonts w:eastAsia="Times New Roman" w:cs="Times New Roman"/>
                <w:color w:val="000000"/>
                <w:sz w:val="18"/>
                <w:szCs w:val="18"/>
                <w:lang w:val="en-GB" w:eastAsia="sl-SI"/>
              </w:rPr>
              <w:t xml:space="preserve">Tyrosine recombinase </w:t>
            </w:r>
            <w:proofErr w:type="spellStart"/>
            <w:r w:rsidRPr="0006106D">
              <w:rPr>
                <w:rFonts w:eastAsia="Times New Roman" w:cs="Times New Roman"/>
                <w:color w:val="000000"/>
                <w:sz w:val="18"/>
                <w:szCs w:val="18"/>
                <w:lang w:val="en-GB" w:eastAsia="sl-SI"/>
              </w:rPr>
              <w:t>XerC</w:t>
            </w:r>
            <w:proofErr w:type="spellEnd"/>
          </w:p>
        </w:tc>
      </w:tr>
    </w:tbl>
    <w:p w14:paraId="7765D454" w14:textId="77777777" w:rsidR="0006106D" w:rsidRPr="0006106D" w:rsidRDefault="0006106D" w:rsidP="00255D40">
      <w:pPr>
        <w:rPr>
          <w:lang w:val="en-GB"/>
        </w:rPr>
      </w:pPr>
    </w:p>
    <w:p w14:paraId="219AE253" w14:textId="77777777" w:rsidR="00D259FE" w:rsidRDefault="00D259FE" w:rsidP="00255D40">
      <w:pPr>
        <w:rPr>
          <w:b/>
          <w:lang w:val="en-GB"/>
        </w:rPr>
      </w:pPr>
    </w:p>
    <w:p w14:paraId="7A7FB3D2" w14:textId="77777777" w:rsidR="00D259FE" w:rsidRDefault="00D259FE" w:rsidP="00D259FE">
      <w:pPr>
        <w:spacing w:line="259" w:lineRule="auto"/>
        <w:jc w:val="left"/>
        <w:rPr>
          <w:b/>
          <w:bCs/>
          <w:lang w:val="en-GB"/>
        </w:rPr>
      </w:pPr>
      <w:ins w:id="347" w:author="Urša Miklavčič" w:date="2026-01-29T14:35:00Z" w16du:dateUtc="2026-01-29T13:35:00Z">
        <w:r>
          <w:rPr>
            <w:b/>
            <w:bCs/>
            <w:lang w:val="en-GB"/>
          </w:rPr>
          <w:t>SUPPLEMENT B</w:t>
        </w:r>
      </w:ins>
    </w:p>
    <w:p w14:paraId="10227B4C" w14:textId="77777777" w:rsidR="00D259FE" w:rsidRDefault="00D259FE" w:rsidP="00D259FE">
      <w:pPr>
        <w:spacing w:line="259" w:lineRule="auto"/>
        <w:jc w:val="left"/>
        <w:rPr>
          <w:lang w:val="en-GB"/>
        </w:rPr>
      </w:pPr>
      <w:r>
        <w:rPr>
          <w:b/>
          <w:bCs/>
          <w:lang w:val="en-GB"/>
        </w:rPr>
        <w:t xml:space="preserve">Questionnaires 1 and 2. </w:t>
      </w:r>
      <w:r w:rsidRPr="001D256A">
        <w:rPr>
          <w:lang w:val="en-GB"/>
        </w:rPr>
        <w:t>Questionnaires</w:t>
      </w:r>
      <w:r>
        <w:rPr>
          <w:b/>
          <w:bCs/>
          <w:lang w:val="en-GB"/>
        </w:rPr>
        <w:t xml:space="preserve"> </w:t>
      </w:r>
      <w:r w:rsidRPr="001D256A">
        <w:rPr>
          <w:lang w:val="en-GB"/>
        </w:rPr>
        <w:t xml:space="preserve">at the onset of our study and the regular questionnaire completed at each sample submission. Questionnaires were in Slovene, translated for this thesis to English. </w:t>
      </w:r>
    </w:p>
    <w:p w14:paraId="15E0DDC4" w14:textId="77777777" w:rsidR="00D259FE" w:rsidRPr="00C20AA3" w:rsidRDefault="00D259FE" w:rsidP="00D259FE">
      <w:pPr>
        <w:pBdr>
          <w:bottom w:val="single" w:sz="12" w:space="1" w:color="000000"/>
        </w:pBdr>
        <w:suppressAutoHyphens/>
        <w:spacing w:after="0" w:line="240" w:lineRule="auto"/>
        <w:rPr>
          <w:rFonts w:eastAsia="MS Mincho" w:cs="Times New Roman"/>
          <w:b/>
          <w:bCs/>
          <w:szCs w:val="24"/>
          <w:lang w:eastAsia="ja-JP"/>
        </w:rPr>
      </w:pPr>
      <w:r w:rsidRPr="00C20AA3">
        <w:rPr>
          <w:rFonts w:eastAsia="MS Mincho" w:cs="Times New Roman"/>
          <w:b/>
          <w:bCs/>
          <w:szCs w:val="24"/>
          <w:lang w:eastAsia="ja-JP"/>
        </w:rPr>
        <w:t xml:space="preserve">Questionnaire 1. </w:t>
      </w:r>
    </w:p>
    <w:p w14:paraId="6EA862CB" w14:textId="77777777" w:rsidR="00D259FE" w:rsidRDefault="00D259FE" w:rsidP="00D259FE">
      <w:pPr>
        <w:pBdr>
          <w:bottom w:val="single" w:sz="12" w:space="1" w:color="000000"/>
        </w:pBdr>
        <w:suppressAutoHyphens/>
        <w:spacing w:after="0" w:line="240" w:lineRule="auto"/>
        <w:rPr>
          <w:rFonts w:eastAsia="MS Mincho" w:cs="Times New Roman"/>
          <w:szCs w:val="24"/>
          <w:lang w:eastAsia="ja-JP"/>
        </w:rPr>
      </w:pPr>
    </w:p>
    <w:p w14:paraId="4CE30799" w14:textId="77777777" w:rsidR="00D259FE" w:rsidRPr="00C20AA3" w:rsidRDefault="00D259FE" w:rsidP="00D259FE">
      <w:pPr>
        <w:pBdr>
          <w:bottom w:val="single" w:sz="12" w:space="1" w:color="000000"/>
        </w:pBdr>
        <w:suppressAutoHyphens/>
        <w:spacing w:after="0" w:line="240" w:lineRule="auto"/>
        <w:rPr>
          <w:rFonts w:eastAsia="MS Mincho" w:cs="Times New Roman"/>
          <w:szCs w:val="24"/>
          <w:lang w:eastAsia="ja-JP"/>
        </w:rPr>
      </w:pPr>
      <w:r w:rsidRPr="00C20AA3">
        <w:rPr>
          <w:rFonts w:eastAsia="MS Mincho" w:cs="Times New Roman"/>
          <w:szCs w:val="24"/>
          <w:lang w:eastAsia="ja-JP"/>
        </w:rPr>
        <w:t xml:space="preserve">As part of the Longitudinal Stability of the Gut Microbiota study for the PhD degree of Urša Miklavčič, please fill in the questions below, as these questions, together with your samples, will give a comprehensive insight into the stability of your gut microbiota over a six-month period. </w:t>
      </w:r>
    </w:p>
    <w:p w14:paraId="3CA74A2E"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You are completing the questionnaire under your unique code so that we can protect your anonymity and confidentiality. </w:t>
      </w:r>
    </w:p>
    <w:p w14:paraId="78D59921"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Thank you very much for your participation. </w:t>
      </w:r>
    </w:p>
    <w:p w14:paraId="35607FB3"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p>
    <w:p w14:paraId="520FC17B"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If you have any further questions, please contact me by e-mail: _________or by phone ________.  </w:t>
      </w:r>
    </w:p>
    <w:p w14:paraId="417E6227"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Ursa Miklavcic</w:t>
      </w:r>
    </w:p>
    <w:p w14:paraId="28883D2C"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p>
    <w:p w14:paraId="0D9F9402"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Participants code: </w:t>
      </w:r>
    </w:p>
    <w:p w14:paraId="3DFDCE18"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p>
    <w:p w14:paraId="4CD83F7E" w14:textId="77777777" w:rsidR="00D259FE" w:rsidRPr="00C20AA3" w:rsidRDefault="00D259FE" w:rsidP="00D259FE">
      <w:pPr>
        <w:suppressAutoHyphens/>
        <w:spacing w:after="0" w:line="240" w:lineRule="auto"/>
        <w:jc w:val="left"/>
        <w:rPr>
          <w:rFonts w:eastAsia="MS Mincho" w:cs="Times New Roman"/>
          <w:b/>
          <w:bCs/>
          <w:szCs w:val="24"/>
          <w:lang w:eastAsia="ja-JP"/>
        </w:rPr>
      </w:pPr>
      <w:r w:rsidRPr="00C20AA3">
        <w:rPr>
          <w:rFonts w:eastAsia="MS Mincho" w:cs="Times New Roman"/>
          <w:b/>
          <w:bCs/>
          <w:szCs w:val="24"/>
          <w:lang w:eastAsia="ja-JP"/>
        </w:rPr>
        <w:t>PLEASE FILL IN!</w:t>
      </w:r>
    </w:p>
    <w:p w14:paraId="1F089746" w14:textId="77777777" w:rsidR="00D259FE" w:rsidRPr="00C20AA3" w:rsidRDefault="00D259FE" w:rsidP="00D259FE">
      <w:pPr>
        <w:tabs>
          <w:tab w:val="left" w:pos="1845"/>
        </w:tabs>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Sex: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M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F               Age (years): ____________</w:t>
      </w:r>
    </w:p>
    <w:p w14:paraId="27A00B62"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Height:_____ Weight: __________</w:t>
      </w:r>
    </w:p>
    <w:p w14:paraId="41E175DC"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br/>
        <w:t>Postal code: _________________</w:t>
      </w:r>
    </w:p>
    <w:p w14:paraId="017348CD" w14:textId="77777777" w:rsidR="00D259FE" w:rsidRPr="00C20AA3" w:rsidRDefault="00D259FE" w:rsidP="00D259FE">
      <w:pPr>
        <w:suppressAutoHyphens/>
        <w:spacing w:after="0" w:line="240" w:lineRule="auto"/>
        <w:jc w:val="left"/>
        <w:rPr>
          <w:rFonts w:eastAsia="MS Mincho" w:cs="Times New Roman"/>
          <w:szCs w:val="24"/>
          <w:lang w:eastAsia="ja-JP"/>
        </w:rPr>
      </w:pPr>
    </w:p>
    <w:p w14:paraId="3EBC85B6"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We will remind you a few days before the sample is submitted, so you have given your consent to the use of your personal data. Please provide us with your telephone number: ______________________ or email: _________________________. </w:t>
      </w:r>
    </w:p>
    <w:p w14:paraId="61627B85" w14:textId="77777777" w:rsidR="00D259FE" w:rsidRPr="00C20AA3" w:rsidRDefault="00D259FE" w:rsidP="00D259FE">
      <w:pPr>
        <w:pBdr>
          <w:bottom w:val="single" w:sz="12" w:space="1" w:color="000000"/>
        </w:pBdr>
        <w:suppressAutoHyphens/>
        <w:spacing w:after="0" w:line="240" w:lineRule="auto"/>
        <w:jc w:val="left"/>
        <w:rPr>
          <w:rFonts w:eastAsia="MS Mincho" w:cs="Times New Roman"/>
          <w:szCs w:val="24"/>
          <w:lang w:eastAsia="ja-JP"/>
        </w:rPr>
      </w:pPr>
    </w:p>
    <w:p w14:paraId="1A2991E8" w14:textId="77777777" w:rsidR="00D259FE" w:rsidRPr="00C20AA3" w:rsidRDefault="00D259FE" w:rsidP="00D259FE">
      <w:pPr>
        <w:suppressAutoHyphens/>
        <w:spacing w:after="0" w:line="240" w:lineRule="auto"/>
        <w:jc w:val="left"/>
        <w:rPr>
          <w:rFonts w:eastAsia="MS Mincho" w:cs="Times New Roman"/>
          <w:szCs w:val="24"/>
          <w:lang w:eastAsia="ja-JP"/>
        </w:rPr>
      </w:pPr>
    </w:p>
    <w:p w14:paraId="47CF3D09"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Please answer the following questions below.</w:t>
      </w:r>
    </w:p>
    <w:p w14:paraId="74654E3E" w14:textId="77777777" w:rsidR="00D259FE" w:rsidRPr="00C20AA3" w:rsidRDefault="00D259FE" w:rsidP="00D259FE">
      <w:pPr>
        <w:suppressAutoHyphens/>
        <w:spacing w:after="0" w:line="240" w:lineRule="auto"/>
        <w:ind w:left="360"/>
        <w:jc w:val="left"/>
        <w:rPr>
          <w:rFonts w:eastAsia="MS Mincho" w:cs="Times New Roman"/>
          <w:szCs w:val="24"/>
          <w:lang w:eastAsia="ja-JP"/>
        </w:rPr>
      </w:pPr>
    </w:p>
    <w:p w14:paraId="6D77A7C4"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Eating habits:      </w:t>
      </w:r>
    </w:p>
    <w:p w14:paraId="226C052A" w14:textId="77777777" w:rsidR="00D259FE" w:rsidRPr="00C20AA3" w:rsidRDefault="00D259FE" w:rsidP="00D259FE">
      <w:pPr>
        <w:suppressAutoHyphens/>
        <w:spacing w:after="0" w:line="240" w:lineRule="auto"/>
        <w:ind w:left="360"/>
        <w:jc w:val="left"/>
        <w:rPr>
          <w:rFonts w:eastAsia="MS Mincho" w:cs="Times New Roman"/>
          <w:szCs w:val="24"/>
          <w:bdr w:val="single" w:sz="4" w:space="0" w:color="000000"/>
          <w:lang w:eastAsia="ja-JP"/>
        </w:rPr>
        <w:sectPr w:rsidR="00D259FE" w:rsidRPr="00C20AA3" w:rsidSect="00D259FE">
          <w:footerReference w:type="default" r:id="rId45"/>
          <w:pgSz w:w="11906" w:h="16838" w:code="9"/>
          <w:pgMar w:top="1985" w:right="1247" w:bottom="1247" w:left="1247" w:header="397" w:footer="397" w:gutter="0"/>
          <w:cols w:space="708"/>
          <w:docGrid w:linePitch="360"/>
        </w:sectPr>
      </w:pPr>
    </w:p>
    <w:p w14:paraId="250ED295"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specifics   </w:t>
      </w:r>
    </w:p>
    <w:p w14:paraId="44B16C0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Vegi   </w:t>
      </w:r>
    </w:p>
    <w:p w14:paraId="658B2B54"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Vegan</w:t>
      </w:r>
    </w:p>
    <w:p w14:paraId="270A11FB"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Gluten-free</w:t>
      </w:r>
    </w:p>
    <w:p w14:paraId="48608334"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Lactose-free</w:t>
      </w:r>
    </w:p>
    <w:p w14:paraId="3996447F"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No-sugar</w:t>
      </w:r>
    </w:p>
    <w:p w14:paraId="54CE9779"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Paleo diet</w:t>
      </w:r>
    </w:p>
    <w:p w14:paraId="1495E6E9"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Keto diet </w:t>
      </w:r>
    </w:p>
    <w:p w14:paraId="55C825FA"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Only fresh food   </w:t>
      </w:r>
    </w:p>
    <w:p w14:paraId="7A65BD89" w14:textId="77777777" w:rsidR="00D259FE" w:rsidRPr="00C20AA3" w:rsidRDefault="00D259FE" w:rsidP="00D259FE">
      <w:pPr>
        <w:suppressAutoHyphens/>
        <w:spacing w:after="0" w:line="240" w:lineRule="auto"/>
        <w:ind w:left="360"/>
        <w:jc w:val="left"/>
        <w:rPr>
          <w:rFonts w:eastAsia="MS Mincho" w:cs="Times New Roman"/>
          <w:szCs w:val="24"/>
          <w:lang w:eastAsia="ja-JP"/>
        </w:rPr>
        <w:sectPr w:rsidR="00D259FE" w:rsidRPr="00C20AA3" w:rsidSect="00D259FE">
          <w:type w:val="continuous"/>
          <w:pgSz w:w="11906" w:h="16838" w:code="9"/>
          <w:pgMar w:top="1985" w:right="1247" w:bottom="1247" w:left="1247" w:header="397" w:footer="397" w:gutter="0"/>
          <w:cols w:num="2" w:space="708"/>
          <w:docGrid w:linePitch="360"/>
        </w:sect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Other: _________________________</w:t>
      </w:r>
    </w:p>
    <w:p w14:paraId="2C25292E" w14:textId="77777777" w:rsidR="00D259FE" w:rsidRPr="00C20AA3" w:rsidRDefault="00D259FE" w:rsidP="00D259FE">
      <w:pPr>
        <w:suppressAutoHyphens/>
        <w:spacing w:after="0" w:line="240" w:lineRule="auto"/>
        <w:ind w:left="360"/>
        <w:jc w:val="left"/>
        <w:rPr>
          <w:rFonts w:eastAsia="MS Mincho" w:cs="Times New Roman"/>
          <w:szCs w:val="24"/>
          <w:lang w:eastAsia="ja-JP"/>
        </w:rPr>
      </w:pPr>
    </w:p>
    <w:p w14:paraId="28A99FA8" w14:textId="77777777" w:rsidR="00D259FE" w:rsidRPr="00C20AA3" w:rsidRDefault="00D259FE" w:rsidP="00D259FE">
      <w:pPr>
        <w:suppressAutoHyphens/>
        <w:spacing w:after="0" w:line="240" w:lineRule="auto"/>
        <w:jc w:val="left"/>
        <w:rPr>
          <w:rFonts w:eastAsia="MS Mincho" w:cs="Times New Roman"/>
          <w:szCs w:val="24"/>
          <w:lang w:eastAsia="ja-JP"/>
        </w:rPr>
      </w:pPr>
    </w:p>
    <w:p w14:paraId="0E5EB09F" w14:textId="77777777" w:rsidR="00D259FE" w:rsidRPr="00C20AA3" w:rsidRDefault="00D259FE" w:rsidP="00D259FE">
      <w:pPr>
        <w:suppressAutoHyphens/>
        <w:spacing w:after="0" w:line="240" w:lineRule="auto"/>
        <w:jc w:val="left"/>
        <w:rPr>
          <w:rFonts w:eastAsia="MS Mincho" w:cs="Times New Roman"/>
          <w:szCs w:val="24"/>
          <w:lang w:eastAsia="ja-JP"/>
        </w:rPr>
      </w:pPr>
    </w:p>
    <w:p w14:paraId="61AA8D44"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Do you have a medically confirmed allergy to:</w:t>
      </w:r>
    </w:p>
    <w:p w14:paraId="66FA4ACF" w14:textId="77777777" w:rsidR="00D259FE" w:rsidRPr="00C20AA3" w:rsidRDefault="00D259FE" w:rsidP="00D259FE">
      <w:pPr>
        <w:suppressAutoHyphens/>
        <w:spacing w:after="0" w:line="240" w:lineRule="auto"/>
        <w:ind w:left="360"/>
        <w:jc w:val="left"/>
        <w:rPr>
          <w:rFonts w:eastAsia="MS Mincho" w:cs="Times New Roman"/>
          <w:szCs w:val="24"/>
          <w:bdr w:val="single" w:sz="4" w:space="0" w:color="000000"/>
          <w:lang w:eastAsia="ja-JP"/>
        </w:rPr>
        <w:sectPr w:rsidR="00D259FE" w:rsidRPr="00C20AA3" w:rsidSect="00D259FE">
          <w:type w:val="continuous"/>
          <w:pgSz w:w="11906" w:h="16838" w:code="9"/>
          <w:pgMar w:top="1985" w:right="1247" w:bottom="1247" w:left="1247" w:header="397" w:footer="397" w:gutter="0"/>
          <w:cols w:space="708"/>
          <w:docGrid w:linePitch="360"/>
        </w:sectPr>
      </w:pPr>
    </w:p>
    <w:p w14:paraId="2B14D0A0"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Gluten       </w:t>
      </w:r>
    </w:p>
    <w:p w14:paraId="58945367"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Lactose    </w:t>
      </w:r>
    </w:p>
    <w:p w14:paraId="4D5088FC"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Peanuts</w:t>
      </w:r>
    </w:p>
    <w:p w14:paraId="25A3FAF9"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Other nuts</w:t>
      </w:r>
    </w:p>
    <w:p w14:paraId="1EDFEA9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Eggs  </w:t>
      </w:r>
    </w:p>
    <w:p w14:paraId="0F385FC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Cochineal</w:t>
      </w:r>
    </w:p>
    <w:p w14:paraId="00C0225A" w14:textId="77777777" w:rsidR="00D259FE" w:rsidRPr="00C20AA3" w:rsidRDefault="00D259FE" w:rsidP="00D259FE">
      <w:pPr>
        <w:suppressAutoHyphens/>
        <w:spacing w:after="0" w:line="240" w:lineRule="auto"/>
        <w:ind w:left="360"/>
        <w:jc w:val="left"/>
        <w:rPr>
          <w:rFonts w:eastAsia="MS Mincho" w:cs="Times New Roman"/>
          <w:szCs w:val="24"/>
          <w:lang w:eastAsia="ja-JP"/>
        </w:rPr>
        <w:sectPr w:rsidR="00D259FE" w:rsidRPr="00C20AA3" w:rsidSect="00D259FE">
          <w:type w:val="continuous"/>
          <w:pgSz w:w="11906" w:h="16838" w:code="9"/>
          <w:pgMar w:top="1985" w:right="1247" w:bottom="1247" w:left="1247" w:header="397" w:footer="397" w:gutter="0"/>
          <w:cols w:num="2" w:space="708"/>
          <w:docGrid w:linePitch="360"/>
        </w:sect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Other: ______________________</w:t>
      </w:r>
    </w:p>
    <w:p w14:paraId="65F2993B"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lastRenderedPageBreak/>
        <w:t xml:space="preserve">Do you take any supplements? </w:t>
      </w:r>
    </w:p>
    <w:p w14:paraId="26ED51AA"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p>
    <w:p w14:paraId="7962B4E8" w14:textId="77777777" w:rsidR="00D259FE" w:rsidRPr="00C20AA3" w:rsidRDefault="00D259FE" w:rsidP="00D259FE">
      <w:pPr>
        <w:suppressAutoHyphens/>
        <w:spacing w:after="0" w:line="240" w:lineRule="auto"/>
        <w:ind w:firstLine="360"/>
        <w:jc w:val="left"/>
        <w:rPr>
          <w:rFonts w:eastAsia="MS Mincho" w:cs="Times New Roman"/>
          <w:szCs w:val="24"/>
          <w:lang w:eastAsia="ja-JP"/>
        </w:rPr>
      </w:pPr>
      <w:r w:rsidRPr="00C20AA3">
        <w:rPr>
          <w:rFonts w:eastAsia="MS Mincho" w:cs="Times New Roman"/>
          <w:szCs w:val="24"/>
          <w:lang w:eastAsia="ja-JP"/>
        </w:rPr>
        <w:t xml:space="preserve">Yes, : </w:t>
      </w:r>
    </w:p>
    <w:p w14:paraId="5AC3136D"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Omega 3</w:t>
      </w:r>
    </w:p>
    <w:p w14:paraId="08CD3336"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Vitamin D</w:t>
      </w:r>
    </w:p>
    <w:p w14:paraId="433266B3"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Vitamin </w:t>
      </w:r>
      <w:proofErr w:type="spellStart"/>
      <w:r w:rsidRPr="00C20AA3">
        <w:rPr>
          <w:rFonts w:eastAsia="MS Mincho" w:cs="Times New Roman"/>
          <w:szCs w:val="24"/>
          <w:lang w:eastAsia="ja-JP"/>
        </w:rPr>
        <w:t>B12</w:t>
      </w:r>
      <w:proofErr w:type="spellEnd"/>
    </w:p>
    <w:p w14:paraId="7F9AB0D3"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Complex vitamins B </w:t>
      </w:r>
    </w:p>
    <w:p w14:paraId="6C7E79A6"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Vitamin C</w:t>
      </w:r>
    </w:p>
    <w:p w14:paraId="4B0DBDD4"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Q10 complex</w:t>
      </w:r>
    </w:p>
    <w:p w14:paraId="693856D7" w14:textId="77777777" w:rsidR="00D259FE" w:rsidRPr="00C20AA3" w:rsidRDefault="00D259FE" w:rsidP="00D259FE">
      <w:pPr>
        <w:suppressAutoHyphens/>
        <w:spacing w:after="0" w:line="240" w:lineRule="auto"/>
        <w:ind w:left="360" w:firstLine="348"/>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Other: __________________________</w:t>
      </w:r>
    </w:p>
    <w:p w14:paraId="3168545E" w14:textId="77777777" w:rsidR="00D259FE" w:rsidRPr="00C20AA3" w:rsidRDefault="00D259FE" w:rsidP="00D259FE">
      <w:pPr>
        <w:suppressAutoHyphens/>
        <w:spacing w:after="0" w:line="240" w:lineRule="auto"/>
        <w:jc w:val="left"/>
        <w:rPr>
          <w:rFonts w:eastAsia="MS Mincho" w:cs="Times New Roman"/>
          <w:szCs w:val="24"/>
          <w:lang w:eastAsia="ja-JP"/>
        </w:rPr>
      </w:pPr>
    </w:p>
    <w:p w14:paraId="0A7960F6"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Physical activity</w:t>
      </w:r>
    </w:p>
    <w:p w14:paraId="6D89636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Occasionally (less than </w:t>
      </w:r>
      <w:proofErr w:type="spellStart"/>
      <w:r w:rsidRPr="00C20AA3">
        <w:rPr>
          <w:rFonts w:eastAsia="MS Mincho" w:cs="Times New Roman"/>
          <w:szCs w:val="24"/>
          <w:lang w:eastAsia="ja-JP"/>
        </w:rPr>
        <w:t>1x</w:t>
      </w:r>
      <w:proofErr w:type="spellEnd"/>
      <w:r w:rsidRPr="00C20AA3">
        <w:rPr>
          <w:rFonts w:eastAsia="MS Mincho" w:cs="Times New Roman"/>
          <w:szCs w:val="24"/>
          <w:lang w:eastAsia="ja-JP"/>
        </w:rPr>
        <w:t xml:space="preserve"> per week)</w:t>
      </w:r>
    </w:p>
    <w:p w14:paraId="4AB8574A"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Recreational </w:t>
      </w:r>
      <w:proofErr w:type="spellStart"/>
      <w:r w:rsidRPr="00C20AA3">
        <w:rPr>
          <w:rFonts w:eastAsia="MS Mincho" w:cs="Times New Roman"/>
          <w:szCs w:val="24"/>
          <w:lang w:eastAsia="ja-JP"/>
        </w:rPr>
        <w:t>1x</w:t>
      </w:r>
      <w:proofErr w:type="spellEnd"/>
      <w:r w:rsidRPr="00C20AA3">
        <w:rPr>
          <w:rFonts w:eastAsia="MS Mincho" w:cs="Times New Roman"/>
          <w:szCs w:val="24"/>
          <w:lang w:eastAsia="ja-JP"/>
        </w:rPr>
        <w:t xml:space="preserve"> per week</w:t>
      </w:r>
    </w:p>
    <w:p w14:paraId="1CF9941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w:t>
      </w:r>
      <w:proofErr w:type="spellStart"/>
      <w:r w:rsidRPr="00C20AA3">
        <w:rPr>
          <w:rFonts w:eastAsia="MS Mincho" w:cs="Times New Roman"/>
          <w:szCs w:val="24"/>
          <w:lang w:eastAsia="ja-JP"/>
        </w:rPr>
        <w:t>Recreatinaly</w:t>
      </w:r>
      <w:proofErr w:type="spellEnd"/>
      <w:r w:rsidRPr="00C20AA3">
        <w:rPr>
          <w:rFonts w:eastAsia="MS Mincho" w:cs="Times New Roman"/>
          <w:szCs w:val="24"/>
          <w:lang w:eastAsia="ja-JP"/>
        </w:rPr>
        <w:t xml:space="preserve"> more than </w:t>
      </w:r>
      <w:proofErr w:type="spellStart"/>
      <w:r w:rsidRPr="00C20AA3">
        <w:rPr>
          <w:rFonts w:eastAsia="MS Mincho" w:cs="Times New Roman"/>
          <w:szCs w:val="24"/>
          <w:lang w:eastAsia="ja-JP"/>
        </w:rPr>
        <w:t>1x</w:t>
      </w:r>
      <w:proofErr w:type="spellEnd"/>
      <w:r w:rsidRPr="00C20AA3">
        <w:rPr>
          <w:rFonts w:eastAsia="MS Mincho" w:cs="Times New Roman"/>
          <w:szCs w:val="24"/>
          <w:lang w:eastAsia="ja-JP"/>
        </w:rPr>
        <w:t xml:space="preserve"> per week</w:t>
      </w:r>
    </w:p>
    <w:p w14:paraId="2DB3FB65"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Active athlete</w:t>
      </w:r>
    </w:p>
    <w:p w14:paraId="6CC029E1"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Regular smoker (several times a week)?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w:t>
      </w:r>
    </w:p>
    <w:p w14:paraId="231394ED" w14:textId="77777777" w:rsidR="00D259FE" w:rsidRPr="00C20AA3" w:rsidRDefault="00D259FE" w:rsidP="00D259FE">
      <w:pPr>
        <w:suppressAutoHyphens/>
        <w:spacing w:after="0" w:line="240" w:lineRule="auto"/>
        <w:jc w:val="left"/>
        <w:rPr>
          <w:rFonts w:eastAsia="MS Mincho" w:cs="Times New Roman"/>
          <w:szCs w:val="24"/>
          <w:lang w:eastAsia="ja-JP"/>
        </w:rPr>
      </w:pPr>
    </w:p>
    <w:p w14:paraId="41450910"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Did you take antibiotics in the last 3 months?</w:t>
      </w:r>
    </w:p>
    <w:p w14:paraId="107970CC"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p>
    <w:p w14:paraId="1DE90E9D" w14:textId="77777777" w:rsidR="00D259FE" w:rsidRPr="00C20AA3" w:rsidRDefault="00D259FE" w:rsidP="00D259FE">
      <w:pPr>
        <w:suppressAutoHyphens/>
        <w:spacing w:after="0" w:line="240" w:lineRule="auto"/>
        <w:ind w:left="360"/>
        <w:jc w:val="left"/>
        <w:rPr>
          <w:rFonts w:eastAsia="MS Mincho" w:cs="Times New Roman"/>
          <w:szCs w:val="24"/>
          <w:u w:val="single"/>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 : ____________________</w:t>
      </w:r>
      <w:r w:rsidRPr="00C20AA3">
        <w:rPr>
          <w:rFonts w:eastAsia="MS Mincho" w:cs="Times New Roman"/>
          <w:szCs w:val="24"/>
          <w:u w:val="single"/>
          <w:lang w:eastAsia="ja-JP"/>
        </w:rPr>
        <w:t xml:space="preserve">          </w:t>
      </w:r>
    </w:p>
    <w:p w14:paraId="10E261F9"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Don’t know </w:t>
      </w:r>
    </w:p>
    <w:p w14:paraId="57D54521" w14:textId="77777777" w:rsidR="00D259FE" w:rsidRPr="00C20AA3" w:rsidRDefault="00D259FE" w:rsidP="00D259FE">
      <w:pPr>
        <w:suppressAutoHyphens/>
        <w:spacing w:after="0" w:line="240" w:lineRule="auto"/>
        <w:jc w:val="left"/>
        <w:rPr>
          <w:rFonts w:eastAsia="MS Mincho" w:cs="Times New Roman"/>
          <w:szCs w:val="24"/>
          <w:lang w:eastAsia="ja-JP"/>
        </w:rPr>
      </w:pPr>
    </w:p>
    <w:p w14:paraId="2BC9DB41"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Have you ever had appendectomy in the past?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w:t>
      </w:r>
    </w:p>
    <w:p w14:paraId="79ED2566" w14:textId="77777777" w:rsidR="00D259FE" w:rsidRPr="00C20AA3" w:rsidRDefault="00D259FE" w:rsidP="00D259FE">
      <w:pPr>
        <w:suppressAutoHyphens/>
        <w:spacing w:after="0" w:line="240" w:lineRule="auto"/>
        <w:jc w:val="left"/>
        <w:rPr>
          <w:rFonts w:eastAsia="MS Mincho" w:cs="Times New Roman"/>
          <w:szCs w:val="24"/>
          <w:lang w:eastAsia="ja-JP"/>
        </w:rPr>
      </w:pPr>
    </w:p>
    <w:p w14:paraId="19C0C3A0"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Have you ever had gallstone surgery in the past?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w:t>
      </w:r>
    </w:p>
    <w:p w14:paraId="131D977C" w14:textId="77777777" w:rsidR="00D259FE" w:rsidRPr="00C20AA3" w:rsidRDefault="00D259FE" w:rsidP="00D259FE">
      <w:pPr>
        <w:suppressAutoHyphens/>
        <w:spacing w:after="0" w:line="240" w:lineRule="auto"/>
        <w:jc w:val="left"/>
        <w:rPr>
          <w:rFonts w:eastAsia="MS Mincho" w:cs="Times New Roman"/>
          <w:szCs w:val="24"/>
          <w:lang w:eastAsia="ja-JP"/>
        </w:rPr>
      </w:pPr>
    </w:p>
    <w:p w14:paraId="71493906"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Have you had any other gastrointestinal surgery in the past?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w:t>
      </w:r>
    </w:p>
    <w:p w14:paraId="211D983D" w14:textId="77777777" w:rsidR="00D259FE" w:rsidRPr="00C20AA3" w:rsidRDefault="00D259FE" w:rsidP="00D259FE">
      <w:pPr>
        <w:suppressAutoHyphens/>
        <w:spacing w:after="0" w:line="240" w:lineRule="auto"/>
        <w:jc w:val="left"/>
        <w:rPr>
          <w:rFonts w:eastAsia="MS Mincho" w:cs="Times New Roman"/>
          <w:szCs w:val="24"/>
          <w:lang w:eastAsia="ja-JP"/>
        </w:rPr>
      </w:pPr>
    </w:p>
    <w:p w14:paraId="076615C9"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Have you been hospitalized for more than two days in the last three months?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w:t>
      </w:r>
    </w:p>
    <w:p w14:paraId="725E6747" w14:textId="77777777" w:rsidR="00D259FE" w:rsidRPr="00C20AA3" w:rsidRDefault="00D259FE" w:rsidP="00D259FE">
      <w:pPr>
        <w:suppressAutoHyphens/>
        <w:spacing w:after="0" w:line="240" w:lineRule="auto"/>
        <w:jc w:val="left"/>
        <w:rPr>
          <w:rFonts w:eastAsia="MS Mincho" w:cs="Times New Roman"/>
          <w:szCs w:val="24"/>
          <w:lang w:eastAsia="ja-JP"/>
        </w:rPr>
      </w:pPr>
    </w:p>
    <w:p w14:paraId="2AAD15E4"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Have you had any gastrointestinal infections (vomiting and/or diarrhea) in the past 3 months?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No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Yes</w:t>
      </w:r>
    </w:p>
    <w:p w14:paraId="4D2D927C" w14:textId="77777777" w:rsidR="00D259FE" w:rsidRPr="00C20AA3" w:rsidRDefault="00D259FE" w:rsidP="00D259FE">
      <w:pPr>
        <w:suppressAutoHyphens/>
        <w:spacing w:after="0" w:line="240" w:lineRule="auto"/>
        <w:jc w:val="left"/>
        <w:rPr>
          <w:rFonts w:eastAsia="MS Mincho" w:cs="Times New Roman"/>
          <w:szCs w:val="24"/>
          <w:lang w:eastAsia="ja-JP"/>
        </w:rPr>
      </w:pPr>
    </w:p>
    <w:p w14:paraId="685983E6"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Please mark the presence of any of the underlying gastrointestinal diseases (multiple answers are possible):</w:t>
      </w:r>
    </w:p>
    <w:p w14:paraId="4D25FB20"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Irritable bowel syndrome (IBS)</w:t>
      </w:r>
    </w:p>
    <w:p w14:paraId="451FDC08"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Chron’s disease</w:t>
      </w:r>
    </w:p>
    <w:p w14:paraId="7248FDD6"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Ulcerative colitis</w:t>
      </w:r>
    </w:p>
    <w:p w14:paraId="753F0043"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Common/persistent non-specific gastrointestinal problems (e.g. flatulence, pain, cramps, wind, nausea, etc.)</w:t>
      </w:r>
    </w:p>
    <w:p w14:paraId="0CF9FE8F"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Other: _____________________________</w:t>
      </w:r>
    </w:p>
    <w:p w14:paraId="6DA75CEF" w14:textId="77777777" w:rsidR="00D259FE" w:rsidRPr="00C20AA3" w:rsidRDefault="00D259FE" w:rsidP="00D259FE">
      <w:pPr>
        <w:suppressAutoHyphens/>
        <w:spacing w:after="0" w:line="240" w:lineRule="auto"/>
        <w:ind w:left="360"/>
        <w:jc w:val="left"/>
        <w:rPr>
          <w:rFonts w:eastAsia="MS Mincho" w:cs="Times New Roman"/>
          <w:szCs w:val="24"/>
          <w:lang w:eastAsia="ja-JP"/>
        </w:rPr>
      </w:pPr>
    </w:p>
    <w:p w14:paraId="48A52460" w14:textId="77777777" w:rsidR="00D259FE" w:rsidRPr="00C20AA3" w:rsidRDefault="00D259FE" w:rsidP="00D259FE">
      <w:pPr>
        <w:suppressAutoHyphens/>
        <w:spacing w:after="0" w:line="240" w:lineRule="auto"/>
        <w:jc w:val="left"/>
        <w:rPr>
          <w:rFonts w:eastAsia="MS Mincho" w:cs="Times New Roman"/>
          <w:szCs w:val="24"/>
          <w:lang w:eastAsia="ja-JP"/>
        </w:rPr>
      </w:pPr>
    </w:p>
    <w:p w14:paraId="027151EB"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If you have ticked common/persistent non-specific problems which? </w:t>
      </w:r>
    </w:p>
    <w:p w14:paraId="50604C15"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Bloating</w:t>
      </w:r>
    </w:p>
    <w:p w14:paraId="1953A5D0"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Pain in the abdomen </w:t>
      </w:r>
    </w:p>
    <w:p w14:paraId="390CE16C"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Cramps </w:t>
      </w:r>
    </w:p>
    <w:p w14:paraId="3E30C34D"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Gases</w:t>
      </w:r>
    </w:p>
    <w:p w14:paraId="6FC13D5B"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Sickness </w:t>
      </w:r>
    </w:p>
    <w:p w14:paraId="635BCAD6"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Other: _____________________________</w:t>
      </w:r>
    </w:p>
    <w:p w14:paraId="53815A78"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How would you assess your digestion? </w:t>
      </w:r>
    </w:p>
    <w:p w14:paraId="2478888F" w14:textId="77777777" w:rsidR="00D259FE" w:rsidRPr="00C20AA3" w:rsidRDefault="00D259FE" w:rsidP="00D259FE">
      <w:pPr>
        <w:suppressAutoHyphens/>
        <w:spacing w:after="0" w:line="240" w:lineRule="auto"/>
        <w:ind w:firstLine="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Regular (daily most of the time)  </w:t>
      </w:r>
    </w:p>
    <w:p w14:paraId="3F1B9D0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lastRenderedPageBreak/>
        <w:t xml:space="preserve">    </w:t>
      </w:r>
      <w:r w:rsidRPr="00C20AA3">
        <w:rPr>
          <w:rFonts w:eastAsia="MS Mincho" w:cs="Times New Roman"/>
          <w:szCs w:val="24"/>
          <w:lang w:eastAsia="ja-JP"/>
        </w:rPr>
        <w:t xml:space="preserve"> Occasional problems with constipation (constipated maximum 2 days per week)  </w:t>
      </w:r>
    </w:p>
    <w:p w14:paraId="21650A63"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Major constipation problems (constipated more than 2 days a week)</w:t>
      </w:r>
    </w:p>
    <w:p w14:paraId="3C4C4BCF" w14:textId="77777777" w:rsidR="00D259FE" w:rsidRPr="00C20AA3" w:rsidRDefault="00D259FE" w:rsidP="00D259FE">
      <w:pPr>
        <w:suppressAutoHyphens/>
        <w:spacing w:after="0" w:line="240" w:lineRule="auto"/>
        <w:ind w:left="360"/>
        <w:jc w:val="left"/>
        <w:rPr>
          <w:rFonts w:eastAsia="MS Mincho" w:cs="Times New Roman"/>
          <w:szCs w:val="24"/>
          <w:lang w:eastAsia="ja-JP"/>
        </w:rPr>
      </w:pPr>
    </w:p>
    <w:p w14:paraId="560527DA"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How many people do you live with?</w:t>
      </w:r>
    </w:p>
    <w:p w14:paraId="1ED6C65E"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1</w:t>
      </w:r>
    </w:p>
    <w:p w14:paraId="3084B467"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2 </w:t>
      </w:r>
    </w:p>
    <w:p w14:paraId="6E09AC5B"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3 and more</w:t>
      </w:r>
    </w:p>
    <w:p w14:paraId="04261034" w14:textId="77777777" w:rsidR="00D259FE" w:rsidRPr="00C20AA3" w:rsidRDefault="00D259FE" w:rsidP="00D259FE">
      <w:pPr>
        <w:suppressAutoHyphens/>
        <w:spacing w:after="0" w:line="240" w:lineRule="auto"/>
        <w:jc w:val="left"/>
        <w:rPr>
          <w:rFonts w:eastAsia="MS Mincho" w:cs="Times New Roman"/>
          <w:szCs w:val="24"/>
          <w:lang w:eastAsia="ja-JP"/>
        </w:rPr>
      </w:pPr>
    </w:p>
    <w:p w14:paraId="43485928"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I live in a: </w:t>
      </w:r>
    </w:p>
    <w:p w14:paraId="49912B32"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house </w:t>
      </w:r>
    </w:p>
    <w:p w14:paraId="61330AEF"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apartment </w:t>
      </w:r>
    </w:p>
    <w:p w14:paraId="7E3750A2" w14:textId="77777777" w:rsidR="00D259FE" w:rsidRPr="00C20AA3" w:rsidRDefault="00D259FE" w:rsidP="00D259FE">
      <w:pPr>
        <w:suppressAutoHyphens/>
        <w:spacing w:after="0" w:line="240" w:lineRule="auto"/>
        <w:ind w:left="360"/>
        <w:jc w:val="left"/>
        <w:rPr>
          <w:rFonts w:eastAsia="MS Mincho" w:cs="Times New Roman"/>
          <w:szCs w:val="24"/>
          <w:lang w:eastAsia="ja-JP"/>
        </w:rPr>
      </w:pP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do not want to disclose. </w:t>
      </w:r>
    </w:p>
    <w:p w14:paraId="2B1D4094" w14:textId="77777777" w:rsidR="00D259FE" w:rsidRPr="00C20AA3" w:rsidRDefault="00D259FE" w:rsidP="00D259FE">
      <w:pPr>
        <w:suppressAutoHyphens/>
        <w:spacing w:after="0" w:line="240" w:lineRule="auto"/>
        <w:jc w:val="left"/>
        <w:rPr>
          <w:rFonts w:eastAsia="MS Mincho" w:cs="Times New Roman"/>
          <w:szCs w:val="24"/>
          <w:lang w:eastAsia="ja-JP"/>
        </w:rPr>
      </w:pPr>
    </w:p>
    <w:p w14:paraId="1C432CA2"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I live in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rural or </w:t>
      </w:r>
      <w:r w:rsidRPr="00C20AA3">
        <w:rPr>
          <w:rFonts w:eastAsia="MS Mincho" w:cs="Times New Roman"/>
          <w:szCs w:val="24"/>
          <w:bdr w:val="single" w:sz="4" w:space="0" w:color="000000"/>
          <w:lang w:eastAsia="ja-JP"/>
        </w:rPr>
        <w:t xml:space="preserve">    </w:t>
      </w:r>
      <w:r w:rsidRPr="00C20AA3">
        <w:rPr>
          <w:rFonts w:eastAsia="MS Mincho" w:cs="Times New Roman"/>
          <w:szCs w:val="24"/>
          <w:lang w:eastAsia="ja-JP"/>
        </w:rPr>
        <w:t xml:space="preserve"> urban environment. </w:t>
      </w:r>
    </w:p>
    <w:p w14:paraId="58140589"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 xml:space="preserve"> </w:t>
      </w:r>
    </w:p>
    <w:p w14:paraId="13254BF0" w14:textId="77777777" w:rsidR="00D259FE" w:rsidRPr="00C20AA3" w:rsidRDefault="00D259FE" w:rsidP="00D259FE">
      <w:pPr>
        <w:suppressAutoHyphens/>
        <w:spacing w:after="0" w:line="240" w:lineRule="auto"/>
        <w:jc w:val="left"/>
        <w:rPr>
          <w:rFonts w:eastAsia="MS Mincho" w:cs="Times New Roman"/>
          <w:szCs w:val="24"/>
          <w:lang w:eastAsia="ja-JP"/>
        </w:rPr>
      </w:pPr>
      <w:r w:rsidRPr="00C20AA3">
        <w:rPr>
          <w:rFonts w:eastAsia="MS Mincho" w:cs="Times New Roman"/>
          <w:szCs w:val="24"/>
          <w:lang w:eastAsia="ja-JP"/>
        </w:rPr>
        <w:t>Thing you wish for us to know:</w:t>
      </w:r>
    </w:p>
    <w:p w14:paraId="18DEF0A2" w14:textId="77777777" w:rsidR="00D259FE" w:rsidRPr="00C20AA3" w:rsidRDefault="00D259FE" w:rsidP="00D259FE">
      <w:pPr>
        <w:suppressAutoHyphens/>
        <w:spacing w:after="0" w:line="240" w:lineRule="auto"/>
        <w:jc w:val="left"/>
        <w:rPr>
          <w:rFonts w:eastAsia="MS Mincho" w:cs="Times New Roman"/>
          <w:lang w:eastAsia="ja-JP"/>
        </w:rPr>
      </w:pPr>
    </w:p>
    <w:p w14:paraId="3BC24467" w14:textId="77777777" w:rsidR="00D259FE" w:rsidRDefault="00D259FE" w:rsidP="00D259FE">
      <w:pPr>
        <w:spacing w:line="259" w:lineRule="auto"/>
        <w:jc w:val="left"/>
        <w:rPr>
          <w:lang w:val="en-GB"/>
        </w:rPr>
      </w:pPr>
    </w:p>
    <w:p w14:paraId="26C6FD2F" w14:textId="77777777" w:rsidR="00D259FE" w:rsidRPr="00C20AA3" w:rsidRDefault="00D259FE" w:rsidP="00D259FE">
      <w:pPr>
        <w:spacing w:line="259" w:lineRule="auto"/>
        <w:jc w:val="left"/>
        <w:rPr>
          <w:b/>
          <w:bCs/>
          <w:lang w:val="en-GB"/>
        </w:rPr>
      </w:pPr>
      <w:r w:rsidRPr="00C20AA3">
        <w:rPr>
          <w:b/>
          <w:bCs/>
          <w:lang w:val="en-GB"/>
        </w:rPr>
        <w:t>Questionnaire 2.</w:t>
      </w:r>
    </w:p>
    <w:p w14:paraId="3AEBBEC7" w14:textId="77777777" w:rsidR="00D259FE" w:rsidRPr="00C20AA3" w:rsidRDefault="00D259FE" w:rsidP="00D259FE">
      <w:pPr>
        <w:pBdr>
          <w:bottom w:val="single" w:sz="12" w:space="1" w:color="000000"/>
        </w:pBdr>
        <w:suppressAutoHyphens/>
        <w:spacing w:after="0" w:line="259" w:lineRule="auto"/>
        <w:jc w:val="left"/>
        <w:rPr>
          <w:rFonts w:cs="Times New Roman"/>
          <w:sz w:val="24"/>
          <w:szCs w:val="24"/>
        </w:rPr>
      </w:pPr>
      <w:r w:rsidRPr="00C20AA3">
        <w:rPr>
          <w:rFonts w:cs="Times New Roman"/>
          <w:sz w:val="24"/>
          <w:szCs w:val="24"/>
        </w:rPr>
        <w:t xml:space="preserve">As part of the Longitudinal Stability of the Gut Microbiota study for the PhD degree of Urša Miklavčič, please fill in the questions below, as these questions, together with your samples, will give a comprehensive insight into the stability of your gut microbiota over a six-month period. </w:t>
      </w:r>
    </w:p>
    <w:p w14:paraId="0102B5CF" w14:textId="77777777" w:rsidR="00D259FE" w:rsidRPr="00C20AA3" w:rsidRDefault="00D259FE" w:rsidP="00D259FE">
      <w:pPr>
        <w:pBdr>
          <w:bottom w:val="single" w:sz="12" w:space="1" w:color="000000"/>
        </w:pBdr>
        <w:suppressAutoHyphens/>
        <w:spacing w:after="0" w:line="259" w:lineRule="auto"/>
        <w:jc w:val="left"/>
        <w:rPr>
          <w:rFonts w:cs="Times New Roman"/>
          <w:sz w:val="24"/>
          <w:szCs w:val="24"/>
        </w:rPr>
      </w:pPr>
      <w:r w:rsidRPr="00C20AA3">
        <w:rPr>
          <w:rFonts w:cs="Times New Roman"/>
          <w:sz w:val="24"/>
          <w:szCs w:val="24"/>
        </w:rPr>
        <w:t xml:space="preserve">You are completing the questionnaire under your unique code so that we can protect your anonymity and confidentiality. </w:t>
      </w:r>
    </w:p>
    <w:p w14:paraId="60056DAF" w14:textId="77777777" w:rsidR="00D259FE" w:rsidRPr="00C20AA3" w:rsidRDefault="00D259FE" w:rsidP="00D259FE">
      <w:pPr>
        <w:pBdr>
          <w:bottom w:val="single" w:sz="12" w:space="1" w:color="000000"/>
        </w:pBdr>
        <w:suppressAutoHyphens/>
        <w:spacing w:after="0" w:line="259" w:lineRule="auto"/>
        <w:jc w:val="left"/>
        <w:rPr>
          <w:rFonts w:cs="Times New Roman"/>
          <w:sz w:val="24"/>
          <w:szCs w:val="24"/>
        </w:rPr>
      </w:pPr>
      <w:r w:rsidRPr="00C20AA3">
        <w:rPr>
          <w:rFonts w:cs="Times New Roman"/>
          <w:sz w:val="24"/>
          <w:szCs w:val="24"/>
        </w:rPr>
        <w:t xml:space="preserve">Thank you very much for your participation. If you have any further questions, please contact me by e-mail: _________or by phone ________.  </w:t>
      </w:r>
    </w:p>
    <w:p w14:paraId="4B4DC836" w14:textId="77777777" w:rsidR="00D259FE" w:rsidRPr="00C20AA3" w:rsidRDefault="00D259FE" w:rsidP="00D259FE">
      <w:pPr>
        <w:pBdr>
          <w:bottom w:val="single" w:sz="12" w:space="1" w:color="000000"/>
        </w:pBdr>
        <w:suppressAutoHyphens/>
        <w:spacing w:after="0" w:line="259" w:lineRule="auto"/>
        <w:jc w:val="left"/>
        <w:rPr>
          <w:rFonts w:cs="Times New Roman"/>
          <w:sz w:val="24"/>
          <w:szCs w:val="24"/>
        </w:rPr>
      </w:pPr>
      <w:r w:rsidRPr="00C20AA3">
        <w:rPr>
          <w:rFonts w:cs="Times New Roman"/>
          <w:sz w:val="24"/>
          <w:szCs w:val="24"/>
        </w:rPr>
        <w:t>Ursa Miklavcic</w:t>
      </w:r>
    </w:p>
    <w:p w14:paraId="0206ABAB" w14:textId="77777777" w:rsidR="00D259FE" w:rsidRPr="00C20AA3" w:rsidRDefault="00D259FE" w:rsidP="00D259FE">
      <w:pPr>
        <w:pBdr>
          <w:bottom w:val="single" w:sz="12" w:space="1" w:color="000000"/>
        </w:pBdr>
        <w:suppressAutoHyphens/>
        <w:spacing w:after="0" w:line="259" w:lineRule="auto"/>
        <w:jc w:val="left"/>
        <w:rPr>
          <w:rFonts w:cs="Times New Roman"/>
          <w:sz w:val="24"/>
          <w:szCs w:val="24"/>
        </w:rPr>
      </w:pPr>
    </w:p>
    <w:p w14:paraId="54F46FC0" w14:textId="77777777" w:rsidR="00D259FE" w:rsidRPr="00C20AA3" w:rsidRDefault="00D259FE" w:rsidP="00D259FE">
      <w:pPr>
        <w:pBdr>
          <w:bottom w:val="single" w:sz="12" w:space="1" w:color="000000"/>
        </w:pBdr>
        <w:suppressAutoHyphens/>
        <w:spacing w:after="0" w:line="259" w:lineRule="auto"/>
        <w:jc w:val="left"/>
        <w:rPr>
          <w:rFonts w:cs="Times New Roman"/>
          <w:b/>
          <w:bCs/>
          <w:sz w:val="24"/>
          <w:szCs w:val="24"/>
        </w:rPr>
      </w:pPr>
      <w:r w:rsidRPr="00C20AA3">
        <w:rPr>
          <w:rFonts w:cs="Times New Roman"/>
          <w:b/>
          <w:bCs/>
          <w:sz w:val="24"/>
          <w:szCs w:val="24"/>
        </w:rPr>
        <w:t xml:space="preserve">Date: </w:t>
      </w:r>
      <w:r w:rsidRPr="00C20AA3">
        <w:rPr>
          <w:rFonts w:cs="Times New Roman"/>
          <w:b/>
          <w:bCs/>
          <w:sz w:val="24"/>
          <w:szCs w:val="24"/>
        </w:rPr>
        <w:tab/>
      </w:r>
      <w:r w:rsidRPr="00C20AA3">
        <w:rPr>
          <w:rFonts w:cs="Times New Roman"/>
          <w:b/>
          <w:bCs/>
          <w:sz w:val="24"/>
          <w:szCs w:val="24"/>
        </w:rPr>
        <w:tab/>
      </w:r>
      <w:r w:rsidRPr="00C20AA3">
        <w:rPr>
          <w:rFonts w:cs="Times New Roman"/>
          <w:b/>
          <w:bCs/>
          <w:sz w:val="24"/>
          <w:szCs w:val="24"/>
        </w:rPr>
        <w:tab/>
      </w:r>
      <w:r w:rsidRPr="00C20AA3">
        <w:rPr>
          <w:rFonts w:cs="Times New Roman"/>
          <w:b/>
          <w:bCs/>
          <w:sz w:val="24"/>
          <w:szCs w:val="24"/>
        </w:rPr>
        <w:tab/>
      </w:r>
      <w:r w:rsidRPr="00C20AA3">
        <w:rPr>
          <w:rFonts w:cs="Times New Roman"/>
          <w:b/>
          <w:bCs/>
          <w:sz w:val="24"/>
          <w:szCs w:val="24"/>
        </w:rPr>
        <w:tab/>
      </w:r>
      <w:r w:rsidRPr="00C20AA3">
        <w:rPr>
          <w:rFonts w:cs="Times New Roman"/>
          <w:b/>
          <w:bCs/>
          <w:sz w:val="24"/>
          <w:szCs w:val="24"/>
        </w:rPr>
        <w:tab/>
        <w:t xml:space="preserve">Code: </w:t>
      </w:r>
    </w:p>
    <w:p w14:paraId="406FEE2C" w14:textId="77777777" w:rsidR="00D259FE" w:rsidRPr="00C20AA3" w:rsidRDefault="00D259FE" w:rsidP="00D259FE">
      <w:pPr>
        <w:suppressAutoHyphens/>
        <w:spacing w:after="0" w:line="259" w:lineRule="auto"/>
        <w:jc w:val="left"/>
        <w:rPr>
          <w:rFonts w:cs="Times New Roman"/>
          <w:b/>
          <w:bCs/>
          <w:sz w:val="24"/>
          <w:szCs w:val="24"/>
          <w:u w:val="single"/>
          <w:lang w:eastAsia="ja-JP"/>
        </w:rPr>
      </w:pPr>
    </w:p>
    <w:p w14:paraId="2110DB2A" w14:textId="77777777" w:rsidR="00D259FE" w:rsidRPr="00C20AA3" w:rsidRDefault="00D259FE" w:rsidP="00D259FE">
      <w:pPr>
        <w:suppressAutoHyphens/>
        <w:spacing w:after="0" w:line="259" w:lineRule="auto"/>
        <w:jc w:val="left"/>
        <w:rPr>
          <w:rFonts w:cs="Times New Roman"/>
          <w:b/>
          <w:bCs/>
          <w:sz w:val="24"/>
          <w:szCs w:val="24"/>
          <w:u w:val="single"/>
          <w:lang w:eastAsia="ja-JP"/>
        </w:rPr>
      </w:pPr>
      <w:r w:rsidRPr="00C20AA3">
        <w:rPr>
          <w:rFonts w:cs="Times New Roman"/>
          <w:b/>
          <w:bCs/>
          <w:sz w:val="24"/>
          <w:szCs w:val="24"/>
          <w:u w:val="single"/>
          <w:lang w:eastAsia="ja-JP"/>
        </w:rPr>
        <w:t xml:space="preserve">The questions below refer to the past 14 days. </w:t>
      </w:r>
    </w:p>
    <w:p w14:paraId="1EB4912F"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10327106" w14:textId="77777777" w:rsidR="00D259FE" w:rsidRPr="00C20AA3" w:rsidRDefault="00D259FE" w:rsidP="00D259FE">
      <w:pPr>
        <w:suppressAutoHyphens/>
        <w:spacing w:after="0" w:line="259" w:lineRule="auto"/>
        <w:jc w:val="left"/>
        <w:rPr>
          <w:rFonts w:cs="Times New Roman"/>
          <w:sz w:val="24"/>
          <w:szCs w:val="24"/>
        </w:rPr>
      </w:pPr>
      <w:r w:rsidRPr="00C20AA3">
        <w:rPr>
          <w:rFonts w:cs="Times New Roman"/>
          <w:sz w:val="24"/>
          <w:szCs w:val="24"/>
        </w:rPr>
        <w:t xml:space="preserve">Eating habits:      </w:t>
      </w:r>
    </w:p>
    <w:p w14:paraId="7A26A873" w14:textId="77777777" w:rsidR="00D259FE" w:rsidRPr="00C20AA3" w:rsidRDefault="00D259FE" w:rsidP="00D259FE">
      <w:pPr>
        <w:suppressAutoHyphens/>
        <w:spacing w:after="0" w:line="259" w:lineRule="auto"/>
        <w:ind w:left="360"/>
        <w:jc w:val="left"/>
        <w:rPr>
          <w:rFonts w:cs="Times New Roman"/>
          <w:sz w:val="24"/>
          <w:szCs w:val="24"/>
          <w:bdr w:val="single" w:sz="4" w:space="0" w:color="000000"/>
        </w:rPr>
        <w:sectPr w:rsidR="00D259FE" w:rsidRPr="00C20AA3" w:rsidSect="00D259FE">
          <w:headerReference w:type="even" r:id="rId46"/>
          <w:headerReference w:type="default" r:id="rId47"/>
          <w:footerReference w:type="even" r:id="rId48"/>
          <w:footerReference w:type="default" r:id="rId49"/>
          <w:headerReference w:type="first" r:id="rId50"/>
          <w:footerReference w:type="first" r:id="rId51"/>
          <w:pgSz w:w="11906" w:h="16838" w:code="9"/>
          <w:pgMar w:top="1985" w:right="1247" w:bottom="1247" w:left="1247" w:header="397" w:footer="397" w:gutter="0"/>
          <w:cols w:space="708"/>
          <w:docGrid w:linePitch="360"/>
        </w:sectPr>
      </w:pPr>
    </w:p>
    <w:p w14:paraId="3819499A"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No specifics   </w:t>
      </w:r>
    </w:p>
    <w:p w14:paraId="3D295C4E"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Vegi  </w:t>
      </w:r>
    </w:p>
    <w:p w14:paraId="76C7017C"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Vegan</w:t>
      </w:r>
    </w:p>
    <w:p w14:paraId="4B90FA7E"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Gluten-free</w:t>
      </w:r>
    </w:p>
    <w:p w14:paraId="13E684C6"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Lactose-free</w:t>
      </w:r>
    </w:p>
    <w:p w14:paraId="0D8060F9"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No-sugar</w:t>
      </w:r>
    </w:p>
    <w:p w14:paraId="1114D70C"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More sugar</w:t>
      </w:r>
    </w:p>
    <w:p w14:paraId="678AAFBD" w14:textId="77777777" w:rsidR="00D259FE" w:rsidRPr="00C20AA3" w:rsidRDefault="00D259FE" w:rsidP="00D259FE">
      <w:pPr>
        <w:suppressAutoHyphens/>
        <w:spacing w:after="0" w:line="259" w:lineRule="auto"/>
        <w:ind w:left="360"/>
        <w:jc w:val="left"/>
        <w:rPr>
          <w:rFonts w:cs="Times New Roman"/>
          <w:sz w:val="24"/>
          <w:szCs w:val="24"/>
        </w:rPr>
      </w:pPr>
      <w:r w:rsidRPr="00C20AA3">
        <w:rPr>
          <w:rFonts w:cs="Times New Roman"/>
          <w:sz w:val="24"/>
          <w:szCs w:val="24"/>
          <w:bdr w:val="single" w:sz="4" w:space="0" w:color="000000"/>
        </w:rPr>
        <w:t xml:space="preserve">    </w:t>
      </w:r>
      <w:r w:rsidRPr="00C20AA3">
        <w:rPr>
          <w:rFonts w:cs="Times New Roman"/>
          <w:sz w:val="24"/>
          <w:szCs w:val="24"/>
        </w:rPr>
        <w:t xml:space="preserve"> 1 to more days without food</w:t>
      </w:r>
    </w:p>
    <w:p w14:paraId="4E84D155" w14:textId="77777777" w:rsidR="00D259FE" w:rsidRPr="00C20AA3" w:rsidRDefault="00D259FE" w:rsidP="00D259FE">
      <w:pPr>
        <w:suppressAutoHyphens/>
        <w:spacing w:after="0" w:line="259" w:lineRule="auto"/>
        <w:ind w:left="360"/>
        <w:jc w:val="left"/>
        <w:rPr>
          <w:rFonts w:cs="Times New Roman"/>
          <w:sz w:val="24"/>
          <w:szCs w:val="24"/>
        </w:rPr>
        <w:sectPr w:rsidR="00D259FE" w:rsidRPr="00C20AA3" w:rsidSect="00D259FE">
          <w:type w:val="continuous"/>
          <w:pgSz w:w="11906" w:h="16838" w:code="9"/>
          <w:pgMar w:top="1985" w:right="1247" w:bottom="1247" w:left="1247" w:header="397" w:footer="397" w:gutter="0"/>
          <w:cols w:num="2" w:space="708"/>
          <w:docGrid w:linePitch="360"/>
        </w:sectPr>
      </w:pPr>
      <w:r w:rsidRPr="00C20AA3">
        <w:rPr>
          <w:rFonts w:cs="Times New Roman"/>
          <w:sz w:val="24"/>
          <w:szCs w:val="24"/>
          <w:bdr w:val="single" w:sz="4" w:space="0" w:color="000000"/>
        </w:rPr>
        <w:t xml:space="preserve">    </w:t>
      </w:r>
      <w:r w:rsidRPr="00C20AA3">
        <w:rPr>
          <w:rFonts w:cs="Times New Roman"/>
          <w:sz w:val="24"/>
          <w:szCs w:val="24"/>
        </w:rPr>
        <w:t xml:space="preserve"> Other: __________________</w:t>
      </w:r>
    </w:p>
    <w:p w14:paraId="585F8464" w14:textId="77777777" w:rsidR="00D259FE" w:rsidRPr="00C20AA3" w:rsidRDefault="00D259FE" w:rsidP="00D259FE">
      <w:pPr>
        <w:suppressAutoHyphens/>
        <w:spacing w:after="0" w:line="259" w:lineRule="auto"/>
        <w:jc w:val="left"/>
        <w:rPr>
          <w:rFonts w:cs="Times New Roman"/>
          <w:sz w:val="24"/>
          <w:szCs w:val="24"/>
        </w:rPr>
      </w:pPr>
      <w:r w:rsidRPr="00C20AA3">
        <w:rPr>
          <w:rFonts w:cs="Times New Roman"/>
          <w:sz w:val="24"/>
          <w:szCs w:val="24"/>
        </w:rPr>
        <w:lastRenderedPageBreak/>
        <w:t xml:space="preserve">Did you take antibiotics? </w:t>
      </w:r>
    </w:p>
    <w:p w14:paraId="6366DA5A" w14:textId="77777777" w:rsidR="00D259FE" w:rsidRPr="00C20AA3" w:rsidRDefault="00D259FE" w:rsidP="00D259FE">
      <w:pPr>
        <w:suppressAutoHyphens/>
        <w:spacing w:after="0" w:line="259" w:lineRule="auto"/>
        <w:ind w:firstLine="360"/>
        <w:jc w:val="left"/>
        <w:rPr>
          <w:rFonts w:cs="Times New Roman"/>
          <w:sz w:val="24"/>
          <w:szCs w:val="24"/>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7BD3895B"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 which: _________________________, how many days ________________?</w:t>
      </w:r>
    </w:p>
    <w:p w14:paraId="7D496004"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02F57251"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Did you take probiotics?  </w:t>
      </w:r>
    </w:p>
    <w:p w14:paraId="1D2F4074"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38C8705E"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Yogurt with added probiotics</w:t>
      </w:r>
    </w:p>
    <w:p w14:paraId="7C8BA8E7"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Other:  ____________________________</w:t>
      </w:r>
    </w:p>
    <w:p w14:paraId="14DB8F32"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46112C95"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Did you take prebiotics? </w:t>
      </w:r>
    </w:p>
    <w:p w14:paraId="1BE82B8B"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34DB3E0D"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 which ____________________________</w:t>
      </w:r>
    </w:p>
    <w:p w14:paraId="59E8484C"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3F2A61B4"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Did you take any medication under supervision of your doctor? </w:t>
      </w:r>
    </w:p>
    <w:p w14:paraId="57F304EA"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21106CA3"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 which ____________________________</w:t>
      </w:r>
    </w:p>
    <w:p w14:paraId="0E2464B6"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ab/>
      </w:r>
      <w:r w:rsidRPr="00C20AA3">
        <w:rPr>
          <w:rFonts w:eastAsia="Noto Serif CJK SC" w:cs="Times New Roman"/>
          <w:kern w:val="2"/>
          <w:sz w:val="24"/>
          <w:szCs w:val="24"/>
          <w:lang w:eastAsia="ja-JP"/>
        </w:rPr>
        <w:tab/>
      </w:r>
    </w:p>
    <w:p w14:paraId="25385623"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Did you take any supplements? </w:t>
      </w:r>
    </w:p>
    <w:p w14:paraId="7D4D4325"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1815D8C2"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 which ____________________________</w:t>
      </w:r>
    </w:p>
    <w:p w14:paraId="192936C3"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5D2697BA"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r w:rsidRPr="00C20AA3">
        <w:rPr>
          <w:rFonts w:eastAsia="Noto Serif CJK SC" w:cs="Times New Roman"/>
          <w:kern w:val="2"/>
          <w:sz w:val="24"/>
          <w:szCs w:val="24"/>
          <w:lang w:eastAsia="ja-JP"/>
        </w:rPr>
        <w:t xml:space="preserve">How would you describe the levels of your stress   </w:t>
      </w:r>
      <w:r w:rsidRPr="00C20AA3">
        <w:rPr>
          <w:rFonts w:eastAsia="Noto Serif CJK SC" w:cs="Times New Roman"/>
          <w:kern w:val="2"/>
          <w:sz w:val="24"/>
          <w:szCs w:val="24"/>
          <w:lang w:eastAsia="ja-JP"/>
        </w:rPr>
        <w:tab/>
      </w:r>
      <w:r w:rsidRPr="00C20AA3">
        <w:rPr>
          <w:rFonts w:cs="Times New Roman"/>
          <w:noProof/>
          <w:sz w:val="24"/>
          <w:szCs w:val="24"/>
        </w:rPr>
        <w:drawing>
          <wp:inline distT="0" distB="0" distL="0" distR="0" wp14:anchorId="3C94FF83" wp14:editId="3B1B1CEE">
            <wp:extent cx="260350" cy="260350"/>
            <wp:effectExtent l="0" t="0" r="6350" b="6350"/>
            <wp:docPr id="6" name="Slika 6" descr="A close-up of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 6" descr="A close-up of a face&#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l="5852" t="16171" r="53355" b="23845"/>
                    <a:stretch>
                      <a:fillRect/>
                    </a:stretch>
                  </pic:blipFill>
                  <pic:spPr bwMode="auto">
                    <a:xfrm>
                      <a:off x="0" y="0"/>
                      <a:ext cx="260350" cy="260350"/>
                    </a:xfrm>
                    <a:prstGeom prst="rect">
                      <a:avLst/>
                    </a:prstGeom>
                    <a:noFill/>
                    <a:ln>
                      <a:noFill/>
                    </a:ln>
                  </pic:spPr>
                </pic:pic>
              </a:graphicData>
            </a:graphic>
          </wp:inline>
        </w:drawing>
      </w:r>
      <w:r w:rsidRPr="00C20AA3">
        <w:rPr>
          <w:rFonts w:eastAsia="Noto Serif CJK SC" w:cs="Times New Roman"/>
          <w:kern w:val="2"/>
          <w:sz w:val="24"/>
          <w:szCs w:val="24"/>
          <w:lang w:eastAsia="ja-JP"/>
        </w:rPr>
        <w:tab/>
        <w:t xml:space="preserve">1    2    3    4    5    </w:t>
      </w:r>
      <w:r w:rsidRPr="00C20AA3">
        <w:rPr>
          <w:rFonts w:cs="Times New Roman"/>
          <w:noProof/>
          <w:sz w:val="24"/>
          <w:szCs w:val="24"/>
        </w:rPr>
        <w:drawing>
          <wp:inline distT="0" distB="0" distL="0" distR="0" wp14:anchorId="1A31B639" wp14:editId="15701C4B">
            <wp:extent cx="260350" cy="260350"/>
            <wp:effectExtent l="0" t="0" r="6350" b="6350"/>
            <wp:docPr id="5" name="Slika 5" descr="A close-up of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descr="A close-up of a fac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l="52840" t="16418" r="5450" b="23598"/>
                    <a:stretch>
                      <a:fillRect/>
                    </a:stretch>
                  </pic:blipFill>
                  <pic:spPr bwMode="auto">
                    <a:xfrm>
                      <a:off x="0" y="0"/>
                      <a:ext cx="260350" cy="260350"/>
                    </a:xfrm>
                    <a:prstGeom prst="rect">
                      <a:avLst/>
                    </a:prstGeom>
                    <a:noFill/>
                    <a:ln>
                      <a:noFill/>
                    </a:ln>
                  </pic:spPr>
                </pic:pic>
              </a:graphicData>
            </a:graphic>
          </wp:inline>
        </w:drawing>
      </w:r>
    </w:p>
    <w:p w14:paraId="2C979FF3"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4FDFFDE6"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Did any of the following events happen? </w:t>
      </w:r>
    </w:p>
    <w:p w14:paraId="5F1C4B7A"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Moving house</w:t>
      </w:r>
    </w:p>
    <w:p w14:paraId="5B8868E0"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Extreme physical activity (irregular from your baseline)</w:t>
      </w:r>
    </w:p>
    <w:p w14:paraId="1B2C4640"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Travel abroad, where: ____________</w:t>
      </w:r>
    </w:p>
    <w:p w14:paraId="0C8FB5CF"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Travel in Slovenia (more than 3 days)</w:t>
      </w:r>
    </w:p>
    <w:p w14:paraId="003E6E4A" w14:textId="77777777" w:rsidR="00D259FE" w:rsidRPr="00C20AA3" w:rsidRDefault="00D259FE" w:rsidP="00D259FE">
      <w:pPr>
        <w:suppressAutoHyphens/>
        <w:spacing w:after="0" w:line="259" w:lineRule="auto"/>
        <w:jc w:val="left"/>
        <w:rPr>
          <w:rFonts w:eastAsia="Times New Roman" w:cs="Times New Roman"/>
          <w:kern w:val="2"/>
          <w:sz w:val="24"/>
          <w:szCs w:val="24"/>
          <w:lang w:eastAsia="ja-JP"/>
        </w:rPr>
      </w:pPr>
    </w:p>
    <w:p w14:paraId="7619C72D"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r w:rsidRPr="00C20AA3">
        <w:rPr>
          <w:rFonts w:eastAsia="Times New Roman" w:cs="Times New Roman"/>
          <w:kern w:val="2"/>
          <w:sz w:val="24"/>
          <w:szCs w:val="24"/>
          <w:lang w:eastAsia="ja-JP"/>
        </w:rPr>
        <w:t xml:space="preserve">Describe your level of activity in the past 14 days: </w:t>
      </w:r>
      <w:r w:rsidRPr="00C20AA3">
        <w:rPr>
          <w:rFonts w:eastAsia="Times New Roman" w:cs="Times New Roman"/>
          <w:kern w:val="2"/>
          <w:sz w:val="24"/>
          <w:szCs w:val="24"/>
          <w:lang w:eastAsia="ja-JP"/>
        </w:rPr>
        <w:br/>
        <w:t xml:space="preserve">at least 30 min of moderate activity (walk, yoga, walking to work, playing with children, </w:t>
      </w:r>
      <w:proofErr w:type="gramStart"/>
      <w:r w:rsidRPr="00C20AA3">
        <w:rPr>
          <w:rFonts w:eastAsia="Times New Roman" w:cs="Times New Roman"/>
          <w:kern w:val="2"/>
          <w:sz w:val="24"/>
          <w:szCs w:val="24"/>
          <w:lang w:eastAsia="ja-JP"/>
        </w:rPr>
        <w:t xml:space="preserve"> ..</w:t>
      </w:r>
      <w:proofErr w:type="gramEnd"/>
      <w:r w:rsidRPr="00C20AA3">
        <w:rPr>
          <w:rFonts w:eastAsia="Times New Roman" w:cs="Times New Roman"/>
          <w:kern w:val="2"/>
          <w:sz w:val="24"/>
          <w:szCs w:val="24"/>
          <w:lang w:eastAsia="ja-JP"/>
        </w:rPr>
        <w:t xml:space="preserve">)  </w:t>
      </w:r>
      <w:r w:rsidRPr="00C20AA3">
        <w:rPr>
          <w:rFonts w:eastAsia="Times New Roman" w:cs="Times New Roman"/>
          <w:kern w:val="2"/>
          <w:sz w:val="24"/>
          <w:szCs w:val="24"/>
          <w:lang w:eastAsia="ja-JP"/>
        </w:rPr>
        <w:br/>
      </w:r>
      <w:r w:rsidRPr="00C20AA3">
        <w:rPr>
          <w:rFonts w:eastAsia="Times New Roman" w:cs="Times New Roman"/>
          <w:kern w:val="2"/>
          <w:sz w:val="24"/>
          <w:szCs w:val="24"/>
          <w:lang w:eastAsia="ja-JP"/>
        </w:rPr>
        <w:tab/>
      </w: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1-</w:t>
      </w:r>
      <w:proofErr w:type="spellStart"/>
      <w:r w:rsidRPr="00C20AA3">
        <w:rPr>
          <w:rFonts w:eastAsia="Noto Serif CJK SC" w:cs="Times New Roman"/>
          <w:kern w:val="2"/>
          <w:sz w:val="24"/>
          <w:szCs w:val="24"/>
          <w:lang w:eastAsia="ja-JP"/>
        </w:rPr>
        <w:t>2x</w:t>
      </w:r>
      <w:proofErr w:type="spellEnd"/>
    </w:p>
    <w:p w14:paraId="55FAEF53" w14:textId="77777777" w:rsidR="00D259FE" w:rsidRPr="00C20AA3" w:rsidRDefault="00D259FE" w:rsidP="00D259FE">
      <w:pPr>
        <w:suppressAutoHyphens/>
        <w:spacing w:after="0" w:line="259" w:lineRule="auto"/>
        <w:ind w:firstLine="708"/>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2-</w:t>
      </w:r>
      <w:proofErr w:type="spellStart"/>
      <w:r w:rsidRPr="00C20AA3">
        <w:rPr>
          <w:rFonts w:eastAsia="Noto Serif CJK SC" w:cs="Times New Roman"/>
          <w:kern w:val="2"/>
          <w:sz w:val="24"/>
          <w:szCs w:val="24"/>
          <w:lang w:eastAsia="ja-JP"/>
        </w:rPr>
        <w:t>3x</w:t>
      </w:r>
      <w:proofErr w:type="spellEnd"/>
    </w:p>
    <w:p w14:paraId="16BC339F" w14:textId="77777777" w:rsidR="00D259FE" w:rsidRPr="00C20AA3" w:rsidRDefault="00D259FE" w:rsidP="00D259FE">
      <w:pPr>
        <w:suppressAutoHyphens/>
        <w:spacing w:after="0" w:line="259" w:lineRule="auto"/>
        <w:ind w:firstLine="708"/>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w:t>
      </w:r>
      <w:proofErr w:type="spellStart"/>
      <w:r w:rsidRPr="00C20AA3">
        <w:rPr>
          <w:rFonts w:eastAsia="Noto Serif CJK SC" w:cs="Times New Roman"/>
          <w:kern w:val="2"/>
          <w:sz w:val="24"/>
          <w:szCs w:val="24"/>
          <w:lang w:eastAsia="ja-JP"/>
        </w:rPr>
        <w:t>4x</w:t>
      </w:r>
      <w:proofErr w:type="spellEnd"/>
      <w:r w:rsidRPr="00C20AA3">
        <w:rPr>
          <w:rFonts w:eastAsia="Noto Serif CJK SC" w:cs="Times New Roman"/>
          <w:kern w:val="2"/>
          <w:sz w:val="24"/>
          <w:szCs w:val="24"/>
          <w:lang w:eastAsia="ja-JP"/>
        </w:rPr>
        <w:t xml:space="preserve"> or more</w:t>
      </w:r>
    </w:p>
    <w:p w14:paraId="4D1526E3"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r w:rsidRPr="00C20AA3">
        <w:rPr>
          <w:rFonts w:eastAsia="Noto Serif CJK SC" w:cs="Times New Roman"/>
          <w:kern w:val="2"/>
          <w:sz w:val="24"/>
          <w:szCs w:val="24"/>
          <w:lang w:eastAsia="ja-JP"/>
        </w:rPr>
        <w:t>Active (biking, fitness, hiking, …)</w:t>
      </w:r>
      <w:r w:rsidRPr="00C20AA3">
        <w:rPr>
          <w:rFonts w:eastAsia="Noto Serif CJK SC" w:cs="Times New Roman"/>
          <w:kern w:val="2"/>
          <w:sz w:val="24"/>
          <w:szCs w:val="24"/>
          <w:lang w:eastAsia="ja-JP"/>
        </w:rPr>
        <w:tab/>
      </w:r>
      <w:r w:rsidRPr="00C20AA3">
        <w:rPr>
          <w:rFonts w:eastAsia="Noto Serif CJK SC" w:cs="Times New Roman"/>
          <w:kern w:val="2"/>
          <w:sz w:val="24"/>
          <w:szCs w:val="24"/>
          <w:lang w:eastAsia="ja-JP"/>
        </w:rPr>
        <w:tab/>
      </w:r>
    </w:p>
    <w:p w14:paraId="3F81C149" w14:textId="77777777" w:rsidR="00D259FE" w:rsidRPr="00C20AA3" w:rsidRDefault="00D259FE" w:rsidP="00D259FE">
      <w:pPr>
        <w:suppressAutoHyphens/>
        <w:spacing w:after="0" w:line="259" w:lineRule="auto"/>
        <w:ind w:firstLine="708"/>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1-</w:t>
      </w:r>
      <w:proofErr w:type="spellStart"/>
      <w:r w:rsidRPr="00C20AA3">
        <w:rPr>
          <w:rFonts w:eastAsia="Noto Serif CJK SC" w:cs="Times New Roman"/>
          <w:kern w:val="2"/>
          <w:sz w:val="24"/>
          <w:szCs w:val="24"/>
          <w:lang w:eastAsia="ja-JP"/>
        </w:rPr>
        <w:t>2x</w:t>
      </w:r>
      <w:proofErr w:type="spellEnd"/>
    </w:p>
    <w:p w14:paraId="6FE0D9CB" w14:textId="77777777" w:rsidR="00D259FE" w:rsidRPr="00C20AA3" w:rsidRDefault="00D259FE" w:rsidP="00D259FE">
      <w:pPr>
        <w:suppressAutoHyphens/>
        <w:spacing w:after="0" w:line="259" w:lineRule="auto"/>
        <w:ind w:firstLine="708"/>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2-</w:t>
      </w:r>
      <w:proofErr w:type="spellStart"/>
      <w:r w:rsidRPr="00C20AA3">
        <w:rPr>
          <w:rFonts w:eastAsia="Noto Serif CJK SC" w:cs="Times New Roman"/>
          <w:kern w:val="2"/>
          <w:sz w:val="24"/>
          <w:szCs w:val="24"/>
          <w:lang w:eastAsia="ja-JP"/>
        </w:rPr>
        <w:t>3x</w:t>
      </w:r>
      <w:proofErr w:type="spellEnd"/>
    </w:p>
    <w:p w14:paraId="20103D81" w14:textId="77777777" w:rsidR="00D259FE" w:rsidRPr="00C20AA3" w:rsidRDefault="00D259FE" w:rsidP="00D259FE">
      <w:pPr>
        <w:suppressAutoHyphens/>
        <w:spacing w:after="0" w:line="259" w:lineRule="auto"/>
        <w:ind w:firstLine="708"/>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w:t>
      </w:r>
      <w:proofErr w:type="spellStart"/>
      <w:r w:rsidRPr="00C20AA3">
        <w:rPr>
          <w:rFonts w:eastAsia="Noto Serif CJK SC" w:cs="Times New Roman"/>
          <w:kern w:val="2"/>
          <w:sz w:val="24"/>
          <w:szCs w:val="24"/>
          <w:lang w:eastAsia="ja-JP"/>
        </w:rPr>
        <w:t>4x</w:t>
      </w:r>
      <w:proofErr w:type="spellEnd"/>
      <w:r w:rsidRPr="00C20AA3">
        <w:rPr>
          <w:rFonts w:eastAsia="Noto Serif CJK SC" w:cs="Times New Roman"/>
          <w:kern w:val="2"/>
          <w:sz w:val="24"/>
          <w:szCs w:val="24"/>
          <w:lang w:eastAsia="ja-JP"/>
        </w:rPr>
        <w:t xml:space="preserve"> </w:t>
      </w:r>
      <w:proofErr w:type="spellStart"/>
      <w:r w:rsidRPr="00C20AA3">
        <w:rPr>
          <w:rFonts w:eastAsia="Noto Serif CJK SC" w:cs="Times New Roman"/>
          <w:kern w:val="2"/>
          <w:sz w:val="24"/>
          <w:szCs w:val="24"/>
          <w:lang w:eastAsia="ja-JP"/>
        </w:rPr>
        <w:t>ali</w:t>
      </w:r>
      <w:proofErr w:type="spellEnd"/>
      <w:r w:rsidRPr="00C20AA3">
        <w:rPr>
          <w:rFonts w:eastAsia="Noto Serif CJK SC" w:cs="Times New Roman"/>
          <w:kern w:val="2"/>
          <w:sz w:val="24"/>
          <w:szCs w:val="24"/>
          <w:lang w:eastAsia="ja-JP"/>
        </w:rPr>
        <w:t xml:space="preserve"> </w:t>
      </w:r>
      <w:proofErr w:type="spellStart"/>
      <w:r w:rsidRPr="00C20AA3">
        <w:rPr>
          <w:rFonts w:eastAsia="Noto Serif CJK SC" w:cs="Times New Roman"/>
          <w:kern w:val="2"/>
          <w:sz w:val="24"/>
          <w:szCs w:val="24"/>
          <w:lang w:eastAsia="ja-JP"/>
        </w:rPr>
        <w:t>več</w:t>
      </w:r>
      <w:proofErr w:type="spellEnd"/>
    </w:p>
    <w:p w14:paraId="2A1441FA" w14:textId="77777777" w:rsidR="00D259FE" w:rsidRPr="00C20AA3" w:rsidRDefault="00D259FE" w:rsidP="00D259FE">
      <w:pPr>
        <w:suppressAutoHyphens/>
        <w:spacing w:after="0" w:line="259" w:lineRule="auto"/>
        <w:ind w:left="1068" w:firstLine="348"/>
        <w:jc w:val="left"/>
        <w:rPr>
          <w:rFonts w:eastAsia="Noto Serif CJK SC" w:cs="Times New Roman"/>
          <w:kern w:val="2"/>
          <w:sz w:val="24"/>
          <w:szCs w:val="24"/>
          <w:lang w:eastAsia="ja-JP"/>
        </w:rPr>
      </w:pPr>
      <w:r w:rsidRPr="00C20AA3">
        <w:rPr>
          <w:rFonts w:eastAsia="Noto Serif CJK SC" w:cs="Times New Roman"/>
          <w:kern w:val="2"/>
          <w:sz w:val="24"/>
          <w:szCs w:val="24"/>
          <w:lang w:eastAsia="ja-JP"/>
        </w:rPr>
        <w:tab/>
      </w:r>
      <w:r w:rsidRPr="00C20AA3">
        <w:rPr>
          <w:rFonts w:eastAsia="Noto Serif CJK SC" w:cs="Times New Roman"/>
          <w:kern w:val="2"/>
          <w:sz w:val="24"/>
          <w:szCs w:val="24"/>
          <w:lang w:eastAsia="ja-JP"/>
        </w:rPr>
        <w:tab/>
      </w:r>
    </w:p>
    <w:p w14:paraId="6633CB91"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Did you visit the dentist? </w:t>
      </w:r>
      <w:r w:rsidRPr="00C20AA3">
        <w:rPr>
          <w:rFonts w:eastAsia="Noto Serif CJK SC" w:cs="Times New Roman"/>
          <w:kern w:val="2"/>
          <w:sz w:val="24"/>
          <w:szCs w:val="24"/>
          <w:lang w:eastAsia="ja-JP"/>
        </w:rPr>
        <w:tab/>
      </w:r>
      <w:r w:rsidRPr="00C20AA3">
        <w:rPr>
          <w:rFonts w:eastAsia="Noto Serif CJK SC" w:cs="Times New Roman"/>
          <w:kern w:val="2"/>
          <w:sz w:val="24"/>
          <w:szCs w:val="24"/>
          <w:lang w:eastAsia="ja-JP"/>
        </w:rPr>
        <w:tab/>
      </w:r>
    </w:p>
    <w:p w14:paraId="6C1558E8"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0A00B751"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w:t>
      </w:r>
      <w:r w:rsidRPr="00C20AA3">
        <w:rPr>
          <w:rFonts w:eastAsia="Noto Serif CJK SC" w:cs="Times New Roman"/>
          <w:kern w:val="2"/>
          <w:sz w:val="24"/>
          <w:szCs w:val="24"/>
          <w:lang w:eastAsia="ja-JP"/>
        </w:rPr>
        <w:tab/>
      </w:r>
      <w:r w:rsidRPr="00C20AA3">
        <w:rPr>
          <w:rFonts w:eastAsia="Noto Serif CJK SC" w:cs="Times New Roman"/>
          <w:kern w:val="2"/>
          <w:sz w:val="24"/>
          <w:szCs w:val="24"/>
          <w:lang w:eastAsia="ja-JP"/>
        </w:rPr>
        <w:tab/>
      </w:r>
    </w:p>
    <w:p w14:paraId="58855BCA"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p>
    <w:p w14:paraId="0F1F4B86" w14:textId="77777777" w:rsidR="00D259FE" w:rsidRPr="00C20AA3" w:rsidRDefault="00D259FE" w:rsidP="00D259FE">
      <w:pPr>
        <w:suppressAutoHyphens/>
        <w:spacing w:after="0" w:line="259" w:lineRule="auto"/>
        <w:jc w:val="left"/>
        <w:rPr>
          <w:rFonts w:eastAsia="Noto Serif CJK SC" w:cs="Times New Roman"/>
          <w:kern w:val="2"/>
          <w:sz w:val="24"/>
          <w:szCs w:val="24"/>
          <w:lang w:eastAsia="ja-JP"/>
        </w:rPr>
      </w:pPr>
      <w:r w:rsidRPr="00C20AA3">
        <w:rPr>
          <w:rFonts w:eastAsia="Noto Serif CJK SC" w:cs="Times New Roman"/>
          <w:kern w:val="2"/>
          <w:sz w:val="24"/>
          <w:szCs w:val="24"/>
          <w:lang w:eastAsia="ja-JP"/>
        </w:rPr>
        <w:t>Have you had an invasive body procedure (surgery or examination where your body has been interfered with, tattoo, piercing, etc.)?</w:t>
      </w:r>
      <w:r w:rsidRPr="00C20AA3">
        <w:rPr>
          <w:rFonts w:eastAsia="Noto Serif CJK SC" w:cs="Times New Roman"/>
          <w:kern w:val="2"/>
          <w:sz w:val="24"/>
          <w:szCs w:val="24"/>
          <w:lang w:eastAsia="ja-JP"/>
        </w:rPr>
        <w:tab/>
      </w:r>
    </w:p>
    <w:p w14:paraId="3EA0FFD0"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4182A7E1"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 what _________________</w:t>
      </w:r>
      <w:r w:rsidRPr="00C20AA3">
        <w:rPr>
          <w:rFonts w:eastAsia="Noto Serif CJK SC" w:cs="Times New Roman"/>
          <w:kern w:val="2"/>
          <w:sz w:val="24"/>
          <w:szCs w:val="24"/>
          <w:lang w:eastAsia="ja-JP"/>
        </w:rPr>
        <w:tab/>
      </w:r>
    </w:p>
    <w:p w14:paraId="4C6F29FF"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p>
    <w:p w14:paraId="5FAAEB82"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r w:rsidRPr="00C20AA3">
        <w:rPr>
          <w:rFonts w:eastAsia="Noto Serif CJK SC" w:cs="Times New Roman"/>
          <w:kern w:val="2"/>
          <w:sz w:val="24"/>
          <w:szCs w:val="24"/>
          <w:lang w:eastAsia="ja-JP"/>
        </w:rPr>
        <w:t xml:space="preserve">Have you been vaccinated in the past 14 days? </w:t>
      </w:r>
    </w:p>
    <w:p w14:paraId="3B19CC31"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No</w:t>
      </w:r>
    </w:p>
    <w:p w14:paraId="67BB5834" w14:textId="77777777" w:rsidR="00D259FE" w:rsidRPr="00C20AA3" w:rsidRDefault="00D259FE" w:rsidP="00D259FE">
      <w:pPr>
        <w:suppressAutoHyphens/>
        <w:spacing w:after="0" w:line="259" w:lineRule="auto"/>
        <w:ind w:left="360"/>
        <w:jc w:val="left"/>
        <w:rPr>
          <w:rFonts w:eastAsia="Noto Serif CJK SC" w:cs="Times New Roman"/>
          <w:kern w:val="2"/>
          <w:sz w:val="24"/>
          <w:szCs w:val="24"/>
          <w:lang w:eastAsia="ja-JP"/>
        </w:rPr>
      </w:pPr>
      <w:r w:rsidRPr="00C20AA3">
        <w:rPr>
          <w:rFonts w:eastAsia="Noto Serif CJK SC" w:cs="Times New Roman"/>
          <w:kern w:val="2"/>
          <w:sz w:val="24"/>
          <w:szCs w:val="24"/>
          <w:bdr w:val="single" w:sz="4" w:space="0" w:color="000000"/>
          <w:lang w:eastAsia="ja-JP"/>
        </w:rPr>
        <w:t xml:space="preserve">    </w:t>
      </w:r>
      <w:r w:rsidRPr="00C20AA3">
        <w:rPr>
          <w:rFonts w:eastAsia="Noto Serif CJK SC" w:cs="Times New Roman"/>
          <w:kern w:val="2"/>
          <w:sz w:val="24"/>
          <w:szCs w:val="24"/>
          <w:lang w:eastAsia="ja-JP"/>
        </w:rPr>
        <w:t xml:space="preserve"> Yes, what vaccine ___________________?</w:t>
      </w:r>
    </w:p>
    <w:p w14:paraId="1933AC05" w14:textId="77777777" w:rsidR="00D259FE" w:rsidRPr="00C20AA3" w:rsidRDefault="00D259FE" w:rsidP="00D259FE">
      <w:pPr>
        <w:suppressAutoHyphens/>
        <w:spacing w:after="0" w:line="259" w:lineRule="auto"/>
        <w:jc w:val="left"/>
        <w:rPr>
          <w:rFonts w:eastAsia="Noto Serif CJK SC" w:cs="Times New Roman"/>
          <w:b/>
          <w:kern w:val="2"/>
          <w:sz w:val="24"/>
          <w:szCs w:val="24"/>
          <w:lang w:eastAsia="ja-JP"/>
        </w:rPr>
      </w:pPr>
    </w:p>
    <w:p w14:paraId="6E5AE938" w14:textId="77777777" w:rsidR="00D259FE" w:rsidRPr="00C20AA3" w:rsidRDefault="00D259FE" w:rsidP="00D259FE">
      <w:pPr>
        <w:suppressAutoHyphens/>
        <w:spacing w:after="0" w:line="259" w:lineRule="auto"/>
        <w:jc w:val="left"/>
        <w:rPr>
          <w:rFonts w:eastAsia="Noto Serif CJK SC" w:cs="Times New Roman"/>
          <w:bCs/>
          <w:kern w:val="2"/>
          <w:sz w:val="24"/>
          <w:szCs w:val="24"/>
          <w:lang w:eastAsia="ja-JP"/>
        </w:rPr>
      </w:pPr>
      <w:r w:rsidRPr="00C20AA3">
        <w:rPr>
          <w:rFonts w:eastAsia="Noto Serif CJK SC" w:cs="Times New Roman"/>
          <w:bCs/>
          <w:kern w:val="2"/>
          <w:sz w:val="24"/>
          <w:szCs w:val="24"/>
          <w:lang w:eastAsia="ja-JP"/>
        </w:rPr>
        <w:t xml:space="preserve">Please, asses your stool, type ______________. </w:t>
      </w:r>
    </w:p>
    <w:p w14:paraId="30B20C65" w14:textId="77777777" w:rsidR="00D259FE" w:rsidRPr="00C20AA3" w:rsidRDefault="00D259FE" w:rsidP="00D259FE">
      <w:pPr>
        <w:suppressAutoHyphens/>
        <w:spacing w:after="0" w:line="259" w:lineRule="auto"/>
        <w:jc w:val="left"/>
        <w:rPr>
          <w:rFonts w:eastAsia="Noto Serif CJK SC" w:cs="Times New Roman"/>
          <w:bCs/>
          <w:kern w:val="2"/>
          <w:sz w:val="24"/>
          <w:szCs w:val="24"/>
          <w:lang w:eastAsia="ja-JP"/>
        </w:rPr>
      </w:pPr>
    </w:p>
    <w:p w14:paraId="39924CB1" w14:textId="77777777" w:rsidR="00D259FE" w:rsidRPr="00C20AA3" w:rsidRDefault="00D259FE" w:rsidP="00D259FE">
      <w:pPr>
        <w:suppressAutoHyphens/>
        <w:spacing w:after="0" w:line="259" w:lineRule="auto"/>
        <w:jc w:val="left"/>
        <w:rPr>
          <w:rFonts w:cs="Times New Roman"/>
          <w:sz w:val="24"/>
          <w:szCs w:val="24"/>
        </w:rPr>
      </w:pPr>
      <w:r w:rsidRPr="00C20AA3">
        <w:rPr>
          <w:rFonts w:cs="Times New Roman"/>
          <w:noProof/>
          <w:sz w:val="24"/>
          <w:szCs w:val="24"/>
          <w:lang w:val="sl-SI"/>
        </w:rPr>
        <w:drawing>
          <wp:inline distT="0" distB="0" distL="0" distR="0" wp14:anchorId="282E7FB2" wp14:editId="1AE59520">
            <wp:extent cx="3870912" cy="4410075"/>
            <wp:effectExtent l="0" t="0" r="0" b="0"/>
            <wp:docPr id="1639847224" name="Picture 3" descr="Bristol Stool Chart | Child Digestion | Pediatric Associ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istol Stool Chart | Child Digestion | Pediatric Associate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77262" cy="4417309"/>
                    </a:xfrm>
                    <a:prstGeom prst="rect">
                      <a:avLst/>
                    </a:prstGeom>
                    <a:noFill/>
                    <a:ln>
                      <a:noFill/>
                    </a:ln>
                  </pic:spPr>
                </pic:pic>
              </a:graphicData>
            </a:graphic>
          </wp:inline>
        </w:drawing>
      </w:r>
    </w:p>
    <w:p w14:paraId="5B52D88C" w14:textId="77777777" w:rsidR="00D259FE" w:rsidRPr="0006106D" w:rsidRDefault="00D259FE" w:rsidP="00255D40">
      <w:pPr>
        <w:rPr>
          <w:b/>
          <w:lang w:val="en-GB"/>
        </w:rPr>
      </w:pPr>
    </w:p>
    <w:sectPr w:rsidR="00D259FE" w:rsidRPr="0006106D" w:rsidSect="00255D4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Urša Miklavčič" w:date="2026-04-17T11:59:00Z" w:initials="UM">
    <w:p w14:paraId="0AC99287" w14:textId="77777777" w:rsidR="00AB77AA" w:rsidRDefault="00AB77AA" w:rsidP="00AB77AA">
      <w:pPr>
        <w:pStyle w:val="CommentText"/>
        <w:jc w:val="left"/>
      </w:pPr>
      <w:r>
        <w:rPr>
          <w:rStyle w:val="CommentReference"/>
        </w:rPr>
        <w:annotationRef/>
      </w:r>
      <w:r>
        <w:t xml:space="preserve">Kako je bilo to izračunano in prikazano! </w:t>
      </w:r>
    </w:p>
  </w:comment>
  <w:comment w:id="51" w:author="Urša Miklavčič" w:date="2026-04-17T09:54:00Z" w:initials="UM">
    <w:p w14:paraId="4806CC22" w14:textId="524C15DD" w:rsidR="005F4FBF" w:rsidRDefault="005F4FBF" w:rsidP="005F4FBF">
      <w:pPr>
        <w:pStyle w:val="CommentText"/>
        <w:jc w:val="left"/>
      </w:pPr>
      <w:r>
        <w:rPr>
          <w:rStyle w:val="CommentReference"/>
        </w:rPr>
        <w:annotationRef/>
      </w:r>
      <w:r>
        <w:t xml:space="preserve">Dodaj enako analizo še za vrste! </w:t>
      </w:r>
    </w:p>
  </w:comment>
  <w:comment w:id="89" w:author="Urša Miklavčič" w:date="2026-04-20T14:31:00Z" w:initials="UM">
    <w:p w14:paraId="397EA341" w14:textId="77777777" w:rsidR="00F659BD" w:rsidRDefault="00F659BD" w:rsidP="00F659BD">
      <w:pPr>
        <w:pStyle w:val="CommentText"/>
        <w:jc w:val="left"/>
      </w:pPr>
      <w:r>
        <w:rPr>
          <w:rStyle w:val="CommentReference"/>
        </w:rPr>
        <w:annotationRef/>
      </w:r>
      <w:r>
        <w:t>Add this figure!</w:t>
      </w:r>
    </w:p>
  </w:comment>
  <w:comment w:id="346" w:author="Urša Miklavčič" w:date="2026-04-17T10:17:00Z" w:initials="UM">
    <w:p w14:paraId="70B1B930" w14:textId="32AAC3A5" w:rsidR="00C516CF" w:rsidRDefault="00C516CF" w:rsidP="00C516CF">
      <w:pPr>
        <w:pStyle w:val="CommentText"/>
        <w:jc w:val="left"/>
      </w:pPr>
      <w:r>
        <w:rPr>
          <w:rStyle w:val="CommentReference"/>
        </w:rPr>
        <w:annotationRef/>
      </w:r>
      <w:r>
        <w:t>Graf s pikami nameso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99287" w15:done="0"/>
  <w15:commentEx w15:paraId="4806CC22" w15:done="0"/>
  <w15:commentEx w15:paraId="397EA341" w15:done="0"/>
  <w15:commentEx w15:paraId="70B1B9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B4E56" w16cex:dateUtc="2026-04-17T09:59:00Z"/>
  <w16cex:commentExtensible w16cex:durableId="35036EE5" w16cex:dateUtc="2026-04-17T07:54:00Z"/>
  <w16cex:commentExtensible w16cex:durableId="3DB19E93" w16cex:dateUtc="2026-04-20T12:31:00Z"/>
  <w16cex:commentExtensible w16cex:durableId="0935A780" w16cex:dateUtc="2026-04-17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99287" w16cid:durableId="146B4E56"/>
  <w16cid:commentId w16cid:paraId="4806CC22" w16cid:durableId="35036EE5"/>
  <w16cid:commentId w16cid:paraId="397EA341" w16cid:durableId="3DB19E93"/>
  <w16cid:commentId w16cid:paraId="70B1B930" w16cid:durableId="0935A7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7C5D" w14:textId="77777777" w:rsidR="00042271" w:rsidRDefault="00042271" w:rsidP="001D256A">
      <w:pPr>
        <w:spacing w:after="0" w:line="240" w:lineRule="auto"/>
      </w:pPr>
      <w:r>
        <w:separator/>
      </w:r>
    </w:p>
  </w:endnote>
  <w:endnote w:type="continuationSeparator" w:id="0">
    <w:p w14:paraId="429B8709" w14:textId="77777777" w:rsidR="00042271" w:rsidRDefault="00042271" w:rsidP="001D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51C9" w14:textId="77777777" w:rsidR="00C20AA3" w:rsidRDefault="00C20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9483" w14:textId="77777777" w:rsidR="00C20AA3" w:rsidRDefault="00C20AA3" w:rsidP="00DF4FFF">
    <w:pPr>
      <w:pStyle w:val="Footer"/>
    </w:pPr>
  </w:p>
  <w:p w14:paraId="5CB96378" w14:textId="77777777" w:rsidR="00C20AA3" w:rsidRDefault="00C20A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01FD" w14:textId="77777777" w:rsidR="00C20AA3" w:rsidRDefault="00C20A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BD18" w14:textId="77777777" w:rsidR="00D259FE" w:rsidRDefault="00D259FE" w:rsidP="00DF4FFF">
    <w:pPr>
      <w:pStyle w:val="Footer"/>
    </w:pPr>
  </w:p>
  <w:p w14:paraId="55E14511" w14:textId="77777777" w:rsidR="00D259FE" w:rsidRDefault="00D259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6B94" w14:textId="77777777" w:rsidR="00D259FE" w:rsidRDefault="00D259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7184" w14:textId="77777777" w:rsidR="00D259FE" w:rsidRDefault="00D259FE" w:rsidP="00DF4FFF">
    <w:pPr>
      <w:pStyle w:val="Footer"/>
    </w:pPr>
  </w:p>
  <w:p w14:paraId="5F7CC379" w14:textId="77777777" w:rsidR="00D259FE" w:rsidRDefault="00D259F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E146" w14:textId="77777777" w:rsidR="00D259FE" w:rsidRDefault="00D25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2A048" w14:textId="77777777" w:rsidR="00042271" w:rsidRDefault="00042271" w:rsidP="001D256A">
      <w:pPr>
        <w:spacing w:after="0" w:line="240" w:lineRule="auto"/>
      </w:pPr>
      <w:r>
        <w:separator/>
      </w:r>
    </w:p>
  </w:footnote>
  <w:footnote w:type="continuationSeparator" w:id="0">
    <w:p w14:paraId="46F26F88" w14:textId="77777777" w:rsidR="00042271" w:rsidRDefault="00042271" w:rsidP="001D2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3154" w14:textId="77777777" w:rsidR="00C20AA3" w:rsidRDefault="00C20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7D6D" w14:textId="09610FEB" w:rsidR="00C20AA3" w:rsidRPr="00C20AA3" w:rsidRDefault="00C20AA3" w:rsidP="00C20A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85A7" w14:textId="77777777" w:rsidR="00C20AA3" w:rsidRDefault="00C20A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CA72" w14:textId="77777777" w:rsidR="00D259FE" w:rsidRDefault="00D259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BA25" w14:textId="77777777" w:rsidR="00D259FE" w:rsidRPr="00C20AA3" w:rsidRDefault="00D259FE" w:rsidP="00C20A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D316" w14:textId="77777777" w:rsidR="00D259FE" w:rsidRDefault="00D25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794B"/>
    <w:multiLevelType w:val="multilevel"/>
    <w:tmpl w:val="083E6EC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35800A4"/>
    <w:multiLevelType w:val="hybridMultilevel"/>
    <w:tmpl w:val="D0B0793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815561422">
    <w:abstractNumId w:val="0"/>
  </w:num>
  <w:num w:numId="2" w16cid:durableId="940637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ša Miklavčič">
    <w15:presenceInfo w15:providerId="AD" w15:userId="S::ursmik1@nlzoh.si::af19374f-5d67-4657-95f7-ec706852ae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40"/>
    <w:rsid w:val="000253BD"/>
    <w:rsid w:val="00034400"/>
    <w:rsid w:val="00042271"/>
    <w:rsid w:val="00044787"/>
    <w:rsid w:val="000500C7"/>
    <w:rsid w:val="0006106D"/>
    <w:rsid w:val="00063C8D"/>
    <w:rsid w:val="0008590D"/>
    <w:rsid w:val="00086D1B"/>
    <w:rsid w:val="000A7F73"/>
    <w:rsid w:val="000C368C"/>
    <w:rsid w:val="000C3CA5"/>
    <w:rsid w:val="000D6EBB"/>
    <w:rsid w:val="000F1D72"/>
    <w:rsid w:val="00126C07"/>
    <w:rsid w:val="0018793B"/>
    <w:rsid w:val="00193288"/>
    <w:rsid w:val="001D0139"/>
    <w:rsid w:val="001D256A"/>
    <w:rsid w:val="001E6BF4"/>
    <w:rsid w:val="001F225A"/>
    <w:rsid w:val="001F266A"/>
    <w:rsid w:val="001F5449"/>
    <w:rsid w:val="0020702C"/>
    <w:rsid w:val="0022126E"/>
    <w:rsid w:val="0023530D"/>
    <w:rsid w:val="00255D40"/>
    <w:rsid w:val="00264E27"/>
    <w:rsid w:val="002A1110"/>
    <w:rsid w:val="003011C9"/>
    <w:rsid w:val="003307B5"/>
    <w:rsid w:val="00345882"/>
    <w:rsid w:val="003511E9"/>
    <w:rsid w:val="00373CC0"/>
    <w:rsid w:val="00385A93"/>
    <w:rsid w:val="0038627F"/>
    <w:rsid w:val="00396A59"/>
    <w:rsid w:val="003A75D8"/>
    <w:rsid w:val="003C5D05"/>
    <w:rsid w:val="003D459C"/>
    <w:rsid w:val="003D53AF"/>
    <w:rsid w:val="003E1FCE"/>
    <w:rsid w:val="003F7B3F"/>
    <w:rsid w:val="00416CC7"/>
    <w:rsid w:val="004212F7"/>
    <w:rsid w:val="0042728C"/>
    <w:rsid w:val="004A0DC2"/>
    <w:rsid w:val="004A5D37"/>
    <w:rsid w:val="004C7C5A"/>
    <w:rsid w:val="004E45CB"/>
    <w:rsid w:val="005220ED"/>
    <w:rsid w:val="005256E1"/>
    <w:rsid w:val="00525B9E"/>
    <w:rsid w:val="005307BF"/>
    <w:rsid w:val="00543C8E"/>
    <w:rsid w:val="00552F15"/>
    <w:rsid w:val="005532BD"/>
    <w:rsid w:val="005860C7"/>
    <w:rsid w:val="005919FE"/>
    <w:rsid w:val="005945FB"/>
    <w:rsid w:val="005B095C"/>
    <w:rsid w:val="005B7ABD"/>
    <w:rsid w:val="005F4FBF"/>
    <w:rsid w:val="005F7352"/>
    <w:rsid w:val="00616CBB"/>
    <w:rsid w:val="006302FB"/>
    <w:rsid w:val="00696AA7"/>
    <w:rsid w:val="006A64C6"/>
    <w:rsid w:val="006F7D9B"/>
    <w:rsid w:val="00714116"/>
    <w:rsid w:val="007302A0"/>
    <w:rsid w:val="007602AC"/>
    <w:rsid w:val="00782A3A"/>
    <w:rsid w:val="00796C90"/>
    <w:rsid w:val="007A3D97"/>
    <w:rsid w:val="007D50A1"/>
    <w:rsid w:val="008253C5"/>
    <w:rsid w:val="009119CE"/>
    <w:rsid w:val="00914AF9"/>
    <w:rsid w:val="0096415C"/>
    <w:rsid w:val="00965273"/>
    <w:rsid w:val="00965B6A"/>
    <w:rsid w:val="009811FB"/>
    <w:rsid w:val="009905EA"/>
    <w:rsid w:val="00995C41"/>
    <w:rsid w:val="009B30B2"/>
    <w:rsid w:val="009C40AD"/>
    <w:rsid w:val="009D29D0"/>
    <w:rsid w:val="009D35D5"/>
    <w:rsid w:val="009E3305"/>
    <w:rsid w:val="00A20D08"/>
    <w:rsid w:val="00A43276"/>
    <w:rsid w:val="00A57783"/>
    <w:rsid w:val="00A6095A"/>
    <w:rsid w:val="00A74AB0"/>
    <w:rsid w:val="00A768B5"/>
    <w:rsid w:val="00A9616E"/>
    <w:rsid w:val="00AB175B"/>
    <w:rsid w:val="00AB5516"/>
    <w:rsid w:val="00AB77AA"/>
    <w:rsid w:val="00AC4F5F"/>
    <w:rsid w:val="00AD2755"/>
    <w:rsid w:val="00AE1A19"/>
    <w:rsid w:val="00B03476"/>
    <w:rsid w:val="00B3714C"/>
    <w:rsid w:val="00B53057"/>
    <w:rsid w:val="00B60422"/>
    <w:rsid w:val="00B820A3"/>
    <w:rsid w:val="00BA5FD7"/>
    <w:rsid w:val="00BC198D"/>
    <w:rsid w:val="00BD1C12"/>
    <w:rsid w:val="00BE3ED2"/>
    <w:rsid w:val="00C119E9"/>
    <w:rsid w:val="00C20AA3"/>
    <w:rsid w:val="00C45ABE"/>
    <w:rsid w:val="00C516CF"/>
    <w:rsid w:val="00C7132C"/>
    <w:rsid w:val="00C73A17"/>
    <w:rsid w:val="00C81781"/>
    <w:rsid w:val="00CA77B9"/>
    <w:rsid w:val="00CD065A"/>
    <w:rsid w:val="00CD5FB4"/>
    <w:rsid w:val="00CE00EA"/>
    <w:rsid w:val="00CE6D97"/>
    <w:rsid w:val="00D259FE"/>
    <w:rsid w:val="00D6239D"/>
    <w:rsid w:val="00D77861"/>
    <w:rsid w:val="00DC6172"/>
    <w:rsid w:val="00DD3A91"/>
    <w:rsid w:val="00DF0D97"/>
    <w:rsid w:val="00DF42C4"/>
    <w:rsid w:val="00E02CDF"/>
    <w:rsid w:val="00E02FE6"/>
    <w:rsid w:val="00E719A2"/>
    <w:rsid w:val="00E74C58"/>
    <w:rsid w:val="00E75339"/>
    <w:rsid w:val="00E86330"/>
    <w:rsid w:val="00E96422"/>
    <w:rsid w:val="00ED0B61"/>
    <w:rsid w:val="00ED0F31"/>
    <w:rsid w:val="00ED273C"/>
    <w:rsid w:val="00EF4414"/>
    <w:rsid w:val="00F055E1"/>
    <w:rsid w:val="00F06622"/>
    <w:rsid w:val="00F25372"/>
    <w:rsid w:val="00F61BE5"/>
    <w:rsid w:val="00F659BD"/>
    <w:rsid w:val="00F75DCF"/>
    <w:rsid w:val="00F9778A"/>
    <w:rsid w:val="00FC3F58"/>
    <w:rsid w:val="00FC4FB1"/>
    <w:rsid w:val="00FE7BA7"/>
    <w:rsid w:val="00FF1D7D"/>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A7C5"/>
  <w15:chartTrackingRefBased/>
  <w15:docId w15:val="{C70A7E1A-79E1-472B-B62E-BD891937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D40"/>
    <w:pPr>
      <w:spacing w:line="360" w:lineRule="auto"/>
      <w:jc w:val="both"/>
    </w:pPr>
    <w:rPr>
      <w:rFonts w:ascii="Times New Roman" w:hAnsi="Times New Roman"/>
      <w:kern w:val="0"/>
      <w14:ligatures w14:val="none"/>
    </w:rPr>
  </w:style>
  <w:style w:type="paragraph" w:styleId="Heading1">
    <w:name w:val="heading 1"/>
    <w:basedOn w:val="Normal"/>
    <w:next w:val="Normal"/>
    <w:link w:val="Heading1Char"/>
    <w:uiPriority w:val="9"/>
    <w:qFormat/>
    <w:rsid w:val="00255D40"/>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55D40"/>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55D40"/>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55D40"/>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55D40"/>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55D40"/>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55D40"/>
    <w:pPr>
      <w:keepNext/>
      <w:keepLines/>
      <w:spacing w:before="40" w:after="0" w:line="259"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55D40"/>
    <w:pPr>
      <w:keepNext/>
      <w:keepLines/>
      <w:spacing w:after="0" w:line="259"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55D40"/>
    <w:pPr>
      <w:keepNext/>
      <w:keepLines/>
      <w:spacing w:after="0" w:line="259"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5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55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D40"/>
    <w:rPr>
      <w:rFonts w:eastAsiaTheme="majorEastAsia" w:cstheme="majorBidi"/>
      <w:color w:val="272727" w:themeColor="text1" w:themeTint="D8"/>
    </w:rPr>
  </w:style>
  <w:style w:type="paragraph" w:styleId="Title">
    <w:name w:val="Title"/>
    <w:basedOn w:val="Normal"/>
    <w:next w:val="Normal"/>
    <w:link w:val="TitleChar"/>
    <w:uiPriority w:val="10"/>
    <w:qFormat/>
    <w:rsid w:val="00255D40"/>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D40"/>
    <w:pPr>
      <w:numPr>
        <w:ilvl w:val="1"/>
      </w:numPr>
      <w:spacing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D40"/>
    <w:pPr>
      <w:spacing w:before="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55D40"/>
    <w:rPr>
      <w:i/>
      <w:iCs/>
      <w:color w:val="404040" w:themeColor="text1" w:themeTint="BF"/>
    </w:rPr>
  </w:style>
  <w:style w:type="paragraph" w:styleId="ListParagraph">
    <w:name w:val="List Paragraph"/>
    <w:basedOn w:val="Normal"/>
    <w:uiPriority w:val="34"/>
    <w:qFormat/>
    <w:rsid w:val="00255D40"/>
    <w:pPr>
      <w:spacing w:line="259" w:lineRule="auto"/>
      <w:ind w:left="720"/>
      <w:contextualSpacing/>
      <w:jc w:val="left"/>
    </w:pPr>
    <w:rPr>
      <w:rFonts w:asciiTheme="minorHAnsi" w:hAnsiTheme="minorHAnsi"/>
      <w:kern w:val="2"/>
      <w14:ligatures w14:val="standardContextual"/>
    </w:rPr>
  </w:style>
  <w:style w:type="character" w:styleId="IntenseEmphasis">
    <w:name w:val="Intense Emphasis"/>
    <w:basedOn w:val="DefaultParagraphFont"/>
    <w:uiPriority w:val="21"/>
    <w:qFormat/>
    <w:rsid w:val="00255D40"/>
    <w:rPr>
      <w:i/>
      <w:iCs/>
      <w:color w:val="2F5496" w:themeColor="accent1" w:themeShade="BF"/>
    </w:rPr>
  </w:style>
  <w:style w:type="paragraph" w:styleId="IntenseQuote">
    <w:name w:val="Intense Quote"/>
    <w:basedOn w:val="Normal"/>
    <w:next w:val="Normal"/>
    <w:link w:val="IntenseQuoteChar"/>
    <w:uiPriority w:val="30"/>
    <w:qFormat/>
    <w:rsid w:val="00255D4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55D40"/>
    <w:rPr>
      <w:i/>
      <w:iCs/>
      <w:color w:val="2F5496" w:themeColor="accent1" w:themeShade="BF"/>
    </w:rPr>
  </w:style>
  <w:style w:type="character" w:styleId="IntenseReference">
    <w:name w:val="Intense Reference"/>
    <w:basedOn w:val="DefaultParagraphFont"/>
    <w:uiPriority w:val="32"/>
    <w:qFormat/>
    <w:rsid w:val="00255D40"/>
    <w:rPr>
      <w:b/>
      <w:bCs/>
      <w:smallCaps/>
      <w:color w:val="2F5496" w:themeColor="accent1" w:themeShade="BF"/>
      <w:spacing w:val="5"/>
    </w:rPr>
  </w:style>
  <w:style w:type="character" w:customStyle="1" w:styleId="SuppelementChar">
    <w:name w:val="Suppelement Char"/>
    <w:basedOn w:val="DefaultParagraphFont"/>
    <w:link w:val="Suppelement"/>
    <w:qFormat/>
    <w:rsid w:val="00255D40"/>
    <w:rPr>
      <w:rFonts w:ascii="Times New Roman" w:hAnsi="Times New Roman" w:cs="Times New Roman"/>
      <w:bCs/>
      <w:sz w:val="20"/>
    </w:rPr>
  </w:style>
  <w:style w:type="paragraph" w:customStyle="1" w:styleId="Suppelement">
    <w:name w:val="Suppelement"/>
    <w:basedOn w:val="Normal"/>
    <w:link w:val="SuppelementChar"/>
    <w:qFormat/>
    <w:rsid w:val="00255D40"/>
    <w:pPr>
      <w:suppressAutoHyphens/>
      <w:spacing w:before="120" w:line="480" w:lineRule="auto"/>
    </w:pPr>
    <w:rPr>
      <w:rFonts w:cs="Times New Roman"/>
      <w:bCs/>
      <w:kern w:val="2"/>
      <w:sz w:val="20"/>
      <w14:ligatures w14:val="standardContextual"/>
    </w:rPr>
  </w:style>
  <w:style w:type="character" w:styleId="LineNumber">
    <w:name w:val="line number"/>
    <w:basedOn w:val="DefaultParagraphFont"/>
    <w:uiPriority w:val="99"/>
    <w:semiHidden/>
    <w:unhideWhenUsed/>
    <w:rsid w:val="00255D40"/>
  </w:style>
  <w:style w:type="character" w:styleId="CommentReference">
    <w:name w:val="annotation reference"/>
    <w:basedOn w:val="DefaultParagraphFont"/>
    <w:uiPriority w:val="99"/>
    <w:semiHidden/>
    <w:unhideWhenUsed/>
    <w:rsid w:val="00044787"/>
    <w:rPr>
      <w:sz w:val="16"/>
      <w:szCs w:val="16"/>
    </w:rPr>
  </w:style>
  <w:style w:type="paragraph" w:styleId="CommentText">
    <w:name w:val="annotation text"/>
    <w:basedOn w:val="Normal"/>
    <w:link w:val="CommentTextChar"/>
    <w:uiPriority w:val="99"/>
    <w:unhideWhenUsed/>
    <w:rsid w:val="00044787"/>
    <w:pPr>
      <w:spacing w:line="240" w:lineRule="auto"/>
    </w:pPr>
    <w:rPr>
      <w:sz w:val="20"/>
      <w:szCs w:val="20"/>
    </w:rPr>
  </w:style>
  <w:style w:type="character" w:customStyle="1" w:styleId="CommentTextChar">
    <w:name w:val="Comment Text Char"/>
    <w:basedOn w:val="DefaultParagraphFont"/>
    <w:link w:val="CommentText"/>
    <w:uiPriority w:val="99"/>
    <w:rsid w:val="00044787"/>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44787"/>
    <w:rPr>
      <w:b/>
      <w:bCs/>
    </w:rPr>
  </w:style>
  <w:style w:type="character" w:customStyle="1" w:styleId="CommentSubjectChar">
    <w:name w:val="Comment Subject Char"/>
    <w:basedOn w:val="CommentTextChar"/>
    <w:link w:val="CommentSubject"/>
    <w:uiPriority w:val="99"/>
    <w:semiHidden/>
    <w:rsid w:val="00044787"/>
    <w:rPr>
      <w:rFonts w:ascii="Times New Roman" w:hAnsi="Times New Roman"/>
      <w:b/>
      <w:bCs/>
      <w:kern w:val="0"/>
      <w:sz w:val="20"/>
      <w:szCs w:val="20"/>
      <w14:ligatures w14:val="none"/>
    </w:rPr>
  </w:style>
  <w:style w:type="paragraph" w:customStyle="1" w:styleId="FigureTable">
    <w:name w:val="Figure_Table"/>
    <w:basedOn w:val="Normal"/>
    <w:link w:val="FigureTableZnak"/>
    <w:qFormat/>
    <w:rsid w:val="00C7132C"/>
    <w:pPr>
      <w:spacing w:line="276" w:lineRule="auto"/>
    </w:pPr>
    <w:rPr>
      <w:rFonts w:cs="Times New Roman"/>
      <w:sz w:val="20"/>
      <w:szCs w:val="20"/>
      <w:lang w:val="en-GB"/>
    </w:rPr>
  </w:style>
  <w:style w:type="character" w:customStyle="1" w:styleId="FigureTableZnak">
    <w:name w:val="Figure_Table Znak"/>
    <w:basedOn w:val="DefaultParagraphFont"/>
    <w:link w:val="FigureTable"/>
    <w:rsid w:val="00C7132C"/>
    <w:rPr>
      <w:rFonts w:ascii="Times New Roman" w:hAnsi="Times New Roman" w:cs="Times New Roman"/>
      <w:kern w:val="0"/>
      <w:sz w:val="20"/>
      <w:szCs w:val="20"/>
      <w:lang w:val="en-GB"/>
      <w14:ligatures w14:val="none"/>
    </w:rPr>
  </w:style>
  <w:style w:type="paragraph" w:styleId="Bibliography">
    <w:name w:val="Bibliography"/>
    <w:basedOn w:val="Normal"/>
    <w:next w:val="Normal"/>
    <w:uiPriority w:val="37"/>
    <w:unhideWhenUsed/>
    <w:rsid w:val="00543C8E"/>
    <w:pPr>
      <w:spacing w:after="0" w:line="480" w:lineRule="auto"/>
      <w:ind w:left="720" w:hanging="720"/>
    </w:pPr>
  </w:style>
  <w:style w:type="character" w:styleId="Hyperlink">
    <w:name w:val="Hyperlink"/>
    <w:basedOn w:val="DefaultParagraphFont"/>
    <w:uiPriority w:val="99"/>
    <w:semiHidden/>
    <w:unhideWhenUsed/>
    <w:rsid w:val="0006106D"/>
    <w:rPr>
      <w:color w:val="467886"/>
      <w:u w:val="single"/>
    </w:rPr>
  </w:style>
  <w:style w:type="character" w:styleId="FollowedHyperlink">
    <w:name w:val="FollowedHyperlink"/>
    <w:basedOn w:val="DefaultParagraphFont"/>
    <w:uiPriority w:val="99"/>
    <w:semiHidden/>
    <w:unhideWhenUsed/>
    <w:rsid w:val="0006106D"/>
    <w:rPr>
      <w:color w:val="96607D"/>
      <w:u w:val="single"/>
    </w:rPr>
  </w:style>
  <w:style w:type="paragraph" w:customStyle="1" w:styleId="msonormal0">
    <w:name w:val="msonormal"/>
    <w:basedOn w:val="Normal"/>
    <w:rsid w:val="0006106D"/>
    <w:pPr>
      <w:spacing w:before="100" w:beforeAutospacing="1" w:after="100" w:afterAutospacing="1" w:line="240" w:lineRule="auto"/>
      <w:jc w:val="left"/>
    </w:pPr>
    <w:rPr>
      <w:rFonts w:eastAsia="Times New Roman" w:cs="Times New Roman"/>
      <w:sz w:val="24"/>
      <w:szCs w:val="24"/>
      <w:lang w:val="sl-SI" w:eastAsia="sl-SI"/>
    </w:rPr>
  </w:style>
  <w:style w:type="paragraph" w:customStyle="1" w:styleId="xl65">
    <w:name w:val="xl65"/>
    <w:basedOn w:val="Normal"/>
    <w:rsid w:val="0006106D"/>
    <w:pPr>
      <w:spacing w:before="100" w:beforeAutospacing="1" w:after="100" w:afterAutospacing="1" w:line="240" w:lineRule="auto"/>
      <w:jc w:val="left"/>
    </w:pPr>
    <w:rPr>
      <w:rFonts w:eastAsia="Times New Roman" w:cs="Times New Roman"/>
      <w:sz w:val="18"/>
      <w:szCs w:val="18"/>
      <w:lang w:val="sl-SI" w:eastAsia="sl-SI"/>
    </w:rPr>
  </w:style>
  <w:style w:type="paragraph" w:customStyle="1" w:styleId="xl66">
    <w:name w:val="xl66"/>
    <w:basedOn w:val="Normal"/>
    <w:rsid w:val="0006106D"/>
    <w:pPr>
      <w:spacing w:before="100" w:beforeAutospacing="1" w:after="100" w:afterAutospacing="1" w:line="240" w:lineRule="auto"/>
      <w:jc w:val="left"/>
    </w:pPr>
    <w:rPr>
      <w:rFonts w:eastAsia="Times New Roman" w:cs="Times New Roman"/>
      <w:sz w:val="18"/>
      <w:szCs w:val="18"/>
      <w:lang w:val="sl-SI" w:eastAsia="sl-SI"/>
    </w:rPr>
  </w:style>
  <w:style w:type="paragraph" w:customStyle="1" w:styleId="xl67">
    <w:name w:val="xl67"/>
    <w:basedOn w:val="Normal"/>
    <w:rsid w:val="0006106D"/>
    <w:pPr>
      <w:spacing w:before="100" w:beforeAutospacing="1" w:after="100" w:afterAutospacing="1" w:line="240" w:lineRule="auto"/>
      <w:jc w:val="left"/>
    </w:pPr>
    <w:rPr>
      <w:rFonts w:eastAsia="Times New Roman" w:cs="Times New Roman"/>
      <w:sz w:val="24"/>
      <w:szCs w:val="24"/>
      <w:lang w:val="sl-SI" w:eastAsia="sl-SI"/>
    </w:rPr>
  </w:style>
  <w:style w:type="paragraph" w:customStyle="1" w:styleId="xl68">
    <w:name w:val="xl68"/>
    <w:basedOn w:val="Normal"/>
    <w:rsid w:val="0006106D"/>
    <w:pPr>
      <w:pBdr>
        <w:top w:val="single" w:sz="4" w:space="0" w:color="auto"/>
        <w:bottom w:val="single" w:sz="4" w:space="0" w:color="auto"/>
      </w:pBdr>
      <w:spacing w:before="100" w:beforeAutospacing="1" w:after="100" w:afterAutospacing="1" w:line="240" w:lineRule="auto"/>
      <w:jc w:val="left"/>
    </w:pPr>
    <w:rPr>
      <w:rFonts w:eastAsia="Times New Roman" w:cs="Times New Roman"/>
      <w:b/>
      <w:bCs/>
      <w:sz w:val="18"/>
      <w:szCs w:val="18"/>
      <w:lang w:val="sl-SI" w:eastAsia="sl-SI"/>
    </w:rPr>
  </w:style>
  <w:style w:type="paragraph" w:customStyle="1" w:styleId="xl69">
    <w:name w:val="xl69"/>
    <w:basedOn w:val="Normal"/>
    <w:rsid w:val="0006106D"/>
    <w:pPr>
      <w:pBdr>
        <w:top w:val="single" w:sz="4" w:space="0" w:color="auto"/>
        <w:bottom w:val="single" w:sz="4" w:space="0" w:color="auto"/>
      </w:pBdr>
      <w:spacing w:before="100" w:beforeAutospacing="1" w:after="100" w:afterAutospacing="1" w:line="240" w:lineRule="auto"/>
      <w:jc w:val="left"/>
    </w:pPr>
    <w:rPr>
      <w:rFonts w:eastAsia="Times New Roman" w:cs="Times New Roman"/>
      <w:b/>
      <w:bCs/>
      <w:sz w:val="18"/>
      <w:szCs w:val="18"/>
      <w:lang w:val="sl-SI" w:eastAsia="sl-SI"/>
    </w:rPr>
  </w:style>
  <w:style w:type="paragraph" w:customStyle="1" w:styleId="xl70">
    <w:name w:val="xl70"/>
    <w:basedOn w:val="Normal"/>
    <w:rsid w:val="0006106D"/>
    <w:pPr>
      <w:pBdr>
        <w:bottom w:val="single" w:sz="4" w:space="0" w:color="auto"/>
      </w:pBdr>
      <w:spacing w:before="100" w:beforeAutospacing="1" w:after="100" w:afterAutospacing="1" w:line="240" w:lineRule="auto"/>
      <w:jc w:val="left"/>
    </w:pPr>
    <w:rPr>
      <w:rFonts w:eastAsia="Times New Roman" w:cs="Times New Roman"/>
      <w:sz w:val="18"/>
      <w:szCs w:val="18"/>
      <w:lang w:val="sl-SI" w:eastAsia="sl-SI"/>
    </w:rPr>
  </w:style>
  <w:style w:type="paragraph" w:customStyle="1" w:styleId="xl71">
    <w:name w:val="xl71"/>
    <w:basedOn w:val="Normal"/>
    <w:rsid w:val="0006106D"/>
    <w:pPr>
      <w:pBdr>
        <w:bottom w:val="single" w:sz="4" w:space="0" w:color="auto"/>
      </w:pBdr>
      <w:spacing w:before="100" w:beforeAutospacing="1" w:after="100" w:afterAutospacing="1" w:line="240" w:lineRule="auto"/>
      <w:jc w:val="left"/>
    </w:pPr>
    <w:rPr>
      <w:rFonts w:eastAsia="Times New Roman" w:cs="Times New Roman"/>
      <w:sz w:val="18"/>
      <w:szCs w:val="18"/>
      <w:lang w:val="sl-SI" w:eastAsia="sl-SI"/>
    </w:rPr>
  </w:style>
  <w:style w:type="paragraph" w:styleId="Header">
    <w:name w:val="header"/>
    <w:basedOn w:val="Normal"/>
    <w:link w:val="HeaderChar"/>
    <w:uiPriority w:val="99"/>
    <w:unhideWhenUsed/>
    <w:rsid w:val="00965B6A"/>
    <w:pPr>
      <w:tabs>
        <w:tab w:val="center" w:pos="4536"/>
        <w:tab w:val="right" w:pos="9072"/>
      </w:tabs>
      <w:spacing w:after="0" w:line="240" w:lineRule="auto"/>
    </w:pPr>
    <w:rPr>
      <w:sz w:val="24"/>
      <w:lang w:val="en-GB"/>
    </w:rPr>
  </w:style>
  <w:style w:type="character" w:customStyle="1" w:styleId="HeaderChar">
    <w:name w:val="Header Char"/>
    <w:basedOn w:val="DefaultParagraphFont"/>
    <w:link w:val="Header"/>
    <w:uiPriority w:val="99"/>
    <w:rsid w:val="00965B6A"/>
    <w:rPr>
      <w:rFonts w:ascii="Times New Roman" w:hAnsi="Times New Roman"/>
      <w:kern w:val="0"/>
      <w:sz w:val="24"/>
      <w:lang w:val="en-GB"/>
      <w14:ligatures w14:val="none"/>
    </w:rPr>
  </w:style>
  <w:style w:type="paragraph" w:styleId="Footer">
    <w:name w:val="footer"/>
    <w:basedOn w:val="Normal"/>
    <w:link w:val="FooterChar"/>
    <w:uiPriority w:val="99"/>
    <w:unhideWhenUsed/>
    <w:rsid w:val="00C20A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C20AA3"/>
    <w:rPr>
      <w:rFonts w:ascii="Times New Roman" w:hAnsi="Times New Roman"/>
      <w:kern w:val="0"/>
      <w14:ligatures w14:val="none"/>
    </w:rPr>
  </w:style>
  <w:style w:type="paragraph" w:styleId="Revision">
    <w:name w:val="Revision"/>
    <w:hidden/>
    <w:uiPriority w:val="99"/>
    <w:semiHidden/>
    <w:rsid w:val="00CD5FB4"/>
    <w:pPr>
      <w:spacing w:after="0" w:line="240" w:lineRule="auto"/>
    </w:pPr>
    <w:rPr>
      <w:rFonts w:ascii="Times New Roman" w:hAnsi="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5825">
      <w:bodyDiv w:val="1"/>
      <w:marLeft w:val="0"/>
      <w:marRight w:val="0"/>
      <w:marTop w:val="0"/>
      <w:marBottom w:val="0"/>
      <w:divBdr>
        <w:top w:val="none" w:sz="0" w:space="0" w:color="auto"/>
        <w:left w:val="none" w:sz="0" w:space="0" w:color="auto"/>
        <w:bottom w:val="none" w:sz="0" w:space="0" w:color="auto"/>
        <w:right w:val="none" w:sz="0" w:space="0" w:color="auto"/>
      </w:divBdr>
    </w:div>
    <w:div w:id="224681909">
      <w:bodyDiv w:val="1"/>
      <w:marLeft w:val="0"/>
      <w:marRight w:val="0"/>
      <w:marTop w:val="0"/>
      <w:marBottom w:val="0"/>
      <w:divBdr>
        <w:top w:val="none" w:sz="0" w:space="0" w:color="auto"/>
        <w:left w:val="none" w:sz="0" w:space="0" w:color="auto"/>
        <w:bottom w:val="none" w:sz="0" w:space="0" w:color="auto"/>
        <w:right w:val="none" w:sz="0" w:space="0" w:color="auto"/>
      </w:divBdr>
    </w:div>
    <w:div w:id="277874638">
      <w:bodyDiv w:val="1"/>
      <w:marLeft w:val="0"/>
      <w:marRight w:val="0"/>
      <w:marTop w:val="0"/>
      <w:marBottom w:val="0"/>
      <w:divBdr>
        <w:top w:val="none" w:sz="0" w:space="0" w:color="auto"/>
        <w:left w:val="none" w:sz="0" w:space="0" w:color="auto"/>
        <w:bottom w:val="none" w:sz="0" w:space="0" w:color="auto"/>
        <w:right w:val="none" w:sz="0" w:space="0" w:color="auto"/>
      </w:divBdr>
    </w:div>
    <w:div w:id="460003333">
      <w:bodyDiv w:val="1"/>
      <w:marLeft w:val="0"/>
      <w:marRight w:val="0"/>
      <w:marTop w:val="0"/>
      <w:marBottom w:val="0"/>
      <w:divBdr>
        <w:top w:val="none" w:sz="0" w:space="0" w:color="auto"/>
        <w:left w:val="none" w:sz="0" w:space="0" w:color="auto"/>
        <w:bottom w:val="none" w:sz="0" w:space="0" w:color="auto"/>
        <w:right w:val="none" w:sz="0" w:space="0" w:color="auto"/>
      </w:divBdr>
    </w:div>
    <w:div w:id="756902760">
      <w:bodyDiv w:val="1"/>
      <w:marLeft w:val="0"/>
      <w:marRight w:val="0"/>
      <w:marTop w:val="0"/>
      <w:marBottom w:val="0"/>
      <w:divBdr>
        <w:top w:val="none" w:sz="0" w:space="0" w:color="auto"/>
        <w:left w:val="none" w:sz="0" w:space="0" w:color="auto"/>
        <w:bottom w:val="none" w:sz="0" w:space="0" w:color="auto"/>
        <w:right w:val="none" w:sz="0" w:space="0" w:color="auto"/>
      </w:divBdr>
    </w:div>
    <w:div w:id="820926492">
      <w:bodyDiv w:val="1"/>
      <w:marLeft w:val="0"/>
      <w:marRight w:val="0"/>
      <w:marTop w:val="0"/>
      <w:marBottom w:val="0"/>
      <w:divBdr>
        <w:top w:val="none" w:sz="0" w:space="0" w:color="auto"/>
        <w:left w:val="none" w:sz="0" w:space="0" w:color="auto"/>
        <w:bottom w:val="none" w:sz="0" w:space="0" w:color="auto"/>
        <w:right w:val="none" w:sz="0" w:space="0" w:color="auto"/>
      </w:divBdr>
    </w:div>
    <w:div w:id="856578035">
      <w:bodyDiv w:val="1"/>
      <w:marLeft w:val="0"/>
      <w:marRight w:val="0"/>
      <w:marTop w:val="0"/>
      <w:marBottom w:val="0"/>
      <w:divBdr>
        <w:top w:val="none" w:sz="0" w:space="0" w:color="auto"/>
        <w:left w:val="none" w:sz="0" w:space="0" w:color="auto"/>
        <w:bottom w:val="none" w:sz="0" w:space="0" w:color="auto"/>
        <w:right w:val="none" w:sz="0" w:space="0" w:color="auto"/>
      </w:divBdr>
    </w:div>
    <w:div w:id="1189492174">
      <w:bodyDiv w:val="1"/>
      <w:marLeft w:val="0"/>
      <w:marRight w:val="0"/>
      <w:marTop w:val="0"/>
      <w:marBottom w:val="0"/>
      <w:divBdr>
        <w:top w:val="none" w:sz="0" w:space="0" w:color="auto"/>
        <w:left w:val="none" w:sz="0" w:space="0" w:color="auto"/>
        <w:bottom w:val="none" w:sz="0" w:space="0" w:color="auto"/>
        <w:right w:val="none" w:sz="0" w:space="0" w:color="auto"/>
      </w:divBdr>
    </w:div>
    <w:div w:id="1255283962">
      <w:bodyDiv w:val="1"/>
      <w:marLeft w:val="0"/>
      <w:marRight w:val="0"/>
      <w:marTop w:val="0"/>
      <w:marBottom w:val="0"/>
      <w:divBdr>
        <w:top w:val="none" w:sz="0" w:space="0" w:color="auto"/>
        <w:left w:val="none" w:sz="0" w:space="0" w:color="auto"/>
        <w:bottom w:val="none" w:sz="0" w:space="0" w:color="auto"/>
        <w:right w:val="none" w:sz="0" w:space="0" w:color="auto"/>
      </w:divBdr>
    </w:div>
    <w:div w:id="1398237412">
      <w:bodyDiv w:val="1"/>
      <w:marLeft w:val="0"/>
      <w:marRight w:val="0"/>
      <w:marTop w:val="0"/>
      <w:marBottom w:val="0"/>
      <w:divBdr>
        <w:top w:val="none" w:sz="0" w:space="0" w:color="auto"/>
        <w:left w:val="none" w:sz="0" w:space="0" w:color="auto"/>
        <w:bottom w:val="none" w:sz="0" w:space="0" w:color="auto"/>
        <w:right w:val="none" w:sz="0" w:space="0" w:color="auto"/>
      </w:divBdr>
    </w:div>
    <w:div w:id="1523543718">
      <w:bodyDiv w:val="1"/>
      <w:marLeft w:val="0"/>
      <w:marRight w:val="0"/>
      <w:marTop w:val="0"/>
      <w:marBottom w:val="0"/>
      <w:divBdr>
        <w:top w:val="none" w:sz="0" w:space="0" w:color="auto"/>
        <w:left w:val="none" w:sz="0" w:space="0" w:color="auto"/>
        <w:bottom w:val="none" w:sz="0" w:space="0" w:color="auto"/>
        <w:right w:val="none" w:sz="0" w:space="0" w:color="auto"/>
      </w:divBdr>
    </w:div>
    <w:div w:id="1660497003">
      <w:bodyDiv w:val="1"/>
      <w:marLeft w:val="0"/>
      <w:marRight w:val="0"/>
      <w:marTop w:val="0"/>
      <w:marBottom w:val="0"/>
      <w:divBdr>
        <w:top w:val="none" w:sz="0" w:space="0" w:color="auto"/>
        <w:left w:val="none" w:sz="0" w:space="0" w:color="auto"/>
        <w:bottom w:val="none" w:sz="0" w:space="0" w:color="auto"/>
        <w:right w:val="none" w:sz="0" w:space="0" w:color="auto"/>
      </w:divBdr>
    </w:div>
    <w:div w:id="1724406391">
      <w:bodyDiv w:val="1"/>
      <w:marLeft w:val="0"/>
      <w:marRight w:val="0"/>
      <w:marTop w:val="0"/>
      <w:marBottom w:val="0"/>
      <w:divBdr>
        <w:top w:val="none" w:sz="0" w:space="0" w:color="auto"/>
        <w:left w:val="none" w:sz="0" w:space="0" w:color="auto"/>
        <w:bottom w:val="none" w:sz="0" w:space="0" w:color="auto"/>
        <w:right w:val="none" w:sz="0" w:space="0" w:color="auto"/>
      </w:divBdr>
    </w:div>
    <w:div w:id="182716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comments" Target="comments.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eader" Target="header5.xml"/><Relationship Id="rId50" Type="http://schemas.openxmlformats.org/officeDocument/2006/relationships/header" Target="header6.xml"/><Relationship Id="rId55" Type="http://schemas.microsoft.com/office/2011/relationships/people" Target="peop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header" Target="header3.xml"/><Relationship Id="rId24" Type="http://schemas.microsoft.com/office/2018/08/relationships/commentsExtensible" Target="commentsExtensible.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tiff"/><Relationship Id="rId45" Type="http://schemas.openxmlformats.org/officeDocument/2006/relationships/footer" Target="footer4.xml"/><Relationship Id="rId53" Type="http://schemas.openxmlformats.org/officeDocument/2006/relationships/image" Target="media/image30.jpeg"/><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5.xml"/><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microsoft.com/office/2016/09/relationships/commentsIds" Target="commentsIds.xml"/><Relationship Id="rId28" Type="http://schemas.openxmlformats.org/officeDocument/2006/relationships/image" Target="media/image12.tiff"/><Relationship Id="rId36" Type="http://schemas.openxmlformats.org/officeDocument/2006/relationships/image" Target="media/image20.png"/><Relationship Id="rId49" Type="http://schemas.openxmlformats.org/officeDocument/2006/relationships/footer" Target="footer6.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C1BDF1-3262-4C5A-ACDD-BC43BCCA4E61}">
  <we:reference id="wa200005121" version="1.2.0.0" store="en-US" storeType="OMEX"/>
  <we:alternateReferences>
    <we:reference id="wa20000512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1017</TotalTime>
  <Pages>40</Pages>
  <Words>8978</Words>
  <Characters>51181</Characters>
  <Application>Microsoft Office Word</Application>
  <DocSecurity>0</DocSecurity>
  <Lines>426</Lines>
  <Paragraphs>120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60039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77</cp:revision>
  <dcterms:created xsi:type="dcterms:W3CDTF">2025-10-22T12:57:00Z</dcterms:created>
  <dcterms:modified xsi:type="dcterms:W3CDTF">2026-04-20T15:39:00Z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id="brFM9ZB4"/&gt;&lt;style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