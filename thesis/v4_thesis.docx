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314F0" w14:textId="57D0F5AE" w:rsidR="00BA167B" w:rsidRDefault="00BA167B">
      <w:pPr>
        <w:ind w:left="360" w:hanging="360"/>
      </w:pPr>
      <w:bookmarkStart w:id="0" w:name="_Hlk229393562"/>
      <w:bookmarkStart w:id="1" w:name="_Toc212712188"/>
      <w:bookmarkStart w:id="2" w:name="_Toc216099703"/>
      <w:bookmarkStart w:id="3" w:name="_Toc220932815"/>
      <w:bookmarkStart w:id="4" w:name="_Toc229225085"/>
      <w:bookmarkStart w:id="5" w:name="_Toc184220080"/>
      <w:r>
        <w:t xml:space="preserve">ABSTRACT </w:t>
      </w:r>
    </w:p>
    <w:p w14:paraId="52E2AC73" w14:textId="1063F13B" w:rsidR="00BA167B" w:rsidRDefault="00BA167B" w:rsidP="00BA167B">
      <w:r>
        <w:t xml:space="preserve">Microbiota and sporobiota – the spore-forming bacteria rely on transmission, persistence and resilience strategies to colonize and grow in the human gut. This thesis investigated temporal stability, transmission potential and ecological role of human gut sporobiota and microbiota over six months in nine healthy adults. Stool samples collected biweekly were analysed using untreated and ethanol-EMA treated isolation protocols combined with both 16S rRNA amplicon and metagenomic sequencing, with droplet digital PCR. Ethanol-EMA treatment enriched for spores and </w:t>
      </w:r>
      <w:r w:rsidRPr="00BA167B">
        <w:t>other stress-tolerant or dormant bacterial states, enabling characterisation of the ethanol-resistant community alongside gene-defined spore-former</w:t>
      </w:r>
      <w:r>
        <w:t xml:space="preserve">s. </w:t>
      </w:r>
      <w:r w:rsidRPr="00BA167B">
        <w:t xml:space="preserve">Ethanol-resistant and spore-forming </w:t>
      </w:r>
      <w:r w:rsidRPr="00BA167B">
        <w:rPr>
          <w:i/>
          <w:iCs/>
        </w:rPr>
        <w:t>Bacillota</w:t>
      </w:r>
      <w:r w:rsidRPr="00BA167B">
        <w:t xml:space="preserve"> species were more prevalent across individuals and more persistent within individuals than non-spore-forming taxa. Sporulation dynamics appeared synchronised within hosts</w:t>
      </w:r>
      <w:r>
        <w:t xml:space="preserve"> across time,</w:t>
      </w:r>
      <w:r w:rsidRPr="00BA167B">
        <w:t xml:space="preserve"> but differed between hosts, indicating strong host-</w:t>
      </w:r>
      <w:r>
        <w:t xml:space="preserve"> and time-</w:t>
      </w:r>
      <w:r w:rsidRPr="00BA167B">
        <w:t>specific environmental regulation.</w:t>
      </w:r>
      <w:r>
        <w:t xml:space="preserve"> Metagenomic analysis further revealed stable but diverse antimicrobial resistance gene profiles independent of bacterial diversity within this Slovenian cohort. </w:t>
      </w:r>
      <w:r w:rsidRPr="00BA167B">
        <w:t xml:space="preserve">In addition, cultivation and genome-resolved strain tracking of </w:t>
      </w:r>
      <w:r w:rsidRPr="00BA167B">
        <w:rPr>
          <w:i/>
          <w:iCs/>
        </w:rPr>
        <w:t>Clostridium saudiense</w:t>
      </w:r>
      <w:r w:rsidRPr="00BA167B">
        <w:t xml:space="preserve"> demonstrated persistence of strains during antibiotic exposure despite temporary loss of metagenomic detectability, suggesting survival through dormant spores and subsequent recolonisation. Together, these findings highlight sporulation as a key mechanism underlying resilience, persistence, and transmission of human gut commensals.</w:t>
      </w:r>
    </w:p>
    <w:p w14:paraId="515C33F0" w14:textId="77777777" w:rsidR="00BA167B" w:rsidRDefault="00BA167B" w:rsidP="00454955"/>
    <w:p w14:paraId="213F6ADE" w14:textId="55D9FEE1" w:rsidR="00BA167B" w:rsidRDefault="00BA167B">
      <w:pPr>
        <w:ind w:left="360" w:hanging="360"/>
      </w:pPr>
      <w:proofErr w:type="spellStart"/>
      <w:r>
        <w:t>ABSTRAKT</w:t>
      </w:r>
      <w:proofErr w:type="spellEnd"/>
      <w:r>
        <w:t xml:space="preserve"> </w:t>
      </w:r>
    </w:p>
    <w:p w14:paraId="408BC6B3" w14:textId="324799D2" w:rsidR="00AC3C4F" w:rsidRDefault="00BA167B" w:rsidP="00AC3C4F">
      <w:pPr>
        <w:rPr>
          <w:lang w:val="sl-SI"/>
        </w:rPr>
      </w:pPr>
      <w:r w:rsidRPr="00AC3C4F">
        <w:rPr>
          <w:lang w:val="sl-SI"/>
        </w:rPr>
        <w:t xml:space="preserve">Mikrobiota in sporobiota – </w:t>
      </w:r>
      <w:proofErr w:type="spellStart"/>
      <w:r w:rsidR="00AC3C4F">
        <w:rPr>
          <w:lang w:val="sl-SI"/>
        </w:rPr>
        <w:t>sporogene</w:t>
      </w:r>
      <w:proofErr w:type="spellEnd"/>
      <w:r w:rsidR="00AC3C4F">
        <w:rPr>
          <w:lang w:val="sl-SI"/>
        </w:rPr>
        <w:t xml:space="preserve"> bakterije</w:t>
      </w:r>
      <w:r w:rsidRPr="00AC3C4F">
        <w:rPr>
          <w:lang w:val="sl-SI"/>
        </w:rPr>
        <w:t xml:space="preserve">, </w:t>
      </w:r>
      <w:r w:rsidR="00AC3C4F">
        <w:rPr>
          <w:lang w:val="sl-SI"/>
        </w:rPr>
        <w:t xml:space="preserve">uporabljajo </w:t>
      </w:r>
      <w:proofErr w:type="spellStart"/>
      <w:r w:rsidR="00AC3C4F">
        <w:rPr>
          <w:lang w:val="sl-SI"/>
        </w:rPr>
        <w:t>startegije</w:t>
      </w:r>
      <w:proofErr w:type="spellEnd"/>
      <w:r w:rsidRPr="00AC3C4F">
        <w:rPr>
          <w:lang w:val="sl-SI"/>
        </w:rPr>
        <w:t xml:space="preserve"> prenosa, obstojnosti in odpornosti, da se naselijo in razmnožujejo v človeškem črevesju. Ta disertacija je preučevala časovno stabilnost, </w:t>
      </w:r>
      <w:r w:rsidR="00AC3C4F">
        <w:rPr>
          <w:lang w:val="sl-SI"/>
        </w:rPr>
        <w:t>potencialni prenos</w:t>
      </w:r>
      <w:r w:rsidRPr="00AC3C4F">
        <w:rPr>
          <w:lang w:val="sl-SI"/>
        </w:rPr>
        <w:t xml:space="preserve"> in ekološko vlogo človeške črevesne </w:t>
      </w:r>
      <w:proofErr w:type="spellStart"/>
      <w:r w:rsidRPr="00AC3C4F">
        <w:rPr>
          <w:lang w:val="sl-SI"/>
        </w:rPr>
        <w:t>sporobiote</w:t>
      </w:r>
      <w:proofErr w:type="spellEnd"/>
      <w:r w:rsidRPr="00AC3C4F">
        <w:rPr>
          <w:lang w:val="sl-SI"/>
        </w:rPr>
        <w:t xml:space="preserve"> in </w:t>
      </w:r>
      <w:proofErr w:type="spellStart"/>
      <w:r w:rsidRPr="00AC3C4F">
        <w:rPr>
          <w:lang w:val="sl-SI"/>
        </w:rPr>
        <w:t>mikrobiote</w:t>
      </w:r>
      <w:proofErr w:type="spellEnd"/>
      <w:r w:rsidRPr="00AC3C4F">
        <w:rPr>
          <w:lang w:val="sl-SI"/>
        </w:rPr>
        <w:t xml:space="preserve"> v obdobju šestih mesecev pri devetih zdravih odraslih </w:t>
      </w:r>
      <w:r w:rsidR="00AC3C4F">
        <w:rPr>
          <w:lang w:val="sl-SI"/>
        </w:rPr>
        <w:t>posameznikih</w:t>
      </w:r>
      <w:r w:rsidRPr="00AC3C4F">
        <w:rPr>
          <w:lang w:val="sl-SI"/>
        </w:rPr>
        <w:t>.</w:t>
      </w:r>
      <w:r w:rsidR="00AC3C4F">
        <w:rPr>
          <w:lang w:val="sl-SI"/>
        </w:rPr>
        <w:t xml:space="preserve"> </w:t>
      </w:r>
      <w:r w:rsidRPr="00AC3C4F">
        <w:rPr>
          <w:lang w:val="sl-SI"/>
        </w:rPr>
        <w:t xml:space="preserve">Vzorci blata, zbrani vsake dva tedna, so bili analizirani z uporabo protokolov izolacije </w:t>
      </w:r>
      <w:r w:rsidR="00AC3C4F">
        <w:rPr>
          <w:lang w:val="sl-SI"/>
        </w:rPr>
        <w:t xml:space="preserve">DNA </w:t>
      </w:r>
      <w:r w:rsidRPr="00AC3C4F">
        <w:rPr>
          <w:lang w:val="sl-SI"/>
        </w:rPr>
        <w:t xml:space="preserve">brez </w:t>
      </w:r>
      <w:proofErr w:type="spellStart"/>
      <w:r w:rsidR="00AC3C4F">
        <w:rPr>
          <w:lang w:val="sl-SI"/>
        </w:rPr>
        <w:t>tretiranja</w:t>
      </w:r>
      <w:proofErr w:type="spellEnd"/>
      <w:r w:rsidRPr="00AC3C4F">
        <w:rPr>
          <w:lang w:val="sl-SI"/>
        </w:rPr>
        <w:t xml:space="preserve"> in </w:t>
      </w:r>
      <w:r w:rsidR="00AC3C4F">
        <w:rPr>
          <w:lang w:val="sl-SI"/>
        </w:rPr>
        <w:t>tretirani</w:t>
      </w:r>
      <w:r w:rsidRPr="00AC3C4F">
        <w:rPr>
          <w:lang w:val="sl-SI"/>
        </w:rPr>
        <w:t xml:space="preserve"> z etanolom</w:t>
      </w:r>
      <w:r w:rsidR="00AC3C4F">
        <w:rPr>
          <w:lang w:val="sl-SI"/>
        </w:rPr>
        <w:t xml:space="preserve"> in </w:t>
      </w:r>
      <w:r w:rsidRPr="00AC3C4F">
        <w:rPr>
          <w:lang w:val="sl-SI"/>
        </w:rPr>
        <w:t>EMA</w:t>
      </w:r>
      <w:r w:rsidR="00AC3C4F">
        <w:rPr>
          <w:lang w:val="sl-SI"/>
        </w:rPr>
        <w:t xml:space="preserve">. Uporabili smo 16S </w:t>
      </w:r>
      <w:proofErr w:type="spellStart"/>
      <w:r w:rsidR="00AC3C4F">
        <w:rPr>
          <w:lang w:val="sl-SI"/>
        </w:rPr>
        <w:t>rRNA</w:t>
      </w:r>
      <w:proofErr w:type="spellEnd"/>
      <w:r w:rsidR="00AC3C4F">
        <w:rPr>
          <w:lang w:val="sl-SI"/>
        </w:rPr>
        <w:t xml:space="preserve"> </w:t>
      </w:r>
      <w:proofErr w:type="spellStart"/>
      <w:r w:rsidR="00AC3C4F">
        <w:rPr>
          <w:lang w:val="sl-SI"/>
        </w:rPr>
        <w:t>amplikonsko</w:t>
      </w:r>
      <w:proofErr w:type="spellEnd"/>
      <w:r w:rsidR="00AC3C4F">
        <w:rPr>
          <w:lang w:val="sl-SI"/>
        </w:rPr>
        <w:t xml:space="preserve"> in </w:t>
      </w:r>
      <w:proofErr w:type="spellStart"/>
      <w:r w:rsidR="00AC3C4F">
        <w:rPr>
          <w:lang w:val="sl-SI"/>
        </w:rPr>
        <w:t>metagenomsko</w:t>
      </w:r>
      <w:proofErr w:type="spellEnd"/>
      <w:r w:rsidR="00AC3C4F">
        <w:rPr>
          <w:lang w:val="sl-SI"/>
        </w:rPr>
        <w:t xml:space="preserve"> </w:t>
      </w:r>
      <w:proofErr w:type="spellStart"/>
      <w:r w:rsidR="00AC3C4F">
        <w:rPr>
          <w:lang w:val="sl-SI"/>
        </w:rPr>
        <w:t>sekvenciranje</w:t>
      </w:r>
      <w:proofErr w:type="spellEnd"/>
      <w:r w:rsidR="00AC3C4F">
        <w:rPr>
          <w:lang w:val="sl-SI"/>
        </w:rPr>
        <w:t xml:space="preserve">, ter digitalni PCR v </w:t>
      </w:r>
      <w:proofErr w:type="spellStart"/>
      <w:r w:rsidR="00AC3C4F">
        <w:rPr>
          <w:lang w:val="sl-SI"/>
        </w:rPr>
        <w:t>kapljiah</w:t>
      </w:r>
      <w:proofErr w:type="spellEnd"/>
      <w:r w:rsidR="00AC3C4F">
        <w:rPr>
          <w:lang w:val="sl-SI"/>
        </w:rPr>
        <w:t xml:space="preserve"> za določitev bakterijskega bremena posameznega vzorca. Etanolni šok je </w:t>
      </w:r>
      <w:r w:rsidRPr="00AC3C4F">
        <w:rPr>
          <w:lang w:val="sl-SI"/>
        </w:rPr>
        <w:t xml:space="preserve">obogatil spore in druge </w:t>
      </w:r>
      <w:proofErr w:type="spellStart"/>
      <w:r w:rsidR="00AC3C4F">
        <w:rPr>
          <w:lang w:val="sl-SI"/>
        </w:rPr>
        <w:t>dormantne</w:t>
      </w:r>
      <w:proofErr w:type="spellEnd"/>
      <w:r w:rsidR="00AC3C4F">
        <w:rPr>
          <w:lang w:val="sl-SI"/>
        </w:rPr>
        <w:t xml:space="preserve"> oblike</w:t>
      </w:r>
      <w:r w:rsidRPr="00AC3C4F">
        <w:rPr>
          <w:lang w:val="sl-SI"/>
        </w:rPr>
        <w:t xml:space="preserve"> bakterij, kar je omogočilo karakterizacijo etanol-odporne </w:t>
      </w:r>
      <w:r w:rsidR="00AC3C4F">
        <w:rPr>
          <w:lang w:val="sl-SI"/>
        </w:rPr>
        <w:t>združbe</w:t>
      </w:r>
      <w:r w:rsidRPr="00AC3C4F">
        <w:rPr>
          <w:lang w:val="sl-SI"/>
        </w:rPr>
        <w:t xml:space="preserve"> skupaj z genetsko opredeljenimi </w:t>
      </w:r>
      <w:proofErr w:type="spellStart"/>
      <w:r w:rsidR="00AC3C4F">
        <w:rPr>
          <w:lang w:val="sl-SI"/>
        </w:rPr>
        <w:t>sporogenci</w:t>
      </w:r>
      <w:proofErr w:type="spellEnd"/>
      <w:r w:rsidRPr="00AC3C4F">
        <w:rPr>
          <w:lang w:val="sl-SI"/>
        </w:rPr>
        <w:t>. Etanol</w:t>
      </w:r>
      <w:r w:rsidR="00AC3C4F">
        <w:rPr>
          <w:lang w:val="sl-SI"/>
        </w:rPr>
        <w:t>-</w:t>
      </w:r>
      <w:r w:rsidRPr="00AC3C4F">
        <w:rPr>
          <w:lang w:val="sl-SI"/>
        </w:rPr>
        <w:t xml:space="preserve">odporne in </w:t>
      </w:r>
      <w:proofErr w:type="spellStart"/>
      <w:r w:rsidR="00AC3C4F">
        <w:rPr>
          <w:lang w:val="sl-SI"/>
        </w:rPr>
        <w:t>sporogene</w:t>
      </w:r>
      <w:proofErr w:type="spellEnd"/>
      <w:r w:rsidRPr="00AC3C4F">
        <w:rPr>
          <w:lang w:val="sl-SI"/>
        </w:rPr>
        <w:t xml:space="preserve"> vrste </w:t>
      </w:r>
      <w:r w:rsidRPr="00AC3C4F">
        <w:rPr>
          <w:i/>
          <w:iCs/>
          <w:lang w:val="sl-SI"/>
        </w:rPr>
        <w:t>Bacillota</w:t>
      </w:r>
      <w:r w:rsidRPr="00AC3C4F">
        <w:rPr>
          <w:lang w:val="sl-SI"/>
        </w:rPr>
        <w:t xml:space="preserve"> so bile bolj razširjene med posamezniki in bolj obstojne znotraj posameznikov kot taksoni, ki ne tvorijo spor. Dinamika </w:t>
      </w:r>
      <w:proofErr w:type="spellStart"/>
      <w:r w:rsidRPr="00AC3C4F">
        <w:rPr>
          <w:lang w:val="sl-SI"/>
        </w:rPr>
        <w:t>sporulacije</w:t>
      </w:r>
      <w:proofErr w:type="spellEnd"/>
      <w:r w:rsidRPr="00AC3C4F">
        <w:rPr>
          <w:lang w:val="sl-SI"/>
        </w:rPr>
        <w:t xml:space="preserve"> </w:t>
      </w:r>
      <w:r w:rsidR="00AC3C4F">
        <w:rPr>
          <w:lang w:val="sl-SI"/>
        </w:rPr>
        <w:t>je bila</w:t>
      </w:r>
      <w:r w:rsidRPr="00AC3C4F">
        <w:rPr>
          <w:lang w:val="sl-SI"/>
        </w:rPr>
        <w:t xml:space="preserve"> znotraj </w:t>
      </w:r>
      <w:r w:rsidR="00AC3C4F">
        <w:rPr>
          <w:lang w:val="sl-SI"/>
        </w:rPr>
        <w:t>posameznikov</w:t>
      </w:r>
      <w:r w:rsidRPr="00AC3C4F">
        <w:rPr>
          <w:lang w:val="sl-SI"/>
        </w:rPr>
        <w:t xml:space="preserve"> skozi čas sinhronizirana, vendar se je med gostitelji razlikovala, kar kaže na močno </w:t>
      </w:r>
      <w:r w:rsidR="00AC3C4F" w:rsidRPr="00AC3C4F">
        <w:rPr>
          <w:lang w:val="sl-SI"/>
        </w:rPr>
        <w:t>okoliško</w:t>
      </w:r>
      <w:r w:rsidRPr="00AC3C4F">
        <w:rPr>
          <w:lang w:val="sl-SI"/>
        </w:rPr>
        <w:t xml:space="preserve"> regulacijo, specifično za gostitelja in čas. </w:t>
      </w:r>
      <w:proofErr w:type="spellStart"/>
      <w:r w:rsidRPr="00AC3C4F">
        <w:rPr>
          <w:lang w:val="sl-SI"/>
        </w:rPr>
        <w:t>Metagenomska</w:t>
      </w:r>
      <w:proofErr w:type="spellEnd"/>
      <w:r w:rsidRPr="00AC3C4F">
        <w:rPr>
          <w:lang w:val="sl-SI"/>
        </w:rPr>
        <w:t xml:space="preserve"> analiza je nadalje razkrila stabilne, a raznolike profile genov za odpornost proti </w:t>
      </w:r>
      <w:r w:rsidR="00AC3C4F">
        <w:rPr>
          <w:lang w:val="sl-SI"/>
        </w:rPr>
        <w:t>antibiotikom</w:t>
      </w:r>
      <w:r w:rsidRPr="00AC3C4F">
        <w:rPr>
          <w:lang w:val="sl-SI"/>
        </w:rPr>
        <w:t>, neodvisn</w:t>
      </w:r>
      <w:r w:rsidR="00AC3C4F">
        <w:rPr>
          <w:lang w:val="sl-SI"/>
        </w:rPr>
        <w:t>o</w:t>
      </w:r>
      <w:r w:rsidRPr="00AC3C4F">
        <w:rPr>
          <w:lang w:val="sl-SI"/>
        </w:rPr>
        <w:t xml:space="preserve"> od bakterijske raznovrstnosti znotraj te slovenske kohorte. </w:t>
      </w:r>
      <w:r w:rsidR="00AC3C4F" w:rsidRPr="00AC3C4F">
        <w:rPr>
          <w:lang w:val="sl-SI"/>
        </w:rPr>
        <w:t xml:space="preserve">Poleg tega </w:t>
      </w:r>
      <w:r w:rsidR="00AC3C4F">
        <w:rPr>
          <w:lang w:val="sl-SI"/>
        </w:rPr>
        <w:t>je</w:t>
      </w:r>
      <w:r w:rsidR="00AC3C4F" w:rsidRPr="00AC3C4F">
        <w:rPr>
          <w:lang w:val="sl-SI"/>
        </w:rPr>
        <w:t xml:space="preserve"> sledenje </w:t>
      </w:r>
      <w:r w:rsidR="00AC3C4F">
        <w:rPr>
          <w:lang w:val="sl-SI"/>
        </w:rPr>
        <w:t>gojenim sevom</w:t>
      </w:r>
      <w:r w:rsidR="00AC3C4F" w:rsidRPr="00AC3C4F">
        <w:rPr>
          <w:lang w:val="sl-SI"/>
        </w:rPr>
        <w:t xml:space="preserve"> </w:t>
      </w:r>
      <w:proofErr w:type="spellStart"/>
      <w:r w:rsidR="00AC3C4F" w:rsidRPr="00AC3C4F">
        <w:rPr>
          <w:i/>
          <w:iCs/>
          <w:lang w:val="sl-SI"/>
        </w:rPr>
        <w:t>Clostridium</w:t>
      </w:r>
      <w:proofErr w:type="spellEnd"/>
      <w:r w:rsidR="00AC3C4F" w:rsidRPr="00AC3C4F">
        <w:rPr>
          <w:i/>
          <w:iCs/>
          <w:lang w:val="sl-SI"/>
        </w:rPr>
        <w:t xml:space="preserve"> saudiense</w:t>
      </w:r>
      <w:r w:rsidR="00AC3C4F" w:rsidRPr="00AC3C4F">
        <w:rPr>
          <w:lang w:val="sl-SI"/>
        </w:rPr>
        <w:t xml:space="preserve"> na ravni genoma pokazala, da so sevi ostali prisotni tudi med </w:t>
      </w:r>
      <w:r w:rsidR="00AC3C4F">
        <w:rPr>
          <w:lang w:val="sl-SI"/>
        </w:rPr>
        <w:t xml:space="preserve">jemanjem </w:t>
      </w:r>
      <w:r w:rsidR="00AC3C4F" w:rsidRPr="00AC3C4F">
        <w:rPr>
          <w:lang w:val="sl-SI"/>
        </w:rPr>
        <w:t>antibiotik</w:t>
      </w:r>
      <w:r w:rsidR="00AC3C4F">
        <w:rPr>
          <w:lang w:val="sl-SI"/>
        </w:rPr>
        <w:t>a</w:t>
      </w:r>
      <w:r w:rsidR="00AC3C4F" w:rsidRPr="00AC3C4F">
        <w:rPr>
          <w:lang w:val="sl-SI"/>
        </w:rPr>
        <w:t xml:space="preserve">, kljub začasni </w:t>
      </w:r>
      <w:r w:rsidR="00AC3C4F">
        <w:rPr>
          <w:lang w:val="sl-SI"/>
        </w:rPr>
        <w:t xml:space="preserve">nezaznavni v </w:t>
      </w:r>
      <w:proofErr w:type="spellStart"/>
      <w:r w:rsidR="00AC3C4F">
        <w:rPr>
          <w:lang w:val="sl-SI"/>
        </w:rPr>
        <w:t>metagenomskih</w:t>
      </w:r>
      <w:proofErr w:type="spellEnd"/>
      <w:r w:rsidR="00AC3C4F">
        <w:rPr>
          <w:lang w:val="sl-SI"/>
        </w:rPr>
        <w:t xml:space="preserve"> vzorcih, </w:t>
      </w:r>
      <w:r w:rsidR="00AC3C4F" w:rsidRPr="00AC3C4F">
        <w:rPr>
          <w:lang w:val="sl-SI"/>
        </w:rPr>
        <w:t xml:space="preserve">kar nakazuje preživetje </w:t>
      </w:r>
      <w:r w:rsidR="00AC3C4F">
        <w:rPr>
          <w:lang w:val="sl-SI"/>
        </w:rPr>
        <w:t>v obliki</w:t>
      </w:r>
      <w:r w:rsidR="00AC3C4F" w:rsidRPr="00AC3C4F">
        <w:rPr>
          <w:lang w:val="sl-SI"/>
        </w:rPr>
        <w:t xml:space="preserve"> spor in </w:t>
      </w:r>
      <w:r w:rsidR="00AC3C4F">
        <w:rPr>
          <w:lang w:val="sl-SI"/>
        </w:rPr>
        <w:t xml:space="preserve">kasnejšo </w:t>
      </w:r>
      <w:proofErr w:type="spellStart"/>
      <w:r w:rsidR="00AC3C4F">
        <w:rPr>
          <w:lang w:val="sl-SI"/>
        </w:rPr>
        <w:lastRenderedPageBreak/>
        <w:t>re</w:t>
      </w:r>
      <w:r w:rsidR="00AC3C4F" w:rsidRPr="00AC3C4F">
        <w:rPr>
          <w:lang w:val="sl-SI"/>
        </w:rPr>
        <w:t>kolonizacijo</w:t>
      </w:r>
      <w:proofErr w:type="spellEnd"/>
      <w:r w:rsidR="00AC3C4F" w:rsidRPr="00AC3C4F">
        <w:rPr>
          <w:lang w:val="sl-SI"/>
        </w:rPr>
        <w:t xml:space="preserve">. </w:t>
      </w:r>
      <w:r w:rsidR="00AC3C4F">
        <w:rPr>
          <w:lang w:val="sl-SI"/>
        </w:rPr>
        <w:t xml:space="preserve">Naše ugotovitve poudarjajo ključnost </w:t>
      </w:r>
      <w:proofErr w:type="spellStart"/>
      <w:r w:rsidR="00AC3C4F" w:rsidRPr="00AC3C4F">
        <w:rPr>
          <w:lang w:val="sl-SI"/>
        </w:rPr>
        <w:t>sporulacij</w:t>
      </w:r>
      <w:r w:rsidR="00AC3C4F">
        <w:rPr>
          <w:lang w:val="sl-SI"/>
        </w:rPr>
        <w:t>ske</w:t>
      </w:r>
      <w:proofErr w:type="spellEnd"/>
      <w:r w:rsidR="00AC3C4F">
        <w:rPr>
          <w:lang w:val="sl-SI"/>
        </w:rPr>
        <w:t xml:space="preserve"> sposobnosti pri odpornosti, obstojnosti in prenosu človeških črevesnih </w:t>
      </w:r>
      <w:proofErr w:type="spellStart"/>
      <w:r w:rsidR="00AC3C4F">
        <w:rPr>
          <w:lang w:val="sl-SI"/>
        </w:rPr>
        <w:t>komenzalov</w:t>
      </w:r>
      <w:proofErr w:type="spellEnd"/>
      <w:r w:rsidR="00AC3C4F">
        <w:rPr>
          <w:lang w:val="sl-SI"/>
        </w:rPr>
        <w:t xml:space="preserve">. </w:t>
      </w:r>
    </w:p>
    <w:bookmarkEnd w:id="0"/>
    <w:p w14:paraId="1A19B61F" w14:textId="77777777" w:rsidR="00BA167B" w:rsidRDefault="00BA167B">
      <w:pPr>
        <w:ind w:left="360" w:hanging="360"/>
      </w:pPr>
    </w:p>
    <w:p w14:paraId="7352D1FE" w14:textId="16A3B8F5" w:rsidR="00CD77AB" w:rsidRPr="00D93D74" w:rsidRDefault="00281EC3">
      <w:pPr>
        <w:pStyle w:val="Heading1"/>
        <w:numPr>
          <w:ilvl w:val="0"/>
          <w:numId w:val="3"/>
        </w:numPr>
      </w:pPr>
      <w:r w:rsidRPr="00D93D74">
        <w:t>INTRODUCTION</w:t>
      </w:r>
      <w:bookmarkEnd w:id="1"/>
      <w:bookmarkEnd w:id="2"/>
      <w:bookmarkEnd w:id="3"/>
      <w:bookmarkEnd w:id="4"/>
    </w:p>
    <w:p w14:paraId="14773381" w14:textId="50E1DF07" w:rsidR="00D23E9B" w:rsidRPr="00D93D74" w:rsidRDefault="00D23E9B" w:rsidP="001528FF">
      <w:r>
        <w:t xml:space="preserve">Transmission of gut bacteria between individuals and their colonization within an individual depends on survival in intermittent environments and </w:t>
      </w:r>
      <w:r w:rsidR="001C2A55">
        <w:t xml:space="preserve">their </w:t>
      </w:r>
      <w:r>
        <w:t xml:space="preserve">prevalence </w:t>
      </w:r>
      <w:r w:rsidR="001528FF" w:rsidRPr="00D93D74">
        <w:fldChar w:fldCharType="begin"/>
      </w:r>
      <w:r w:rsidR="000D4E60">
        <w:instrText xml:space="preserve"> ADDIN ZOTERO_ITEM CSL_CITATION {"citationID":"tbynMraH","properties":{"formattedCitation":"(Martino et al., 2022; Valles-Colomer et al., 2023)","plainCitation":"(Martino et al., 2022; Valles-Colomer et al., 2023)","noteIndex":0},"citationItems":[{"id":1108,"uris":["http://zotero.org/users/8873894/items/VS3A8XM3"],"itemData":{"id":1108,"type":"article-journal","abstract":"Associations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Limited","page":"1-14","publisher":"Nature Publishing Group","source":"www.nature.com","title":"Microbiota succession throughout life from the cradle to the grave","author":[{"family":"Martino","given":"Cameron"},{"family":"Dilmore","given":"Amanda Hazel"},{"family":"Burcham","given":"Zachary M."},{"family":"Metcalf","given":"Jessica L."},{"family":"Jeste","given":"Dilip"},{"family":"Knight","given":"Rob"}],"issued":{"date-parts":[["2022",7,29]]}}},{"id":2030,"uris":["http://zotero.org/users/8873894/items/8PIGTYZD"],"itemData":{"id":2030,"type":"article-journal","abstract":"The human microbiome is an integral component of the human body and a co-determinant of several health conditions1,2. However, the extent to which interpersonal relations shape the individual genetic makeup of the microbiome and its transmission within and across populations remains largely unknown3,4. Here, capitalizing on more than 9,700 human metagenomes and computational strain-level profiling, we detected extensive bacterial strain sharing across individuals (more than 10 million instances) with distinct mother-to-infant, intra-household and intra-population transmission patterns. Mother-to-infant gut microbiome transmission was considerable and stable during infancy (around 50% of the same strains among shared species (strain-sharing rate)) and remained detectable at older ages. By contrast, the transmission of the oral microbiome occurred largely horizontally and was enhanced by the duration of cohabitation. There was substantial strain sharing among cohabiting individuals, with 12% and 32% median strain-sharing rates for the gut and oral microbiomes, and time since cohabitation affected strain sharing more than age or genetics did. Bacterial strain sharing additionally recapitulated host population structures better than species-level profiles did. Finally, distinct taxa appeared as efficient spreaders across transmission modes and were associated with different predicted bacterial phenotypes linked with out-of-host survival capabilities. The extent of microorganism transmission that we describe underscores its relevance in human microbiome studies5, especially those on non-infectious, microbiome-associated diseases.","container-title":"Nature","DOI":"10.1038/s41586-022-05620-1","ISSN":"1476-4687","issue":"7946","language":"en","license":"2023 The Author(s)","note":"number: 7946","page":"125-135","publisher":"Nature Publishing Group","source":"www.nature.com","title":"The person-to-person transmission landscape of the gut and oral microbiomes","volume":"614","author":[{"family":"Valles-Colomer","given":"Mireia"},{"family":"Blanco-Míguez","given":"Aitor"},{"family":"Manghi","given":"Paolo"},{"family":"Asnicar","given":"Francesco"},{"family":"Dubois","given":"Leonard"},{"family":"Golzato","given":"Davide"},{"family":"Armanini","given":"Federica"},{"family":"Cumbo","given":"Fabio"},{"family":"Huang","given":"Kun D."},{"family":"Manara","given":"Serena"},{"family":"Masetti","given":"Giulia"},{"family":"Pinto","given":"Federica"},{"family":"Piperni","given":"Elisa"},{"family":"Punčochář","given":"Michal"},{"family":"Ricci","given":"Liviana"},{"family":"Zolfo","given":"Moreno"},{"family":"Farrant","given":"Olivia"},{"family":"Goncalves","given":"Adriana"},{"family":"Selma-Royo","given":"Marta"},{"family":"Binetti","given":"Ana G."},{"family":"Becerra","given":"Jimmy E."},{"family":"Han","given":"Bei"},{"family":"Lusingu","given":"John"},{"family":"Amuasi","given":"John"},{"family":"Amoroso","given":"Loredana"},{"family":"Visconti","given":"Alessia"},{"family":"Steves","given":"Claire M."},{"family":"Falchi","given":"Mario"},{"family":"Filosi","given":"Michele"},{"family":"Tett","given":"Adrian"},{"family":"Last","given":"Anna"},{"family":"Xu","given":"Qian"},{"family":"Qin","given":"Nan"},{"family":"Qin","given":"Huanlong"},{"family":"May","given":"Jürgen"},{"family":"Eibach","given":"Daniel"},{"family":"Corrias","given":"Maria Valeria"},{"family":"Ponzoni","given":"Mirco"},{"family":"Pasolli","given":"Edoardo"},{"family":"Spector","given":"Tim D."},{"family":"Domenici","given":"Enrico"},{"family":"Collado","given":"Maria Carmen"},{"family":"Segata","given":"Nicola"}],"issued":{"date-parts":[["2023",2]]}}}],"schema":"https://github.com/citation-style-language/schema/raw/master/csl-citation.json"} </w:instrText>
      </w:r>
      <w:r w:rsidR="001528FF" w:rsidRPr="00D93D74">
        <w:fldChar w:fldCharType="separate"/>
      </w:r>
      <w:r w:rsidR="00910CB8" w:rsidRPr="00910CB8">
        <w:rPr>
          <w:rFonts w:cs="Times New Roman"/>
        </w:rPr>
        <w:t>(Martino et al., 2022; Valles-Colomer et al., 2023)</w:t>
      </w:r>
      <w:r w:rsidR="001528FF" w:rsidRPr="00D93D74">
        <w:fldChar w:fldCharType="end"/>
      </w:r>
      <w:r w:rsidR="001528FF" w:rsidRPr="00D93D74">
        <w:t xml:space="preserve">. </w:t>
      </w:r>
      <w:r w:rsidR="001C2A55" w:rsidRPr="00D93D74">
        <w:t xml:space="preserve">Sporulation is one of the most researched strategies for increasing survival time outside of the human gut as spore-forming bacteria are present in the most abundant phylum in human gut </w:t>
      </w:r>
      <w:r w:rsidR="001C2A55" w:rsidRPr="00D93D74">
        <w:rPr>
          <w:i/>
          <w:iCs/>
        </w:rPr>
        <w:t>Bacillota</w:t>
      </w:r>
      <w:r w:rsidR="001C2A55" w:rsidRPr="00D93D74">
        <w:t xml:space="preserve"> </w:t>
      </w:r>
      <w:r w:rsidR="001C2A55" w:rsidRPr="00D93D74">
        <w:fldChar w:fldCharType="begin"/>
      </w:r>
      <w:r w:rsidR="000D4E60">
        <w:instrText xml:space="preserve"> ADDIN ZOTERO_ITEM CSL_CITATION {"citationID":"9iNPcJTR","properties":{"formattedCitation":"(Egan et al., 2021; Galperin, 2013; Rajili\\uc0\\u263{}-Stojanovi\\uc0\\u263{} and de Vos, 2014)","plainCitation":"(Egan et al., 2021; Galperin, 2013; Rajilić-Stojanović and de Vos, 2014)","noteIndex":0},"citationItems":[{"id":1088,"uris":["http://zotero.org/users/8873894/items/SJCCTPEG"],"itemData":{"id":1088,"type":"article-journal","abstract":"The human gut microbiome is a diverse and complex ecosystem that plays a critical role in health and disease. The composition of the gut microbiome has been well studied across all stages of life. In recent years, studies have investigated the production of endospores by specific members of the gut microbiome. An endospore is a tough, dormant structure formed by members of the Firmicutes phylum, which allows for greater resistance to otherwise inhospitable conditions. This innate resis­ tance has consequences for human health and disease, as well as in biotechnology. In particular, the formation of endospores is strongly linked to antibiotic resistance and the spread of antibiotic resistance genes, also known as the resistome. The term sporobiota has been used to define the spore-forming cohort of a microbial community. In this review, we present an overview of the current knowledge of the sporobiota in the human gut. We discuss the development of the sporobiota in the infant gut and the perinatal factors that may have an effect on vertical transmission from mother to infant. Finally, we examine the sporobiota of critically important food sources for the developing infant, breast milk and powdered infant formula.","container-title":"Gut Microbes","DOI":"10.1080/19490976.2020.1863134","ISSN":"1949-0976, 1949-0984","issue":"1","journalAbbreviation":"Gut Microbes","language":"en","page":"1863134","source":"DOI.org (Crossref)","title":"The Sporobiota of the Human Gut","volume":"13","author":[{"family":"Egan","given":"Muireann"},{"family":"Dempsey","given":"Eugene"},{"family":"Ryan","given":"C. Anthony"},{"family":"Ross","given":"R. Paul"},{"family":"Stanton","given":"Catherine"}],"issued":{"date-parts":[["2021",1,1]]}}},{"id":223,"uris":["http://zotero.org/users/8873894/items/AGBLRT42"],"itemData":{"id":223,"type":"article-journal","abstract":"Formation of heat-resistant endospores is a specific property of the members of the phylum Firmicutes (low-G+C Gram-positive bacteria). It is found in representatives of four different classes of Firmicutes: Bacilli, Clostridia, Erysipelotrichia, and Negativicutes, which all encode similar sets of core sporulation proteins. Each of these classes also includes non-spore-forming organisms that sometimes belong to the same genus or even species as their spore-forming relatives. This chapter reviews the diversity of the members of phylum Firmicutes, its current taxonomy, and the status of genome sequencing projects for various subgroups within the phylum. It also discusses the evolution of the Firmicutes from their apparently spore-forming common ancestor and the independent loss of sporulation genes in several different lineages (staphylococci, streptococci, listeria, lactobacilli, ruminococci) in the course of their adaptation to the saprophytic lifestyle in nutrient-rich environment. It argues that systematics of Firmicutes is a rapidly developing area of research that benefits from the evolutionary approaches to the ever-increasing amount of genomic and phenotypic data and allows arranging these data into a common framework.\nLater the Bacillus filaments begin to prepare for spore formation. In their homogenous contents strongly refracting bodies appear. From each of these bodies develops an oblong or shortly cylindrical, strongly refracting, dark-rimmed spore.\nFerdinand Cohn. 1876. Untersuchungen über Bacterien. IV. Beiträge zur Biologie der Bacillen. Beiträge zur Biologie der Pflanzen, vol. 2, pp. 249–276. (Studies on the biology of the bacilli. In: Milestones in Microbiology: 1546 to 1940. Translated and edited by Thomas D. Brock. Prentice-Hall, Englewood Cliffs, NJ, 1961, pp. 49–56).","container-title":"Microbiology spectrum","DOI":"10.1128/microbiolspectrum.TBS-0015-2012","ISSN":"2165-0497","issue":"2","journalAbbreviation":"Microbiol Spectr","page":"TBS-0015-2012","PMID":"26184964","PMCID":"PMC4306282","source":"PubMed Central","title":"Genome Diversity of Spore-Forming Firmicutes","volume":"1","author":[{"family":"Galperin","given":"Michael Y."}],"issued":{"date-parts":[["2013",12]]}}},{"id":1852,"uris":["http://zotero.org/users/8873894/items/3WWYG98M"],"itemData":{"id":1852,"type":"article-journal","abstract":"The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1C2A55" w:rsidRPr="00D93D74">
        <w:fldChar w:fldCharType="separate"/>
      </w:r>
      <w:r w:rsidR="00910CB8" w:rsidRPr="00910CB8">
        <w:rPr>
          <w:rFonts w:cs="Times New Roman"/>
        </w:rPr>
        <w:t>(Egan et al., 2021; Galperin, 2013; Rajilić-Stojanović and de Vos, 2014)</w:t>
      </w:r>
      <w:r w:rsidR="001C2A55" w:rsidRPr="00D93D74">
        <w:fldChar w:fldCharType="end"/>
      </w:r>
      <w:r w:rsidR="001C2A55" w:rsidRPr="00D93D74">
        <w:t>.</w:t>
      </w:r>
      <w:r w:rsidR="001C2A55">
        <w:t xml:space="preserve"> At least </w:t>
      </w:r>
      <w:r w:rsidR="001528FF" w:rsidRPr="00D93D74">
        <w:t>50%</w:t>
      </w:r>
      <w:r>
        <w:t xml:space="preserve"> of gut bacteria</w:t>
      </w:r>
      <w:r w:rsidR="001528FF" w:rsidRPr="00D93D74">
        <w:t xml:space="preserve"> possess the genetic ability for sporulation</w:t>
      </w:r>
      <w:r w:rsidR="001C2A55">
        <w:t xml:space="preserve"> </w:t>
      </w:r>
      <w:r w:rsidR="001C2A55">
        <w:fldChar w:fldCharType="begin"/>
      </w:r>
      <w:r w:rsidR="000D4E60">
        <w:instrText xml:space="preserve"> ADDIN ZOTERO_ITEM CSL_CITATION {"citationID":"DXlg7TJl","properties":{"formattedCitation":"(Browne et al., 2016a)","plainCitation":"(Browne et al., 2016a)","noteIndex":0},"citationItems":[{"id":376,"uris":["http://zotero.org/users/8873894/items/YDIPWJ3L"],"itemData":{"id":376,"type":"article-journal","abstract":"A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D."}],"issued":{"date-parts":[["2016"]]}}}],"schema":"https://github.com/citation-style-language/schema/raw/master/csl-citation.json"} </w:instrText>
      </w:r>
      <w:r w:rsidR="001C2A55">
        <w:fldChar w:fldCharType="separate"/>
      </w:r>
      <w:r w:rsidR="00910CB8" w:rsidRPr="00910CB8">
        <w:rPr>
          <w:rFonts w:cs="Times New Roman"/>
        </w:rPr>
        <w:t>(Browne et al., 2016a)</w:t>
      </w:r>
      <w:r w:rsidR="001C2A55">
        <w:fldChar w:fldCharType="end"/>
      </w:r>
      <w:r w:rsidR="001528FF" w:rsidRPr="00D93D74">
        <w:t xml:space="preserve">, </w:t>
      </w:r>
      <w:r w:rsidR="001C2A55">
        <w:t xml:space="preserve">giving them the </w:t>
      </w:r>
      <w:r w:rsidR="001528FF" w:rsidRPr="00D93D74">
        <w:t>ability to endure unfavourable conditions, such as oxygen, antibiotic treatment, inflammation, and other disease</w:t>
      </w:r>
      <w:r w:rsidR="001C2A55">
        <w:t>s. This</w:t>
      </w:r>
      <w:r w:rsidR="001528FF" w:rsidRPr="00D93D74">
        <w:t xml:space="preserve"> allows them to persist and potentially recolonize the gut following disruptions but also facilitates transmission between individuals </w:t>
      </w:r>
      <w:r w:rsidR="001528FF" w:rsidRPr="00D93D74">
        <w:fldChar w:fldCharType="begin"/>
      </w:r>
      <w:r w:rsidR="000D4E60">
        <w:instrText xml:space="preserve"> ADDIN ZOTERO_ITEM CSL_CITATION {"citationID":"Wedxp187","properties":{"formattedCitation":"(Swick et al., 2016; Tetz and Tetz, 2017)","plainCitation":"(Swick et al., 2016; Tetz and Tetz, 2017)","noteIndex":0},"citationItems":[{"id":2051,"uris":["http://zotero.org/users/8873894/items/8U7JDRN7"],"itemData":{"id":2051,"type":"article-journal","container-title":"Microbiology spectrum","DOI":"10.1128/microbiolspec.VMBF-0029-2015","ISSN":"2165-0497","issue":"4","journalAbbreviation":"Microbiol Spectr","page":"10.1128/microbiolspec.VMBF-0029-2015","PMID":"27726794","PMCID":"PMC5062746","source":"PubMed Central","title":"Surviving Between Hosts: Sporulation and Transmission","title-short":"Surviving Between Hosts","volume":"4","author":[{"family":"Swick","given":"Michelle C."},{"family":"Koehler","given":"Theresa M."},{"family":"Driks","given":"Adam"}],"issued":{"date-parts":[["2016",8]]}}},{"id":1087,"uris":["http://zotero.org/users/8873894/items/G5RWXQYI"],"itemData":{"id":1087,"type":"article-journal","abstract":"Unrelated spore-forming bacteria share unique characteristics stemming from the presence of highly resistant endospores, leading to similar challenges in health and disease. These characteristics are related to the presence of these highly transmissible spores, which are commonly spread within the environment and are implicated in host-to-host transmission. In humans, spore-forming bacteria contribute to a variety of pathological processes that share similar characteristics, including persistence, chronicity, relapses and the maintenance of the resistome. We first outline the necessity of characterizing the totality of the spore-forming bacteria as the sporobiota based on their unique common characteristics. We further propose that the collection of all genes of spore-forming bacteria be known as the sporobiome. Such differentiation is critical for exploring the cross-talk between the sporobiota and other members of the gut microbiota, and will allow for a better understanding of the implications of the sporobiota and sporobiome in a variety of pathologies and the spread of antibiotic resistance.","container-title":"Gut Pathogens","DOI":"10.1186/s13099-017-0187-8","ISSN":"1757-4749","issue":"1","journalAbbreviation":"Gut Pathogens","page":"38","source":"BioMed Central","title":"Introducing the sporobiota and sporobiome","volume":"9","author":[{"family":"Tetz","given":"George"},{"family":"Tetz","given":"Victor"}],"issued":{"date-parts":[["2017",6,30]]}}}],"schema":"https://github.com/citation-style-language/schema/raw/master/csl-citation.json"} </w:instrText>
      </w:r>
      <w:r w:rsidR="001528FF" w:rsidRPr="00D93D74">
        <w:fldChar w:fldCharType="separate"/>
      </w:r>
      <w:r w:rsidR="00910CB8" w:rsidRPr="00910CB8">
        <w:rPr>
          <w:rFonts w:cs="Times New Roman"/>
        </w:rPr>
        <w:t>(Swick et al., 2016; Tetz and Tetz, 2017)</w:t>
      </w:r>
      <w:r w:rsidR="001528FF" w:rsidRPr="00D93D74">
        <w:fldChar w:fldCharType="end"/>
      </w:r>
      <w:r w:rsidR="001528FF" w:rsidRPr="00D93D74">
        <w:t>. Other mechanisms hypothesized to increase transmission between human hosts include aerotolera</w:t>
      </w:r>
      <w:r w:rsidR="00547F43">
        <w:t>nce</w:t>
      </w:r>
      <w:r w:rsidR="001528FF" w:rsidRPr="00D93D74">
        <w:t>, and viable</w:t>
      </w:r>
      <w:r w:rsidR="00547F43">
        <w:t>-</w:t>
      </w:r>
      <w:r w:rsidR="001528FF" w:rsidRPr="00D93D74">
        <w:t>but</w:t>
      </w:r>
      <w:r w:rsidR="00547F43">
        <w:t>-</w:t>
      </w:r>
      <w:r w:rsidR="001528FF" w:rsidRPr="00D93D74">
        <w:t xml:space="preserve">not-culturable state, where an increased survival ability is achieved through decreased metabolic activity and strengthened cell walls </w:t>
      </w:r>
      <w:r w:rsidR="001528FF" w:rsidRPr="00D93D74">
        <w:fldChar w:fldCharType="begin"/>
      </w:r>
      <w:r w:rsidR="000D4E60">
        <w:instrText xml:space="preserve"> ADDIN ZOTERO_ITEM CSL_CITATION {"citationID":"ESMYRXz6","properties":{"formattedCitation":"(Peter Setlow, 2014)","plainCitation":"(Peter Setlow, 2014)","noteIndex":0},"citationItems":[{"id":3320,"uris":["http://zotero.org/users/8873894/items/25YLJMM3"],"itemData":{"id":3320,"type":"article-journal","abstract":"Spores of various Bacillus and Clostridium species are among the most resistant life forms known. Since the spores of some species are causative agents of much food spoilage, food poisoning, and human disease, and the spores of Bacillus anthracis are a major bioweapon, there is much interest in the mechanisms of spore resistance and how these spores can be killed. This article will discuss the factors involved in spore resistance to agents such as wet and dry heat, desiccation, UV and γ-radiation, enzymes that hydrolyze bacterial cell walls, and a variety of toxic chemicals, including genotoxic agents, oxidizing agents, aldehydes, acid, and alkali. These resistance factors include the outer layers of the spore, such as the thick proteinaceous coat that detoxifies reactive chemicals; the relatively impermeable inner spore membrane that restricts access of toxic chemicals to the spore core containing the spore's DNA and most enzymes; the low water content and high level of dipicolinic acid in the spore core that protect core macromolecules from the effects of heat and desiccation; the saturation of spore DNA with a novel group of proteins that protect the DNA against heat, genotoxic chemicals, and radiation; and the repair of radiation damage to DNA when spores germinate and return to life. Despite their extreme resistance, spores can be killed, including by damage to DNA, crucial spore proteins, the spore's inner membrane, and one or more components of the spore germination apparatus.","container-title":"Microbiology Spectrum","DOI":"10.1128/microbiolspec.tbs-0003-2012","issue":"5","page":"10.1128/microbiolspec.tbs-0003-2012","publisher":"American Society for Microbiology","source":"journals.asm.org (Atypon)","title":"Spore Resistance Properties","volume":"2","author":[{"family":"Setlow","given":"Peter"}],"issued":{"date-parts":[["2014",9,19]]}}}],"schema":"https://github.com/citation-style-language/schema/raw/master/csl-citation.json"} </w:instrText>
      </w:r>
      <w:r w:rsidR="001528FF" w:rsidRPr="00D93D74">
        <w:fldChar w:fldCharType="separate"/>
      </w:r>
      <w:r w:rsidR="00910CB8" w:rsidRPr="00910CB8">
        <w:rPr>
          <w:rFonts w:cs="Times New Roman"/>
        </w:rPr>
        <w:t>(Peter Setlow, 2014)</w:t>
      </w:r>
      <w:r w:rsidR="001528FF" w:rsidRPr="00D93D74">
        <w:fldChar w:fldCharType="end"/>
      </w:r>
      <w:r w:rsidR="001528FF" w:rsidRPr="00D93D74">
        <w:t>.</w:t>
      </w:r>
      <w:r>
        <w:t xml:space="preserve"> </w:t>
      </w:r>
    </w:p>
    <w:p w14:paraId="796EB91E" w14:textId="7C90A22C" w:rsidR="001528FF" w:rsidRPr="00D93D74" w:rsidRDefault="001528FF" w:rsidP="00D03059">
      <w:r w:rsidRPr="00D93D74">
        <w:t xml:space="preserve">To investigate transmission of spore-forming bacteria between human hosts in a culture-independent manner, studies used either lysozyme treatment or ethanol shock to remove vegetative cells from stool samples </w:t>
      </w:r>
      <w:r w:rsidRPr="00D93D74">
        <w:fldChar w:fldCharType="begin"/>
      </w:r>
      <w:r w:rsidR="000D4E60">
        <w:instrText xml:space="preserve"> ADDIN ZOTERO_ITEM CSL_CITATION {"citationID":"5d9UB6im","properties":{"formattedCitation":"(Avershina et al., 2020; Kearney et al., 2018)","plainCitation":"(Avershina et al., 2020; Kearney et al., 2018)","noteIndex":0},"citationItems":[{"id":340,"uris":["http://zotero.org/users/8873894/items/UNE5VPVB"],"itemData":{"id":340,"type":"article-journal","abstract":"Abstract\n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sidRPr="00D93D74">
        <w:fldChar w:fldCharType="separate"/>
      </w:r>
      <w:r w:rsidR="00910CB8" w:rsidRPr="00910CB8">
        <w:rPr>
          <w:rFonts w:cs="Times New Roman"/>
        </w:rPr>
        <w:t>(Avershina et al., 2020; Kearney et al., 2018)</w:t>
      </w:r>
      <w:r w:rsidRPr="00D93D74">
        <w:fldChar w:fldCharType="end"/>
      </w:r>
      <w:r w:rsidRPr="00D93D74">
        <w:t>. In a cohort of healthy human adults, it was shown that lysozyme resistant OTUs</w:t>
      </w:r>
      <w:r w:rsidR="00D23E9B">
        <w:t xml:space="preserve"> </w:t>
      </w:r>
      <w:r w:rsidRPr="00D93D74">
        <w:t xml:space="preserve">(operational taxonomic units) are more frequently shared between individuals than other taxa </w:t>
      </w:r>
      <w:r w:rsidRPr="00D93D74">
        <w:fldChar w:fldCharType="begin"/>
      </w:r>
      <w:r w:rsidR="000D4E60">
        <w:instrText xml:space="preserve"> ADDIN ZOTERO_ITEM CSL_CITATION {"citationID":"6SirLCRg","properties":{"formattedCitation":"(Kearney et al., 2018)","plainCitation":"(Kearney et al., 2018)","noteIndex":0},"citationItems":[{"id":381,"uris":["http://zotero.org/users/8873894/items/3G69ZQ2W"],"itemData":{"id":381,"type":"article-journal","abstract":"Endospore-formers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sidRPr="00D93D74">
        <w:fldChar w:fldCharType="separate"/>
      </w:r>
      <w:r w:rsidR="00910CB8" w:rsidRPr="00910CB8">
        <w:rPr>
          <w:rFonts w:cs="Times New Roman"/>
        </w:rPr>
        <w:t>(Kearney et al., 2018)</w:t>
      </w:r>
      <w:r w:rsidRPr="00D93D74">
        <w:fldChar w:fldCharType="end"/>
      </w:r>
      <w:r w:rsidR="00910CB8">
        <w:t>.</w:t>
      </w:r>
      <w:r w:rsidRPr="00D93D74">
        <w:t xml:space="preserve"> While a comparison of infant-mother pairs showed that the majority of OTUs determined as spore-forming are acquired from environment rather than mother-to-child transmission </w:t>
      </w:r>
      <w:r w:rsidRPr="00D93D74">
        <w:fldChar w:fldCharType="begin"/>
      </w:r>
      <w:r w:rsidR="000D4E60">
        <w:instrText xml:space="preserve"> ADDIN ZOTERO_ITEM CSL_CITATION {"citationID":"OgvbXXJK","properties":{"formattedCitation":"(Avershina et al., 2020)","plainCitation":"(Avershina et al., 2020)","noteIndex":0},"citationItems":[{"id":340,"uris":["http://zotero.org/users/8873894/items/UNE5VPVB"],"itemData":{"id":340,"type":"article-journal","abstract":"Abstract\n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schema":"https://github.com/citation-style-language/schema/raw/master/csl-citation.json"} </w:instrText>
      </w:r>
      <w:r w:rsidRPr="00D93D74">
        <w:fldChar w:fldCharType="separate"/>
      </w:r>
      <w:r w:rsidR="00910CB8" w:rsidRPr="00910CB8">
        <w:rPr>
          <w:rFonts w:cs="Times New Roman"/>
        </w:rPr>
        <w:t>(Avershina et al., 2020)</w:t>
      </w:r>
      <w:r w:rsidRPr="00D93D74">
        <w:fldChar w:fldCharType="end"/>
      </w:r>
      <w:r w:rsidRPr="00D93D74">
        <w:t xml:space="preserve">. </w:t>
      </w:r>
      <w:r w:rsidR="00D23E9B">
        <w:t xml:space="preserve">Analysis of metagenomes derived from the human gut </w:t>
      </w:r>
      <w:r w:rsidRPr="00D93D74">
        <w:t xml:space="preserve">revealed that the sporulation ability increases its prevalence in a broader population, but decreases bacterial species relative abundance in an individual </w:t>
      </w:r>
      <w:r w:rsidRPr="00D93D74">
        <w:fldChar w:fldCharType="begin"/>
      </w:r>
      <w:r w:rsidR="000D4E60">
        <w:instrText xml:space="preserve"> ADDIN ZOTERO_ITEM CSL_CITATION {"citationID":"8LIDAxKu","properties":{"formattedCitation":"(Browne et al., 2021)","plainCitation":"(Browne et al., 2021)","noteIndex":0},"citationItems":[{"id":380,"uris":["http://zotero.org/users/8873894/items/N88GZHKF"],"itemData":{"id":380,"type":"article-journal","abstract":"Background: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Pr="00D93D74">
        <w:fldChar w:fldCharType="separate"/>
      </w:r>
      <w:r w:rsidR="00910CB8" w:rsidRPr="00910CB8">
        <w:rPr>
          <w:rFonts w:cs="Times New Roman"/>
        </w:rPr>
        <w:t>(Browne et al., 202</w:t>
      </w:r>
      <w:r w:rsidR="005A339D">
        <w:rPr>
          <w:rFonts w:cs="Times New Roman"/>
        </w:rPr>
        <w:t>1</w:t>
      </w:r>
      <w:r w:rsidR="00910CB8" w:rsidRPr="00910CB8">
        <w:rPr>
          <w:rFonts w:cs="Times New Roman"/>
        </w:rPr>
        <w:t>)</w:t>
      </w:r>
      <w:r w:rsidRPr="00D93D74">
        <w:fldChar w:fldCharType="end"/>
      </w:r>
      <w:r w:rsidRPr="00D93D74">
        <w:t xml:space="preserve">. </w:t>
      </w:r>
    </w:p>
    <w:p w14:paraId="52D935C7" w14:textId="6EF9C62C" w:rsidR="00D23E9B" w:rsidRDefault="001528FF" w:rsidP="00D23E9B">
      <w:pPr>
        <w:rPr>
          <w:ins w:id="6" w:author="Urša Miklavčič" w:date="2026-04-28T07:23:00Z" w16du:dateUtc="2026-04-28T05:23:00Z"/>
        </w:rPr>
      </w:pPr>
      <w:r w:rsidRPr="00D93D74">
        <w:t>A</w:t>
      </w:r>
      <w:ins w:id="7" w:author="Urša Miklavčič [2]" w:date="2026-05-08T10:40:00Z" w16du:dateUtc="2026-05-08T08:40:00Z">
        <w:r w:rsidR="002E6D9A">
          <w:t>nalysis a</w:t>
        </w:r>
      </w:ins>
      <w:r w:rsidRPr="00D93D74">
        <w:t xml:space="preserve">t the level of </w:t>
      </w:r>
      <w:ins w:id="8" w:author="Urša Miklavčič [2]" w:date="2026-05-08T10:38:00Z" w16du:dateUtc="2026-05-08T08:38:00Z">
        <w:r w:rsidR="002E6D9A">
          <w:t>c</w:t>
        </w:r>
      </w:ins>
      <w:del w:id="9" w:author="Urša Miklavčič [2]" w:date="2026-05-08T10:38:00Z" w16du:dateUtc="2026-05-08T08:38:00Z">
        <w:r w:rsidR="00547F43" w:rsidDel="002E6D9A">
          <w:delText>C</w:delText>
        </w:r>
      </w:del>
      <w:r w:rsidRPr="00D93D74">
        <w:t>ultured strains</w:t>
      </w:r>
      <w:ins w:id="10" w:author="Urša Miklavčič [2]" w:date="2026-05-08T10:40:00Z" w16du:dateUtc="2026-05-08T08:40:00Z">
        <w:r w:rsidR="002E6D9A">
          <w:t xml:space="preserve"> from </w:t>
        </w:r>
      </w:ins>
      <w:ins w:id="11" w:author="Urša Miklavčič [2]" w:date="2026-05-08T10:41:00Z" w16du:dateUtc="2026-05-08T08:41:00Z">
        <w:r w:rsidR="002E6D9A" w:rsidRPr="00D93D74">
          <w:rPr>
            <w:i/>
            <w:iCs/>
          </w:rPr>
          <w:t>Escherichia coli</w:t>
        </w:r>
      </w:ins>
      <w:ins w:id="12" w:author="Urša Miklavčič" w:date="2026-04-28T07:29:00Z" w16du:dateUtc="2026-04-28T05:29:00Z">
        <w:r w:rsidR="00D23E9B">
          <w:t xml:space="preserve"> </w:t>
        </w:r>
      </w:ins>
      <w:ins w:id="13" w:author="Urša Miklavčič [2]" w:date="2026-05-08T10:41:00Z" w16du:dateUtc="2026-05-08T08:41:00Z">
        <w:r w:rsidR="002E6D9A">
          <w:t>obtained from</w:t>
        </w:r>
      </w:ins>
      <w:ins w:id="14" w:author="Urša Miklavčič [2]" w:date="2026-05-08T10:39:00Z" w16du:dateUtc="2026-05-08T08:39:00Z">
        <w:r w:rsidR="002E6D9A">
          <w:t xml:space="preserve"> human stools </w:t>
        </w:r>
      </w:ins>
      <w:ins w:id="15" w:author="Urša Miklavčič [2]" w:date="2026-05-08T10:40:00Z" w16du:dateUtc="2026-05-08T08:40:00Z">
        <w:r w:rsidR="002E6D9A">
          <w:t xml:space="preserve">across ~1.5 years </w:t>
        </w:r>
      </w:ins>
      <w:ins w:id="16" w:author="Urša Miklavčič [2]" w:date="2026-05-08T10:39:00Z" w16du:dateUtc="2026-05-08T08:39:00Z">
        <w:r w:rsidR="002E6D9A">
          <w:t xml:space="preserve">revealed </w:t>
        </w:r>
      </w:ins>
      <w:ins w:id="17" w:author="Urša Miklavčič [2]" w:date="2026-05-08T10:44:00Z" w16du:dateUtc="2026-05-08T08:44:00Z">
        <w:r w:rsidR="002E6D9A">
          <w:t xml:space="preserve">persistence </w:t>
        </w:r>
      </w:ins>
      <w:ins w:id="18" w:author="Urša Miklavčič [2]" w:date="2026-05-08T10:45:00Z" w16du:dateUtc="2026-05-08T08:45:00Z">
        <w:r w:rsidR="002E6D9A">
          <w:t xml:space="preserve">of a </w:t>
        </w:r>
      </w:ins>
      <w:ins w:id="19" w:author="Urša Miklavčič [2]" w:date="2026-05-08T10:44:00Z" w16du:dateUtc="2026-05-08T08:44:00Z">
        <w:r w:rsidR="002E6D9A">
          <w:t>mix</w:t>
        </w:r>
      </w:ins>
      <w:ins w:id="20" w:author="Urša Miklavčič [2]" w:date="2026-05-08T10:45:00Z" w16du:dateUtc="2026-05-08T08:45:00Z">
        <w:r w:rsidR="002E6D9A">
          <w:t xml:space="preserve"> of strains</w:t>
        </w:r>
      </w:ins>
      <w:ins w:id="21" w:author="Urša Miklavčič [2]" w:date="2026-05-08T10:44:00Z" w16du:dateUtc="2026-05-08T08:44:00Z">
        <w:r w:rsidR="002E6D9A">
          <w:t xml:space="preserve"> and some replacements over time</w:t>
        </w:r>
      </w:ins>
      <w:ins w:id="22" w:author="Urša Miklavčič [2]" w:date="2026-05-08T10:41:00Z" w16du:dateUtc="2026-05-08T08:41:00Z">
        <w:r w:rsidR="002E6D9A">
          <w:t xml:space="preserve"> </w:t>
        </w:r>
      </w:ins>
      <w:r w:rsidR="002E6D9A">
        <w:fldChar w:fldCharType="begin"/>
      </w:r>
      <w:r w:rsidR="002E6D9A">
        <w:instrText xml:space="preserve"> ADDIN ZOTERO_ITEM CSL_CITATION {"citationID":"pZKTqZKc","properties":{"unsorted":false,"formattedCitation":"(Martinson et al., 2019)","plainCitation":"(Martinson et al., 2019)","noteIndex":0},"citationItems":[{"id":1067,"uris":["http://zotero.org/users/8873894/items/NLVU5PGV"],"itemData":{"id":1067,"type":"article-journal","abstract":"Longitudinal human gut microbiome datasets generated using community-level, sequence-based approaches often report a sub-set of long-lived “resident” taxa that rarely, if ever, are lost. This result contrasts with population-level turnover of resident clones on the order of months to years. We hypothesized that the disconnect between these results is due to a relative lack of simultaneous discrimination of the human gut microbiome at both the community and population-levels. Here, we present results of a small, longitudinal cohort study (n = 8 participants) of healthy human adults that identifies static and dynamic members of the gut microbiome at the clone level based on cultivation/genetic discrimination and at the operational taxonomic unit/amplified sequence variant levels based on 16S rRNA sequencing. We provide evidence that there is little “stability” within resident clonal populations of the common gut microbiome bacterial family, Enterobacteriaceae. Given that clones can vary substantially in genome content and that evolutionary processes operate on the population level, these results question the biological relevance of apparent stability at higher taxonomic levels.","container-title":"The ISME Journal","DOI":"10.1038/s41396-019-0435-7","ISSN":"1751-7370","issue":"9","journalAbbreviation":"ISME J","language":"en","license":"2019 The Author(s)","note":"number: 9","page":"2306-2318","publisher":"Nature Publishing Group","source":"www.nature.com","title":"Rethinking gut microbiome residency and the Enterobacteriaceae in healthy human adults","volume":"13","author":[{"family":"Martinson","given":"Jonathan N. V."},{"family":"Pinkham","given":"Nicholas V."},{"family":"Peters","given":"Garrett W."},{"family":"Cho","given":"Hanbyul"},{"family":"Heng","given":"Jeremy"},{"family":"Rauch","given":"Mychiel"},{"family":"Broadaway","given":"Susan C."},{"family":"Walk","given":"Seth T."}],"issued":{"date-parts":[["2019",9]]}}}],"schema":"https://github.com/citation-style-language/schema/raw/master/csl-citation.json"} </w:instrText>
      </w:r>
      <w:r w:rsidR="002E6D9A">
        <w:fldChar w:fldCharType="separate"/>
      </w:r>
      <w:r w:rsidR="00910CB8" w:rsidRPr="00910CB8">
        <w:rPr>
          <w:rFonts w:cs="Times New Roman"/>
        </w:rPr>
        <w:t>(Martinson et al., 2019)</w:t>
      </w:r>
      <w:r w:rsidR="002E6D9A">
        <w:fldChar w:fldCharType="end"/>
      </w:r>
      <w:ins w:id="23" w:author="Urša Miklavčič [2]" w:date="2026-05-08T10:41:00Z" w16du:dateUtc="2026-05-08T08:41:00Z">
        <w:r w:rsidR="002E6D9A">
          <w:t>.</w:t>
        </w:r>
      </w:ins>
      <w:ins w:id="24" w:author="Urša Miklavčič [2]" w:date="2026-05-08T10:45:00Z" w16du:dateUtc="2026-05-08T08:45:00Z">
        <w:r w:rsidR="00620F26">
          <w:t xml:space="preserve"> </w:t>
        </w:r>
      </w:ins>
      <w:ins w:id="25" w:author="Urša Miklavčič [2]" w:date="2026-05-08T10:43:00Z" w16du:dateUtc="2026-05-08T08:43:00Z">
        <w:r w:rsidR="002E6D9A">
          <w:t>The same was not true for other non-spore-</w:t>
        </w:r>
      </w:ins>
      <w:ins w:id="26" w:author="Urša Miklavčič [2]" w:date="2026-05-08T10:44:00Z" w16du:dateUtc="2026-05-08T08:44:00Z">
        <w:r w:rsidR="002E6D9A">
          <w:t xml:space="preserve">forming species, namely </w:t>
        </w:r>
        <w:r w:rsidR="002E6D9A" w:rsidRPr="00D93D74">
          <w:rPr>
            <w:i/>
            <w:iCs/>
          </w:rPr>
          <w:t xml:space="preserve">Bacteroides </w:t>
        </w:r>
        <w:proofErr w:type="spellStart"/>
        <w:r w:rsidR="002E6D9A" w:rsidRPr="00D93D74">
          <w:rPr>
            <w:i/>
            <w:iCs/>
          </w:rPr>
          <w:t>vulgatus</w:t>
        </w:r>
        <w:proofErr w:type="spellEnd"/>
        <w:r w:rsidR="002E6D9A" w:rsidRPr="00D93D74">
          <w:t xml:space="preserve"> and </w:t>
        </w:r>
        <w:r w:rsidR="002E6D9A" w:rsidRPr="00D93D74">
          <w:rPr>
            <w:i/>
            <w:iCs/>
          </w:rPr>
          <w:t>Bacteroides ovatus</w:t>
        </w:r>
        <w:r w:rsidR="002E6D9A">
          <w:rPr>
            <w:i/>
            <w:iCs/>
          </w:rPr>
          <w:t xml:space="preserve"> </w:t>
        </w:r>
        <w:r w:rsidR="002E6D9A">
          <w:t xml:space="preserve">where </w:t>
        </w:r>
      </w:ins>
      <w:ins w:id="27" w:author="Urša Miklavčič [2]" w:date="2026-05-08T10:45:00Z" w16du:dateUtc="2026-05-08T08:45:00Z">
        <w:r w:rsidR="00620F26">
          <w:t xml:space="preserve">only </w:t>
        </w:r>
      </w:ins>
      <w:ins w:id="28" w:author="Urša Miklavčič [2]" w:date="2026-05-08T10:44:00Z" w16du:dateUtc="2026-05-08T08:44:00Z">
        <w:r w:rsidR="002E6D9A">
          <w:t xml:space="preserve">one-time colonization events </w:t>
        </w:r>
      </w:ins>
      <w:ins w:id="29" w:author="Urša Miklavčič [2]" w:date="2026-05-08T10:45:00Z" w16du:dateUtc="2026-05-08T08:45:00Z">
        <w:r w:rsidR="00620F26">
          <w:t xml:space="preserve">were observed. </w:t>
        </w:r>
      </w:ins>
      <w:ins w:id="30" w:author="Urša Miklavčič" w:date="2026-04-28T07:23:00Z" w16du:dateUtc="2026-04-28T05:23:00Z">
        <w:r w:rsidR="00D23E9B" w:rsidRPr="00D93D74">
          <w:t xml:space="preserve">In contrast, the spore-forming bacterium </w:t>
        </w:r>
        <w:proofErr w:type="spellStart"/>
        <w:r w:rsidR="00D23E9B" w:rsidRPr="00D93D74">
          <w:rPr>
            <w:i/>
            <w:iCs/>
          </w:rPr>
          <w:t>Turicibacter</w:t>
        </w:r>
        <w:proofErr w:type="spellEnd"/>
        <w:r w:rsidR="00D23E9B" w:rsidRPr="00D93D74">
          <w:rPr>
            <w:i/>
            <w:iCs/>
          </w:rPr>
          <w:t xml:space="preserve"> sanguinis</w:t>
        </w:r>
        <w:r w:rsidR="00D23E9B" w:rsidRPr="00D93D74">
          <w:t xml:space="preserve"> showed a pattern of serial colonisations by multiple distantly related strains</w:t>
        </w:r>
        <w:r w:rsidR="00D23E9B">
          <w:t xml:space="preserve"> </w:t>
        </w:r>
      </w:ins>
      <w:r w:rsidRPr="00D93D74">
        <w:fldChar w:fldCharType="begin"/>
      </w:r>
      <w:r w:rsidR="00620F26">
        <w:instrText xml:space="preserve"> ADDIN ZOTERO_ITEM CSL_CITATION {"citationID":"nT65p7QR","properties":{"unsorted":false,"formattedCitation":"(Poyet et al., 2019)","plainCitation":"(Poyet et al., 2019)","noteIndex":0},"citationItems":[{"id":175,"uris":["http://zotero.org/users/8873894/items/D73U5VSG"],"itemData":{"id":175,"type":"article-journal","abstract":"Our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J."}],"issued":{"date-parts":[["2019",9]]}}}],"schema":"https://github.com/citation-style-language/schema/raw/master/csl-citation.json"} </w:instrText>
      </w:r>
      <w:r w:rsidRPr="00D93D74">
        <w:fldChar w:fldCharType="separate"/>
      </w:r>
      <w:r w:rsidR="00910CB8" w:rsidRPr="00910CB8">
        <w:rPr>
          <w:rFonts w:cs="Times New Roman"/>
        </w:rPr>
        <w:t>(Poyet et al., 2019)</w:t>
      </w:r>
      <w:r w:rsidRPr="00D93D74">
        <w:fldChar w:fldCharType="end"/>
      </w:r>
      <w:r w:rsidRPr="00D93D74">
        <w:t xml:space="preserve">. </w:t>
      </w:r>
    </w:p>
    <w:p w14:paraId="04FC2DD3" w14:textId="58AF3CDF" w:rsidR="00DA42F5" w:rsidRDefault="001528FF" w:rsidP="00DA42F5">
      <w:r w:rsidRPr="00D93D74">
        <w:t xml:space="preserve">Gut microbiota is also an important reservoir of antibiotic-resistant bacteria and antibiotic resistance genes (ARGs) </w:t>
      </w:r>
      <w:r w:rsidRPr="00D93D74">
        <w:fldChar w:fldCharType="begin"/>
      </w:r>
      <w:r w:rsidR="000D4E60">
        <w:instrText xml:space="preserve"> ADDIN ZOTERO_ITEM CSL_CITATION {"citationID":"UKcB3Zbo","properties":{"formattedCitation":"(X. Li et al., 2023)","plainCitation":"(X. Li et al., 2023)","noteIndex":0},"citationItems":[{"id":3501,"uris":["http://zotero.org/users/8873894/items/V5ETH9ZX"],"itemData":{"id":3501,"type":"article-journal","abstract":"Despite their crucial importance for human health, there is still relatively limited knowledge on how the gut resistome changes or responds to antibiotic treatment across ages, especially in the latter case. Here, we use fecal metagenomic data from 662 Danish infants and 217 young adults to fill this gap. The gut resistomes are characterized by a bimodal distribution driven by E. coli composition. The typical profile of the gut resistome differs significantly between adults and infants, with the latter distinguished by higher gene and plasmid abundances. However, the predominant antibiotic resistance genes (ARGs) are the same. Antibiotic treatment reduces bacterial diversity and increased ARG and plasmid abundances in both cohorts, especially core ARGs. The effects of antibiotic treatments on the gut microbiome last longer in adults than in infants, and different antibiotics are associated with distinct impacts. Overall, this study broadens our current understanding of gut resistome dynamics and the impact of antibiotic treatment across age groups.","container-title":"Nature Communications","DOI":"10.1038/s41467-023-44289-6","ISSN":"2041-1723","issue":"1","journalAbbreviation":"Nat Commun","language":"en","license":"2023 The Author(s)","page":"8526","publisher":"Nature Publishing Group","source":"www.nature.com","title":"Differential responses of the gut microbiome and resistome to antibiotic exposures in infants and adults","volume":"14","author":[{"family":"Li","given":"Xuanji"},{"family":"Brejnrod","given":"Asker"},{"family":"Thorsen","given":"Jonathan"},{"family":"Zachariasen","given":"Trine"},{"family":"Trivedi","given":"Urvish"},{"family":"Russel","given":"Jakob"},{"family":"Vestergaard","given":"Gisle Alberg"},{"family":"Stokholm","given":"Jakob"},{"family":"Rasmussen","given":"Morten Arendt"},{"family":"Sørensen","given":"Søren Johannes"}],"issued":{"date-parts":[["2023",12,22]]}}}],"schema":"https://github.com/citation-style-language/schema/raw/master/csl-citation.json"} </w:instrText>
      </w:r>
      <w:r w:rsidRPr="00D93D74">
        <w:fldChar w:fldCharType="separate"/>
      </w:r>
      <w:r w:rsidR="00910CB8" w:rsidRPr="00910CB8">
        <w:rPr>
          <w:rFonts w:cs="Times New Roman"/>
        </w:rPr>
        <w:t>(X. Li et al., 2023)</w:t>
      </w:r>
      <w:r w:rsidRPr="00D93D74">
        <w:fldChar w:fldCharType="end"/>
      </w:r>
      <w:r w:rsidRPr="00D93D74">
        <w:t>. Especially important are non-spore</w:t>
      </w:r>
      <w:r w:rsidR="00CE3464">
        <w:t>-</w:t>
      </w:r>
      <w:r w:rsidRPr="00D93D74">
        <w:t xml:space="preserve">forming gram negative bacteria, although other groups must not be overlooked. Antimicrobial resistance genes in the human gut resistome can be encoded in core genome, or acquired through horizontal gene transfer via plasmids, transposons and integrative elements </w:t>
      </w:r>
      <w:r w:rsidRPr="00D93D74">
        <w:fldChar w:fldCharType="begin"/>
      </w:r>
      <w:r w:rsidR="000D4E60">
        <w:instrText xml:space="preserve"> ADDIN ZOTERO_ITEM CSL_CITATION {"citationID":"cNlXR57p","properties":{"formattedCitation":"(Wuethrich et al., 2021)","plainCitation":"(Wuethrich et al., 2021)","noteIndex":0},"citationItems":[{"id":2417,"uris":["http://zotero.org/users/8873894/items/JFXZYL67"],"itemData":{"id":2417,"type":"article-journal","container-title":"Gut Microbes","DOI":"10.1080/19490976.2021.1911279","ISSN":"1949-0976, 1949-0984","issue":"1","journalAbbreviation":"Gut Microbes","language":"en","page":"1911279","source":"DOI.org (Crossref)","title":"The role of the human gut microbiota in colonization and infection with multidrug-resistant bacteria","volume":"13","author":[{"family":"Wuethrich","given":"Irene"},{"family":"W. Pelzer","given":"Benedikt"},{"family":"Khodamoradi","given":"Yascha"},{"family":"Vehreschild","given":"Maria J. G. T."}],"issued":{"date-parts":[["2021",1,1]]}}}],"schema":"https://github.com/citation-style-language/schema/raw/master/csl-citation.json"} </w:instrText>
      </w:r>
      <w:r w:rsidRPr="00D93D74">
        <w:fldChar w:fldCharType="separate"/>
      </w:r>
      <w:r w:rsidR="00910CB8" w:rsidRPr="00910CB8">
        <w:rPr>
          <w:rFonts w:cs="Times New Roman"/>
        </w:rPr>
        <w:t>(Wuethrich et al., 2021)</w:t>
      </w:r>
      <w:r w:rsidRPr="00D93D74">
        <w:fldChar w:fldCharType="end"/>
      </w:r>
      <w:r w:rsidRPr="00D93D74">
        <w:t xml:space="preserve">. Metagenomic surveys show that </w:t>
      </w:r>
      <w:r w:rsidRPr="00D93D74">
        <w:rPr>
          <w:i/>
          <w:iCs/>
        </w:rPr>
        <w:t>in silico</w:t>
      </w:r>
      <w:r w:rsidRPr="00D93D74">
        <w:t xml:space="preserve"> determined resistance to tetracyclines, bacitracin and glycopeptides (e.g. </w:t>
      </w:r>
      <w:r w:rsidRPr="00D93D74">
        <w:lastRenderedPageBreak/>
        <w:t xml:space="preserve">vancomycin) is particularly common in healthy individuals, with many ARGs traced to dominant commensal phyla such as </w:t>
      </w:r>
      <w:r w:rsidRPr="00D93D74">
        <w:rPr>
          <w:i/>
          <w:iCs/>
        </w:rPr>
        <w:t>Bacillota</w:t>
      </w:r>
      <w:r w:rsidRPr="00D93D74">
        <w:t xml:space="preserve"> and </w:t>
      </w:r>
      <w:r w:rsidRPr="00D93D74">
        <w:rPr>
          <w:i/>
          <w:iCs/>
        </w:rPr>
        <w:t>Bacteroidetes</w:t>
      </w:r>
      <w:r w:rsidRPr="00D93D74">
        <w:t xml:space="preserve"> </w:t>
      </w:r>
      <w:r w:rsidRPr="00D93D74">
        <w:fldChar w:fldCharType="begin"/>
      </w:r>
      <w:r w:rsidR="000D4E60">
        <w:instrText xml:space="preserve"> ADDIN ZOTERO_ITEM CSL_CITATION {"citationID":"VbW6GLSL","properties":{"formattedCitation":"(Lee et al., 2023)","plainCitation":"(Lee et al., 2023)","noteIndex":0},"citationItems":[{"id":3492,"uris":["http://zotero.org/users/8873894/items/GX8ISJXU"],"itemData":{"id":3492,"type":"article-journal","abstract":"The widespread usage of antimicrobials has driven the evolution of resistance in pathogenic microbes, both increased prevalence of antimicrobial resistance genes (ARGs) and their spread across species by horizontal gene transfer (HGT). However, the impact on the wider community of commensal microbes associated with the human body, the microbiome, is less well understood. Small-scale studies have determined the transient impacts of antibiotic consumption but we conduct an extensive survey of ARGs in 8972 metagenomes to determine the population-level impacts. Focusing on 3096 gut microbiomes from healthy individuals not taking antibiotics we demonstrate highly significant correlations between both the total ARG abundance and diversity and per capita antibiotic usage rates across ten countries spanning three continents. Samples from China were notable outliers. We use a collection of 154,723 human-associated metagenome assembled genomes (MAGs) to link these ARGs to taxa and detect HGT. This reveals that the correlations in ARG abundance are driven by multi-species mobile ARGs shared between pathogens and commensals, within a highly connected central component of the network of MAGs and ARGs. We also observe that individual human gut ARG profiles cluster into two types or resistotypes. The less frequent resistotype has higher overall ARG abundance, is associated with certain classes of resistance, and is linked to species-specific genes in the Proteobacteria on the periphery of the ARG network.","container-title":"Nature Communications","DOI":"10.1038/s41467-023-36633-7","ISSN":"2041-1723","issue":"1","journalAbbreviation":"Nat Commun","language":"en","license":"2023 The Author(s)","page":"1191","publisher":"Nature Publishing Group","source":"www.nature.com","title":"Population-level impacts of antibiotic usage on the human gut microbiome","volume":"14","author":[{"family":"Lee","given":"Kihyun"},{"family":"Raguideau","given":"Sebastien"},{"family":"Sirén","given":"Kimmo"},{"family":"Asnicar","given":"Francesco"},{"family":"Cumbo","given":"Fabio"},{"family":"Hildebrand","given":"Falk"},{"family":"Segata","given":"Nicola"},{"family":"Cha","given":"Chang-Jun"},{"family":"Quince","given":"Christopher"}],"issued":{"date-parts":[["2023",3,2]]}}}],"schema":"https://github.com/citation-style-language/schema/raw/master/csl-citation.json"} </w:instrText>
      </w:r>
      <w:r w:rsidRPr="00D93D74">
        <w:fldChar w:fldCharType="separate"/>
      </w:r>
      <w:r w:rsidR="00910CB8" w:rsidRPr="00910CB8">
        <w:rPr>
          <w:rFonts w:cs="Times New Roman"/>
        </w:rPr>
        <w:t>(Lee et al., 2023)</w:t>
      </w:r>
      <w:r w:rsidRPr="00D93D74">
        <w:fldChar w:fldCharType="end"/>
      </w:r>
      <w:r w:rsidRPr="00D93D74">
        <w:t>. Country</w:t>
      </w:r>
      <w:r w:rsidRPr="00D93D74">
        <w:noBreakHyphen/>
        <w:t xml:space="preserve">specific analyses indicate that ARG abundance and diversity correlate with national antibiotic consumption patterns </w:t>
      </w:r>
      <w:r w:rsidRPr="00D93D74">
        <w:fldChar w:fldCharType="begin"/>
      </w:r>
      <w:r w:rsidR="002E6D9A">
        <w:instrText xml:space="preserve"> ADDIN ZOTERO_ITEM CSL_CITATION {"citationID":"hP5onPGQ","properties":{"formattedCitation":"(Xia et al., 2019)","plainCitation":"(Xia et al., 2019)","noteIndex":0},"citationItems":[{"id":"EbuB7IUP/6LY2Nd7d","uris":["http://zotero.org/users/8873894/items/5W5HXCIU"],"itemData":{"id":3489,"type":"article-journal","abstract":"The emergence and spread of antibiotic resistance have become emerging threats to human health. The human gut is a large reservoir for antibiotic resistance genes. The gut resistome may be influenced by many factors, but the consumption of antibiotics at both individual and country level should be one of the most significant factors. Previous studies have suggested that the gut resistome of different populations may vary, but lack quantitative characterization supported with relatively large datasets. In this study, we filled the gap by analyzing a large gut resistome dataset of 1,267 human gut samples of America, China, Denmark, and Spain. We built a stacking machine-learning model to determine whether the gut resistome can act as the sole feature to identify the nationality of an individual reliably. It turned out that the machine learning method could successfully identify American, Chinese, Danish, and Spanish populations with F1 score of 0.964, 0.987, 0.971, and 0.986, respectively. Our finding does highlight the significant differences in the composition of the gut resistome among different nationalities. Our study should be valuable for policy-makers to look into the influences of country-specific factors of the human gut resistome.","container-title":"PeerJ","DOI":"10.7717/peerj.6389","ISSN":"2167-8359","journalAbbreviation":"PeerJ","language":"eng","note":"PMID: 30923648\nPMCID: PMC6431545","page":"e6389","source":"PubMed","title":"Human gut resistome can be country-specific","volume":"7","author":[{"family":"Xia","given":"Yao"},{"family":"Zhu","given":"Yanshan"},{"family":"Li","given":"Qier"},{"family":"Lu","given":"Jiahai"}],"issued":{"date-parts":[["2019"]]}}}],"schema":"https://github.com/citation-style-language/schema/raw/master/csl-citation.json"} </w:instrText>
      </w:r>
      <w:r w:rsidRPr="00D93D74">
        <w:fldChar w:fldCharType="separate"/>
      </w:r>
      <w:r w:rsidR="00910CB8" w:rsidRPr="00910CB8">
        <w:rPr>
          <w:rFonts w:cs="Times New Roman"/>
        </w:rPr>
        <w:t>(Xia et al., 2019)</w:t>
      </w:r>
      <w:r w:rsidRPr="00D93D74">
        <w:fldChar w:fldCharType="end"/>
      </w:r>
      <w:r w:rsidRPr="00D93D74">
        <w:t>.</w:t>
      </w:r>
    </w:p>
    <w:p w14:paraId="104FB38C" w14:textId="77777777" w:rsidR="00910CB8" w:rsidRPr="00D93D74" w:rsidRDefault="00910CB8" w:rsidP="00DA42F5"/>
    <w:p w14:paraId="5976A9EE" w14:textId="1FFF039B" w:rsidR="00DA42F5" w:rsidRDefault="00DA42F5">
      <w:pPr>
        <w:pStyle w:val="Heading2"/>
        <w:numPr>
          <w:ilvl w:val="1"/>
          <w:numId w:val="3"/>
        </w:numPr>
      </w:pPr>
      <w:bookmarkStart w:id="31" w:name="_Toc220932816"/>
      <w:bookmarkStart w:id="32" w:name="_Toc229225086"/>
      <w:commentRangeStart w:id="33"/>
      <w:commentRangeStart w:id="34"/>
      <w:r w:rsidRPr="00D93D74">
        <w:t>RESEARCH GOALS</w:t>
      </w:r>
      <w:bookmarkEnd w:id="31"/>
      <w:bookmarkEnd w:id="32"/>
      <w:commentRangeEnd w:id="33"/>
      <w:r w:rsidR="00BE1C36">
        <w:rPr>
          <w:rStyle w:val="CommentReference"/>
          <w:sz w:val="24"/>
          <w:szCs w:val="22"/>
        </w:rPr>
        <w:commentReference w:id="33"/>
      </w:r>
      <w:commentRangeEnd w:id="34"/>
      <w:r w:rsidR="000C14BC">
        <w:rPr>
          <w:rStyle w:val="CommentReference"/>
          <w:sz w:val="24"/>
          <w:szCs w:val="22"/>
        </w:rPr>
        <w:commentReference w:id="34"/>
      </w:r>
    </w:p>
    <w:p w14:paraId="0D27F254" w14:textId="0D82EA30" w:rsidR="00CE3464" w:rsidRPr="00CE3464" w:rsidRDefault="00F35A4C" w:rsidP="00620F26">
      <w:r>
        <w:t>The main</w:t>
      </w:r>
      <w:r w:rsidR="00CE3464">
        <w:t xml:space="preserve"> goal was to investigate the whole community of spore-forming bacteria (sporobiota) in the human gut through extended period of time in multiple individuals using both culture-independent and </w:t>
      </w:r>
      <w:r>
        <w:t xml:space="preserve">to some extend </w:t>
      </w:r>
      <w:r w:rsidR="00CE3464">
        <w:t xml:space="preserve">culture-dependant methods. This study was set out to be exploratory with an aim of extending the knowledge of sporobiota. To achieve this, we set ourselves three research goals: </w:t>
      </w:r>
    </w:p>
    <w:p w14:paraId="0B9FFDF5" w14:textId="77777777" w:rsidR="001528FF" w:rsidRPr="00D93D74" w:rsidRDefault="001528FF" w:rsidP="001528FF">
      <w:pPr>
        <w:rPr>
          <w:b/>
          <w:bCs/>
        </w:rPr>
      </w:pPr>
      <w:r w:rsidRPr="00D93D74">
        <w:rPr>
          <w:b/>
          <w:bCs/>
        </w:rPr>
        <w:t>Goal 1. Description and comparison of the temporal stability of the gut microbiota and sporobiota in healthy individuals.</w:t>
      </w:r>
    </w:p>
    <w:p w14:paraId="547D189D" w14:textId="77777777" w:rsidR="001528FF" w:rsidRPr="00D93D74" w:rsidRDefault="001528FF" w:rsidP="001528FF">
      <w:pPr>
        <w:rPr>
          <w:b/>
          <w:bCs/>
        </w:rPr>
      </w:pPr>
      <w:r w:rsidRPr="00D93D74">
        <w:rPr>
          <w:b/>
          <w:bCs/>
        </w:rPr>
        <w:t xml:space="preserve">Goal 2. Individual-specific population genetics analysis on the isolated spore-forming species. </w:t>
      </w:r>
    </w:p>
    <w:p w14:paraId="7519AC1D" w14:textId="77777777" w:rsidR="001528FF" w:rsidRPr="00D93D74" w:rsidRDefault="001528FF" w:rsidP="001528FF">
      <w:pPr>
        <w:rPr>
          <w:b/>
          <w:bCs/>
        </w:rPr>
      </w:pPr>
      <w:r w:rsidRPr="00D93D74">
        <w:rPr>
          <w:b/>
          <w:bCs/>
        </w:rPr>
        <w:t>Goal 3. Monitoring longitudinal changes in the resistome depending on changes in the intestinal microbiota.</w:t>
      </w:r>
    </w:p>
    <w:p w14:paraId="5DB26FB5" w14:textId="77777777" w:rsidR="003749A2" w:rsidRPr="00D93D74" w:rsidRDefault="003749A2" w:rsidP="001528FF">
      <w:pPr>
        <w:spacing w:line="259" w:lineRule="auto"/>
        <w:jc w:val="left"/>
      </w:pPr>
    </w:p>
    <w:p w14:paraId="1208CC54" w14:textId="209FDE00" w:rsidR="006C4143" w:rsidRPr="00D93D74" w:rsidRDefault="001528FF">
      <w:pPr>
        <w:pStyle w:val="Heading2"/>
        <w:numPr>
          <w:ilvl w:val="1"/>
          <w:numId w:val="3"/>
        </w:numPr>
      </w:pPr>
      <w:bookmarkStart w:id="35" w:name="_Toc229225087"/>
      <w:r w:rsidRPr="00D93D74">
        <w:t>RESEARCH HYPOTHESES</w:t>
      </w:r>
      <w:bookmarkEnd w:id="35"/>
      <w:r w:rsidRPr="00D93D74">
        <w:t xml:space="preserve"> </w:t>
      </w:r>
    </w:p>
    <w:p w14:paraId="0C3CB7FB" w14:textId="5213A790" w:rsidR="001528FF" w:rsidRPr="00D93D74" w:rsidRDefault="006C4143" w:rsidP="00715F9C">
      <w:r w:rsidRPr="00D93D74">
        <w:t>W</w:t>
      </w:r>
      <w:r w:rsidR="001528FF" w:rsidRPr="00D93D74">
        <w:t>e set three hypotheses</w:t>
      </w:r>
      <w:r w:rsidR="00497A2F">
        <w:t>:</w:t>
      </w:r>
    </w:p>
    <w:p w14:paraId="106ADD0C" w14:textId="77777777" w:rsidR="001528FF" w:rsidRPr="00D93D74" w:rsidRDefault="001528FF" w:rsidP="00715F9C">
      <w:pPr>
        <w:rPr>
          <w:b/>
          <w:bCs/>
        </w:rPr>
      </w:pPr>
      <w:r w:rsidRPr="00D93D74">
        <w:rPr>
          <w:b/>
          <w:bCs/>
        </w:rPr>
        <w:t>Hypothesis 1. The gut sporobiota of an individual will be less stable than the gut microbiota.</w:t>
      </w:r>
    </w:p>
    <w:p w14:paraId="270BF988" w14:textId="7890E335" w:rsidR="006A2FDE" w:rsidRDefault="00CE3464" w:rsidP="00715F9C">
      <w:r>
        <w:t>Previous work on lysozyme-resistant community in the human gut assessed stability in a single individual over 24-days and suggested this community is less variable than the rest of the microbiota</w:t>
      </w:r>
      <w:r w:rsidR="006A2FDE">
        <w:t>, at the level of OTUs</w:t>
      </w:r>
      <w:r>
        <w:t xml:space="preserve">. </w:t>
      </w:r>
      <w:r w:rsidR="006A2FDE">
        <w:t xml:space="preserve">In contrast, longitudinal shotgun metagenomic studies reported members from the </w:t>
      </w:r>
      <w:r w:rsidR="00497A2F">
        <w:t xml:space="preserve">phylum </w:t>
      </w:r>
      <w:proofErr w:type="spellStart"/>
      <w:r w:rsidR="00497A2F">
        <w:rPr>
          <w:i/>
          <w:iCs/>
        </w:rPr>
        <w:t>Bacilllota</w:t>
      </w:r>
      <w:proofErr w:type="spellEnd"/>
      <w:r w:rsidR="006A2FDE">
        <w:t xml:space="preserve">, which include many spore-forming bacteria tend to fluctuate more over time than non-spore-forming species. </w:t>
      </w:r>
      <w:r w:rsidR="006A2FDE" w:rsidRPr="006A2FDE">
        <w:t>In addition, cultivation‑based studies have documented replacement events</w:t>
      </w:r>
      <w:r w:rsidR="006A2FDE">
        <w:t xml:space="preserve"> </w:t>
      </w:r>
      <w:r w:rsidR="006A2FDE" w:rsidRPr="006A2FDE">
        <w:t xml:space="preserve">for spore‑forming taxa such as </w:t>
      </w:r>
      <w:r w:rsidR="006A2FDE" w:rsidRPr="00620F26">
        <w:rPr>
          <w:i/>
          <w:iCs/>
        </w:rPr>
        <w:t>T. sanguinis</w:t>
      </w:r>
      <w:r w:rsidR="006A2FDE" w:rsidRPr="006A2FDE">
        <w:t xml:space="preserve">, whereas non‑spore‑formers like </w:t>
      </w:r>
      <w:r w:rsidR="006A2FDE" w:rsidRPr="00620F26">
        <w:rPr>
          <w:i/>
          <w:iCs/>
        </w:rPr>
        <w:t xml:space="preserve">B. </w:t>
      </w:r>
      <w:proofErr w:type="spellStart"/>
      <w:r w:rsidR="006A2FDE" w:rsidRPr="00620F26">
        <w:rPr>
          <w:i/>
          <w:iCs/>
        </w:rPr>
        <w:t>vulgatus</w:t>
      </w:r>
      <w:proofErr w:type="spellEnd"/>
      <w:r w:rsidR="006A2FDE" w:rsidRPr="006A2FDE">
        <w:t xml:space="preserve"> and </w:t>
      </w:r>
      <w:r w:rsidR="006A2FDE" w:rsidRPr="00620F26">
        <w:rPr>
          <w:i/>
          <w:iCs/>
        </w:rPr>
        <w:t>B. ovatus</w:t>
      </w:r>
      <w:r w:rsidR="006A2FDE" w:rsidRPr="006A2FDE">
        <w:t xml:space="preserve"> persisted, pointing to a potentially more dynamic lifestyle of spore formers in the gut ecosystem.</w:t>
      </w:r>
      <w:r w:rsidR="006A2FDE">
        <w:t xml:space="preserve"> </w:t>
      </w:r>
      <w:r w:rsidR="006A2FDE" w:rsidRPr="006A2FDE">
        <w:t xml:space="preserve">We formulated this hypothesis before </w:t>
      </w:r>
      <w:r w:rsidR="006A2FDE">
        <w:t>coming across the ‘seed bank’ hypothesis</w:t>
      </w:r>
      <w:r w:rsidR="006A2FDE" w:rsidRPr="006A2FDE">
        <w:t xml:space="preserve">, which predicts that dormant forms such as endospores can increase persistence by buffering populations against environmental fluctuations. </w:t>
      </w:r>
      <w:r w:rsidR="006A2FDE">
        <w:t xml:space="preserve">Based on this, we initially expected </w:t>
      </w:r>
      <w:r w:rsidR="00F35A4C">
        <w:t>spores to en</w:t>
      </w:r>
      <w:r w:rsidR="00620F26">
        <w:t>h</w:t>
      </w:r>
      <w:r w:rsidR="00F35A4C">
        <w:t xml:space="preserve">ance the transmission and therefore </w:t>
      </w:r>
      <w:r w:rsidR="006A2FDE">
        <w:t xml:space="preserve">the sporobiota to show lower within host stability than the rest of microbiota. </w:t>
      </w:r>
    </w:p>
    <w:p w14:paraId="4459D51E" w14:textId="55EED71B" w:rsidR="006A2FDE" w:rsidRPr="00D93D74" w:rsidRDefault="006A2FDE" w:rsidP="00715F9C">
      <w:r>
        <w:t>Contrary to our expectation, this hypothesis was not confirmed. When we defined s</w:t>
      </w:r>
      <w:r w:rsidR="001528FF" w:rsidRPr="00D93D74">
        <w:t>tability as persistence of taxa within an individual</w:t>
      </w:r>
      <w:r>
        <w:t>, we observed</w:t>
      </w:r>
      <w:r w:rsidR="001528FF" w:rsidRPr="00D93D74">
        <w:t xml:space="preserve"> </w:t>
      </w:r>
      <w:r>
        <w:t>t</w:t>
      </w:r>
      <w:r w:rsidR="001528FF" w:rsidRPr="00D93D74">
        <w:t xml:space="preserve">hat spore-forming bacteria, especially those </w:t>
      </w:r>
      <w:r w:rsidR="001528FF" w:rsidRPr="00D93D74">
        <w:lastRenderedPageBreak/>
        <w:t>also present in the ethanol-resistant community, persist for longer than other non-spore-forming or ethanol non-resistant bacteria</w:t>
      </w:r>
      <w:r>
        <w:t xml:space="preserve"> </w:t>
      </w:r>
      <w:r w:rsidRPr="00D93D74">
        <w:t>within an individual</w:t>
      </w:r>
      <w:r w:rsidR="001528FF" w:rsidRPr="00D93D74">
        <w:t xml:space="preserve">. </w:t>
      </w:r>
    </w:p>
    <w:p w14:paraId="22DF1EE8" w14:textId="6C5E302A" w:rsidR="00EB406B" w:rsidRDefault="001528FF" w:rsidP="00715F9C">
      <w:r w:rsidRPr="00D93D74">
        <w:rPr>
          <w:b/>
          <w:bCs/>
        </w:rPr>
        <w:t>Hypothesis 2. Gut sporobiota and microbiota will change during the extreme event in most volunteers.</w:t>
      </w:r>
    </w:p>
    <w:p w14:paraId="6EFACDB4" w14:textId="77777777" w:rsidR="006A2FDE" w:rsidRDefault="006A2FDE" w:rsidP="00715F9C">
      <w:r w:rsidRPr="006A2FDE">
        <w:t xml:space="preserve">Short‑term perturbations such as antibiotics, gastrointestinal infections, or major dietary shifts are known to affect gut microbial community structure, often causing transient reductions in diversity and shifts in composition, with partial or full recovery over time. Because spore formation and other dormant states can enable survival under adverse conditions, we hypothesized that extreme events would particularly reshape the sporobiota, either by enriching dormant forms that survive the disturbance or by altering their relative contribution as the community returns toward its pre‑event state. </w:t>
      </w:r>
    </w:p>
    <w:p w14:paraId="5CD2ED04" w14:textId="331C600E" w:rsidR="001528FF" w:rsidRPr="00D93D74" w:rsidRDefault="001528FF" w:rsidP="00715F9C">
      <w:r w:rsidRPr="00D93D74">
        <w:t xml:space="preserve">Due to lack of extreme events reported in the six-months sampling period we cannot reject or confirm the second hypothesis with statistically significant results. However, observational evidence does suggest a change in community composition during antibiotic consumption, which is later returned to a previous state. Other </w:t>
      </w:r>
      <w:r w:rsidR="006A2FDE">
        <w:t xml:space="preserve">self-reported </w:t>
      </w:r>
      <w:r w:rsidRPr="00D93D74">
        <w:t xml:space="preserve">events such as travel outside of country of residence, stress, migraines or visits to the dentist did not </w:t>
      </w:r>
      <w:r w:rsidR="001A3CBF">
        <w:t>significantly</w:t>
      </w:r>
      <w:r w:rsidR="006A2FDE">
        <w:t xml:space="preserve"> affect the</w:t>
      </w:r>
      <w:r w:rsidR="006A2FDE" w:rsidRPr="00D93D74">
        <w:t xml:space="preserve"> </w:t>
      </w:r>
      <w:r w:rsidRPr="00D93D74">
        <w:t>relative abundance of gut</w:t>
      </w:r>
      <w:r w:rsidR="006A2FDE">
        <w:t xml:space="preserve"> bacteria in our dataset</w:t>
      </w:r>
      <w:commentRangeStart w:id="36"/>
      <w:commentRangeEnd w:id="36"/>
      <w:r w:rsidRPr="00D93D74">
        <w:rPr>
          <w:rStyle w:val="CommentReference"/>
          <w:sz w:val="24"/>
          <w:szCs w:val="22"/>
        </w:rPr>
        <w:commentReference w:id="36"/>
      </w:r>
      <w:r w:rsidRPr="00D93D74">
        <w:t>.</w:t>
      </w:r>
      <w:bookmarkStart w:id="37" w:name="_Toc220591351"/>
    </w:p>
    <w:p w14:paraId="22DBA026" w14:textId="77777777" w:rsidR="001528FF" w:rsidRDefault="001528FF" w:rsidP="00715F9C">
      <w:pPr>
        <w:rPr>
          <w:b/>
          <w:bCs/>
        </w:rPr>
      </w:pPr>
      <w:r w:rsidRPr="00D93D74">
        <w:rPr>
          <w:b/>
          <w:bCs/>
        </w:rPr>
        <w:t>Hypothesis 3. Increased presence of resistance genes will correlate with reduced diversity of the microbiota.</w:t>
      </w:r>
      <w:bookmarkEnd w:id="37"/>
    </w:p>
    <w:p w14:paraId="16D60180" w14:textId="274DC362" w:rsidR="006A2FDE" w:rsidRPr="00620F26" w:rsidRDefault="00620F26" w:rsidP="00715F9C">
      <w:r w:rsidRPr="00620F26">
        <w:t xml:space="preserve">A large proportion do resistance genes found in gut microbiota are associated with non-selective efflux pumps or changed porins. Both mechanisms can also support better adaptation to changing environmental conditions. </w:t>
      </w:r>
      <w:r>
        <w:t xml:space="preserve">Also, it has been described previously that </w:t>
      </w:r>
      <w:commentRangeStart w:id="38"/>
      <w:r>
        <w:t>a</w:t>
      </w:r>
      <w:r w:rsidR="006A2FDE" w:rsidRPr="00620F26">
        <w:t xml:space="preserve">ntibiotic exposure can reduce microbial diversity </w:t>
      </w:r>
      <w:r>
        <w:t xml:space="preserve">in human gut </w:t>
      </w:r>
      <w:r w:rsidR="006A2FDE" w:rsidRPr="00620F26">
        <w:t>and select for resistant taxa, leading to communities with higher carriage of A</w:t>
      </w:r>
      <w:r w:rsidR="006A2FDE">
        <w:t>RGs</w:t>
      </w:r>
      <w:r w:rsidR="006A2FDE" w:rsidRPr="00620F26">
        <w:t xml:space="preserve"> but lower taxonomic </w:t>
      </w:r>
      <w:r w:rsidR="006A2FDE">
        <w:t>diversity</w:t>
      </w:r>
      <w:r w:rsidR="006A2FDE" w:rsidRPr="00620F26">
        <w:t xml:space="preserve">. We therefore expected that individuals or time points with a higher number or diversity of </w:t>
      </w:r>
      <w:r w:rsidR="006A2FDE">
        <w:t>ARGs</w:t>
      </w:r>
      <w:r w:rsidR="006A2FDE" w:rsidRPr="00620F26">
        <w:t xml:space="preserve"> would exhibit reduced microbiota diversity, reflecting past selection and competitive advantages of resistant strains.</w:t>
      </w:r>
      <w:commentRangeEnd w:id="38"/>
      <w:r w:rsidR="009D6897" w:rsidRPr="00620F26">
        <w:rPr>
          <w:rStyle w:val="CommentReference"/>
          <w:sz w:val="24"/>
          <w:szCs w:val="22"/>
        </w:rPr>
        <w:commentReference w:id="38"/>
      </w:r>
    </w:p>
    <w:p w14:paraId="771A3A21" w14:textId="343243B7" w:rsidR="00221812" w:rsidRPr="00910CB8" w:rsidRDefault="006A2FDE" w:rsidP="00910CB8">
      <w:pPr>
        <w:rPr>
          <w:rFonts w:cs="Times New Roman"/>
        </w:rPr>
      </w:pPr>
      <w:r w:rsidRPr="00FA10E7">
        <w:rPr>
          <w:rFonts w:cs="Times New Roman"/>
        </w:rPr>
        <w:t xml:space="preserve">However, our data did not support this hypothesis, as no significant association was observed between bacterial diversity and ARG diversity over time. </w:t>
      </w:r>
      <w:r>
        <w:rPr>
          <w:rFonts w:cs="Times New Roman"/>
        </w:rPr>
        <w:t xml:space="preserve">Instead, we identified class-specific relationships between bacterial diversity and abundance of ARGs. A negative association was observed between bacterial diversity and abundance of ARGs in MLS class, and a positive association for the macrolide and trimethoprim classes. </w:t>
      </w:r>
      <w:r w:rsidRPr="00FA10E7">
        <w:rPr>
          <w:rFonts w:cs="Times New Roman"/>
        </w:rPr>
        <w:t>These findings suggest that reductions in bacterial abundance may selectively influence certain resistance classes, rather than driving a broad increase in resistome diversity.</w:t>
      </w:r>
      <w:r w:rsidR="00221812" w:rsidRPr="00D93D74">
        <w:br w:type="page"/>
      </w:r>
    </w:p>
    <w:p w14:paraId="0BBBAAF1" w14:textId="7DC9D124" w:rsidR="003D12EB" w:rsidRDefault="00221812">
      <w:pPr>
        <w:pStyle w:val="Heading1"/>
        <w:numPr>
          <w:ilvl w:val="0"/>
          <w:numId w:val="3"/>
        </w:numPr>
      </w:pPr>
      <w:bookmarkStart w:id="39" w:name="_Toc216099704"/>
      <w:bookmarkStart w:id="40" w:name="_Toc220932818"/>
      <w:bookmarkStart w:id="41" w:name="_Toc229225088"/>
      <w:r w:rsidRPr="00D93D74">
        <w:lastRenderedPageBreak/>
        <w:t>LITERATURE REVIEW</w:t>
      </w:r>
      <w:bookmarkEnd w:id="39"/>
      <w:bookmarkEnd w:id="40"/>
      <w:bookmarkEnd w:id="41"/>
    </w:p>
    <w:p w14:paraId="02F8F552" w14:textId="77777777" w:rsidR="00910CB8" w:rsidRPr="00910CB8" w:rsidRDefault="00910CB8" w:rsidP="00910CB8"/>
    <w:p w14:paraId="79AC3B52" w14:textId="77777777" w:rsidR="00DA42F5" w:rsidRPr="00D93D74" w:rsidRDefault="00DA42F5">
      <w:pPr>
        <w:pStyle w:val="Heading2"/>
        <w:numPr>
          <w:ilvl w:val="1"/>
          <w:numId w:val="3"/>
        </w:numPr>
      </w:pPr>
      <w:bookmarkStart w:id="42" w:name="_Toc228363591"/>
      <w:bookmarkStart w:id="43" w:name="_Toc228436348"/>
      <w:bookmarkStart w:id="44" w:name="_Toc228436409"/>
      <w:bookmarkStart w:id="45" w:name="_Toc219124854"/>
      <w:bookmarkStart w:id="46" w:name="_Toc220932819"/>
      <w:bookmarkStart w:id="47" w:name="_Toc229225089"/>
      <w:bookmarkEnd w:id="42"/>
      <w:bookmarkEnd w:id="43"/>
      <w:bookmarkEnd w:id="44"/>
      <w:r w:rsidRPr="00D93D74">
        <w:t>HUMAN GUT MICROBIOTA</w:t>
      </w:r>
      <w:bookmarkEnd w:id="45"/>
      <w:bookmarkEnd w:id="46"/>
      <w:bookmarkEnd w:id="47"/>
      <w:r w:rsidRPr="00D93D74">
        <w:t xml:space="preserve"> </w:t>
      </w:r>
    </w:p>
    <w:p w14:paraId="19602621" w14:textId="353E1B46" w:rsidR="00780B3B" w:rsidRDefault="00DA42F5" w:rsidP="00FF1358">
      <w:r w:rsidRPr="00D93D74">
        <w:t xml:space="preserve">The intestine is the most densely colonized microbial habitat of the human body, harbouring trillions of bacteria along with viruses, archaea and eukaryotes that collectively form the gut microbiota </w:t>
      </w:r>
      <w:r w:rsidR="00012777" w:rsidRPr="00D93D74">
        <w:fldChar w:fldCharType="begin"/>
      </w:r>
      <w:r w:rsidR="000D4E60">
        <w:instrText xml:space="preserve"> ADDIN ZOTERO_ITEM CSL_CITATION {"citationID":"XAim9oL1","properties":{"formattedCitation":"(Heidrich et al., 2025)","plainCitation":"(Heidrich et al., 2025)","noteIndex":0},"citationItems":[{"id":3463,"uris":["http://zotero.org/users/8873894/items/U5A8LQ4G"],"itemData":{"id":3463,"type":"article-journal","abstract":"As humans, we host personal microbiomes intricately connected to our biology and health. Far from being isolated entities, our microbiomes are dynamically shaped by microbial exchange with the surroundings, in lifelong microbiome acquisition and transmission processes. In this Review, we explore recent studies on how our microbiomes are transmitted, beginning at birth and during interactions with other humans and the environment. We also describe the key methodological aspects of transmission inference, based on the uniqueness of the building blocks of the microbiome — single microbial strains. A better understanding of human microbiome transmission will have implications for studies of microbial host regulation, of microbiome-associated diseases, and for effective microbiome-targeting strategies. Besides exchanging strains with other humans, there is also preliminary evidence we acquire microorganisms from animals and food, and thus a complete understanding of microbiome acquisition and transmission can only be attained by adopting a One Health perspective.","container-title":"Nature Reviews Microbiology","DOI":"10.1038/s41579-025-01166-x","ISSN":"1740-1534","issue":"9","journalAbbreviation":"Nat Rev Microbiol","language":"en","license":"2025 Springer Nature Limited","page":"568-584","publisher":"Nature Publishing Group","source":"www.nature.com","title":"Human microbiome acquisition and transmission","volume":"23","author":[{"family":"Heidrich","given":"Vitor"},{"family":"Valles-Colomer","given":"Mireia"},{"family":"Segata","given":"Nicola"}],"issued":{"date-parts":[["2025",9]]}}}],"schema":"https://github.com/citation-style-language/schema/raw/master/csl-citation.json"} </w:instrText>
      </w:r>
      <w:r w:rsidR="00012777" w:rsidRPr="00D93D74">
        <w:fldChar w:fldCharType="separate"/>
      </w:r>
      <w:r w:rsidR="00910CB8" w:rsidRPr="00910CB8">
        <w:rPr>
          <w:rFonts w:cs="Times New Roman"/>
        </w:rPr>
        <w:t>(Heidrich et al., 2025)</w:t>
      </w:r>
      <w:r w:rsidR="00012777" w:rsidRPr="00D93D74">
        <w:fldChar w:fldCharType="end"/>
      </w:r>
      <w:r w:rsidR="00012777" w:rsidRPr="00D93D74">
        <w:t xml:space="preserve">. </w:t>
      </w:r>
      <w:bookmarkStart w:id="48" w:name="_Hlk227841390"/>
      <w:r w:rsidRPr="00D93D74">
        <w:t xml:space="preserve">Colonization begins at birth as infants acquire </w:t>
      </w:r>
      <w:r w:rsidR="00EF305C" w:rsidRPr="00D93D74">
        <w:t>microbes</w:t>
      </w:r>
      <w:r w:rsidRPr="00D93D74">
        <w:t xml:space="preserve"> from their caretakers, siblings, and the surrounding environment </w:t>
      </w:r>
      <w:r w:rsidR="00012777" w:rsidRPr="00D93D74">
        <w:fldChar w:fldCharType="begin"/>
      </w:r>
      <w:r w:rsidR="000D4E60">
        <w:instrText xml:space="preserve"> ADDIN ZOTERO_ITEM CSL_CITATION {"citationID":"SxzLvEvE","properties":{"formattedCitation":"(Martino et al., 2022)","plainCitation":"(Martino et al., 2022)","noteIndex":0},"citationItems":[{"id":1108,"uris":["http://zotero.org/users/8873894/items/VS3A8XM3"],"itemData":{"id":1108,"type":"article-journal","abstract":"Associations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Limited","page":"1-14","publisher":"Nature Publishing Group","source":"www.nature.com","title":"Microbiota succession throughout life from the cradle to the grave","author":[{"family":"Martino","given":"Cameron"},{"family":"Dilmore","given":"Amanda Hazel"},{"family":"Burcham","given":"Zachary M."},{"family":"Metcalf","given":"Jessica L."},{"family":"Jeste","given":"Dilip"},{"family":"Knight","given":"Rob"}],"issued":{"date-parts":[["2022",7,29]]}}}],"schema":"https://github.com/citation-style-language/schema/raw/master/csl-citation.json"} </w:instrText>
      </w:r>
      <w:r w:rsidR="00012777" w:rsidRPr="00D93D74">
        <w:fldChar w:fldCharType="separate"/>
      </w:r>
      <w:r w:rsidR="00910CB8" w:rsidRPr="00910CB8">
        <w:rPr>
          <w:rFonts w:cs="Times New Roman"/>
        </w:rPr>
        <w:t>(Martino et al., 2022)</w:t>
      </w:r>
      <w:r w:rsidR="00012777" w:rsidRPr="00D93D74">
        <w:fldChar w:fldCharType="end"/>
      </w:r>
      <w:r w:rsidRPr="00D93D74">
        <w:t xml:space="preserve">. Community composition reflects a continuous balance between immigration, growth, competition and cooperation among these microorganisms, constrained by host physiology, lifestyle, and environment </w:t>
      </w:r>
      <w:r w:rsidR="00012777" w:rsidRPr="00D93D74">
        <w:fldChar w:fldCharType="begin"/>
      </w:r>
      <w:r w:rsidR="000D4E60">
        <w:instrText xml:space="preserve"> ADDIN ZOTERO_ITEM CSL_CITATION {"citationID":"M5o17Bh1","properties":{"formattedCitation":"(Amato and Carmody, 2023)","plainCitation":"(Amato and Carmody, 2023)","noteIndex":0},"citationItems":[{"id":3466,"uris":["http://zotero.org/users/8873894/items/4ZC2J47I"],"itemData":{"id":3466,"type":"article-journal","abstract":"Although microbiome science is relatively young, our knowledge of human-microbiome interactions is growing rapidly and has already begun to transform our understanding of human ecology and evolution. Here we summarize our current understanding of three-way interactions between the gut microbiota, human ecology, and human evolution. We review the factors driving microbiome variation within and between individuals and populations, as well as comparative data from nonhuman primates that allow a more direct examination of microbial relationships with host ecology and evolution. Collectively, these data sets can help illuminate generalizable principles governing host-microbiome-environment interactions, the processes contributing to bidirectional influences between the human gut microbiota and the human ecological niche, and past changes in the human microbiome that may have harbored consequences for human adaptation. Developing richer insight into host-microbiome-environment interactions will ultimately broaden our view of human biology and its response to changing environments.","container-title":"Annual Review of Anthropology","DOI":"10.1146/annurev-anthro-052721-085122","ISSN":"0084-6570, 1545-4290","issue":"Volume 52, 2023","language":"en","page":"295-311","publisher":"Annual Reviews","source":"www.annualreviews.org","title":"Gut Microbial Intersections with Human Ecology and Evolution","volume":"52","author":[{"family":"Amato","given":"Katherine R."},{"family":"Carmody","given":"Rachel N."}],"issued":{"date-parts":[["2023",10,23]]}}}],"schema":"https://github.com/citation-style-language/schema/raw/master/csl-citation.json"} </w:instrText>
      </w:r>
      <w:r w:rsidR="00012777" w:rsidRPr="00D93D74">
        <w:fldChar w:fldCharType="separate"/>
      </w:r>
      <w:r w:rsidR="00910CB8" w:rsidRPr="00910CB8">
        <w:rPr>
          <w:rFonts w:cs="Times New Roman"/>
        </w:rPr>
        <w:t>(Amato and Carmody, 2023)</w:t>
      </w:r>
      <w:r w:rsidR="00012777" w:rsidRPr="00D93D74">
        <w:fldChar w:fldCharType="end"/>
      </w:r>
      <w:r w:rsidRPr="00D93D74">
        <w:t>.</w:t>
      </w:r>
      <w:bookmarkEnd w:id="48"/>
    </w:p>
    <w:p w14:paraId="2368A90A" w14:textId="77777777" w:rsidR="00910CB8" w:rsidRPr="00D93D74" w:rsidRDefault="00910CB8" w:rsidP="00FF1358"/>
    <w:p w14:paraId="3EE358B9" w14:textId="7A2C6F70" w:rsidR="00780B3B" w:rsidRPr="00D93D74" w:rsidRDefault="00780B3B">
      <w:pPr>
        <w:pStyle w:val="Heading3"/>
        <w:numPr>
          <w:ilvl w:val="2"/>
          <w:numId w:val="3"/>
        </w:numPr>
      </w:pPr>
      <w:bookmarkStart w:id="49" w:name="_Toc219124855"/>
      <w:bookmarkStart w:id="50" w:name="_Toc220932823"/>
      <w:bookmarkStart w:id="51" w:name="_Toc229225090"/>
      <w:r w:rsidRPr="00D93D74">
        <w:t xml:space="preserve">Longitudinal studies of </w:t>
      </w:r>
      <w:bookmarkEnd w:id="49"/>
      <w:r w:rsidR="007730F9" w:rsidRPr="00D93D74">
        <w:t>bacterial communities in the human gut</w:t>
      </w:r>
      <w:bookmarkEnd w:id="50"/>
      <w:bookmarkEnd w:id="51"/>
      <w:r w:rsidR="007730F9" w:rsidRPr="00D93D74">
        <w:t xml:space="preserve"> </w:t>
      </w:r>
    </w:p>
    <w:p w14:paraId="150FE9E9" w14:textId="5FADF34D" w:rsidR="00780B3B" w:rsidRDefault="00780B3B" w:rsidP="00FF1358">
      <w:bookmarkStart w:id="52" w:name="_Hlk227841666"/>
      <w:r w:rsidRPr="00D93D74">
        <w:t xml:space="preserve">Longitudinal studies, in which microbiota is </w:t>
      </w:r>
      <w:r w:rsidR="009E4246" w:rsidRPr="00D93D74">
        <w:t xml:space="preserve">repeatedly </w:t>
      </w:r>
      <w:r w:rsidRPr="00D93D74">
        <w:t xml:space="preserve">sampled from the same individuals, provide the main empirical basis for understanding temporal dynamics and individuality in the human gut </w:t>
      </w:r>
      <w:bookmarkEnd w:id="52"/>
      <w:r w:rsidRPr="00D93D74">
        <w:fldChar w:fldCharType="begin"/>
      </w:r>
      <w:r w:rsidR="000D4E60">
        <w:instrText xml:space="preserve"> ADDIN ZOTERO_ITEM CSL_CITATION {"citationID":"HGfrCYqt","properties":{"formattedCitation":"(Schlomann and Parthasarathy, 2019)","plainCitation":"(Schlomann and Parthasarathy, 2019)","noteIndex":0},"citationItems":[{"id":3469,"uris":["http://zotero.org/users/8873894/items/BAUF6V4L"],"itemData":{"id":3469,"type":"article-journal","abstract":"Vast communities of microorganisms inhabit the gastrointestinal tracts of humans and other animals. Understanding their initial development, fluctuations in composition, stability over long times, and responses to transient perturbations – in other words their dynamics – is important both for gaining basic insights into these ecosystems and for rationally manipulating them for therapeutic ends. Gut microbiome dynamics, however, remain poorly understood. We review here studies of gut microbiome dynamics in the presence and absence of external perturbations, noting especially the long timescales associated with overall stability and the short timescales associated with various underlying biological processes. Integrating these disparate timescales, we suggest, is an important goal for future work and is necessary for developing a predictive understanding of microbiome dynamics.","collection-title":"Microbiota","container-title":"Current Opinion in Microbiology","DOI":"10.1016/j.mib.2019.09.011","ISSN":"1369-5274","journalAbbreviation":"Current Opinion in Microbiology","page":"56-63","source":"ScienceDirect","title":"Timescales of gut microbiome dynamics","volume":"50","author":[{"family":"Schlomann","given":"Brandon H"},{"family":"Parthasarathy","given":"Raghuveer"}],"issued":{"date-parts":[["2019",8,1]]}}}],"schema":"https://github.com/citation-style-language/schema/raw/master/csl-citation.json"} </w:instrText>
      </w:r>
      <w:r w:rsidRPr="00D93D74">
        <w:fldChar w:fldCharType="separate"/>
      </w:r>
      <w:r w:rsidR="00910CB8" w:rsidRPr="00910CB8">
        <w:rPr>
          <w:rFonts w:cs="Times New Roman"/>
        </w:rPr>
        <w:t>(Schlomann and Parthasarathy, 2019)</w:t>
      </w:r>
      <w:r w:rsidRPr="00D93D74">
        <w:fldChar w:fldCharType="end"/>
      </w:r>
      <w:r w:rsidRPr="00D93D74">
        <w:t>. Several longitudinal studies have been conducted on the gut microbiota</w:t>
      </w:r>
      <w:r w:rsidR="00251142">
        <w:t xml:space="preserve"> and will be summarized below</w:t>
      </w:r>
      <w:r w:rsidRPr="00D93D74">
        <w:t xml:space="preserve">. Cohorts have ranged from single‑subject dense time series to hundreds of participants, with sampling intervals from days to months or </w:t>
      </w:r>
      <w:r w:rsidR="00DA5B9B">
        <w:t xml:space="preserve">even </w:t>
      </w:r>
      <w:r w:rsidR="00207CEB" w:rsidRPr="00D93D74">
        <w:t>years</w:t>
      </w:r>
      <w:r w:rsidR="00207CEB">
        <w:t xml:space="preserve">. </w:t>
      </w:r>
      <w:r w:rsidRPr="00D93D74">
        <w:t xml:space="preserve">Most studies have profiled bacteria using 16S rRNA gene amplicon sequencing, but some have also characterized fungi by targeting the ITS region or </w:t>
      </w:r>
      <w:proofErr w:type="spellStart"/>
      <w:r w:rsidRPr="00D93D74">
        <w:t>18S</w:t>
      </w:r>
      <w:proofErr w:type="spellEnd"/>
      <w:r w:rsidRPr="00D93D74">
        <w:t xml:space="preserve"> rRNA gene</w:t>
      </w:r>
      <w:r w:rsidR="009E4246" w:rsidRPr="00D93D74">
        <w:t>. A</w:t>
      </w:r>
      <w:r w:rsidRPr="00D93D74">
        <w:t>n increasing number now use shotgun metagenomics to capture strain</w:t>
      </w:r>
      <w:r w:rsidR="009E4246" w:rsidRPr="00D93D74">
        <w:t>-</w:t>
      </w:r>
      <w:r w:rsidRPr="00D93D74">
        <w:t>level and functional dynamics, with some studies also including multi-omics</w:t>
      </w:r>
      <w:r w:rsidR="00207CEB">
        <w:t>’</w:t>
      </w:r>
      <w:r w:rsidRPr="00D93D74">
        <w:t xml:space="preserve"> approaches. Studies focusing on viruses use specialised DNA or RNA isolation methods or enrichment prior to sequencing. </w:t>
      </w:r>
    </w:p>
    <w:p w14:paraId="445464EB" w14:textId="77777777" w:rsidR="00910CB8" w:rsidRPr="00D93D74" w:rsidRDefault="00910CB8" w:rsidP="00FF1358"/>
    <w:p w14:paraId="1A4D1F4B" w14:textId="7B6D37E0" w:rsidR="00570D04" w:rsidRPr="00D93D74" w:rsidRDefault="00570D04">
      <w:pPr>
        <w:pStyle w:val="Heading4"/>
        <w:numPr>
          <w:ilvl w:val="3"/>
          <w:numId w:val="3"/>
        </w:numPr>
      </w:pPr>
      <w:bookmarkStart w:id="53" w:name="_Toc220932824"/>
      <w:r w:rsidRPr="00D93D74">
        <w:t xml:space="preserve">Culture-independent longitudinal studies of human gut </w:t>
      </w:r>
      <w:r w:rsidR="00780B3B" w:rsidRPr="00D93D74">
        <w:t>bacteria</w:t>
      </w:r>
      <w:bookmarkEnd w:id="53"/>
    </w:p>
    <w:p w14:paraId="4D320028" w14:textId="052A963A" w:rsidR="00DA42F5" w:rsidRPr="00D93D74" w:rsidRDefault="00DA42F5" w:rsidP="00DA42F5">
      <w:r w:rsidRPr="00D93D74">
        <w:t xml:space="preserve">Early longitudinal studies relied on </w:t>
      </w:r>
      <w:proofErr w:type="spellStart"/>
      <w:r w:rsidRPr="00D93D74">
        <w:t>DGGE</w:t>
      </w:r>
      <w:proofErr w:type="spellEnd"/>
      <w:r w:rsidRPr="00D93D74">
        <w:t xml:space="preserve"> (denaturing gradient gel electrophoresis) or DNA microarrays </w:t>
      </w:r>
      <w:r w:rsidRPr="00D93D74">
        <w:fldChar w:fldCharType="begin"/>
      </w:r>
      <w:r w:rsidR="000D4E60">
        <w:instrText xml:space="preserve"> ADDIN ZOTERO_ITEM CSL_CITATION {"citationID":"LOwPCSdv","properties":{"formattedCitation":"(Duytschaever et al., 2011; Jalanka-Tuovinen et al., 2011; Rajili\\uc0\\u263{}-Stojanovi\\uc0\\u263{} et al., 2013)","plainCitation":"(Duytschaever et al., 2011; Jalanka-Tuovinen et al., 2011; Rajilić-Stojanović et al., 2013)","noteIndex":0},"citationItems":[{"id":1578,"uris":["http://zotero.org/users/8873894/items/CEPWCUEG"],"itemData":{"id":1578,"type":"article-journal","abstract":"Although only poorly documented, it can be assumed that intensive antibiotic treatments of chronic lung infections in patients with cystic fibrosis (CF) also affect the diversity and metabolic functioning of the gastrointestinal microbiota and potentially lead to a state of dysbiosis. A better knowledge of the differences in gut microbiota composition and stability between patients with CF and healthy subjects could lead to optimization of current antibiotic therapies and/or development of add-on therapies. Using conventional culturing and population fingerprinting by denaturing gradient gel electrophoresis (DGGE) of 16S rRNA amplicons, we compared the predominant fecal microbiota of 21 patients with CF and 24 healthy siblings in a cross-sectional study. General medium counts, as well as counts on media specific for lactic acid bacteria, clostridia, Bifidobacterium spp., Veillonella spp., and Bacteroides-Prevotella spp., were consistently higher in sibling samples than in CF samples, whereas the reverse was found for enterobacterial counts. DGGE fingerprinting uncovered large intersubject variations in both study groups. On the other hand, the cross-sectional data indicated that the predominant fecal microbiota of patients and siblings had comparable species richness. In addition, a longitudinal study was performed on 7 or 8 consecutive samples collected over a 2-year period from two patients and their respective siblings. For these samples, DGGE profiling indicated an overall trend toward lower temporal stability and lower species richness in the predominant fecal CF microbiota. The observed compositional and dynamic perturbations provide the first evidence of a general dysbiosis in children with CF compared to their siblings.","container-title":"Applied and Environmental Microbiology","DOI":"10.1128/AEM.05933-11","ISSN":"1098-5336","issue":"22","journalAbbreviation":"Appl Environ Microbiol","language":"eng","page":"8015-8024","PMID":"21926193","PMCID":"PMC3208981","source":"PubMed","title":"Cross-sectional and longitudinal comparisons of the predominant fecal microbiota compositions of a group of pediatric patients with cystic fibrosis and their healthy siblings","volume":"77","author":[{"family":"Duytschaever","given":"Gwen"},{"family":"Huys","given":"Geert"},{"family":"Bekaert","given":"Maarten"},{"family":"Boulanger","given":"Linda"},{"family":"De Boeck","given":"Kris"},{"family":"Vandamme","given":"Peter"}],"issued":{"date-parts":[["2011",11]]}}},{"id":1577,"uris":["http://zotero.org/users/8873894/items/7BZQZ77R"],"itemData":{"id":1577,"type":"article-journal","abstract":"BACKGROUND: While our knowledge of the intestinal microbiota during disease is accumulating, basic information of the microbiota in healthy subjects is still scarce. The aim of this study was to characterize the intestinal microbiota of healthy adults and specifically address its temporal stability, core microbiota and relation with intestinal symptoms. We carried out a longitudinal study by following a set of 15 healthy Finnish subjects for seven weeks and regularly assessed their intestinal bacteria and archaea with the Human Intestinal Tract (HIT) Chip, a phylogenetic microarray, in conjunction with qPCR analyses. The health perception and occurrence of intestinal symptoms was recorded by questionnaire at each sampling point.\nPRINCIPAL FINDINGS: A high overall temporal stability of the microbiota was observed. Five subjects showed transient microbiota destabilization, which correlated not only with the intake of antibiotics but also with overseas travelling and temporary illness, expanding the hitherto known factors affecting the intestinal microbiota. We identified significant correlations between the microbiota and common intestinal symptoms, including abdominal pain and bloating. The most striking finding was the inverse correlation between Bifidobacteria and abdominal pain: subjects who experienced pain had over five-fold less Bifidobacteria compared to those without pain. Finally, a novel computational approach was used to define the common core microbiota, highlighting the role of the analysis depth in finding the phylogenetic core and estimating its size. The in-depth analysis suggested that we share a substantial number of our intestinal phylotypes but as they represent highly variable proportions of the total community, many of them often remain undetected.\nCONCLUSIONS/SIGNIFICANCE: A global and high-resolution microbiota analysis was carried out to determine the temporal stability, the associations with intestinal symptoms, and the individual and common core microbiota in healthy adults. The findings provide new approaches to define intestinal health and to further characterize the microbial communities inhabiting the human gut.","container-title":"PloS One","DOI":"10.1371/journal.pone.0023035","ISSN":"1932-6203","issue":"7","journalAbbreviation":"PLoS One","language":"eng","page":"e23035","PMID":"21829582","PMCID":"PMC3145776","source":"PubMed","title":"Intestinal microbiota in healthy adults: temporal analysis reveals individual and common core and relation to intestinal symptoms","title-short":"Intestinal microbiota in healthy adults","volume":"6","author":[{"family":"Jalanka-Tuovinen","given":"Jonna"},{"family":"Salonen","given":"Anne"},{"family":"Nikkilä","given":"Janne"},{"family":"Immonen","given":"Outi"},{"family":"Kekkonen","given":"Riina"},{"family":"Lahti","given":"Leo"},{"family":"Palva","given":"Airi"},{"family":"Vos","given":"Willem M.","non-dropping-particle":"de"}],"issued":{"date-parts":[["2011"]]}}},{"id":1511,"uris":["http://zotero.org/users/8873894/items/GISEGPM4"],"itemData":{"id":1511,"type":"article-journal","abstract":"The microbiota that colonizes the human intestinal tract is complex and its structure is specific for each of us. In this study we expand the knowledge about the stability of the subject-specific microbiota and show that this ecosystem is stable in short-term intervals (&lt; 1 year) but also during long periods of time (&gt; 10 years). The faecal microbiota composition of five unrelated and healthy subjects was analysed using a comprehensive and highly reproducible phylogenetic microarray, the HITChip. The results show that the use of antibiotics, application of specific dietary regimes and distant travelling have limited impact on the</w:instrText>
      </w:r>
      <w:r w:rsidR="000D4E60" w:rsidRPr="00A33FB3">
        <w:rPr>
          <w:lang w:val="es-ES"/>
        </w:rPr>
        <w:instrText xml:space="preserve"> microbiota composition. Several anaerobic genera, including Bifidobacterium and a number of genera within the Bacteroidetes and the Firmicutes phylum, exhibit significantly higher similarity than the total microbiota. Although the gut microbiota contains subject-specific species, the presence of which is preserved throughout the years, their relative abundance changes considerably. Consequently, the recently proposed enterotype status appears to be a varying characteristic of the microbiota. Our data show that the intestinal microbiota contains a core community of permanent colonizers, and that environmentally introduced changes of the microbiota throughout adulthood are primarily affecting the abundance but not the presence of specific microbial species.","container-title":"Environmental Microbiology","DOI":"10.1111/1462-2920.12023","ISSN":"1462-2920","issue":"4","language":"en","note":"_eprint: https://onlinelibrary.wiley.com/doi/pdf/10.1111/1462-2920.12023","page":"1146-1159","source":"Wiley Online Library","title":"Long-term monitoring of the human intestinal microbiota composition","volume":"15","author":[{"family":"Rajilić-Stojanović","given":"Mirjana"},{"family":"Heilig","given":"Hans G. H. J."},{"family":"Tims","given":"Sebastian"},{"family":"Zoetendal","given":"Erwin G."},{"family":"Vos","given":"Willem M.","non-dropping-particle":"de"}],"issued":{"date-parts":[["2013"]]}}}],"schema":"https://github.com/citation-style-language/schema/raw/master/csl-citation.json"} </w:instrText>
      </w:r>
      <w:r w:rsidRPr="00D93D74">
        <w:fldChar w:fldCharType="separate"/>
      </w:r>
      <w:r w:rsidR="00910CB8" w:rsidRPr="00A33FB3">
        <w:rPr>
          <w:rFonts w:cs="Times New Roman"/>
          <w:lang w:val="es-ES"/>
        </w:rPr>
        <w:t>(Duytschaever et al., 2011; Jalanka-Tuovinen et al., 2011; Rajilić-Stojanović et al., 2013)</w:t>
      </w:r>
      <w:r w:rsidRPr="00D93D74">
        <w:fldChar w:fldCharType="end"/>
      </w:r>
      <w:r w:rsidRPr="00236DBE">
        <w:rPr>
          <w:lang w:val="es-ES"/>
        </w:rPr>
        <w:t xml:space="preserve">. </w:t>
      </w:r>
      <w:r w:rsidRPr="00D93D74">
        <w:t xml:space="preserve">With the advancement of next‑generation sequencing, 16S rRNA amplicon sequencing rapidly became the dominant approach </w:t>
      </w:r>
      <w:r w:rsidRPr="00D93D74">
        <w:fldChar w:fldCharType="begin"/>
      </w:r>
      <w:r w:rsidR="000D4E60">
        <w:instrText xml:space="preserve"> ADDIN ZOTERO_ITEM CSL_CITATION {"citationID":"TgqujY3O","properties":{"formattedCitation":"(Caporaso et al., 2011; Claesson et al., 2011; Clooney et al., 2021; Costello et al., 2009; David et al., 2014; Dubois et al., 2017; Faith et al., 2013; Flores et al., 2014; Fu et al., 2019; Hao et al., 2018; Hisada et al., 2015; Jayasinghe et al., 2017; Levy et al., 2020; Mart\\uc0\\u237{}nez et al., 2013; Martinson et al., 2019; Olsson et al., 2022; Turroni et al., 2017)","plainCitation":"(Caporaso et al., 2011; Claesson et al., 2011; Clooney et al., 2021; Costello et al., 2009; David et al., 2014; Dubois et al., 2017; Faith et al., 2013; Flores et al., 2014; Fu et al., 2019; Hao et al., 2018; Hisada et al., 2015; Jayasinghe et al., 2017; Levy et al., 2020; Martínez et al., 2013; Martinson et al., 2019; Olsson et al., 2022; Turroni et al., 2017)","noteIndex":0},"citationItems":[{"id":1113,"uris":["http://zotero.org/users/8873894/items/J7BXX9RI"],"itemData":{"id":1113,"type":"article-journal","abstract":"Background: Understanding the normal temporal variation in the human microbiome is critical to developing treatments for putative microbiome-related afflictions such as obesity, Crohn’s disease, inflammatory bowel disease and malnutrition. Sequencing and computational technologies, however, have been a limiting factor in performing dense time series analysis of the human microbiome. Here, we present the largest human microbiota time series analysis to date, covering two individuals at four body sites over 396 timepoints.\nResults: We find that despite stable differences between body sites and individuals, there is pronounced variability in an individual’s microbiota across months, weeks and even days. Additionally, only a small fraction of the total taxa found within a single body site appear to be present across all time points, suggesting that no core temporal microbiome exists at high abundance (although some microbes may be present but drop below the detection threshold). Many more taxa appear to be persistent but non-permanent community members.\nConclusions: DNA sequencing and computational advances described here provide the ability to go beyond infrequent snapshots of our human-associated microbial ecology to high-resolution assessments of temporal variations over protracted periods, within and between body habitats and individuals. This capacity will allow us to define normal variation and pathologic states, and assess responses to therapeutic interventions.","container-title":"Genome Biology","DOI":"10.1186/gb-2011-12-5-r50","ISSN":"1465-6906","issue":"5","journalAbbreviation":"Genome Biol","language":"en","page":"R50","source":"DOI.org (Crossref)","title":"Moving pictures of the human microbiome","volume":"12","author":[{"family":"Caporaso","given":"J Gregory"},{"family":"Lauber","given":"Christian L"},{"family":"Costello","given":"Elizabeth K"},{"family":"Berg-Lyons","given":"Donna"},{"family":"Gonzalez","given":"Antonio"},{"family":"Stombaugh","given":"Jesse"},{"family":"Knights","given":"Dan"},{"family":"Gajer","given":"Pawel"},{"family":"Ravel","given":"Jacques"},{"family":"Fierer","given":"Noah"},{"family":"Gordon","given":"Jeffrey I"},{"family":"Knight","given":"Rob"}],"issued":{"date-parts":[["2011"]]}}},{"id":1567,"uris":["http://zotero.org/users/8873894/items/5CR64PC5"],"itemData":{"id":1567,"type":"article-journal","abstract":"Alterations in the human intestinal microbiota are linked to conditions including\ninflammatory bowel disease, irritable bowel syndrome, and obesity...","archive_location":"world","container-title":"Proceedings of the National Academy of Sciences","DOI":"10.1073/pnas.1000097107","issue":"supplement_1","language":"EN","note":"Company: National Academy of Sciences\nDistributor: National Academy of Sciences\nInstitution: National Academy of Sciences\nLabel: National Academy of Sciences","page":"4586-4591","publisher":"Proceedings of the National Academy of Sciences","source":"www.pnas.org","title":"Composition, variability, and temporal stability of the intestinal microbiota of the elderly","volume":"108","author":[{"family":"Claesson","given":"Marcus J."},{"family":"Cusack","given":"Siobhán"},{"family":"O'Sullivan","given":"Orla"},{"family":"Greene-Diniz","given":"Rachel"},{"family":"Weerd","given":"Heleen","non-dropping-particle":"de"},{"family":"Flannery","given":"Edel"},{"family":"Marchesi","given":"Julian R."},{"family":"Falush","given":"Daniel"},{"family":"Dinan","given":"Timothy"},{"family":"Fitzgerald","given":"Gerald"},{"family":"Stanton","given":"Catherine"},{"family":"Sinderen","given":"Douwe","non-dropping-particle":"van"},{"family":"O'Connor","given":"Michael"},{"family":"Harnedy","given":"Norma"},{"family":"O'Connor","given":"Kieran"},{"family":"Henry","given":"Colm"},{"family":"O'Mahony","given":"Denis"},{"family":"Fitzgerald","given":"Anthony P."},{"family":"Shanahan","given":"Fergus"},{"family":"Twomey","given":"Cillian"},{"family":"Hill","given":"Colin"},{"family":"Ross","given":"R. Paul"},{"family":"O'Toole","given":"Paul W."}],"issued":{"date-parts":[["2011",3,15]]}}},{"id":1590,"uris":["http://zotero.org/users/8873894/items/GHJ58Y3G"],"itemData":{"id":1590,"type":"article-journal","abstract":"Objective The microbiome contributes to the pathogenesis of inflammatory bowel disease (IBD) but the relative contribution of different lifestyle and environmental factors to the compositional variability of the gut microbiota is unclear.\nDesign Here, we rank the size effect of disease activity, medications, diet and geographic location of the faecal microbiota composition (16S rRNA gene sequencing) in patients with Crohn’s disease (CD; n=303), ulcerative colitis (UC; n = 228) and controls (n=161), followed longitudinally (at three time points with 16 weeks intervals).\nResults Reduced microbiota diversity but increased variability was confirmed in CD and UC compared with controls. Significant compositional differences between diseases, particularly CD, and controls were evident. Longitudinal analyses revealed reduced temporal microbiota stability in IBD, particularly in patients with changes in disease activity. Machine learning separated disease from controls, and active from inactive disease, when consecutive time points were modelled. Geographic location accounted for most of the microbiota variance, second to the presence or absence of CD, followed by history of surgical resection, alcohol consumption and UC diagnosis, medications and diet with most (90.3%) of the compositional variance stochastic or unexplained.\nConclusion The popular concept of precision medicine and rational design of any therapeutic manipulation of the microbiota will have to contend not only with the heterogeneity of the host response, but also with widely differing lifestyles and with much variance still unaccounted for.","container-title":"Gut","DOI":"10.1136/gutjnl-2020-321106","ISSN":"0017-5749, 1468-3288","issue":"3","language":"en","license":"©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http://creativecommons.org/licenses/by-nc/4.0/.","page":"499-510","PMID":"32536605","publisher":"BMJ Publishing Group","section":"Inflammatory bowel disease","source":"gut.bmj.com","title":"Ranking microbiome variance in inflammatory bowel disease: a large longitudinal intercontinental study","title-short":"Ranking microbiome variance in inflammatory bowel disease","volume":"70","author":[{"family":"Clooney","given":"Adam G."},{"family":"Eckenberger","given":"Julia"},{"family":"Laserna-Mendieta","given":"Emilio"},{"family":"Sexton","given":"Kathryn A."},{"family":"Bernstein","given":"Matthew T."},{"family":"Vagianos","given":"Kathy"},{"family":"Sargent","given":"Michael"},{"family":"Ryan","given":"Feargal J."},{"family":"Moran","given":"Carthage"},{"family":"Sheehan","given":"Donal"},{"family":"Sleator","given":"Roy D."},{"family":"Targownik","given":"Laura E."},{"family":"Bernstein","given":"Charles N."},{"family":"Shanahan","given":"Fergus"},{"family":"Claesson","given":"Marcus J."}],"issued":{"date-parts":[["2021",3,1]]}}},{"id":1114,"uris":["http://zotero.org/users/8873894/items/UW5I5LEN"],"itemData":{"id":1114,"type":"article-journal","container-title":"Science","DOI":"10.1126/science.1177486","issue":"5960","page":"1694-1697","publisher":"American Association for the Advancement of Science","source":"science.org (Atypon)","title":"Bacterial Community Variation in Human Body Habitats Across Space and Time","volume":"326","author":[{"family":"Costello","given":"Elizabeth K."},{"family":"Lauber","given":"Christian L."},{"family":"Hamady","given":"Micah"},{"family":"Fierer","given":"Noah"},{"family":"Gordon","given":"Jeffrey I."},{"family":"Knight","given":"Rob"}],"issued":{"date-parts":[["2009",12,18]]}}},{"id":1118,"uris":["http://zotero.org/users/8873894/items/BZDKSHQD"],"itemData":{"id":1118,"type":"article-journal","abstract":"Background: Disturbance to human microbiota may underlie several pathologies. Yet, we lack a comprehensive understanding of how lifestyle affects the dynamics of human-associated microbial communities.\nResults: Here, we link over 10,000 longitudinal measurements of human wellness and action to the daily gut and salivary microbiota dynamics of two individuals over the course of one year. These time series show overall microbial communities to be stable for months. However, rare events in each subjects’ life rapidly and broadly impacted microbiota dynamics. Travel from the developed to the developing world in one subject led to a nearly two-fold increase in the Bacteroidetes to Firmicutes ratio, which reversed upon return. Enteric infection in the other subject resulted in the permanent decline of most gut bacterial taxa, which were replaced by genetically similar species. Still, even during periods of overall community stability, the dynamics of select microbial taxa could be associated with specific host behaviors. Most prominently, changes in host fiber intake positively correlated with next-day abundance changes among 15% of gut microbiota members.\nConclusions: Our findings suggest that although human-associated microbial communities are generally stable, they can be quickly and profoundly altered by common human actions and experiences.","container-title":"Genome Biology","DOI":"10.1186/gb-2014-15-7-r89","ISSN":"1465-6906","issue":"7","journalAbbreviation":"Genome Biol","language":"en","page":"R89","source":"DOI.org (Crossref)","title":"Host lifestyle affects human microbiota on daily timescales","volume":"15","author":[{"family":"David","given":"Lawrence A"},{"family":"Materna","given":"Arne C"},{"family":"Friedman","given":"Jonathan"},{"family":"Campos-Baptista","given":"Maria I"},{"family":"Blackburn","given":"Matthew C"},{"family":"Perrotta","given":"Allison"},{"family":"Erdman","given":"Susan E"},{"family":"Alm","given":"Eric J"}],"issued":{"date-parts":[["2014"]]}}},{"id":1584,"uris":["http://zotero.org/users/8873894/items/8AT8KFEK"],"itemData":{"id":1584,"type":"article-journal","abstract":"BACKGROUND: The human gut microbiome represents a diverse microbial community that varies across individuals and populations, and is influenced by factors such as host genetics and lifestyle. Diet is a major force shaping the gut microbiome, and the effects of dietary choices on microbiome composition are well documented. However, it remains poorly known how natural temporal variation in diet can affect the microbiome. The traditional Inuit diet is primarily based on animal products, which are thought to vary seasonally according to prey availability. We previously investigated the Inuit gut microbiome sampled at a single time point, and found no detectable differences in overall microbiome community composition attributable to the traditional Inuit diet.\nRESULTS: To determine whether seasonal changes in the Inuit diet might induce more pronounced changes in the microbiome, we collected stool and toilet paper samples, and dietary information from Inuit volunteers living in Resolute Bay (Nunavut, Canada), and compared them to individuals of European descent living in Montréal (Québec, Canada) consuming a typical Western diet. We sequenced the V4 region of the 16S rRNA gene to characterize microbiome diversity and composition, and compared samples collected with toilet paper or from stool. Our results show that these sampling methods provide similar, but non-identical portraits of the microbiome. Based on toilet paper samples, we found that much of the variation in microbiome community composition could be explained by individual identity (45-61% of variation explained, depending on the beta diversity metric used), with small but significant variation (3-5%) explained by sex or geography (Nunavut or Montréal). In contrast with our previous study at one time point, sampling over the course of a year revealed that diet explains 11% of variation in community composition across all participants, and 17% of variation specifically among Nunavut participants. However, we observed no clear seasonal shifts in the microbiomes of participants from either Nunavut or Montréal. Within-individual microbial diversity fluctuated more over time in Nunavut than in Montréal, consistent with a more variable and highly individualized diet in Nunavut.\nCONCLUSIONS: Together, these results shows that the traditional Inuit diet and lifestyle has an impact on the composition, diversity and stability of the Inuit gut microbiome, even if the seasonality of the diet is less pronounced than expected, perhaps due to an increasingly westernized diet.","container-title":"Microbiome","DOI":"10.1186/s40168-017-0370-7","ISSN":"2049-2618","issue":"1","journalAbbreviation":"Microbiome","language":"eng","page":"151","PMID":"29145891","PMCID":"PMC5689144","source":"PubMed","title":"The Inuit gut microbiome is dynamic over time and shaped by traditional foods","volume":"5","author":[{"family":"Dubois","given":"Geneviève"},{"family":"Girard","given":"Catherine"},{"family":"Lapointe","given":"François-Joseph"},{"family":"Shapiro","given":"B. Jesse"}],"issued":{"date-parts":[["2017",11,16]]}}},{"id":1112,"uris":["http://zotero.org/users/8873894/items/C29JXBJV"],"itemData":{"id":1112,"type":"article-journal","abstract":"A low-error 16S rRNA amplicon sequencing method (LEA-Seq) plus whole genome sequencing of &gt;500 cultured isolates were used to characterize bacterial strain composition in the fecal microbiota of 37 USA adults sampled for up to five years. Microbiota stability follows a power law function which, when extrapolated, suggests that most strains in an individual are residents for decades. Shared strains were recovered from family members, but not from unrelated individuals. Sampling individuals for up to 32 weeks while consuming a monotonous liquid diet indicated that changes in weight are more predictive of changes in strain composition than sampling interval. This combination of stability and responsiveness to physiologic change confirms the potential of the gut microbiota as a diagnostic tool and therapeutic target.","container-title":"Science (New York, N.Y.)","DOI":"10.1126/science.1237439","ISSN":"0036-8075","issue":"6141","journalAbbreviation":"Science","page":"1237439","PMID":"23828941","PMCID":"PMC3791589","source":"PubMed Central","title":"The long-term stability of the human gut microbiota","volume":"341","author":[{"family":"Faith","given":"Jeremiah J."},{"family":"Guruge","given":"Janaki L."},{"family":"Charbonneau","given":"Mark"},{"family":"Subramanian","given":"Sathish"},{"family":"Seedorf","given":"Henning"},{"family":"Goodman","given":"Andrew L."},{"family":"Clemente","given":"Jose C."},{"family":"Knight","given":"Rob"},{"family":"Heath","given":"Andrew C."},{"family":"Leibel","given":"Rudolph L."},{"family":"Rosenbaum","given":"Michael"},{"family":"Gordon","given":"Jeffrey I."}],"issued":{"date-parts":[["2013",7,5]]}}},{"id":1512,"uris":["http://zotero.org/users/8873894/items/DTPQY9MB"],"itemData":{"id":1512,"type":"article-journal","abstract":"It is now apparent that the complex microbial communities found on and in the human body vary across individuals. What has largely been missing from previous studies is an understanding of how these communities vary over time within individuals. To the extent to which it has been considered, it is often assumed that temporal variability is negligible for healthy adults. Here we address this gap in understanding by profiling the forehead, gut (fecal), palm, and tongue microbial communities in 85 adults, weekly over 3 months.","container-title":"Genome Biology","DOI":"10.1186/s13059-014-0531-y","ISSN":"1474-760X","issue":"12","journalAbbreviation":"Genome Biology","page":"531","source":"BioMed Central","title":"Temporal variability is a personalized feature of the human microbiome","volume":"15","author":[{"family":"Flores","given":"Gilberto E."},{"family":"Caporaso","given":"J. Gregory"},{"family":"Henley","given":"Jessica B."},{"family":"Rideout","given":"Jai Ram"},{"family":"Domogala","given":"Daniel"},{"family":"Chase","given":"John"},{"family":"Leff","given":"Jonathan W."},{"family":"Vázquez-Baeza","given":"Yoshiki"},{"family":"Gonzalez","given":"Antonio"},{"family":"Knight","given":"Rob"},{"family":"Dunn","given":"Robert R."},{"family":"Fierer","given":"Noah"}],"issued":{"date-parts":[["2014",12,3]]}}},{"id":1586,"uris":["http://zotero.org/users/8873894/items/4MHV6IR7"],"itemData":{"id":1586,"type":"article-journal","abstract":"BACKGROUND: Measurement reliability and biological stability need to be considered when developing sampling protocols for population-based fecal microbiome studies.\nMETHODS: Stool samples were collected biannually over a 2-year period and sequenced for the V1-V3 region of the 16S rRNA gene in 50 participants from the Multiethnic Cohort Study. We evaluated the temporal stability of the fecal microbiome on a community level with permutational multivariate analysis of variance (PERMANOVA), as well as on taxa and diversity measures with intraclass correlation coefficients.\nRESULTS: Interindividual differences were the predominant source of fecal microbiome variation, and variation within individual was driven more by changing abundances than by the complete loss or introduction of taxa. Phyla and diversity measures were reliable over the 2 years. Most genera were stable over time, although those with low abundances tended to be more dynamic. Reliability was lower among participants who used antibiotics, with the greatest difference seen in samples taken within 1 month of reported use.\nCONCLUSIONS: The fecal microbiome as a whole is stable over a 2-year period, although certain taxa may exhibit more temporal variability.\nIMPACT: When designing large epidemiologic studies, a single sample is sufficient to capture the majority of the variation in the fecal microbiome from 16S rRNA gene sequencing, while multiple samples may be needed for rare or less-abundant taxa.","container-title":"Cancer Epidemiology, Biomarkers &amp; Prevention: A Publication of the American Association for Cancer Research, Cosponsored by the American Society of Preventive Oncology","DOI":"10.1158/1055-9965.EPI-18-0348","ISSN":"1538-7755","issue":"1","journalAbbreviation":"Cancer Epidemiol Biomarkers Prev","language":"eng","page":"154-162","PMID":"30206059","PMCID":"PMC6625800","source":"PubMed","title":"Temporal Variability and Stability of the Fecal Microbiome: The Multiethnic Cohort Study","title-short":"Temporal Variability and Stability of the Fecal Microbiome","volume":"28","author":[{"family":"Fu","given":"Benjamin C."},{"family":"Randolph","given":"Timothy W."},{"family":"Lim","given":"Unhee"},{"family":"Monroe","given":"Kristine R."},{"family":"Cheng","given":"Iona"},{"family":"Wilkens","given":"Lynne R."},{"family":"Le Marchand","given":"Loïc"},{"family":"Lampe","given":"Johanna W."},{"family":"Hullar","given":"Meredith A. J."}],"issued":{"date-parts":[["2019",1]]}}},{"id":1062,"uris":["http://zotero.org/users/8873894/items/J48JRAKJ"],"itemData":{"id":1062,"type":"article-journal","abstract":"Understanding the dynamics of human gut microbiota in space is crucial in maintaining astronaut health. Long-duration and deep-space manned exploration will require the in situ regeneration of resources, which would be achieved by an artificial ecosystem, such as a bioregenerative life-support system (BLSS). Potential response of human gut microbiota to particular lifestyle and dietary structure experienced in a BLSS remains unclear. Here, we report how a BLSS impacts the gut microbiota during a 105-day study that took place in the Chinese Lunar Palace 1 (LP1). The three crewmembers were provided with high-plant and high-fibre diet, and they followed a fixed schedule including extensive labour in the plant cabin. The gut microbiota composition of the three crewmembers showed convergence and similar dynamic change. Increased diversity and abundance of Lachnospira, Faecalibacterium and Blautia indicated that the LP1 dietary structure and the lifestyle may be beneficial for the maintenance of healthy gut microbiome. A stronger impact was found from the gut microbiome to the environment compared with the opposite direction, suggesting the necessity of environmental pathogen control in BLSS.","container-title":"Environmental Microbiology","DOI":"10.1111/1462-2920.14358","ISSN":"1462-2920","issue":"10","language":"en","note":"_eprint: https://onlinelibrary.wiley.com/doi/pdf/10.1111/1462-2920.14358","page":"3643-3656","source":"Wiley Online Library","title":"The influence of bioregenerative life-support system dietary structure and lifestyle on the gut microbiota: a 105-day ground-based space simulation in Lunar Palace 1","title-short":"The influence of bioregenerative life-support system dietary structure and lifestyle on the gut microbiota","volume":"20","author":[{"family":"Hao","given":"Zikai"},{"family":"Li","given":"Leyuan"},{"family":"Fu","given":"Yuming"},{"family":"Liu","given":"Hong"}],"issued":{"date-parts":[["2018"]]}}},{"id":1581,"uris":["http://zotero.org/users/8873894/items/Q4QP9PMD"],"itemData":{"id":1581,"type":"article-journal","abstract":"Relationships between human gut microbiota, dietary habits, and health/diseases are the subject of epidemiological and clinical studies. However, the temporal stability and variability of the bacterial community in fecal samples remain unclear. In this study, middle-aged Japanese male and female volunteers (n = 5 each) without disease were recruited from the Sakura Diet Study. Fecal samples and lifestyle information were collected in every quarter and at each defecation for 7 continuous days. Next-generation sequencing of 16S rDNA and hierarchical clustering showed no time trend and intra-individual differences in both fecal sample sets. Significant inter-individual variations in seasonal and daily fecal sample sets were detected for 24 and 23 out of 39 selected dominant genera (&gt;0.1% of the total human gut microbiota; occupation rate &gt;85%), respectively. Intra- to inter-individual variance ratios in 26 and 35 genera were significantly &lt;1.0 for seasonal and daily stabilities. Seasonal variation in fermented milk consumption might be associated with Bifidobacterium composition, but not with Lactobacillus. For most of the dominant genera in the human gut microbiota, inter-individual variations were significantly larger than intra-individual variations. Further studies are warranted to determine the contributions of human gut microbiota to nutritional metabolism, health promotion, and prevention/development of diseases.","container-title":"Archives of Microbiology","DOI":"10.1007/s00203-015-1125-0","ISSN":"1432-072X","issue":"7","journalAbbreviation":"Arch Microbiol","language":"eng","page":"919-934","PMID":"26068535","PMCID":"PMC4536265","source":"PubMed","title":"Inter- and intra-individual variations in seasonal and daily stabilities of the human gut microbiota in Japanese","volume":"197","author":[{"family":"Hisada","given":"Takayoshi"},{"family":"Endoh","given":"Kaori"},{"family":"Kuriki","given":"Kiyonori"}],"issued":{"date-parts":[["2015",9]]}}},{"id":1059,"uris":["http://zotero.org/users/8873894/items/HWV479CZ"],"itemData":{"id":1059,"type":"article-journal","abstract":"There is currently a lack of long-term longitudinal studies investigating the stability of the microbiome. In this n-of-one study, we characterised the gut microbial composition of artist Billy Apple® from stool samples collected 45 years apart in 1970 and 2016. We observed that 45% of the microbial species were retained over the 45 year interval. Moreover, components of Apple’s microbiome associated with the allele frequency at seven SNPs in his genome. Collectively, our results are consistent with a genetic component contributing to the selection and maintenance of core members within the artist’s microbiome over his life-time.","container-title":"Human Microbiome Journal","DOI":"10.1016/j.humic.2017.09.001","ISSN":"2452-2317","journalAbbreviation":"Human Microbiome Journal","language":"en","page":"7-10","source":"ScienceDirect","title":"Long-term stability in the gut microbiome over 46 years in the life of Billy Apple®","volume":"5-6","author":[{"family":"Jayasinghe","given":"Thilini N."},{"family":"Hilton","given":"Craig"},{"family":"Tsai","given":"Peter"},{"family":"Apple","given":"Billy"},{"family":"Shepherd","given":"Peter"},{"family":"Cutfield","given":"Wayne S."},{"family":"O'Sullivan","given":"Justin M."}],"issued":{"date-parts":[["2017",12,1]]}}},{"id":1396,"uris":["http://zotero.org/users/8873894/items/3GTDIIXU"],"itemData":{"id":1396,"type":"article-journal","abstract":"Deep molecular phenotyping of individuals provides the opportunity for biological insight into host physiology. As the human microbiome is increasingly being recognized as an important determinant of host health, understanding the host–microbiome relationship in a multiomics context may pave the way forward for targeted interventions. In this study, we analyze gut microbial composition of 101 individuals over the course of a year, alongside clinical markers and serum metabolomics. We establish association between specific gut compositional states and host health biomarkers (e.g., of inflammation). Finally, we provide evidence for an apparent transition barrier between these compositional states. A deeper understanding of microbiome dynamics and the associated variation in host phenotypes furthers our ability to engineer effective interventions that optimize wellness., The Pioneer 100 Wellness Project involved quantitatively profiling 108 participants’ molecular physiology over time, including genomes, gut microbiomes, blood metabolomes, blood proteomes, clinical chemistries, and data from wearable devices. Here, we present a longitudinal analysis focused specifically around the Pioneer 100 gut microbiomes. We distinguished a subpopulation of individuals with reduced gut diversity, elevated relative abundance of the genus Prevotella, and reduced levels of the genus Bacteroides. We found that the relative abundances of Bacteroides and Prevotella were significantly correlated with certain serum metabolites, including omega-6 fatty acids. Primary dimensions in distance-based redundancy analysis of clinical chemistries explained 18.5% of the variance in bacterial community composition, and revealed a Bacteroides/Prevotella dichotomy aligned with inflammation and dietary markers. Finally, longitudinal analysis of gut microbiome dynamics within individuals showed that direct transitions between Bacteroides-dominated and Prevotella-dominated communities were rare, suggesting the presence of a barrier between these states. One implication is that interventions seeking to transition between Bacteroides- and Prevotella-dominated communities will need to identify permissible paths through ecological state-space that circumvent this apparent barrier.","container-title":"Proceedings of the National Academy of Sciences of the United States of America","DOI":"10.1073/pnas.1922498117","ISSN":"0027-8424","issue":"24","journalAbbreviation":"Proc Natl Acad Sci U S A","page":"13839-13845","PMID":"32471946","PMCID":"PMC7306764","source":"PubMed Central","title":"Longitudinal analysis reveals transition barriers between dominant ecological states in the gut microbiome","volume":"117","author":[{"family":"Levy","given":"Roie"},{"family":"Magis","given":"Andrew T."},{"family":"Earls","given":"John C."},{"family":"Manor","given":"Ohad"},{"family":"Wilmanski","given":"Tomasz"},{"family":"Lovejoy","given":"Jennifer"},{"family":"Gibbons","given":"Sean M."},{"family":"Omenn","given":"Gilbert S."},{"family":"Hood","given":"Leroy"},{"family":"Price","given":"Nathan D."}],"issued":{"date-parts":[["2020",6,16]]}}},{"id":1063,"uris":["http://zotero.org/users/8873894/items/BJP4NI43"],"itemData":{"id":1063,"type":"article-journal","abstract":"Next-generation sequencing has greatly contributed to an improved ecological understanding of the human gut microbiota. Nevertheless, questions remain regarding the characteristics of this ecosystem and the ecological processes that shape it, and controversy has arisen regarding the stability of the bacterial populations and the existence of a temporal core. In this study, we have characterized the fecal microbial communities of three human individuals over a one-year period by 454 pyrosequencing of 16S rRNA tags in order to investigate the temporal characteristics of the bacterial communities. The findings revealed a temporal core of 33 to 40 species-level Operational Taxonomic Units (OTUs) within subjects. Although these OTUs accounted only for around 12% of the total OTUs detected, they added up to &gt;75% of the total sequences obtained for each individual. In order to determine the capacity of the sequencing and bioinformatic approaches applied during this study to accurately determine the proportion of a core microbiota, we analyzed the fecal microbiota of nine mice with a defined three-member community. This experiment revealed that the sequencing approach inflated the amount of rare OTUs, which introduced a significant degree of artificial variation across samples, and hence reduced the apparent fraction of shared OTUs. However, when assessing the data quantitatively by focusing on dominant lineages, the sequencing approaches deliver an accurate representation of the community. In conclusion, this study revealed that the human fecal microbiota is dominated by around 40 species that maintain persistent populations over the duration of one year. The findings allow conclusions about the ecological factors that shape the community and support the concept of a homeostatic ecosystem controlled largely by deterministic processes. Our analysis of a three-member community revealed that methodological artifacts of OTU-based approaches complicate core calculations, and these limitations have to be considered in the interpretation of microbiome studies.","container-title":"PLOS ONE","DOI":"10.1371/journal.pone.0069621","ISSN":"1932-6203","issue":"7","journalAbbreviation":"PLOS ONE","language":"en","page":"e69621","publisher":"Public Library of Science","source":"PLoS Journals","title":"Long-Term Temporal Analysis of the Human Fecal Microbiota Revealed a Stable Core of Dominant Bacterial Species","volume":"8","author":[{"family":"Martínez","given":"Inés"},{"family":"Muller","given":"Catherine E."},{"family":"Walter","given":"Jens"}],"issued":{"date-parts":[["2013",7,16]]}}},{"id":1067,"uris":["http://zotero.org/users/8873894/items/NLVU5PGV"],"itemData":{"id":1067,"type":"article-journal","abstract":"Longitudinal human gut microbiome datasets generated using community-level, sequence-based approaches often report a sub-set of long-lived “resident” taxa that rarely, if ever, are lost. This result contrasts with population-level turnover of resident clones on the order of months to years. We hypothesized that the disconnect between these results is due to a relative lack of simultaneous discrimination of the human gut microbiome at both the community and population-levels. Here, we present results of a small, longitudinal cohort study (n = 8 participants) of healthy human adults that identifies static and dynamic members of the gut microbiome at the clone level based on cultivation/genetic discrimination and at the operational taxonomic unit/amplified sequence variant levels based on 16S rRNA sequencing. We provide evidence that there is little “stability” within resident clonal populations of the common gut microbiome bacterial family, Enterobacteriaceae. Given that clones can vary substantially in genome content and that evolutionary processes operate on the population level, these results question the biological relevance of apparent stability at higher taxonomic levels.","container-title":"The ISME Journal","DOI":"10.1038/s41396-019-0435-7","ISSN":"1751-7370","issue":"9","journalAbbreviation":"ISME J","language":"en","license":"2019 The Author(s)","note":"number: 9","page":"2306-2318","publisher":"Nature Publishing Group","source":"www.nature.com","title":"Rethinking gut microbiome residency and the Enterobacteriaceae in healthy human adults","volume":"13","author":[{"family":"Martinson","given":"Jonathan N. V."},{"family":"Pinkham","given":"Nicholas V."},{"family":"Peters","given":"Garrett W."},{"family":"Cho","given":"Hanbyul"},{"family":"Heng","given":"Jeremy"},{"family":"Rauch","given":"Mychiel"},{"family":"Broadaway","given":"Susan C."},{"family":"Walk","given":"Seth T."}],"issued":{"date-parts":[["2019",9]]}}},{"id":1035,"uris":["http://zotero.org/users/8873894/items/5KAPHFKS"],"itemData":{"id":1035,"type":"article-journal","abstract":"Temporal dynamics of the gut microbiota potentially limit the identification of microbial features associated with health status. Here, we used whole-genome metagenomic and 16S rRNA gene sequencing to characterize the intra- and inter-individual variations of gut microbiota composition and functional potential of a disease-free Swedish population (n = 75) over one year. We found that 23% of the total compositional variance was explained by intra-individual variation. The degree of intra-individual compositional variability was negatively associated with the abundance of Faecalibacterium prausnitzii (a butyrate producer) and two Bifidobacterium species. By contrast, the abundance of facultative anaerobes and aerotolerant bacteria such as Escherichia coli and Lactobacillus acidophilus varied extensively, independent of compositional stability. The contribution of intra-individual variance to the total variance was greater for functional pathways than for microbial species. Thus, reliable quantification of microbial features requires repeated samples to address the issue of intra-individual variations of the gut microbiota.","container-title":"Cell Host &amp; Microbe","DOI":"10.1016/j.chom.2022.03.002","ISSN":"1931-3128","issue":"5","journalAbbreviation":"Cell Host &amp; Microbe","language":"en","page":"726-739.e3","source":"ScienceDirect","title":"Dynamics of the normal gut microbiota: A longitudinal one-year population study in Sweden","title-short":"Dynamics of the normal gut microbiota","volume":"30","author":[{"family":"Olsson","given":"Lisa M"},{"family":"Boulund","given":"Fredrik"},{"family":"Nilsson","given":"Staffan"},{"family":"Khan","given":"Muhammad Tanweer"},{"family":"Gummesson","given":"Anders"},{"family":"Fagerberg","given":"Linn"},{"family":"Engstrand","given":"Lars"},{"family":"Perkins","given":"Rosie"},{"family":"Uhlén","given":"Mathias"},{"family":"Bergström","given":"Göran"},{"family":"Tremaroli","given":"Valentina"},{"family":"Bäckhed","given":"Fredrik"}],"issued":{"date-parts":[["2022",5,11]]}}},{"id":1061,"uris":["http://zotero.o</w:instrText>
      </w:r>
      <w:r w:rsidR="000D4E60" w:rsidRPr="00A33FB3">
        <w:rPr>
          <w:lang w:val="es-ES"/>
        </w:rPr>
        <w:instrText xml:space="preserve">rg/users/8873894/items/MAYR2WCS"],"itemData":{"id":1061,"type":"article-journal","abstract":"The intestinal microbial communities and their temporal dynamics are gaining increasing interest due to the significant implications for human health. Recent studies have shown the dynamic behavior of the gut microbiota in free-living, healthy persons. To date, it is not known whether these dynamics are applicable during prolonged life sharing in a confined and controlled environment.","container-title":"Microbiome","DOI":"10.1186/s40168-017-0256-8","ISSN":"2049-2618","issue":"1","journalAbbreviation":"Microbiome","page":"39","source":"BioMed Central","title":"Temporal dynamics of the gut microbiota in people sharing a confined environment, a 520-day ground-based space simulation, MARS500","volume":"5","author":[{"family":"Turroni","given":"Silvia"},{"family":"Rampelli","given":"Simone"},{"family":"Biagi","given":"Elena"},{"family":"Consolandi","given":"Clarissa"},{"family":"Severgnini","given":"Marco"},{"family":"Peano","given":"Clelia"},{"family":"Quercia","given":"Sara"},{"family":"Soverini","given":"Matteo"},{"family":"Carbonero","given":"Franck G."},{"family":"Bianconi","given":"Giovanna"},{"family":"Rettberg","given":"Petra"},{"family":"Canganella","given":"Francesco"},{"family":"Brigidi","given":"Patrizia"},{"family":"Candela","given":"Marco"}],"issued":{"date-parts":[["2017",3,24]]}}}],"schema":"https://github.com/citation-style-language/schema/raw/master/csl-citation.json"} </w:instrText>
      </w:r>
      <w:r w:rsidRPr="00D93D74">
        <w:fldChar w:fldCharType="separate"/>
      </w:r>
      <w:r w:rsidR="00910CB8" w:rsidRPr="00A33FB3">
        <w:rPr>
          <w:rFonts w:cs="Times New Roman"/>
          <w:lang w:val="es-ES"/>
        </w:rPr>
        <w:t>(Caporaso et al., 2011; Claesson et al., 2011; Clooney et al., 2021; Costello et al., 2009; David et al., 2014; Dubois et al., 2017; Faith et al., 2013; Flores et al., 2014; Fu et al., 2019; Hao et al., 2018; Hisada et al., 2015; Jayasinghe et al., 2017; Levy et al., 2020; Martínez et al., 2013; Martinson et al., 2019; Olsson et al., 2022; Turroni et al., 2017)</w:t>
      </w:r>
      <w:r w:rsidRPr="00D93D74">
        <w:fldChar w:fldCharType="end"/>
      </w:r>
      <w:r w:rsidRPr="00236DBE">
        <w:rPr>
          <w:lang w:val="es-ES"/>
        </w:rPr>
        <w:t xml:space="preserve">. </w:t>
      </w:r>
      <w:r w:rsidRPr="00D93D74">
        <w:t xml:space="preserve">These studies included populations ranging from one or two individuals to several hundred adults, typically male but sometimes female, with individuals aged between 18 and 50 years and a body mass index between 18.5 and 25. Sampling intervals ranged from daily or weekly to several months or even years apart. Densely sampled time series studies showed strong individual-specific and relatively persistent community structure despite day-to-day fluctuations </w:t>
      </w:r>
      <w:r w:rsidRPr="00D93D74">
        <w:fldChar w:fldCharType="begin"/>
      </w:r>
      <w:r w:rsidR="000D4E60">
        <w:instrText xml:space="preserve"> ADDIN ZOTERO_ITEM CSL_CITATION {"citationID":"ttSAftGC","properties":{"formattedCitation":"(Caporaso et al., 2011)","plainCitation":"(Caporaso et al., 2011)","noteIndex":0},"citationItems":[{"id":1113,"uris":["http://zotero.org/users/8873894/items/J7BXX9RI"],"itemData":{"id":1113,"type":"article-journal","abstract":"Background: Understanding the normal temporal variation in the human microbiome is critical to developing treatments for putative microbiome-related afflictions such as obesity, Crohn’s disease, inflammatory bowel disease and malnutrition. Sequencing and computational technologies, however, have been a limiting factor in performing dense time series analysis of the human microbiome. Here, we present the largest human microbiota time series analysis to date, covering two individuals at four body sites over 396 timepoints.\nResults: We find that despite stable differences between body sites and individuals, there is pronounced variability in an individual’s microbiota across months, weeks and even days. Additionally, only a small fraction of the total taxa found within a single body site appear to be present across all time points, suggesting that no core temporal microbiome exists at high abundance (although some microbes may be present but drop below the detection threshold). Many more taxa appear to be persistent but non-permanent community members.\nConclusions: DNA sequencing and computational advances described here provide the ability to go beyond infrequent snapshots of our human-associated microbial ecology to high-resolution assessments of temporal variations over protracted periods, within and between body habitats and individuals. This capacity will allow us to define normal variation and pathologic states, and assess responses to therapeutic interventions.","container-title":"Genome Biology","DOI":"10.1186/gb-2011-12-5-r50","ISSN":"1465-6906","issue":"5","journalAbbreviation":"Genome Biol","language":"en","page":"R50","source":"DOI.org (Crossref)","title":"Moving pictures of the human microbiome","volume":"12","author":[{"family":"Caporaso","given":"J Gregory"},{"family":"Lauber","given":"Christian L"},{"family":"Costello","given":"Elizabeth K"},{"family":"Berg-Lyons","given":"Donna"},{"family":"Gonzalez","given":"Antonio"},{"family":"Stombaugh","given":"Jesse"},{"family":"Knights","given":"Dan"},{"family":"Gajer","given":"Pawel"},{"family":"Ravel","given":"Jacques"},{"family":"Fierer","given":"Noah"},{"family":"Gordon","given":"Jeffrey I"},{"family":"Knight","given":"Rob"}],"issued":{"date-parts":[["2011"]]}}}],"schema":"https://github.com/citation-style-language/schema/raw/master/csl-citation.json"} </w:instrText>
      </w:r>
      <w:r w:rsidRPr="00D93D74">
        <w:fldChar w:fldCharType="separate"/>
      </w:r>
      <w:r w:rsidR="00910CB8" w:rsidRPr="00910CB8">
        <w:rPr>
          <w:rFonts w:cs="Times New Roman"/>
        </w:rPr>
        <w:t>(Caporaso et al., 2011)</w:t>
      </w:r>
      <w:r w:rsidRPr="00D93D74">
        <w:fldChar w:fldCharType="end"/>
      </w:r>
      <w:r w:rsidRPr="00D93D74">
        <w:t xml:space="preserve">. </w:t>
      </w:r>
      <w:r w:rsidRPr="00D93D74">
        <w:lastRenderedPageBreak/>
        <w:t xml:space="preserve">Studies in older adults (over 65 years of age) found a persistent individual gut microbiota over periods of three to six months at high taxonomic levels, but with certain taxa showing variability at the OTU level </w:t>
      </w:r>
      <w:r w:rsidRPr="00D93D74">
        <w:fldChar w:fldCharType="begin"/>
      </w:r>
      <w:r w:rsidR="000D4E60">
        <w:instrText xml:space="preserve"> ADDIN ZOTERO_ITEM CSL_CITATION {"citationID":"iVd1bcxW","properties":{"formattedCitation":"(Claesson et al., 2011; Fu et al., 2019)","plainCitation":"(Claesson et al., 2011; Fu et al., 2019)","noteIndex":0},"citationItems":[{"id":1567,"uris":["http://zotero.org/users/8873894/items/5CR64PC5"],"itemData":{"id":1567,"type":"article-journal","abstract":"Alterations in the human intestinal microbiota are linked to conditions including\ninflammatory bowel disease, irritable bowel syndrome, and obesity...","archive_location":"world","container-title":"Proceedings of the National Academy of Sciences","DOI":"10.1073/pnas.1000097107","issue":"supplement_1","language":"EN","note":"Company: National Academy of Sciences\nDistributor: National Academy of Sciences\nInstitution: National Academy of Sciences\nLabel: National Academy of Sciences","page":"4586-4591","publisher":"Proceedings of the National Academy of Sciences","source":"www.pnas.org","title":"Composition, variability, and temporal stability of the intestinal microbiota of the elderly","volume":"108","author":[{"family":"Claesson","given":"Marcus J."},{"family":"Cusack","given":"Siobhán"},{"family":"O'Sullivan","given":"Orla"},{"family":"Greene-Diniz","given":"Rachel"},{"family":"Weerd","given":"Heleen","non-dropping-particle":"de"},{"family":"Flannery","given":"Edel"},{"family":"Marchesi","given":"Julian R."},{"family":"Falush","given":"Daniel"},{"family":"Dinan","given":"Timothy"},{"family":"Fitzgerald","given":"Gerald"},{"family":"Stanton","given":"Catherine"},{"family":"Sinderen","given":"Douwe","non-dropping-particle":"van"},{"family":"O'Connor","given":"Michael"},{"family":"Harnedy","given":"Norma"},{"family":"O'Connor","given":"Kieran"},{"family":"Henry","given":"Colm"},{"family":"O'Mahony","given":"Denis"},{"family":"Fitzgerald","given":"Anthony P."},{"family":"Shanahan","given":"Fergus"},{"family":"Twomey","given":"Cillian"},{"family":"Hill","given":"Colin"},{"family":"Ross","given":"R. Paul"},{"family":"O'Toole","given":"Paul W."}],"issued":{"date-parts":[["2011",3,15]]}}},{"id":1586,"uris":["http://zotero.org/users/8873894/items/4MHV6IR7"],"itemData":{"id":1586,"type":"article-journal","abstract":"BACKGROUND: Measurement reliability and biological stability need to be considered when developing sampling protocols for population-based fecal microbiome studies.\nMETHODS: Stool samples were collected biannually over a 2-year period and sequenced for the V1-V3 region of the 16S rRNA gene in 50 participants from the Multiethnic Cohort Study. We evaluated the temporal stability of the fecal microbiome on a community level with permutational multivariate analysis of variance (PERMANOVA), as well as on taxa and diversity measures with intraclass correlation coefficients.\nRESULTS: Interindividual differences were the predominant source of fecal microbiome variation, and variation within individual was driven more by changing abundances than by the complete loss or introduction of taxa. Phyla and diversity measures were reliable over the 2 years. Most genera were stable over time, although those with low abundances tended to be more dynamic. Reliability was lower among participants who used antibiotics, with the greatest difference seen in samples taken within 1 month of reported use.\nCONCLUSIONS: The fecal microbiome as a whole is stable over a 2-year period, although certain taxa may exhibit more temporal variability.\nIMPACT: When designing large epidemiologic studies, a single sample is sufficient to capture the majority of the variation in the fecal microbiome from 16S rRNA gene sequencing, while multiple samples may be needed for rare or less-abundant taxa.","container-title":"Cancer Epidemiology, Biomarkers &amp; Prevention: A Publication of the American Association for Cancer Research, Cosponsored by the American Society of Preventive Oncology","DOI":"10.1158/1055-9965.EPI-18-0348","ISSN":"1538-7755","issue":"1","journalAbbreviation":"Cancer Epidemiol Biomarkers Prev","language":"eng","page":"154-162","PMID":"30206059","PMCID":"PMC6625800","source":"PubMed","title":"Temporal Variability and Stability of the Fecal Microbiome: The Multiethnic Cohort Study","title-short":"Temporal Variability and Stability of the Fecal Microbiome","volume":"28","author":[{"family":"Fu","given":"Benjamin C."},{"family":"Randolph","given":"Timothy W."},{"family":"Lim","given":"Unhee"},{"family":"Monroe","given":"Kristine R."},{"family":"Cheng","given":"Iona"},{"family":"Wilkens","given":"Lynne R."},{"family":"Le Marchand","given":"Loïc"},{"family":"Lampe","given":"Johanna W."},{"family":"Hullar","given":"Meredith A. J."}],"issued":{"date-parts":[["2019",1]]}}}],"schema":"https://github.com/citation-style-language/schema/raw/master/csl-citation.json"} </w:instrText>
      </w:r>
      <w:r w:rsidRPr="00D93D74">
        <w:fldChar w:fldCharType="separate"/>
      </w:r>
      <w:r w:rsidR="00910CB8" w:rsidRPr="00910CB8">
        <w:rPr>
          <w:rFonts w:cs="Times New Roman"/>
        </w:rPr>
        <w:t>(Claesson et al., 2011; Fu et al., 2019)</w:t>
      </w:r>
      <w:r w:rsidRPr="00D93D74">
        <w:fldChar w:fldCharType="end"/>
      </w:r>
      <w:r w:rsidRPr="00D93D74">
        <w:t xml:space="preserve">. Other studies have found longitudinally persistent intestinal microbiota at the phylum or family level over periods ranging from a few months to several years or even decades </w:t>
      </w:r>
      <w:r w:rsidRPr="00D93D74">
        <w:fldChar w:fldCharType="begin"/>
      </w:r>
      <w:r w:rsidR="000D4E60">
        <w:instrText xml:space="preserve"> ADDIN ZOTERO_ITEM CSL_CITATION {"citationID":"RBI6YCqZ","properties":{"formattedCitation":"(Faith et al., 2013; Jayasinghe et al., 2017)","plainCitation":"(Faith et al., 2013; Jayasinghe et al., 2017)","noteIndex":0},"citationItems":[{"id":1112,"uris":["http://zotero.org/users/8873894/items/C29JXBJV"],"itemData":{"id":1112,"type":"article-journal","abstract":"A low-error 16S rRNA amplicon sequencing method (LEA-Seq) plus whole genome sequencing of &gt;500 cultured isolates were used to characterize bacterial strain composition in the fecal microbiota of 37 USA adults sampled for up to five years. Microbiota stability follows a power law function which, when extrapolated, suggests that most strains in an individual are residents for decades. Shared strains were recovered from family members, but not from unrelated individuals. Sampling individuals for up to 32 weeks while consuming a monotonous liquid diet indicated that changes in weight are more predictive of changes in strain composition than sampling interval. This combination of stability and responsiveness to physiologic change confirms the potential of the gut microbiota as a diagnostic tool and therapeutic target.","container-title":"Science (New York, N.Y.)","DOI":"10.1126/science.1237439","ISSN":"0036-8075","issue":"6141","journalAbbreviation":"Science","page":"1237439","PMID":"23828941","PMCID":"PMC3791589","source":"PubMed Central","title":"The long-term stability of the human gut microbiota","volume":"341","author":[{"family":"Faith","given":"Jeremiah J."},{"family":"Guruge","given":"Janaki L."},{"family":"Charbonneau","given":"Mark"},{"family":"Subramanian","given":"Sathish"},{"family":"Seedorf","given":"Henning"},{"family":"Goodman","given":"Andrew L."},{"family":"Clemente","given":"Jose C."},{"family":"Knight","given":"Rob"},{"family":"Heath","given":"Andrew C."},{"family":"Leibel","given":"Rudolph L."},{"family":"Rosenbaum","given":"Michael"},{"family":"Gordon","given":"Jeffrey I."}],"issued":{"date-parts":[["2013",7,5]]}}},{"id":1059,"uris":["http://zotero.org/users/8873894/items/HWV479CZ"],"itemData":{"id":1059,"type":"article-journal","abstract":"There is currently a lack of long-term longitudinal studies investigating the stability of the microbiome. In this n-of-one study, we characterised the gut microbial composition of artist Billy Apple® from stool samples collected 45 years apart in 1970 and 2016. We observed that 45% of the microbial species were retained over the 45 year interval. Moreover, components of Apple’s microbiome associated with the allele frequency at seven SNPs in his genome. Collectively, our results are consistent with a genetic component contributing to the selection and maintenance of core members within the artist’s microbiome over his life-time.","container-title":"Human Microbiome Journal","DOI":"10.1016/j.humic.2017.09.001","ISSN":"2452-2317","journalAbbreviation":"Human Microbiome Journal","language":"en","page":"7-10","source":"ScienceDirect","title":"Long-term stability in the gut microbiome over 46 years in the life of Billy Apple®","volume":"5-6","author":[{"family":"Jayasinghe","given":"Thilini N."},{"family":"Hilton","given":"Craig"},{"family":"Tsai","given":"Peter"},{"family":"Apple","given":"Billy"},{"family":"Shepherd","given":"Peter"},{"family":"Cutfield","given":"Wayne S."},{"family":"O'Sullivan","given":"Justin M."}],"issued":{"date-parts":[["2017",12,1]]}}}],"schema":"https://github.com/citation-style-language/schema/raw/master/csl-citation.json"} </w:instrText>
      </w:r>
      <w:r w:rsidRPr="00D93D74">
        <w:fldChar w:fldCharType="separate"/>
      </w:r>
      <w:r w:rsidR="00910CB8" w:rsidRPr="00910CB8">
        <w:rPr>
          <w:rFonts w:cs="Times New Roman"/>
        </w:rPr>
        <w:t>(Faith et al., 2013; Jayasinghe et al., 2017)</w:t>
      </w:r>
      <w:r w:rsidRPr="00D93D74">
        <w:fldChar w:fldCharType="end"/>
      </w:r>
      <w:r w:rsidRPr="00D93D74">
        <w:t xml:space="preserve">. </w:t>
      </w:r>
    </w:p>
    <w:p w14:paraId="0CACBE6E" w14:textId="74C389E4" w:rsidR="00574088" w:rsidRDefault="00DA42F5" w:rsidP="00DA42F5">
      <w:pPr>
        <w:rPr>
          <w:ins w:id="54" w:author="Urša Miklavčič [2]" w:date="2026-05-08T11:30:00Z" w16du:dateUtc="2026-05-08T09:30:00Z"/>
        </w:rPr>
      </w:pPr>
      <w:r w:rsidRPr="00D93D74">
        <w:t xml:space="preserve">However, the apparent stability at higher taxonomic levels changes when using shotgun metagenomic sequencing, which offers greater taxonomic resolution. Longitudinal studies using metagenomic sequencing have compared vertical transmission and early assembly of gut microbiota in the first year of life </w:t>
      </w:r>
      <w:r w:rsidRPr="00D93D74">
        <w:fldChar w:fldCharType="begin"/>
      </w:r>
      <w:r w:rsidR="000D4E60">
        <w:instrText xml:space="preserve"> ADDIN ZOTERO_ITEM CSL_CITATION {"citationID":"vawl4Srv","properties":{"formattedCitation":"(Asnicar et al., 2017; Yassour et al., 2018)","plainCitation":"(Asnicar et al., 2017; Yassour et al., 2018)","noteIndex":0},"citationItems":[{"id":1900,"uris":["http://zotero.org/users/8873894/items/CFNX3LF2"],"itemData":{"id":1900,"type":"article-journal","abstract":"The gut microbiome becomes shaped in the first days of life and continues to increase its diversity during the first months. Links between the configuration of the infant gut microbiome and infant health are being shown, but a comprehensive strain-level assessment of microbes vertically transmitted from mother to infant is still missing. We collected fecal and breast milk samples from multiple mother-infant pairs during the first year of life and applied shotgun metagenomic sequencing followed by computational strain-level profiling. We observed that several specific strains, including those of Bifidobacterium bifidum, Coprococcus comes, and Ruminococcus bromii, were present in samples from the same mother-infant pair, while being clearly distinct from those carried by other pairs, which is indicative of vertical transmission. We further applied metatranscriptomics to study the in vivo gene expression of vertically transmitted microbes and found that transmitted strains of Bacteroides and Bifidobacterium species were transcriptionally active in the guts of both adult and infant. By combining longitudinal microbiome sampling and newly developed computational tools for strain-level microbiome analysis, we demonstrated that it is possible to track the vertical transmission of microbial strains from mother to infants and to characterize their transcriptional activity. Our work provides the foundation for larger-scale surveys to identify the routes of vertical microbial transmission and its influence on postinfancy microbiome development.\nIMPORTANCE Early infant exposure is important in the acquisition and ultimate development of a healthy infant microbiome. There is increasing support for the idea that the maternal microbial reservoir is a key route of microbial transmission, and yet much is inferred from the observation of shared species in mother and infant. The presence of common species, per se, does not necessarily equate to vertical transmission, as species exhibit considerable strain heterogeneity. It is therefore imperative to assess whether shared microbes belong to the same genetic variant (i.e., strain) to support the hypothesis of vertical transmission. Here we demonstrate the potential of shotgun metagenomics and strain-level profiling to identify vertical transmission events. Combining these data with metatranscriptomics, we show that it is possible not only to identify and track the fate of microbes in the early infant microbiome but also to investigate the actively transcribing members of the community. These approaches will ultimately provide important insights into the acquisition, development, and community dynamics of the infant microbiome.","container-title":"mSystems","DOI":"10.1128/mSystems.00164-16","issue":"1","page":"e00164-16","publisher":"American Society for Microbiology","source":"journals.asm.org (Atypon)","title":"Studying Vertical Microbiome Transmission from Mothers to Infants by Strain-Level Metagenomic Profiling","volume":"2","author":[{"family":"Asnicar","given":"Francesco"},{"family":"Manara","given":"Serena"},{"family":"Zolfo","given":"Moreno"},{"family":"Truong","given":"Duy Tin"},{"family":"Scholz","given":"Matthias"},{"family":"Armanini","given":"Federica"},{"family":"Ferretti","given":"Pamela"},{"family":"Gorfer","given":"Valentina"},{"family":"Pedrotti","given":"Anna"},{"family":"Tett","given":"Adrian"},{"family":"Segata","given":"Nicola"}],"issued":{"date-parts":[["2017",1,17]]}}},{"id":1911,"uris":["http://zotero.org/users/8873894/items/AJLUELGH"],"itemData":{"id":1911,"type":"article-journal","abstract":"Bacterial community acquisition in the infant gut impacts immune education and disease susceptibility. We compared bacterial strains across and within families in a prospective birth cohort of 44 infants and their mothers, sampled longitudinally in the first months of each child’s life. We identified mother-to-child bacterial transmission events and describe the incidence of family-specific antibiotic resistance genes. We observed two inheritance patterns across multiple species, where often the mother’s dominant strain is transmitted to the child, but occasionally her secondary strains colonize the infant gut. In families where the secondary strain of B. uniformis was inherited, a starch utilization gene cluster that was absent in the mother’s dominant strain was identified in the child, suggesting the selective advantage of a mother’s secondary strain in the infant gut. Our findings reveal mother-to-child bacterial transmission events at high resolution and give insights into early colonization of the infant gut.","container-title":"Cell Host &amp; Microbe","DOI":"10.1016/j.chom.2018.06.007","ISSN":"1931-3128","issue":"1","journalAbbreviation":"Cell Host &amp; Microbe","language":"en","page":"146-154.e4","source":"ScienceDirect","title":"Strain-Level Analysis of Mother-to-Child Bacterial Transmission during the First Few Months of Life","volume":"24","author":[{"family":"Yassour","given":"Moran"},{"family":"Jason","given":"Eeva"},{"family":"Hogstrom","given":"Larson J."},{"family":"Arthur","given":"Timothy D."},{"family":"Tripathi","given":"Surya"},{"family":"Siljander","given":"Heli"},{"family":"Selvenius","given":"Jenni"},{"family":"Oikarinen","given":"Sami"},{"family":"Hyöty","given":"Heikki"},{"family":"Virtanen","given":"Suvi M."},{"family":"Ilonen","given":"Jorma"},{"family":"Ferretti","given":"Pamela"},{"family":"Pasolli","given":"Edoardo"},{"family":"Tett","given":"Adrian"},{"family":"Asnicar","given":"Francesco"},{"family":"Segata","given":"Nicola"},{"family":"Vlamakis","given":"Hera"},{"family":"Lander","given":"Eric S."},{"family":"Huttenhower","given":"Curtis"},{"family":"Knip","given":"Mikael"},{"family":"Xavier","given":"Ramnik J."}],"issued":{"date-parts":[["2018",7,11]]}}}],"schema":"https://github.com/citation-style-language/schema/raw/master/csl-citation.json"} </w:instrText>
      </w:r>
      <w:r w:rsidRPr="00D93D74">
        <w:fldChar w:fldCharType="separate"/>
      </w:r>
      <w:r w:rsidR="00910CB8" w:rsidRPr="00910CB8">
        <w:rPr>
          <w:rFonts w:cs="Times New Roman"/>
        </w:rPr>
        <w:t>(Asnicar et al., 2017; Yassour et al., 2018)</w:t>
      </w:r>
      <w:r w:rsidRPr="00D93D74">
        <w:fldChar w:fldCharType="end"/>
      </w:r>
      <w:r w:rsidRPr="00D93D74">
        <w:t xml:space="preserve">, as well as strain and species persistence in healthy adults </w:t>
      </w:r>
      <w:r w:rsidRPr="00D93D74">
        <w:fldChar w:fldCharType="begin"/>
      </w:r>
      <w:r w:rsidR="000D4E60">
        <w:instrText xml:space="preserve"> ADDIN ZOTERO_ITEM CSL_CITATION {"citationID":"Z4vaYv65","properties":{"formattedCitation":"(Abu-Ali et al., 2018; L. Chen et al., 2021; Dapa et al., 2023; Jokela et al., 2023; Olsson et al., 2022; Wolff et al., 2023; Zhou et al., 2024)","plainCitation":"(Abu-Ali et al., 2018; L. Chen et al., 2021; Dapa et al., 2023; Jokela et al., 2023; Olsson et al., 2022; Wolff et al., 2023; Zhou et al., 2024)","noteIndex":0},"citationItems":[{"id":1958,"uris":["http://zotero.org/users/8873894/items/VF9RJEHA"],"itemData":{"id":1958,"type":"article-journal","abstract":"The gut microbiome is intimately related to human health, but it is not yet known which functional activities are driven by specific microorganisms' ecological configurations or transcription. We report a large-scale investigation of 372 human faecal metatranscriptomes and 929 metagenomes from a subset of 308 men in the Health Professionals Follow-Up Study. We identified a metatranscriptomic 'core' universally transcribed over time and across participants, often by different microorganisms. In contrast to the housekeeping functions enriched in this core, a 'variable' metatranscriptome included specialized pathways that were differentially expressed both across participants and among microorganisms. Finally, longitudinal metagenomic profiles allowed ecological interaction network reconstruction, which remained stable over the six-month timespan, as did strain tracking within and between participants. These results provide an initial characterization of human faecal microbial ecology into core, subject-specific, microorganism-specific and temporally variable transcription, and they differentiate metagenomically versus metatranscriptomically informative aspects of the human faecal microbiome.","container-title":"Nature Microbiology","DOI":"10.1038/s41564-017-0084-4","ISSN":"2058-5276","issue":"3","journalAbbreviation":"Nat Microbiol","language":"en","license":"2018 © The Authors 2017, under exclusive licence to Macmillan Publishers Ltd, part of Springer Nature","note":"number: 3","page":"356-366","publisher":"Nature Publishing Group","source":"www.nature.com","title":"Metatranscriptome of human faecal microbial communities in a cohort of adult men","volume":"3","author":[{"family":"Abu-Ali","given":"Galeb S."},{"family":"Mehta","given":"Raaj S."},{"family":"Lloyd-Price","given":"Jason"},{"family":"Mallick","given":"Himel"},{"family":"Branck","given":"Tobyn"},{"family":"Ivey","given":"Kerry L."},{"family":"Drew","given":"David A."},{"family":"DuLong","given":"Casey"},{"family":"Rimm","given":"Eric"},{"family":"Izard","given":"Jacques"},{"family":"Chan","given":"Andrew T."},{"family":"Huttenhower","given":"Curtis"}],"issued":{"date-parts":[["2018",3]]}}},{"id":1046,"uris":["http://zotero.org/users/8873894/items/DU5DVK53"],"itemData":{"id":1046,"type":"article-journal","abstract":"By following up the gut microbiome, 51 human phenotypes and plasma levels of 1,183 metabolites in 338 individuals after 4 years, we characterize microbial stability and variation in relation to host physiology. Using these individual-specific and temporally stable microbial profiles, including bacterial SNPs and structural variations, we develop a microbial fingerprinting method that shows up to 85% accuracy in classifying metagenomic samples taken 4 years apart. Application of our fingerprinting method to the independent HMP cohort results in 95% accuracy for samples taken 1 year apart. We further observe temporal changes in the abundance of multiple bacterial species, metabolic pathways, and structural variation, as well as strain replacement. We report 190 longitudinal microbial associations with host phenotypes and 519 associations with plasma metabolites. These associations are enriched for cardiometabolic traits, vitamin B, and uremic toxins. Finally, mediation analysis suggests that the gut microbiome may influence cardiometabolic health through its metabolites.","container-title":"Cell","DOI":"10.1016/j.cell.2021.03.024","ISSN":"0092-8674","issue":"9","journalAbbreviation":"Cell","language":"en","page":"2302-2315.e12","source":"ScienceDirect","title":"The long-term genetic stability and individual specificity of the human gut microbiome","volume":"184","author":[{"family":"Chen","given":"Lianmin"},{"family":"Wang","given":"Daoming"},{"family":"Garmaeva","given":"Sanzhima"},{"family":"Kurilshikov","given":"Alexander"},{"family":"Vich Vila","given":"Arnau"},{"family":"Gacesa","given":"Ranko"},{"family":"Sinha","given":"Trishla"},{"family":"Segal","given":"Eran"},{"family":"Weersma","given":"Rinse K."},{"family":"Wijmenga","given":"Cisca"},{"family":"Zhernakova","given":"Alexandra"},{"family":"Fu","given":"Jingyuan"}],"issued":{"date-parts":[["2021",4,29]]}}},{"id":2319,"uris":["http://zotero.org/users/8873894/items/XHZSJ9H7"],"itemData":{"id":2319,"type":"article-journal","abstract":"Gut bacteria inhabit a complex environment that is shaped by interactions with their host and the other members of the community. While these ecological interactions have evolved over millions of years, mounting evidence suggests that gut commensals can evolve on much shorter timescales as well, by acquiring new mutations within individual hosts. In this review, we highlight recent progress in understanding the causes and consequences of short-term evolution in the mammalian gut, from experimental evolution in murine hosts to longitudinal tracking of human cohorts. We also discuss new opportunities for future progress by expanding the repertoire of focal species, hosts, and surrounding communities, and by combining deep-sequencing technologies with quantitative frameworks from population genetics.","container-title":"Current Opinion in Microbiology","DOI":"10.1016/j.mib.2022.102258","ISSN":"1369-5274","journalAbbreviation":"Current Opinion in Microbiology","language":"en","page":"102258","source":"ScienceDirect","title":"Within-host evolution of the gut microbiome","volume":"71","author":[{"family":"Dapa","given":"Tanja"},{"family":"Wong","given":"Daniel PGH"},{"family":"Vasquez","given":"Kimberly S"},{"family":"Xavier","given":"Karina B"},{"family":"Huang","given":"Kerwyn Casey"},{"family":"Good","given":"Benjamin H"}],"issued":{"date-parts":[["2023",2,1]]}}},{"id":2295,"uris":["http://zotero.org/users/8873894/items/V62M4SM2"],"itemData":{"id":2295,"type":"article-journal","abstract":"Background Although the infant gut microbiota has been extensively studied, comprehensive assessment on the microbiota determinants including technical variables has not been performed in large infant cohorts.","container-title":"eBioMedicine","DOI":"10.1016/j.ebiom.2023.104695","ISSN":"23523964","journalAbbreviation":"eBioMedicine","language":"en","page":"104695","source":"DOI.org (Crossref)","title":"Sources of gut microbiota variation in a large longitudinal Finnish infant cohort","volume":"94","author":[{"family":"Jokela","given":"Roosa"},{"family":"Ponsero","given":"Alise J."},{"family":"Dikareva","given":"Evgenia"},{"family":"Wei","given":"Xiaodong"},{"family":"Kolho","given":"Kaija-Leena"},{"family":"Korpela","given":"Katri"},{"family":"De Vos","given":"Willem M."},{"family":"Salonen","given":"Anne"}],"issued":{"date-parts":[["2023",8]]}}},{"id":1035,"uris":["http://zotero.org/users/8873894/items/5KAPHFKS"],"itemData":{"id":1035,"type":"article-journal","abstract":"Temporal dynamics of the gut microbiota potentially limit the identification of microbial features associated with health status. Here, we used whole-genome metagenomic and 16S rRNA gene sequencing to characterize the intra- and inter-individual variations of gut microbiota composition and functional potential of a disease-free Swedish population (n = 75) over one year. We found that 23% of the total compositional variance was explained by intra-individual variation. The degree of intra-individual compositional variability was negatively associated with the abundance of Faecalibacterium prausnitzii (a butyrate producer) and two Bifidobacterium species. By contrast, the abundance of facultative anaerobes and aerotolerant bacteria such as Escherichia coli and Lactobacillus acidophilus varied extensively, independent of compositional stability. The contribution of intra-individual variance to the total variance was greater for functional pathways than for microbial species. Thus, reliable quantification of microbial features requires repeated samples to address the issue of intra-individual variations of the gut microbiota.","container-title":"Cell Host &amp; Microbe","DOI":"10.1016/j.chom.2022.03.002","ISSN":"1931-3128","issue":"5","journalAbbreviation":"Cell Host &amp; Microbe","language":"en","page":"726-739.e3","source":"ScienceDirect","title":"Dynamics of the normal gut microbiota: A longitudinal one-year population study in Sweden","title-short":"Dynamics of the normal gut microbiota","volume":"30","author":[{"family":"Olsson","given":"Lisa M"},{"family":"Boulund","given":"Fredrik"},{"family":"Nilsson","given":"Staffan"},{"family":"Khan","given":"Muhammad Tanweer"},{"family":"Gummesson","given":"Anders"},{"family":"Fagerberg","given":"Linn"},{"family":"Engstrand","given":"Lars"},{"family":"Perkins","given":"Rosie"},{"family":"Uhlén","given":"Mathias"},{"family":"Bergström","given":"Göran"},{"family":"Tremaroli","given":"Valentina"},{"family":"Bäckhed","given":"Fredrik"}],"issued":{"date-parts":[["2022",5,11]]}}},{"id":2303,"uris":["http://zotero.org/users/8873894/items/8JFF8KSZ"],"itemData":{"id":2303,"type":"article-journal","abstract":"The human gut microbiome harbors substantial ecological diversity at the species level as well as at the strain level within species. In healthy hosts, species abundance fluctuations in the microbiome are thought to be stable, and these fluctuations can be described by macroecological laws. However, it is less clear how strain abundances change over time. An open question is whether individual strains behave like species themselves, exhibiting stability and following the macroecological relationships known to hold at the species level, or whether strains have different dynamics, perhaps due to the relatively close phylogenetic relatedness of cocolonizing lineages. Here, we analyze the daily dynamics of intraspecific genetic variation in the gut microbiomes of four healthy, densely longitudinally sampled hosts. First, we find that the overall genetic diversity of a large majority of species is stationary over time despite short-term fluctuations. Next, we show that fluctuations in abundances in approximately 80% of strains analyzed can be predicted with a stochastic logistic model (SLM), an ecological model of a population experiencing environmental fluctuations around a fixed carrying capacity, which has previously been shown to capture statistical properties of species abundance fluctuations. The success of this model indicates that strain abundances typically fluctuate around a fixed carrying capacity, suggesting that most strains are dynamically stable. Finally, we find that the strain abundances follow several empirical macroecological laws known to hold at the species level. Together, our results suggest that macroecological properties of the human gut microbiome, including its stability, emerge at the level of strains.\nIMPORTANCE To date, there has been an intense focus on the ecological dynamics of the human gut microbiome at the species level. However, there is considerable genetic diversity within species at the strain level, and these intraspecific differences can have important phenotypic effects on the host, impacting the ability to digest certain foods and metabolize drugs. Thus, to fully understand how the gut microbiome operates in times of health and sickness, its ecological dynamics may need to be quantified at the level of strains. Here, we show that a large majority of strains maintain stable abundances for periods of months to years, exhibiting fluctuations in abundance that can be well described by macroecological laws known to hold at the species level, while a smaller percentage of strains undergo rapid, directional changes in abundance. Overall, our work indicates that strains are an important unit of ecological organization in the human gut microbiome.","container-title":"mBio","DOI":"10.1128/mbio.02502-22","issue":"2","page":"e02502-22","publisher":"American Society for Microbiology","source":"journals.asm.org (Atypon)","title":"Ecological Stability Emerges at the Level of Strains in the Human Gut Microbiome","volume":"14","author":[{"family":"Wolff","given":"Richard"},{"family":"Shoemaker","given":"William"},{"family":"Garud","given":"Nandita"}],"issued":{"date-parts":[["2023",2,21]]}}},{"id":3214,"uris":["http://zotero.org/users/8873894/items/DQ6P67B4"],"itemData":{"id":3214,"type":"article-journal","abstract":"To understand the dynamic interplay between the human microbiome and host during health and disease, we analyzed the microbial composition, temporal dynamics, and associations with host multi-omics, immune, and clinical markers of microbiomes from four body sites in 86 participants over 6 years. We found that microbiome stability and individuality are body-site specific and heavily influenced by the host. The stool and oral microbiome are more stable than the skin and nasal microbiomes, possibly due to their interaction with the host and environment. We identify individual-specific and commonly shared bacterial taxa, with individualized taxa showing greater stability. Interestingly, microbiome dynamics correlate across body sites, suggesting systemic dynamics influenced by host-microbial-environment interactions. Notably, insulin-resistant individuals show altered microbial stability and associations among microbiome, molecular markers, and clinical features, suggesting their disrupted interaction in metabolic disease. Our study offers comprehensive views of multi-site microbial dynamics and their relationship with host health and disease.","container-title":"Cell Host &amp; Microbe","DOI":"10.1016/j.chom.2024.02.012","ISSN":"1931-3128","issue":"4","journalAbbreviation":"Cell Host &amp; Microbe","page":"506-526.e9","source":"ScienceDirect","title":"Longitudinal profiling of the microbiome at four body sites reveals core stability and individualized dynamics during health and disease","volume":"32","author":[{"family":"Zhou","given":"Xin"},{"family":"Shen","given":"Xiaotao"},{"family":"Johnson","given":"Jethro S."},{"family":"Spakowicz","given":"Daniel J."},{"family":"Agnello","given":"Melissa"},{"family":"Zhou","given":"Wenyu"},{"family":"Avina","given":"Monica"},{"family":"Honkala","given":"Alexander"},{"family":"Chleilat","given":"Faye"},{"family":"Chen","given":"Shirley Jingyi"},{"family":"Cha","given":"Kexin"},{"family":"Leopold","given":"Shana"},{"family":"Zhu","given":"Chenchen"},{"family":"Chen","given":"Lei"},{"family":"Lyu","given":"Lin"},{"family":"Hornburg","given":"Daniel"},{"family":"Wu","given":"Si"},{"family":"Zhang","given":"Xinyue"},{"family":"Jiang","given":"Chao"},{"family":"Jiang","given":"Liuyiqi"},{"family":"Jiang","given":"Lihua"},{"family":"Jian","given":"Ruiqi"},{"family":"Brooks","given":"Andrew W."},{"family":"Wang","given":"Meng"},{"family":"Contrepois","given":"Kévin"},{"family":"Gao","given":"Peng"},{"family":"Rose","given":"Sophia Miryam Schüssler-Fiorenza"},{"family":"Tran","given":"Thi Dong Binh"},{"family":"Nguyen","given":"Hoan"},{"family":"Celli","given":"Alessandra"},{"family":"Hong","given":"Bo-Young"},{"family":"Bautista","given":"Eddy J."},{"family":"Dorsett","given":"Yair"},{"family":"Kavathas","given":"Paula B."},{"family":"Zhou","given":"Yanjiao"},{"family":"Sodergren","given":"Erica"},{"family":"Weinstock","given":"George M."},{"family":"Snyder","given":"Michael P."}],"issued":{"date-parts":[["2024",4,10]]}}}],"schema":"https://github.com/citation-style-language/schema/raw/master/csl-citation.json"} </w:instrText>
      </w:r>
      <w:r w:rsidRPr="00D93D74">
        <w:fldChar w:fldCharType="separate"/>
      </w:r>
      <w:r w:rsidR="00910CB8" w:rsidRPr="00910CB8">
        <w:rPr>
          <w:rFonts w:cs="Times New Roman"/>
        </w:rPr>
        <w:t>(Abu-Ali et al., 2018; L. Chen et al., 2021; Dapa et al., 2023; Jokela et al., 2023; Olsson et al., 2022; Wolff et al., 2023; Zhou et al., 2024)</w:t>
      </w:r>
      <w:r w:rsidRPr="00D93D74">
        <w:fldChar w:fldCharType="end"/>
      </w:r>
      <w:r w:rsidRPr="00D93D74">
        <w:t xml:space="preserve">, and microbiota dynamics in older individuals </w:t>
      </w:r>
      <w:r w:rsidRPr="00D93D74">
        <w:fldChar w:fldCharType="begin"/>
      </w:r>
      <w:r w:rsidR="000D4E60">
        <w:instrText xml:space="preserve"> ADDIN ZOTERO_ITEM CSL_CITATION {"citationID":"2NxkNHhk","properties":{"formattedCitation":"(Mehta et al., 2018)","plainCitation":"(Mehta et al., 2018)","noteIndex":0},"citationItems":[{"id":1064,"uris":["http://zotero.org/users/8873894/items/F6E4BV38"],"itemData":{"id":1064,"type":"article-journal","abstract":"Characterizing the stability of the gut microbiome is important to exploit it as a therapeutic target and diagnostic biomarker. We metagenomically and metatranscriptomically sequenced the faecal microbiomes of 308 participants in the Health Professionals Follow-Up Study. Participants provided four stool samples—one pair collected 24–72 h apart and a second pair ~6 months later. Within-person taxonomic and functional variation was consistently lower than between-person variation over time. In contrast, metatranscriptomic profiles were comparably variable within and between subjects due to higher within-subject longitudinal variation. Metagenomic instability accounted for ~74% of corresponding metatranscriptomic instability. The rest was probably attributable to sources such as regulation. Among the pathways that were differentially regulated, most were consistently over- or under-transcribed at each time point. Together, these results suggest that a single measurement of the faecal microbiome can provide long-term information regarding organismal composition and functional potential, but repeated or short-term measures may be necessary for dynamic features identified by metatranscriptomics.","container-title":"Nature Microbiology","DOI":"10.1038/s41564-017-0096-0","ISSN":"2058-5276","issue":"3","journalAbbreviation":"Nat Microbiol","language":"en","license":"2018 The Author(s)","note":"number: 3","page":"347-355","publisher":"Nature Publishing Group","source":"www.nature.com","title":"Stability of the human faecal microbiome in a cohort of adult men","volume":"3","author":[{"family":"Mehta","given":"Raaj S."},{"family":"Abu-Ali","given":"Galeb S."},{"family":"Drew","given":"David A."},{"family":"Lloyd-Price","given":"Jason"},{"family":"Subramanian","given":"Ayshwarya"},{"family":"Lochhead","given":"Paul"},{"family":"Joshi","given":"Amit D."},{"family":"Ivey","given":"Kerry L."},{"family":"Khalili","given":"Hamed"},{"family":"Brown","given":"Gordon T."},{"family":"DuLong","given":"Casey"},{"family":"Song","given":"Mingyang"},{"family":"Nguyen","given":"Long H."},{"family":"Mallick","given":"Himel"},{"family":"Rimm","given":"Eric B."},{"family":"Izard","given":"Jacques"},{"family":"Huttenhower","given":"Curtis"},{"family":"Chan","given":"Andrew T."}],"issued":{"date-parts":[["2018",3]]}}}],"schema":"https://github.com/citation-style-language/schema/raw/master/csl-citation.json"} </w:instrText>
      </w:r>
      <w:r w:rsidRPr="00D93D74">
        <w:fldChar w:fldCharType="separate"/>
      </w:r>
      <w:r w:rsidR="00910CB8" w:rsidRPr="00910CB8">
        <w:rPr>
          <w:rFonts w:cs="Times New Roman"/>
        </w:rPr>
        <w:t>(Mehta et al., 2018)</w:t>
      </w:r>
      <w:r w:rsidRPr="00D93D74">
        <w:fldChar w:fldCharType="end"/>
      </w:r>
      <w:r w:rsidRPr="00D93D74">
        <w:t xml:space="preserve">. </w:t>
      </w:r>
      <w:ins w:id="55" w:author="Urša Miklavčič [2]" w:date="2026-05-08T11:30:00Z" w16du:dateUtc="2026-05-08T09:30:00Z">
        <w:r w:rsidR="00574088">
          <w:t xml:space="preserve">Showing that changes in species or strain persistence are shaped by the same environmental and host factors identified </w:t>
        </w:r>
      </w:ins>
      <w:ins w:id="56" w:author="Urša Miklavčič [2]" w:date="2026-05-08T11:31:00Z" w16du:dateUtc="2026-05-08T09:31:00Z">
        <w:r w:rsidR="00574088">
          <w:t xml:space="preserve">in cross-sectional studies, including diet, physical activity, medications and antibiotics, stress and host genetics. </w:t>
        </w:r>
      </w:ins>
    </w:p>
    <w:p w14:paraId="577F1DF0" w14:textId="330AA609" w:rsidR="00570D04" w:rsidRPr="00D93D74" w:rsidDel="002F5DD7" w:rsidRDefault="00DA42F5" w:rsidP="00DA42F5">
      <w:pPr>
        <w:rPr>
          <w:del w:id="57" w:author="Urša Miklavčič [2]" w:date="2026-05-08T11:13:00Z" w16du:dateUtc="2026-05-08T09:13:00Z"/>
        </w:rPr>
      </w:pPr>
      <w:commentRangeStart w:id="58"/>
      <w:r w:rsidRPr="00D93D74">
        <w:t xml:space="preserve">Studies using shotgun metagenomic sequencing have also compared healthy individuals patients with irritable bowel syndrome </w:t>
      </w:r>
      <w:r w:rsidRPr="00D93D74">
        <w:fldChar w:fldCharType="begin"/>
      </w:r>
      <w:r w:rsidR="000D4E60">
        <w:instrText xml:space="preserve"> ADDIN ZOTERO_ITEM CSL_CITATION {"citationID":"tqyslHHz","properties":{"formattedCitation":"(Mars et al., 2020)","plainCitation":"(Mars et al., 2020)","noteIndex":0},"citationItems":[{"id":1045,"uris":["http://zotero.org/users/8873894/items/5M4DLKTQ"],"itemData":{"id":1045,"type":"article-journal","abstract":"The gut microbiome has been implicated in multiple human chronic gastrointestinal (GI) disorders. Determining its mechanistic role in disease has been difficult due to apparent disconnects between animal and human studies and lack of an integrated multi-omics view of disease-specific physiological changes. We integrated longitudinal multi-omics data from the gut microbiome, metabolome, host epigenome, and transcriptome in the context of irritable bowel syndrome (IBS) host physiology. We identified IBS subtype-specific and symptom-related variation in microbial composition and function. A subset of identified changes in microbial metabolites correspond to host physiological mechanisms that are relevant to IBS. By integrating multiple data layers, we identified purine metabolism as a novel host-microbial metabolic pathway in IBS with translational potential. Our study highlights the importance of longitudinal sampling and integrating complementary multi-omics data to identify functional mechanisms that can serve as therapeutic targets in a comprehensive treatment strategy for chronic GI diseases., Integrated and longitudinal multiomic analyses of patients with irritable bowel syndrome reveals a role for the gut microbiota in modulating purine metabolism and influencing host gastrointestinal function.,","container-title":"Cell","DOI":"10.1016/j.cell.2020.08.007","ISSN":"0092-8674","issue":"6","journalAbbreviation":"Cell","page":"1460-1473.e17","PMID":"32916129","PMCID":"PMC8109273","source":"PubMed Central","title":"Longitudinal Multi-omics Reveals Subset-Specific Mechanisms Underlying Irritable Bowel Syndrome","volume":"182","author":[{"family":"Mars","given":"Ruben A.T."},{"family":"Yang","given":"Yi"},{"family":"Ward","given":"Tonya"},{"family":"Houtti","given":"Mo"},{"family":"Priya","given":"Sambhawa"},{"family":"Lekatz","given":"Heather R."},{"family":"Tang","given":"Xiaojia"},{"family":"Sun","given":"Zhifu"},{"family":"Kalari","given":"Krishna R."},{"family":"Korem","given":"Tal"},{"family":"Bhattarai","given":"Yogesh"},{"family":"Zheng","given":"Tenghao"},{"family":"Bar","given":"Noam"},{"family":"Frost","given":"Gary"},{"family":"Johnson","given":"Abigail J."},{"family":"Treuren","given":"Will","non-dropping-particle":"van"},{"family":"Han","given":"Shuo"},{"family":"Ordog","given":"Tamas"},{"family":"Grover","given":"Madhusudan"},{"family":"Sonnenburg","given":"Justin"},{"family":"D’Amato","given":"Mauro"},{"family":"Camilleri","given":"Michael"},{"family":"Elinav","given":"Eran"},{"family":"Segal","given":"Eran"},{"family":"Blekhman","given":"Ran"},{"family":"Farrugia","given":"Gianrico"},{"family":"Swann","given":"Jonathan R."},{"family":"Knights","given":"Dan"},{"family":"Kashyap","given":"Purna C."}],"issued":{"date-parts":[["2020",9,17]]}}}],"schema":"https://github.com/citation-style-language/schema/raw/master/csl-citation.json"} </w:instrText>
      </w:r>
      <w:r w:rsidRPr="00D93D74">
        <w:fldChar w:fldCharType="separate"/>
      </w:r>
      <w:r w:rsidR="00910CB8" w:rsidRPr="00910CB8">
        <w:rPr>
          <w:rFonts w:cs="Times New Roman"/>
        </w:rPr>
        <w:t>(Mars et al., 2020)</w:t>
      </w:r>
      <w:r w:rsidRPr="00D93D74">
        <w:fldChar w:fldCharType="end"/>
      </w:r>
      <w:r w:rsidRPr="00D93D74">
        <w:t xml:space="preserve">, and patients with haematological diseases </w:t>
      </w:r>
      <w:r w:rsidRPr="00D93D74">
        <w:fldChar w:fldCharType="begin"/>
      </w:r>
      <w:r w:rsidR="000D4E60">
        <w:instrText xml:space="preserve"> ADDIN ZOTERO_ITEM CSL_CITATION {"citationID":"vPjL4Oog","properties":{"formattedCitation":"(Willmann et al., 2019)","plainCitation":"(Willmann et al., 2019)","noteIndex":0},"citationItems":[{"id":351,"uris":["http://zotero.org/users/8873894/items/AQV4MRN2"],"itemData":{"id":351,"type":"article-journal","abstract":"BACKGROUND: The selection pressure exercised by antibiotic drugs is an important consideration for the wise stewardship of antimicrobial treatment programs. Treatment decisions are currently based on crude assumptions, and there is an urgent need to develop a more quantitative knowledge base that can enable predictions of the impact of individual antibiotics on the human gut microbiome and resistome.\nRESULTS: Using shotgun metagenomics, we quantified changes in the gut microbiome in two cohorts of hematological patients receiving prophylactic antibiotics; one cohort was treated with ciprofloxacin in a hospital in Tübingen and the other with cotrimoxazole in a hospital in Cologne. Analyzing this rich longitudinal dataset, we found that gut microbiome diversity was reduced in both treatment cohorts to a similar extent, while effects on the gut resistome differed. We observed a sharp increase in the relative abundance of sulfonamide antibiotic resistance genes (ARGs) by 148.1% per cumulative defined daily dose of cotrimoxazole in the Cologne cohort, but not in the Tübingen cohort treated with ciprofloxacin. Through multivariate modeling, we found that factors such as individual baseline microbiome, resistome, and plasmid diversity; liver/kidney function; and concurrent medication, especially virostatic agents, influence resistome alterations. Strikingly, we observed different effects on the plasmidome in the two treatment groups. There was a substantial increase in the abundance of ARG-carrying plasmids in the cohort treated with cotrimoxazole, but not in the cohort treated with ciprofloxacin, indicating that cotrimoxazole might contribute more efficiently to the spread of resistance.\nCONCLUSIONS: Our study represents a step forward in developing the capability to predict the effect of individual antimicrobials on the human microbiome and resistome. Our results indicate that to achieve this, integration of the individual baseline microbiome, resistome, and mobilome status as well as additional individual patient factors will be required. Such personalized predictions may in the future increase patient safety and reduce the spread of resistance.\nTRIAL REGISTRATION: ClinicalTrials.gov, NCT02058888 . Registered February 10 2014.","container-title":"BMC biology","DOI":"10.1186/s12915-019-0692-y","ISSN":"1741-7007","issue":"1","journalAbbreviation":"BMC Biol","language":"eng","page":"76","PMID":"31533707","PMCID":"PMC6749691","source":"PubMed","title":"Distinct impact of antibiotics on the gut microbiome and resistome: a longitudinal multicenter cohort study","title-short":"Distinct impact of antibiotics on the gut microbiome and resistome","volume":"17","author":[{"family":"Willmann","given":"Matthias"},{"family":"Vehreschild","given":"Maria J. G. T."},{"family":"Biehl","given":"Lena M."},{"family":"Vogel","given":"Wichard"},{"family":"Dörfel","given":"Daniela"},{"family":"Hamprecht","given":"Axel"},{"family":"Seifert","given":"Harald"},{"family":"Autenrieth","given":"Ingo B."},{"family":"Peter","given":"Silke"}],"issued":{"date-parts":[["2019",9,18]]}}}],"schema":"https://github.com/citation-style-language/schema/raw/master/csl-citation.json"} </w:instrText>
      </w:r>
      <w:r w:rsidRPr="00D93D74">
        <w:fldChar w:fldCharType="separate"/>
      </w:r>
      <w:r w:rsidR="00910CB8" w:rsidRPr="00910CB8">
        <w:rPr>
          <w:rFonts w:cs="Times New Roman"/>
        </w:rPr>
        <w:t>(Willmann et al., 2019)</w:t>
      </w:r>
      <w:r w:rsidRPr="00D93D74">
        <w:fldChar w:fldCharType="end"/>
      </w:r>
      <w:ins w:id="59" w:author="Urša Miklavčič [2]" w:date="2026-05-08T11:17:00Z" w16du:dateUtc="2026-05-08T09:17:00Z">
        <w:r w:rsidR="00FF11EC">
          <w:t>, and other chronic conditions such as metaboli</w:t>
        </w:r>
      </w:ins>
      <w:ins w:id="60" w:author="Urša Miklavčič [2]" w:date="2026-05-08T11:18:00Z" w16du:dateUtc="2026-05-08T09:18:00Z">
        <w:r w:rsidR="00FF11EC">
          <w:t xml:space="preserve">c liver disease, diabetes and impaired pancreatic function </w:t>
        </w:r>
      </w:ins>
      <w:r w:rsidR="00FF11EC">
        <w:fldChar w:fldCharType="begin"/>
      </w:r>
      <w:r w:rsidR="00FF11EC">
        <w:instrText xml:space="preserve"> ADDIN ZOTERO_ITEM CSL_CITATION {"citationID":"SPb3AdX7","properties":{"unsorted":false,"formattedCitation":"(Frost et al., 2021)","plainCitation":"(Frost et al., 2021)","noteIndex":0},"citationItems":[{"id":3768,"uris":["http://zotero.org/users/8873894/items/2UCKBGRN"],"itemData":{"id":3768,"type":"article-journal","abstract":"Objective\nThe intestinal microbiome affects the prevalence and pathophysiology of a variety of diseases ranging from inflammation to cancer. A reduced taxonomic or functional diversity of the microbiome was often observed in association with poorer health outcomes or disease in general. Conversely, factors or manifest diseases that determine the long-term stability or instability of the microbiome are largely unknown. We aimed to identify disease-relevant phenotypes associated with faecal microbiota (in-)stability.\n\nDesign\nA total of 2564 paired faecal samples from 1282 participants of the population-based Study of Health in Pomerania (SHIP) were collected at a 5-year (median) interval and microbiota profiles determined by 16S rRNA gene sequencing. The changes in faecal microbiota over time were associated with highly standardised and comprehensive phenotypic data to determine factors related to microbiota (in-)stability.\n\nResults\nThe overall microbiome landscape remained remarkably stable over time. The greatest microbiome instability was associated with factors contributing to metabolic syndrome such as fatty liver disease and diabetes mellitus. These, in turn, were associated with an increase in facultative pathogens such as Enterobacteriaceae or Escherichia/Shigella. Greatest stability of the microbiome was determined by higher initial alpha diversity, female sex, high household income and preserved exocrine pancreatic function. Participants who newly developed fatty liver disease or diabetes during the 5-year follow-up already displayed significant microbiota changes at study entry when the diseases were absent.\n\nConclusion\nThis study identifies distinct components of metabolic liver disease to be associated with instability of the intestinal microbiome, increased abundance of facultative pathogens and thus greater susceptibility toward dysbiosis-associated diseases.","container-title":"Gut","DOI":"10.1136/gutjnl-2020-322753","ISSN":"0017-5749","issue":"3","journalAbbreviation":"Gut","page":"522-530","PMID":"33168600","PMCID":"PMC7873430","source":"PubMed Central","title":"Long-term instability of the intestinal microbiome is associated with metabolic liver disease, low microbiota diversity, diabetes mellitus and impaired exocrine pancreatic function","volume":"70","author":[{"family":"Frost","given":"Fabian"},{"family":"Kacprowski","given":"Tim"},{"family":"Rühlemann","given":"Malte"},{"family":"Pietzner","given":"Maik"},{"family":"Bang","given":"Corinna"},{"family":"Franke","given":"Andre"},{"family":"Nauck","given":"Matthias"},{"family":"Völker","given":"Uwe"},{"family":"Völzke","given":"Henry"},{"family":"Dörr","given":"Marcus"},{"family":"Baumbach","given":"Jan"},{"family":"Sendler","given":"Matthias"},{"family":"Schulz","given":"Christian"},{"family":"Mayerle","given":"Julia"},{"family":"Weiss","given":"Frank U"},{"family":"Homuth","given":"Georg"},{"family":"Lerch","given":"Markus M"}],"issued":{"date-parts":[["2021",3]]}}}],"schema":"https://github.com/citation-style-language/schema/raw/master/csl-citation.json"} </w:instrText>
      </w:r>
      <w:r w:rsidR="00FF11EC">
        <w:fldChar w:fldCharType="separate"/>
      </w:r>
      <w:r w:rsidR="00910CB8" w:rsidRPr="00910CB8">
        <w:rPr>
          <w:rFonts w:cs="Times New Roman"/>
        </w:rPr>
        <w:t>(Frost et al., 2021)</w:t>
      </w:r>
      <w:r w:rsidR="00FF11EC">
        <w:fldChar w:fldCharType="end"/>
      </w:r>
      <w:r w:rsidRPr="00D93D74">
        <w:t>.</w:t>
      </w:r>
      <w:ins w:id="61" w:author="Urša Miklavčič [2]" w:date="2026-05-08T11:18:00Z" w16du:dateUtc="2026-05-08T09:18:00Z">
        <w:r w:rsidR="00FF11EC">
          <w:t xml:space="preserve"> All showing that </w:t>
        </w:r>
      </w:ins>
      <w:ins w:id="62" w:author="Urša Miklavčič [2]" w:date="2026-05-08T11:12:00Z" w16du:dateUtc="2026-05-08T09:12:00Z">
        <w:r w:rsidR="002F5DD7">
          <w:t>human gut microbiota</w:t>
        </w:r>
      </w:ins>
      <w:ins w:id="63" w:author="Urša Miklavčič [2]" w:date="2026-05-08T11:18:00Z" w16du:dateUtc="2026-05-08T09:18:00Z">
        <w:r w:rsidR="00FF11EC">
          <w:t xml:space="preserve"> of </w:t>
        </w:r>
      </w:ins>
      <w:ins w:id="64" w:author="Urša Miklavčič [2]" w:date="2026-05-08T11:19:00Z" w16du:dateUtc="2026-05-08T09:19:00Z">
        <w:r w:rsidR="00FF11EC">
          <w:t>diseased individuals</w:t>
        </w:r>
      </w:ins>
      <w:ins w:id="65" w:author="Urša Miklavčič [2]" w:date="2026-05-08T11:12:00Z" w16du:dateUtc="2026-05-08T09:12:00Z">
        <w:r w:rsidR="002F5DD7">
          <w:t xml:space="preserve"> is</w:t>
        </w:r>
      </w:ins>
      <w:ins w:id="66" w:author="Urša Miklavčič [2]" w:date="2026-05-08T11:18:00Z" w16du:dateUtc="2026-05-08T09:18:00Z">
        <w:r w:rsidR="00FF11EC">
          <w:t xml:space="preserve"> less stable</w:t>
        </w:r>
      </w:ins>
      <w:ins w:id="67" w:author="Urša Miklavčič [2]" w:date="2026-05-08T11:12:00Z" w16du:dateUtc="2026-05-08T09:12:00Z">
        <w:r w:rsidR="002F5DD7">
          <w:t xml:space="preserve"> in time than that of healthy individuals.</w:t>
        </w:r>
      </w:ins>
      <w:r w:rsidRPr="00D93D74">
        <w:t xml:space="preserve"> </w:t>
      </w:r>
      <w:commentRangeEnd w:id="58"/>
      <w:r w:rsidR="00251142" w:rsidRPr="00D93D74">
        <w:rPr>
          <w:rStyle w:val="CommentReference"/>
          <w:sz w:val="24"/>
          <w:szCs w:val="22"/>
        </w:rPr>
        <w:commentReference w:id="58"/>
      </w:r>
      <w:r w:rsidRPr="00D93D74">
        <w:t xml:space="preserve">A few studies have focused exclusively on women, comparing healthy women with those who have frequent urinary tract infections </w:t>
      </w:r>
      <w:r w:rsidRPr="00D93D74">
        <w:fldChar w:fldCharType="begin"/>
      </w:r>
      <w:r w:rsidR="000D4E60">
        <w:instrText xml:space="preserve"> ADDIN ZOTERO_ITEM CSL_CITATION {"citationID":"1xpNV8Xr","properties":{"formattedCitation":"(Hua et al., n.d.)","plainCitation":"(Hua et al., n.d.)","dontUpdate":true,"noteIndex":0},"citationItems":[{"id":47,"uris":["http://zotero.org/users/8873894/items/38JWFL3C"],"itemData":{"id":47,"type":"article-journal","abstract":"Introduction. Evidence has linked exogenous and endogenous sex hormones with the human microbiome. Hypothesis/Gap statement. The longitudinal effects of oral contraceptives (OC) on the human gut microbiome have not previously been studied. Aim. We sought to examine the longitudinal impact of OC use on the taxonomic composition and metabolic functions of the gut microbiota and endogenous sex steroid hormones after initiation of OC use. Methodology. We recruited ten healthy women who provided blood and stool samples prior to OC use, 1 month and 6 months after starting OC. We measured serum levels of sex hormones, including estradiol, progesterone, sex hormone-binding globulin (SHBG), and total testosterone. Shotgun metagenomic sequencing was performed on DNA extracted from faecal samples. Species and metabolic pathway abundances were determined using MetaPhlAn2 and HUMAnN2. Multivariate association with linear models was used to identify microbial species and metabolic pathways associated with OC use and endogenous levels of sex hormones. Results. The percentage variance of the microbial community explained by individual factors ranged from 9.9 % for age to 2.7 % for time since initiation of OC use. We observed no changes in the diversity or composition of the gut microbiome following OC initiation. However, the relative abundance of the biosynthesis pathways of peptidoglycan, amino acids (lysine, threonine, methionine, and tryptophan), and the NAD salvage pathway increased after OC initiation. In addition, serum levels of estradiol and SHBG were positively associated with Eubacterium ramulus, a flavonoid-degrading bacterium. Similarly, microbes involving biosynthesis of l-lysine, l-threonine, and l-methionine were significantly associated with lower estradiol, SHBG, and higher levels of total testosterone. Conclusion. Our study provides the first piece of evidence supporting the association between exogenous and endogenous sex hormones and gut microbiome composition and function.,","container-title":"Journal of Medical Microbiology","DOI":"10.1099/jmm.0.001512","ISSN":"1473-5644,","issue":"4","page":"001512","publisher":"Microbiology Society,","source":"Microbiology Society Journals","title":"Longitudinal analysis of the impact of oral contraceptive use on the gut microbiome","volume":"71","author":[{"family":"Hua","given":"Xinwei"},{"family":"Cao","given":"Yueming"},{"family":"Morgan","given":"David M."},{"family":"Miller","given":"Kaia"},{"family":"Chin","given":"Samantha M."},{"family":"Bellavance","given":"Danielle"},{"family":"Khalili","given":"HamedYR 2022"}]}}],"schema":"https://github.com/citation-style-language/schema/raw/master/csl-citation.json"} </w:instrText>
      </w:r>
      <w:r w:rsidRPr="00D93D74">
        <w:fldChar w:fldCharType="separate"/>
      </w:r>
      <w:r w:rsidRPr="00D93D74">
        <w:t>(Hua et al., 2022)</w:t>
      </w:r>
      <w:r w:rsidRPr="00D93D74">
        <w:fldChar w:fldCharType="end"/>
      </w:r>
      <w:r w:rsidRPr="00D93D74">
        <w:t xml:space="preserve"> and women taking oral contraceptives </w:t>
      </w:r>
      <w:r w:rsidRPr="00D93D74">
        <w:fldChar w:fldCharType="begin"/>
      </w:r>
      <w:r w:rsidR="000D4E60">
        <w:instrText xml:space="preserve"> ADDIN ZOTERO_ITEM CSL_CITATION {"citationID":"oxgSztRT","properties":{"formattedCitation":"(Worby et al., 2022)","plainCitation":"(Worby et al., 2022)","noteIndex":0},"citationItems":[{"id":48,"uris":["http://zotero.org/users/8873894/items/C3RACSWB"],"itemData":{"id":48,"type":"article-journal","abstract":"Recurrent urinary tract infections (rUTIs) are a major health burden worldwide, with history of infection being a significant risk factor. While the gut is a known reservoir for uropathogenic bacteria, the role of the microbiota in rUTI remains unclear. We conducted a year-long study of women with (n = 15) and without (n = 16) history of rUTI, from whom we collected urine, blood and monthly faecal samples for metagenomic and transcriptomic interrogation. During the study 24 UTIs were reported, with additional samples collected during and after infection. The gut microbiome of individuals with a history of rUTI was significantly depleted in microbial richness and butyrate-producing bacteria compared with controls, reminiscent of other inflammatory conditions. However, Escherichia coli gut and bladder populations were comparable between cohorts in both relative abundance and phylogroup. Transcriptional analysis of peripheral blood mononuclear cells revealed expression profiles indicative of differential systemic immunity between cohorts. Altogether, these results suggest that rUTI susceptibility is in part mediated through the gut–bladder axis, comprising gut dysbiosis and differential immune response to bacterial bladder colonization, manifesting in symptoms.","container-title":"Nature Microbiology","DOI":"10.1038/s41564-022-01107-x","ISSN":"2058-5276","issue":"5","journalAbbreviation":"Nat Microbiol","language":"en","license":"2022 The Author(s), under exclusive licence to Springer Nature Limited","note":"number: 5","page":"630-639","publisher":"Nature Publishing Group","source":"www.nature.com","title":"Longitudinal multi-omics analyses link gut microbiome dysbiosis with recurrent urinary tract infections in women","volume":"7","author":[{"family":"Worby","given":"Colin J."},{"family":"Schreiber","given":"Henry L."},{"family":"Straub","given":"Timothy J."},{"family":"Dijk","given":"Lucas R.","non-dropping-particle":"van"},{"family":"Bronson","given":"Ryan A."},{"family":"Olson","given":"Benjamin S."},{"family":"Pinkner","given":"Jerome S."},{"family":"Obernuefemann","given":"Chloe L. P."},{"family":"Muñoz","given":"Vanessa L."},{"family":"Paharik","given":"Alexandra E."},{"family":"Azimzadeh","given":"Philippe N."},{"family":"Walker","given":"Bruce J."},{"family":"Desjardins","given":"Christopher A."},{"family":"Chou","given":"Wen-Chi"},{"family":"Bergeron","given":"Karla"},{"family":"Chapman","given":"Sinéad B."},{"family":"Klim","given":"Aleksandra"},{"family":"Manson","given":"Abigail L."},{"family":"Hannan","given":"Thomas J."},{"family":"Hooton","given":"Thomas M."},{"family":"Kau","given":"Andrew L."},{"family":"Lai","given":"H. Henry"},{"family":"Dodson","given":"Karen W."},{"family":"Hultgren","given":"Scott J."},{"family":"Earl","given":"Ashlee M."}],"issued":{"date-parts":[["2022",5]]}}}],"schema":"https://github.com/citation-style-language/schema/raw/master/csl-citation.json"} </w:instrText>
      </w:r>
      <w:r w:rsidRPr="00D93D74">
        <w:fldChar w:fldCharType="separate"/>
      </w:r>
      <w:r w:rsidR="00910CB8" w:rsidRPr="00910CB8">
        <w:rPr>
          <w:rFonts w:cs="Times New Roman"/>
        </w:rPr>
        <w:t>(Worby et al., 2022)</w:t>
      </w:r>
      <w:r w:rsidRPr="00D93D74">
        <w:fldChar w:fldCharType="end"/>
      </w:r>
      <w:ins w:id="68" w:author="Urša Miklavčič [2]" w:date="2026-05-08T11:19:00Z" w16du:dateUtc="2026-05-08T09:19:00Z">
        <w:r w:rsidR="00FF11EC">
          <w:t>, showing acute perturbations such as exocrine hormones also influence gut microbiota</w:t>
        </w:r>
      </w:ins>
      <w:r w:rsidR="00FF11EC">
        <w:t xml:space="preserve"> </w:t>
      </w:r>
      <w:ins w:id="69" w:author="Urša Miklavčič [2]" w:date="2026-05-08T11:21:00Z" w16du:dateUtc="2026-05-08T09:21:00Z">
        <w:r w:rsidR="00FF11EC">
          <w:t xml:space="preserve">at functional level, but not </w:t>
        </w:r>
      </w:ins>
      <w:ins w:id="70" w:author="Urša Miklavčič [2]" w:date="2026-05-08T11:20:00Z" w16du:dateUtc="2026-05-08T09:20:00Z">
        <w:r w:rsidR="00FF11EC">
          <w:t>taxonomical</w:t>
        </w:r>
      </w:ins>
      <w:r w:rsidRPr="00D93D74">
        <w:t>.</w:t>
      </w:r>
      <w:ins w:id="71" w:author="Urša Miklavčič [2]" w:date="2026-05-08T11:13:00Z" w16du:dateUtc="2026-05-08T09:13:00Z">
        <w:r w:rsidR="002F5DD7">
          <w:t xml:space="preserve"> </w:t>
        </w:r>
      </w:ins>
      <w:ins w:id="72" w:author="Urša Miklavčič [2]" w:date="2026-05-08T11:23:00Z" w16du:dateUtc="2026-05-08T09:23:00Z">
        <w:r w:rsidR="00FF11EC">
          <w:t xml:space="preserve">Other acute perturbations, </w:t>
        </w:r>
      </w:ins>
      <w:ins w:id="73" w:author="Urša Miklavčič [2]" w:date="2026-05-08T11:24:00Z" w16du:dateUtc="2026-05-08T09:24:00Z">
        <w:r w:rsidR="00FF11EC">
          <w:t xml:space="preserve">such as antibiotic treatment and bowel cleansing have also been shown to change gut microbiota at both taxonomical and functional level, but that it is able to </w:t>
        </w:r>
      </w:ins>
      <w:ins w:id="74" w:author="Urša Miklavčič [2]" w:date="2026-05-08T11:25:00Z" w16du:dateUtc="2026-05-08T09:25:00Z">
        <w:r w:rsidR="00FF11EC">
          <w:t xml:space="preserve">recover in a matter of weeks to a month </w:t>
        </w:r>
      </w:ins>
      <w:r w:rsidR="00FF11EC">
        <w:fldChar w:fldCharType="begin"/>
      </w:r>
      <w:r w:rsidR="00574088">
        <w:instrText xml:space="preserve"> ADDIN ZOTERO_ITEM CSL_CITATION {"citationID":"J4bAHReQ","properties":{"unsorted":false,"formattedCitation":"(Baldanzi et al., 2026; Fukuyama et al., 2017; Raymond et al., 2016; D. J. Schwartz et al., 2020)","plainCitation":"(Baldanzi et al., 2026; Fukuyama et al., 2017; Raymond et al., 2016; D. J. Schwartz et al., 2020)","noteIndex":0},"citationItems":[{"id":3722,"uris":["http://zotero.org/users/8873894/items/NJVMGRWN"],"itemData":{"id":3722,"type":"article-journal","abstract":"Disruptions in gut microbiome are implicated in cardiometabolic disorders and other health outcomes. Antibiotics are known gut microbiome disruptors, but their long-term consequences remain underexplored. Here we combined individual-level data from the Swedish Prescribed Drug Register with fecal metagenomes of 14,979 adults to examine the association between oral antibiotic use over 8 years and gut microbiome. In multivariable confounder-adjusted regression models, antibiotic use &lt;1 year before fecal sampling was associated with the greatest reduction in species diversity, but significant associations were also observed for use 1–4 and 4–8 years earlier. Clindamycin, fluoroquinolones and flucloxacillin accounted for most of the associations with the abundance of individual species. Use of these antibiotics 4–8 years earlier was associated with altered abundance of 10–15% of the species studied; penicillin V, extended-spectrum penicillins and nitrofurantoin were associated with only a few species. Similar results were found comparing one antibiotic course 4–8 years before sampling versus none in the past 8 years. These findings indicate that antibiotics may have long-lasting consequences for the gut microbiome.","container-title":"Nature Medicine","DOI":"10.1038/s41591-026-04284-y","ISSN":"1546-170X","journalAbbreviation":"Nat Med","language":"en","license":"2026 The Author(s)","page":"1-11","publisher":"Nature Publishing Group","source":"www.nature.com","title":"Antibiotic use and gut microbiome composition links from individual-level prescription data of 14,979 individuals","author":[{"family":"Baldanzi","given":"Gabriel"},{"family":"Larsson","given":"Anna"},{"family":"Sayols-Baixeras","given":"Sergi"},{"family":"Dekkers","given":"Koen F."},{"family":"Hammar","given":"Ulf"},{"family":"Nguyen","given":"Diem"},{"family":"Graells","given":"Tíscar"},{"family":"Ahmad","given":"Shafqat"},{"family":"Gazolla Volpiano","given":"Camila"},{"family":"Meric","given":"Guillaume"},{"family":"Järhult","given":"Josef D."},{"family":"Tängdén","given":"Thomas"},{"family":"Ludvigsson","given":"Jonas F."},{"family":"Lind","given":"Lars"},{"family":"Sundström","given":"Johan"},{"family":"Michaëlsson","given":"Karl"},{"family":"Ärnlöv","given":"Johan"},{"family":"Kennedy","given":"Beatrice"},{"family":"Orho-Melander","given":"Marju"},{"family":"Fall","given":"Tove"}],"issued":{"date-parts":[["2026",3,11]]}}},{"id":3774,"uris":["http://zotero.org/users/8873894/items/3YLAVJE2"],"itemData":{"id":3774,"type":"article-journal","abstract":"Our work focuses on the stability, resilience, and response to perturbation of the bacterial communities in the human gut. Informative flash flood-like disturbances that eliminate most gastrointestinal biomass can be induced using a clinically-relevant iso-osmotic agent. We designed and executed such a disturbance in human volunteers using a dense longitudinal sampling scheme extending before and after induced diarrhea. This experiment has enabled a careful multidomain analysis of a controlled perturbation of the human gut microbiota with a new level of resolution. These new longitudinal multidomain data were analyzed using recently developed statistical methods that demonstrate improvements over current practices. By imposing sparsity constraints we have enhanced the interpretability of the analyses and by employing a new adaptive generalized principal components analysis, incorporated modulated phylogenetic information and enhanced interpretation through scoring of the portions of the tree most influenced by the perturbation. Our analyses leverage the taxa-sample duality in the data to show how the gut microbiota recovers following this perturbation. Through a holistic approach that integrates phylogenetic, metagenomic and abundance information, we elucidate patterns of taxonomic and functional change that characterize the community recovery process across individuals. We provide complete code and illustrations of new sparse statistical methods for high-dimensional, longitudinal multidomain data that provide greater interpretability than existing methods.","container-title":"PLOS Computational Biology","DOI":"10.1371/journal.pcbi.1005706","ISSN":"1553-7358","issue":"8","journalAbbreviation":"PLOS Computational Biology","language":"en","page":"e1005706","publisher":"Public Library of Science","source":"PLoS Journals","title":"Multidomain analyses of a longitudinal human microbiome intestinal cleanout perturbation experiment","volume":"13","author":[{"family":"Fukuyama","given":"Julia"},{"family":"Rumker","given":"Laurie"},{"family":"Sankaran","given":"Kris"},{"family":"Jeganathan","given":"Pratheepa"},{"family":"Dethlefsen","given":"Les"},{"family":"Relman","given":"David A."},{"family":"Holmes","given":"Susan P."}],"issued":{"date-parts":[["2017"]],"season":"avg"}}},{"id":1905,"uris":["http://zotero.org/users/8873894/items/FMHS75QB"],"itemData":{"id":1905,"type":"article-journal","abstract":"Microbiome studies have demonstrated the high inter-individual diversity of the gut microbiota. However, how the initial composition of the microbiome affects the impact of antibiotics on microbial communities is relatively unexplored. To specifically address this question, we administered a second-generation cephalosporin, cefprozil, to healthy volunteers. Stool samples gathered before antibiotic exposure, at the end of the treatment and 3 months later were analysed using shotgun metagenomic sequencing. On average, 15 billion nucleotides were sequenced for each sample. We show that standard antibiotic treatment can alter the gut microbiome in a specific, reproducible and predictable manner. The most consistent effect of the antibiotic was the increase of Lachnoclostridium bolteae in 16 out of the 18 cefprozil-exposed participants. Strikingly, we identified a subgroup of participants who were enriched in the opportunistic pathogen Enterobacter cloacae after exposure to the antibiotic, an effect linked to lower initial microbiome diversity and to a Bacteroides enterotype. Although the resistance gene content of participants’ microbiomes was altered by the antibiotic, the impact of cefprozil remained specific to individual participants. Resistance genes that were not detectable prior to treatment were observed after a 7-day course of antibiotic administration. Specifically, point mutations in beta-lactamase blaCfxA-6 were enriched after antibiotic treatment in several participants. This suggests that monitoring the initial composition of the microbiome before treatment could assist in the prevention of some of the adverse effects associated with antibiotics or other treatments.","container-title":"The ISME Journal","DOI":"10.1038/ismej.2015.148","ISSN":"1751-7370","issue":"3","journalAbbreviation":"ISME J","language":"en","license":"2016 The Author(s)","note":"number: 3","page":"707-720","publisher":"Nature Publishing Group","source":"www.nature.com","title":"The initial state of the human gut microbiome determines its reshaping by antibiotics","volume":"10","author":[{"family":"Raymond","given":"Frédéric"},{"family":"Ouameur","given":"Amin A."},{"family":"Déraspe","given":"Maxime"},{"family":"Iqbal","given":"Naeem"},{"family":"Gingras","given":"Hélène"},{"family":"Dridi","given":"Bédis"},{"family":"Leprohon","given":"Philippe"},{"family":"Plante","given":"Pier-Luc"},{"family":"Giroux","given":"Richard"},{"family":"Bérubé","given":"Ève"},{"family":"Frenette","given":"Johanne"},{"family":"Boudreau","given":"Dominique K."},{"family":"Simard","given":"Jean-Luc"},{"family":"Chabot","given":"Isabelle"},{"family":"Domingo","given":"Marc-Christian"},{"family":"Trottier","given":"Sylvie"},{"family":"Boissinot","given":"Maurice"},{"family":"Huletsky","given":"Ann"},{"family":"Roy","given":"Paul H."},{"family":"Ouellette","given":"Marc"},{"family":"Bergeron","given":"Michel G."},{"family":"Corbeil","given":"Jacques"}],"issued":{"date-parts":[["2016",3]]}},"locator":"2026","label":"page"},{"id":3771,"uris":["http://zotero.org/users/8873894/items/YTMMFQIX"],"itemData":{"id":3771,"type":"article-journal","abstract":"The human gut microbiome is a dynamic collection of bacteria, archaea, fungi, and viruses that performs essential functions for immune development, pathogen colonization resistance, and food metabolism. Perturbation of the gut microbiome’s ecological balance, commonly by antibiotics, can cause and exacerbate diseases. To predict and successfully rescue such perturbations, first, we must understand the underlying taxonomic and functional dynamics of the microbiome as it changes throughout infancy, childhood, and adulthood. We offer an overview of the healthy gut bacterial architecture over these life stages and comment on vulnerability to short and long courses of antibiotics. Second, the resilience of the microbiome after antibiotic perturbation depends on key characteristics, such as the nature, timing, duration, and spectrum of a course of antibiotics, as well as microbiome modulatory factors such as age, travel, underlying illness, antibiotic resistance pattern, and diet. In this review, we discuss acute and chronic antibiotic perturbations to the microbiome and resistome in the context of microbiome stability and dynamics. We specifically discuss key taxonomic and resistance gene changes that accompany antibiotic treatment of neonates, children, and adults. Restoration of a healthy gut microbial ecosystem after routine antibiotics will require rationally managed exposure to specific antibiotics and microbes. To that end, we review the use of fecal microbiota transplantation and probiotics to direct recolonization of the gut ecosystem. We conclude with our perspectives on how best to assess, predict, and aid recovery of the microbiome after antibiotic perturbation.","container-title":"Genome Medicine","DOI":"10.1186/s13073-020-00782-x","ISSN":"1756-994X","journalAbbreviation":"Genome Med","page":"82","PMID":"32988391","PMCID":"PMC7523053","source":"PubMed Central","title":"Understanding the impact of antibiotic perturbation on the human microbiome","volume":"12","author":[{"family":"Schwartz","given":"D. J."},{"family":"Langdon","given":"A. E."},{"family":"Dantas","given":"G."}],"issued":{"date-parts":[["2020",9,28]]}}}],"schema":"https://github.com/citation-style-language/schema/raw/master/csl-citation.json"} </w:instrText>
      </w:r>
      <w:r w:rsidR="00FF11EC">
        <w:fldChar w:fldCharType="separate"/>
      </w:r>
      <w:r w:rsidR="00910CB8" w:rsidRPr="00910CB8">
        <w:rPr>
          <w:rFonts w:cs="Times New Roman"/>
        </w:rPr>
        <w:t>(Baldanzi et al., 2026; Fukuyama et al., 2017; Raymond et al., 2016; D. J. Schwartz et al., 2020)</w:t>
      </w:r>
      <w:r w:rsidR="00FF11EC">
        <w:fldChar w:fldCharType="end"/>
      </w:r>
      <w:ins w:id="75" w:author="Urša Miklavčič [2]" w:date="2026-05-08T11:28:00Z" w16du:dateUtc="2026-05-08T09:28:00Z">
        <w:r w:rsidR="00574088">
          <w:t xml:space="preserve">. </w:t>
        </w:r>
      </w:ins>
    </w:p>
    <w:p w14:paraId="2302ED2D" w14:textId="4AF758AD" w:rsidR="00570D04" w:rsidRPr="00A33FB3" w:rsidDel="00FF11EC" w:rsidRDefault="00DA42F5" w:rsidP="00DA42F5">
      <w:pPr>
        <w:rPr>
          <w:del w:id="76" w:author="Urša Miklavčič [2]" w:date="2026-05-08T11:23:00Z" w16du:dateUtc="2026-05-08T09:23:00Z"/>
        </w:rPr>
      </w:pPr>
      <w:r w:rsidRPr="00D93D74">
        <w:t xml:space="preserve">Cohorts in </w:t>
      </w:r>
      <w:del w:id="77" w:author="Urša Miklavčič [2]" w:date="2026-05-08T11:22:00Z" w16du:dateUtc="2026-05-08T09:22:00Z">
        <w:r w:rsidRPr="00D93D74" w:rsidDel="00FF11EC">
          <w:delText xml:space="preserve">these </w:delText>
        </w:r>
      </w:del>
      <w:r w:rsidRPr="00D93D74">
        <w:t xml:space="preserve">studies </w:t>
      </w:r>
      <w:ins w:id="78" w:author="Urša Miklavčič [2]" w:date="2026-05-08T11:22:00Z" w16du:dateUtc="2026-05-08T09:22:00Z">
        <w:r w:rsidR="00FF11EC">
          <w:t xml:space="preserve">mentioned above </w:t>
        </w:r>
      </w:ins>
      <w:r w:rsidRPr="00D93D74">
        <w:t xml:space="preserve">ranged from 5 to more than 300 participants, followed for at least six months to a year, with sampling every few weeks to every few months. Metagenomic studies confirm that some species and strains can persist over long periods within individuals, whereas others show frequent replacement or large abundance shifts. Stable colonizers include many of the </w:t>
      </w:r>
      <w:r w:rsidRPr="00D93D74">
        <w:rPr>
          <w:i/>
          <w:iCs/>
        </w:rPr>
        <w:t>Bacteroides</w:t>
      </w:r>
      <w:r w:rsidRPr="00D93D74">
        <w:t xml:space="preserve"> species, while representatives of the </w:t>
      </w:r>
      <w:r w:rsidRPr="00D93D74">
        <w:rPr>
          <w:i/>
          <w:iCs/>
        </w:rPr>
        <w:t>Bacillota</w:t>
      </w:r>
      <w:r w:rsidRPr="00D93D74">
        <w:t xml:space="preserve"> phylum are among the more variable members of the gut community </w:t>
      </w:r>
      <w:r w:rsidRPr="00D93D74">
        <w:fldChar w:fldCharType="begin"/>
      </w:r>
      <w:r w:rsidR="00574088">
        <w:instrText xml:space="preserve"> ADDIN ZOTERO_ITEM CSL_CITATION {"citationID":"roLMpves","properties":{"unsorted":false,"formattedCitation":"(Heidrich et al., 2025)","plainCitation":"(Heidrich et al., 2025)","noteIndex":0},"citationItems":[{"id":3463,"uris":["http://zotero.org/users/8873894/items/U5A8LQ4G"],"itemData":{"id":3463,"type":"article-journal","abstract":"As humans, we host personal microbiomes intricately connected to our biology and health. Far from being isolated entities, our microbiomes are dynamically shaped by microbial exchange with the surroundings, in lifelong microbiome acquisition and transmission processes. In this Review, we explore recent studies on how our microbiomes are transmitted, beginning at birth and during interactions with other humans and the environment. We also describe the key methodological aspects of transmission inference, based on the uniqueness of the building blocks of the microbiome — single microbial strains. A better understanding of human microbiome transmission will have implications for studies of microbial host regulation, of microbiome-associated diseases, and for effective microbiome-targeting strategies. Besides exchanging strains with other humans, there is also preliminary evidence we acquire microorganisms from animals and food, and thus a complete understanding of microbiome acquisition and transmission can only be attained by adopting a One Health perspective.","container-title":"Nature Reviews Microbiology","DOI":"10.1038/s41579-025-01166-x","ISSN":"1740-1534","issue":"9","journalAbbreviation":"Nat Rev Microbiol","language":"en","license":"2025 Springer Nature Limited","page":"568-584","publisher":"Nature Publishing Group","source":"www.nature.com","title":"Human microbiome acquisition and transmission","volume":"23","author":[{"family":"Heidrich","given":"Vitor"},{"family":"Valles-Colomer","given":"Mireia"},{"family":"Segata","given":"Nicola"}],"issued":{"date-parts":[["2025",9]]}}}],"schema":"https://github.com/citation-style-language/schema/raw/master/csl-citation.json"} </w:instrText>
      </w:r>
      <w:r w:rsidRPr="00D93D74">
        <w:fldChar w:fldCharType="separate"/>
      </w:r>
      <w:r w:rsidR="00910CB8" w:rsidRPr="00910CB8">
        <w:rPr>
          <w:rFonts w:cs="Times New Roman"/>
        </w:rPr>
        <w:t>(Heidrich et al., 2025)</w:t>
      </w:r>
      <w:r w:rsidRPr="00D93D74">
        <w:fldChar w:fldCharType="end"/>
      </w:r>
      <w:r w:rsidRPr="00A33FB3">
        <w:t xml:space="preserve">. </w:t>
      </w:r>
    </w:p>
    <w:p w14:paraId="4A5C3ADC" w14:textId="113A2E3F" w:rsidR="00570D04" w:rsidRDefault="00DA42F5" w:rsidP="00DA42F5">
      <w:commentRangeStart w:id="79"/>
      <w:del w:id="80" w:author="Urša Miklavčič [2]" w:date="2026-05-08T11:31:00Z" w16du:dateUtc="2026-05-08T09:31:00Z">
        <w:r w:rsidRPr="00D93D74" w:rsidDel="00574088">
          <w:delText xml:space="preserve">Longitudinal studies show that changes in species or strain persistence are shaped by the same host and environmental factors identified in cross-sectional studies, including diet, physical activity, medications and antibiotics, disease status, environment and host genetics </w:delText>
        </w:r>
        <w:r w:rsidRPr="00D93D74" w:rsidDel="00574088">
          <w:fldChar w:fldCharType="begin"/>
        </w:r>
        <w:r w:rsidR="000D4E60" w:rsidDel="00574088">
          <w:delInstrText xml:space="preserve"> ADDIN ZOTERO_ITEM CSL_CITATION {"citationID":"3ooT3Cba","properties":{"formattedCitation":"(Thursby and Juge, 2017)","plainCitation":"(Thursby and Juge, 2017)","noteIndex":0},"citationItems":[{"id":121,"uris":["http://zotero.org/users/8873894/items/C4E3VNLM"],"itemData":{"id":121,"type":"article-journal","abstract":"The human gastrointestinal (GI) tract harbours a complex and dynamic population of microorganisms, the gut microbiota, which exert a marked influence on the host during homeostasis and disease. Multiple factors contribute to the establishment of the human gut microbiota during infancy. Diet is considered as one of the main drivers in shaping the gut microbiota across the life time. Intestinal bacteria play a crucial role in maintaining immune and metabolic homeostasis and protecting against pathogens. Altered gut bacterial composition (dysbiosis) has been associated with the pathogenesis of many inflammatory diseases and infections. The interpretation of these studies relies on a better understanding of inter-individual variations, heterogeneity of bacterial communities along and across the GI tract, functional redundancy and the need to distinguish cause from effect in states of dysbiosis. This review summarises our current understanding of the development and composition of the human GI microbiota, and its impact on gut integrity and host health, underlying the need for mechanistic studies focusing on host–microbe interactions.","container-title":"Biochemical Journal","DOI":"10.1042/BCJ20160510","ISSN":"0264-6021","issue":"11","journalAbbreviation":"Biochem J","page":"1823-1836","PMID":"28512250","PMCID":"PMC5433529","source":"PubMed Central","title":"Introduction to the human gut microbiota","volume":"474","author":[{"family":"Thursby","given":"Elizabeth"},{"family":"Juge","given":"Nathalie"}],"issued":{"date-parts":[["2017",6,1]]}}}],"schema":"https://github.com/citation-style-language/schema/raw/master/csl-citation.json"} </w:delInstrText>
        </w:r>
        <w:r w:rsidRPr="00D93D74" w:rsidDel="00574088">
          <w:fldChar w:fldCharType="separate"/>
        </w:r>
        <w:r w:rsidR="000D4E60" w:rsidRPr="000D4E60" w:rsidDel="00574088">
          <w:rPr>
            <w:rFonts w:cs="Times New Roman"/>
          </w:rPr>
          <w:delText>(Thursby and Juge, 2017)</w:delText>
        </w:r>
        <w:r w:rsidRPr="00D93D74" w:rsidDel="00574088">
          <w:fldChar w:fldCharType="end"/>
        </w:r>
        <w:r w:rsidRPr="00D93D74" w:rsidDel="00574088">
          <w:delText xml:space="preserve">. </w:delText>
        </w:r>
        <w:commentRangeEnd w:id="79"/>
        <w:r w:rsidR="00251142" w:rsidDel="00574088">
          <w:rPr>
            <w:rStyle w:val="CommentReference"/>
            <w:sz w:val="24"/>
            <w:szCs w:val="22"/>
          </w:rPr>
          <w:commentReference w:id="79"/>
        </w:r>
      </w:del>
    </w:p>
    <w:p w14:paraId="61A31693" w14:textId="77777777" w:rsidR="00910CB8" w:rsidRPr="00D93D74" w:rsidRDefault="00910CB8" w:rsidP="00DA42F5"/>
    <w:p w14:paraId="0F8FAEE6" w14:textId="7256599E" w:rsidR="00570D04" w:rsidRPr="00D93D74" w:rsidRDefault="00570D04">
      <w:pPr>
        <w:pStyle w:val="Heading4"/>
        <w:numPr>
          <w:ilvl w:val="3"/>
          <w:numId w:val="3"/>
        </w:numPr>
      </w:pPr>
      <w:bookmarkStart w:id="81" w:name="_Toc220932825"/>
      <w:commentRangeStart w:id="82"/>
      <w:commentRangeStart w:id="83"/>
      <w:commentRangeStart w:id="84"/>
      <w:r w:rsidRPr="00D93D74">
        <w:t xml:space="preserve">Culture-dependant longitudinal studies of human gut </w:t>
      </w:r>
      <w:r w:rsidR="00780B3B" w:rsidRPr="00D93D74">
        <w:t>bacteria</w:t>
      </w:r>
      <w:bookmarkEnd w:id="81"/>
      <w:commentRangeEnd w:id="82"/>
      <w:r w:rsidR="00251142" w:rsidRPr="00D93D74">
        <w:rPr>
          <w:rStyle w:val="CommentReference"/>
          <w:sz w:val="24"/>
          <w:szCs w:val="22"/>
        </w:rPr>
        <w:commentReference w:id="82"/>
      </w:r>
      <w:commentRangeEnd w:id="83"/>
      <w:r w:rsidR="00DC04CA" w:rsidRPr="00D93D74">
        <w:rPr>
          <w:rStyle w:val="CommentReference"/>
          <w:sz w:val="24"/>
          <w:szCs w:val="22"/>
        </w:rPr>
        <w:commentReference w:id="83"/>
      </w:r>
      <w:commentRangeEnd w:id="84"/>
      <w:r w:rsidR="00807051" w:rsidRPr="00D93D74">
        <w:rPr>
          <w:rStyle w:val="CommentReference"/>
          <w:sz w:val="24"/>
          <w:szCs w:val="22"/>
        </w:rPr>
        <w:commentReference w:id="84"/>
      </w:r>
    </w:p>
    <w:p w14:paraId="2F1BF139" w14:textId="2202F3A2" w:rsidR="00DA42F5" w:rsidRDefault="00807051" w:rsidP="00DA42F5">
      <w:bookmarkStart w:id="85" w:name="_Hlk227841692"/>
      <w:ins w:id="86" w:author="Urša Miklavčič [2]" w:date="2026-05-08T12:37:00Z" w16du:dateUtc="2026-05-08T10:37:00Z">
        <w:r>
          <w:t xml:space="preserve">Longitudinal studies of cultured bacteria from various </w:t>
        </w:r>
      </w:ins>
      <w:ins w:id="87" w:author="Urša Miklavčič [2]" w:date="2026-05-08T12:40:00Z" w16du:dateUtc="2026-05-08T10:40:00Z">
        <w:r>
          <w:t>environments</w:t>
        </w:r>
      </w:ins>
      <w:ins w:id="88" w:author="Urša Miklavčič [2]" w:date="2026-05-08T12:37:00Z" w16du:dateUtc="2026-05-08T10:37:00Z">
        <w:r>
          <w:t xml:space="preserve"> have shown</w:t>
        </w:r>
      </w:ins>
      <w:ins w:id="89" w:author="Urša Miklavčič [2]" w:date="2026-05-08T12:38:00Z" w16du:dateUtc="2026-05-08T10:38:00Z">
        <w:r>
          <w:t xml:space="preserve"> a modest rate of mutation within host for </w:t>
        </w:r>
        <w:r>
          <w:rPr>
            <w:i/>
            <w:iCs/>
          </w:rPr>
          <w:t>Klebsiella pneumoniae</w:t>
        </w:r>
      </w:ins>
      <w:ins w:id="90" w:author="Urša Miklavčič [2]" w:date="2026-05-08T12:37:00Z" w16du:dateUtc="2026-05-08T10:37:00Z">
        <w:r>
          <w:t xml:space="preserve"> </w:t>
        </w:r>
      </w:ins>
      <w:r>
        <w:fldChar w:fldCharType="begin"/>
      </w:r>
      <w:r>
        <w:instrText xml:space="preserve"> ADDIN ZOTERO_ITEM CSL_CITATION {"citationID":"lJSTcTAZ","properties":{"unsorted":false,"formattedCitation":"(Mathers et al., 2015)","plainCitation":"(Mathers et al., 2015)","noteIndex":0},"citationItems":[{"id":3776,"uris":["http://zotero.org/users/8873894/items/W3TS43ZY"],"itemData":{"id":3776,"type":"article-journal","abstract":"The global emergence of Klebsiella pneumoniae carbapenemase-producing K. pneumoniae (KPC-Kp) multilocus sequence type ST258 is widely recognized. Less is known about the molecular and epidemiological details of non-ST258 K. pneumoniae in the setting of an outbreak mediated by an endemic plasmid. We describe the interplay of blaKPC plasmids and K. pneumoniae strains and their relationship to the location of acquisition in a U.S. health care institution. Whole-genome sequencing (WGS) analysis was applied to KPC-Kp clinical isolates collected from a single institution over 5 years following the introduction of blaKPC in August 2007, as well as two plasmid transformants. KPC-Kp from 37 patients yielded 16 distinct sequence types (STs). Two novel conjugative blaKPC plasmids (pKPC_UVA01 and pKPC_UVA02), carried by the hospital index case, accounted for the presence of blaKPC in 21/37 (57%) subsequent cases. Thirteen (35%) isolates represented an emergent lineage, ST941, which contained pKPC_UVA01 in 5/13 (38%) and pKPC_UVA02 in 6/13 (46%) cases. Seven (19%) isolates were the epidemic KPC-Kp strain, ST258, mostly imported from elsewhere and not carrying pKPC_UVA01 or pKPC_UVA02. Using WGS-based analysis of clinical isolates and plasmid transformants, we demonstrate the unexpected dispersal of blaKPC to many non-ST258 lineages in a hospital through spread of at least two novel blaKPC plasmids. In contrast, ST258 KPC-Kp was imported into the institution on numerous occasions, with other blaKPC plasmid vectors and without sustained transmission. Instead, a newly recognized KPC-Kp strain, ST941, became associated with both novel blaKPC plasmids and spread locally, making it a future candidate for clinical persistence and dissemination.","container-title":"Antimicrobial Agents and Chemotherapy","DOI":"10.1128/aac.04292-14","issue":"3","page":"1656-1663","publisher":"American Society for Microbiology","source":"journals.asm.org (Atypon)","title":"Klebsiella pneumoniae Carbapenemase (KPC)-Producing K. pneumoniae at a Single Institution: Insights into Endemicity from Whole-Genome Sequencing","title-short":"Klebsiella pneumoniae Carbapenemase (KPC)-Producing K. pneumoniae at a Single Institution","volume":"59","author":[{"family":"Mathers","given":"Amy J."},{"family":"Stoesser","given":"Nicole"},{"family":"Sheppard","given":"Anna E."},{"family":"Pankhurst","given":"Louise"},{"family":"Giess","given":"Adam"},{"family":"Yeh","given":"Anthony J."},{"family":"Didelot","given":"Xavier"},{"family":"Turner","given":"Stephen D."},{"family":"Sebra","given":"Robert"},{"family":"Kasarskis","given":"Andrew"},{"family":"Peto","given":"Tim"},{"family":"Crook","given":"Derrick"},{"family":"Sifri","given":"Costi D."}],"issued":{"date-parts":[["2015",2,11]]}}}],"schema":"https://github.com/citation-style-language/schema/raw/master/csl-citation.json"} </w:instrText>
      </w:r>
      <w:r>
        <w:fldChar w:fldCharType="separate"/>
      </w:r>
      <w:r w:rsidR="00910CB8" w:rsidRPr="00910CB8">
        <w:rPr>
          <w:rFonts w:cs="Times New Roman"/>
        </w:rPr>
        <w:t>(Mathers et al., 2015)</w:t>
      </w:r>
      <w:r>
        <w:fldChar w:fldCharType="end"/>
      </w:r>
      <w:ins w:id="91" w:author="Urša Miklavčič [2]" w:date="2026-05-08T12:40:00Z" w16du:dateUtc="2026-05-08T10:40:00Z">
        <w:r>
          <w:t xml:space="preserve">, </w:t>
        </w:r>
      </w:ins>
      <w:ins w:id="92" w:author="Urša Miklavčič [2]" w:date="2026-05-08T12:41:00Z" w16du:dateUtc="2026-05-08T10:41:00Z">
        <w:r>
          <w:rPr>
            <w:i/>
            <w:iCs/>
          </w:rPr>
          <w:t xml:space="preserve">Streptococcus </w:t>
        </w:r>
        <w:r w:rsidRPr="00807051">
          <w:rPr>
            <w:i/>
            <w:iCs/>
          </w:rPr>
          <w:t>aureus</w:t>
        </w:r>
        <w:r>
          <w:t xml:space="preserve"> </w:t>
        </w:r>
      </w:ins>
      <w:r>
        <w:fldChar w:fldCharType="begin"/>
      </w:r>
      <w:r>
        <w:instrText xml:space="preserve"> ADDIN ZOTERO_ITEM CSL_CITATION {"citationID":"xer7b2pj","properties":{"unsorted":false,"formattedCitation":"(Young et al., 2012)","plainCitation":"(Young et al., 2012)","noteIndex":0},"citationItems":[{"id":3780,"uris":["http://zotero.org/users/8873894/items/A4HKWW95"],"itemData":{"id":3780,"type":"article-journal","abstract":"Whole-genome sequencing offers new insights into the evolution of bacterial pathogens and the etiology of bacterial disease. Staphylococcus aureus is a major cause of bacteria-associated mortality and invasive disease and is carried asymptomatically by 27% of adults. Eighty percent of bacteremias match the carried strain. However, the role of evolutionary change in the pathogen during the progression from carriage to disease is incompletely understood. Here we use high-throughput genome sequencing to discover the genetic changes that accompany the transition from nasal carriage to fatal bloodstream infection in an individual colonized with methicillin-sensitive S. aureus. We found a single, cohesive population exhibiting a repertoire of 30 single-nucleotide polymorphisms and four insertion/deletion variants. Mutations accumulated at a steady rate over a 13-mo period, except for a cluster of mutations preceding the transition to disease. Although bloodstream bacteria differed by just eight mutations from the original nasally carried bacteria, half of those mutations caused truncation of proteins, including a premature stop codon in an AraC-family transcriptional regulator that has been implicated in pathogenicity. Comparison with evolution in two asymptomatic carriers supported the conclusion that clusters of protein-truncating mutations are highly unusual. Our results demonstrate that bacterial diversity in vivo is limited but nonetheless detectable by whole-genome sequencing, enabling the study of evolutionary dynamics within the host. Regulatory or structural changes that occur during carriage may be functionally important for pathogenesis; therefore identifying those changes is a crucial step in understanding the biological causes of invasive bacterial disease.","container-title":"Proceedings of the National Academy of Sciences","DOI":"10.1073/pnas.1113219109","issue":"12","page":"4550-4555","publisher":"Proceedings of the National Academy of Sciences","source":"pnas.org (Atypon)","title":"Evolutionary dynamics of Staphylococcus aureus during progression from carriage to disease","volume":"109","author":[{"family":"Young","given":"Bernadette C."},{"family":"Golubchik","given":"Tanya"},{"family":"Batty","given":"Elizabeth M."},{"family":"Fung","given":"Rowena"},{"family":"Larner-Svensson","given":"Hanna"},{"family":"Votintseva","given":"Antonina A."},{"family":"Miller","given":"Ruth R."},{"family":"Godwin","given":"Heather"},{"family":"Knox","given":"Kyle"},{"family":"Everitt","given":"Richard G."},{"family":"Iqbal","given":"Zamin"},{"family":"Rimmer","given":"Andrew J."},{"family":"Cule","given":"Madeleine"},{"family":"Ip","given":"Camilla L. C."},{"family":"Didelot","given":"Xavier"},{"family":"Harding","given":"Rosalind M."},{"family":"Donnelly","given":"Peter"},{"family":"Peto","given":"Tim E."},{"family":"Crook","given":"Derrick W."},{"family":"Bowden","given":"Rory"},{"family":"Wilson","given":"Daniel J."}],"issued":{"date-parts":[["2012",3,20]]}}}],"schema":"https://github.com/citation-style-language/schema/raw/master/csl-citation.json"} </w:instrText>
      </w:r>
      <w:r>
        <w:fldChar w:fldCharType="separate"/>
      </w:r>
      <w:r w:rsidR="00910CB8" w:rsidRPr="00910CB8">
        <w:rPr>
          <w:rFonts w:cs="Times New Roman"/>
        </w:rPr>
        <w:t>(Young et al., 2012)</w:t>
      </w:r>
      <w:r>
        <w:fldChar w:fldCharType="end"/>
      </w:r>
      <w:ins w:id="93" w:author="Urša Miklavčič [2]" w:date="2026-05-08T12:47:00Z" w16du:dateUtc="2026-05-08T10:47:00Z">
        <w:r w:rsidR="00496B96">
          <w:t xml:space="preserve"> </w:t>
        </w:r>
      </w:ins>
      <w:ins w:id="94" w:author="Urša Miklavčič [2]" w:date="2026-05-08T12:41:00Z" w16du:dateUtc="2026-05-08T10:41:00Z">
        <w:r>
          <w:t xml:space="preserve">or </w:t>
        </w:r>
        <w:proofErr w:type="spellStart"/>
        <w:r>
          <w:rPr>
            <w:i/>
            <w:iCs/>
          </w:rPr>
          <w:t>Clostridioides</w:t>
        </w:r>
        <w:proofErr w:type="spellEnd"/>
        <w:r>
          <w:rPr>
            <w:i/>
            <w:iCs/>
          </w:rPr>
          <w:t xml:space="preserve"> </w:t>
        </w:r>
        <w:r w:rsidRPr="00807051">
          <w:rPr>
            <w:i/>
            <w:iCs/>
          </w:rPr>
          <w:t>difficile</w:t>
        </w:r>
      </w:ins>
      <w:ins w:id="95" w:author="Urša Miklavčič [2]" w:date="2026-05-08T12:44:00Z" w16du:dateUtc="2026-05-08T10:44:00Z">
        <w:r>
          <w:rPr>
            <w:i/>
            <w:iCs/>
          </w:rPr>
          <w:t xml:space="preserve"> </w:t>
        </w:r>
      </w:ins>
      <w:r>
        <w:rPr>
          <w:i/>
          <w:iCs/>
        </w:rPr>
        <w:fldChar w:fldCharType="begin"/>
      </w:r>
      <w:r>
        <w:rPr>
          <w:i/>
          <w:iCs/>
        </w:rPr>
        <w:instrText xml:space="preserve"> ADDIN ZOTERO_ITEM CSL_CITATION {"citationID":"pTKa3Hdt","properties":{"unsorted":false,"formattedCitation":"(Didelot et al., 2012; Duch\\uc0\\u234{}ne et al., 2016; Eyre et al., 2013)","plainCitation":"(Didelot et al., 2012; Duchêne et al., 2016; Eyre et al., 2013)","noteIndex":0},"citationItems":[{"id":3785,"uris":["http://zotero.org/users/8873894/items/35PIRMJ5"],"itemData":{"id":3785,"type":"article-journal","abstract":"The control of Clostridium difficile infection is a major international healthcare priority, hindered by a limited understanding of transmission epidemiology for these bacteria. However, transmission studies of bacterial pathogens are rapidly being transformed by the advent of next generation sequencing.","container-title":"Genome Biology","DOI":"10.1186/gb-2012-13-12-r118","ISSN":"1474-760X","issue":"12","journalAbbreviation":"Genome Biol","language":"en","page":"R118","source":"Springer Link","title":"Microevolutionary analysis of Clostridium difficile genomes to investigate transmission","volume":"13","author":[{"family":"Didelot","given":"Xavier"},{"family":"Eyre","given":"David W."},{"family":"Cule","given":"Madeleine"},{"family":"Ip","given":"Camilla LC"},{"family":"Ansari","given":"M. Azim"},{"family":"Griffiths","given":"David"},{"family":"Vaughan","given":"Alison"},{"family":"O'Connor","given":"Lily"},{"family":"Golubchik","given":"Tanya"},{"family":"Batty","given":"Elizabeth M."},{"family":"Piazza","given":"Paolo"},{"family":"Wilson","given":"Daniel J."},{"family":"Bowden","given":"Rory"},{"family":"Donnelly","given":"Peter J."},{"family":"Dingle","given":"Kate E."},{"family":"Wilcox","given":"Mark"},{"family":"Walker","given":"A. Sarah"},{"family":"Crook","given":"Derrick W."},{"family":"A Peto","given":"Tim E."},{"family":"Harding","given":"Rosalind M."}],"issued":{"date-parts":[["2012",12,21]]}}},{"id":3787,"uris":["http://zotero.org/users/8873894/items/LKDU7K4J"],"itemData":{"id":3787,"type":"article-journal","abstract":"Estimating the rates at which bacterial genomes evolve is critical to understanding major evolutionary and ecological processes such as disease emergence, long-term host–pathogen associations and short-term transmission patterns. The surge in bacterial genomic data sets provides a new opportunity to estimate these rates and reveal the factors that shape bacterial evolutionary dynamics. For many organisms estimates of evolutionary rate display an inverse association with the time-scale over which the data are sampled. However, this relationship remains unexplored in bacteria due to the difficulty in estimating genome-wide evolutionary rates, which are impacted by the extent of temporal structure in the data and the prevalence of recombination. We collected 36 whole genome sequence data sets from 16 species of bacterial pathogens to systematically estimate and compare their evolutionary rates and assess the extent of temporal structure in the absence of recombination. The majority (28/36) of data sets possessed sufficient clock-like structure to robustly estimate evolutionary rates. However, in some species reliable estimates were not possible even with ‘ancient DNA’ data sampled over many centuries, suggesting that they evolve very slowly or that they display extensive rate variation among lineages. The robustly estimated evolutionary rates spanned several orders of magnitude, from approximately 10−5 to 10−8 nucleotide substitutions per site year−1. This variation was negatively associated with sampling time, with this relationship best described by an exponential decay curve. To avoid potential estimation biases, such time-dependency should be considered when inferring evolutionary time-scales in bacteria.","container-title":"Microbial Genomics","DOI":"10.1099/mgen.0.000094","ISSN":"2057-5858","issue":"11","page":"e000094","publisher":"Microbiology Society,","source":"Microbiology Society Journals","title":"Genome-scale rates of evolutionary change in bacteria","volume":"2","author":[{"family":"Duchêne","given":"Sebastian"},{"family":"Holt","given":"Kathryn E."},{"family":"Weill","given":"François-Xavier"},{"family":"Le Hello","given":"Simon"},{"family":"Hawkey","given":"Jane"},{"family":"Edwards","given":"David J."},{"family":"Fourment","given":"Mathieu"},{"family":"Holmes","given":"Edward C."}],"issued":{"date-parts":[["2016"]]}}},{"id":3782,"uris":["http://zotero.org/users/8873894/items/JWVWVJ2M"],"itemData":{"id":3782,"type":"article-journal","abstract":"BACKGROUND\nIt has been thought that Clostridium difficile infection is transmitted predominantly within health care settings. However, endemic spread has hampered identification of precise sources of infection and the assessment of the efficacy of interventions.\n\nMETHODS\nFrom September 2007 through March 2011, we performed whole-genome sequencing on isolates obtained from all symptomatic patients with C. difficile infection identified in health care settings or in the community in Oxfordshire, United Kingdom. We compared single-nucleotide variants (SNVs) between the isolates, using C. difficile evolution rates estimated on the basis of the first and last samples obtained from each of 145 patients, with 0 to 2 SNVs expected between transmitted isolates obtained less than 124 days apart, on the basis of a 95% prediction interval. We then identified plausible epidemiologic links among genetically related cases from data on hospital admissions and community location.\n\nRESULTS\nOf 1250 C. difficile cases that were evaluated, 1223 (98%) were successfully sequenced. In a comparison of 957 samples obtained from April 2008 through March 2011 with those obtained from September 2007 onward, a total of 333 isolates (35%) had no more than 2 SNVs from at least 1 earlier case, and 428 isolates (45%) had more than 10 SNVs from all previous cases. Reductions in incidence over time were similar in the two groups, a finding that suggests an effect of interventions targeting the transition from exposure to disease. Of the 333 patients with no more than 2 SNVs (consistent with transmission), 126 patients (38%) had close hospital contact with another patient, and 120 patients (36%) had no hospital or community contact with another patient. Distinct subtypes of infection continued to be identified throughout the study, which suggests a considerable reservoir of C. difficile.\n\nCONCLUSIONS\nOver a 3-year period, 45% of C. difficile cases in Oxfordshire were genetically distinct from all previous cases. Genetically diverse sources, in addition to symptomatic patients, play a major part in C. difficile transmission. (Funded by the U.K. Clinical Research Collaboration Translational Infection Research Initiative and others.)","container-title":"The New England journal of medicine","DOI":"10.1056/NEJMoa1216064","ISSN":"0028-4793","issue":"13","journalAbbreviation":"N Engl J Med","page":"10.1056/NEJMoa1216064","PMID":"24066741","PMCID":"PMC3868928","source":"PubMed Central","title":"Diverse Sources of C. difficile Infection Identified on Whole-Genome Sequencing","volume":"369","author":[{"family":"Eyre","given":"David W."},{"family":"Cule","given":"Madeleine L."},{"family":"Wilson","given":"Daniel J."},{"family":"Griffiths","given":"David"},{"family":"Vaughan","given":"Alison"},{"family":"O’Connor","given":"Lily"},{"family":"Ip","given":"Camilla L.C."},{"family":"Golubchik","given":"Tanya"},{"family":"Batty","given":"Elizabeth M."},{"family":"Finney","given":"John M."},{"family":"Wyllie","given":"David H."},{"family":"Didelot","given":"Xavier"},{"family":"Piazza","given":"Paolo"},{"family":"Bowden","given":"Rory"},{"family":"Dingle","given":"Kate E."},{"family":"Harding","given":"Rosalind M."},{"family":"Crook","given":"Derrick W."},{"family":"Wilcox","given":"Mark H."},{"family":"Peto","given":"Tim E.A."},{"family":"Walker","given":"A. Sarah"}],"issued":{"date-parts":[["2013",9,26]]}}}],"schema":"https://github.com/citation-style-language/schema/raw/master/csl-citation.json"} </w:instrText>
      </w:r>
      <w:r>
        <w:rPr>
          <w:i/>
          <w:iCs/>
        </w:rPr>
        <w:fldChar w:fldCharType="separate"/>
      </w:r>
      <w:r w:rsidR="00910CB8" w:rsidRPr="00910CB8">
        <w:rPr>
          <w:rFonts w:cs="Times New Roman"/>
        </w:rPr>
        <w:t>(Didelot et al., 2012; Duchêne et al., 2016; Eyre et al., 2013)</w:t>
      </w:r>
      <w:r>
        <w:rPr>
          <w:i/>
          <w:iCs/>
        </w:rPr>
        <w:fldChar w:fldCharType="end"/>
      </w:r>
      <w:ins w:id="96" w:author="Urša Miklavčič [2]" w:date="2026-05-08T12:41:00Z" w16du:dateUtc="2026-05-08T10:41:00Z">
        <w:r>
          <w:t xml:space="preserve">. </w:t>
        </w:r>
      </w:ins>
      <w:ins w:id="97" w:author="Urša Miklavčič [2]" w:date="2026-05-08T12:44:00Z" w16du:dateUtc="2026-05-08T10:44:00Z">
        <w:r>
          <w:t xml:space="preserve">But cultivation studies </w:t>
        </w:r>
      </w:ins>
      <w:ins w:id="98" w:author="Urša Miklavčič [2]" w:date="2026-05-08T12:45:00Z" w16du:dateUtc="2026-05-08T10:45:00Z">
        <w:r>
          <w:t xml:space="preserve">using more than one time point stool samples from the same </w:t>
        </w:r>
        <w:r>
          <w:lastRenderedPageBreak/>
          <w:t>individual are scarce</w:t>
        </w:r>
      </w:ins>
      <w:ins w:id="99" w:author="Urša Miklavčič [2]" w:date="2026-05-08T12:46:00Z" w16du:dateUtc="2026-05-08T10:46:00Z">
        <w:r w:rsidR="00496B96">
          <w:t xml:space="preserve">, but crucial to </w:t>
        </w:r>
      </w:ins>
      <w:del w:id="100" w:author="Urša Miklavčič [2]" w:date="2026-05-08T12:45:00Z" w16du:dateUtc="2026-05-08T10:45:00Z">
        <w:r w:rsidR="00DA42F5" w:rsidRPr="00807051" w:rsidDel="00496B96">
          <w:delText>L</w:delText>
        </w:r>
      </w:del>
      <w:del w:id="101" w:author="Urša Miklavčič [2]" w:date="2026-05-08T12:46:00Z" w16du:dateUtc="2026-05-08T10:46:00Z">
        <w:r w:rsidR="00DA42F5" w:rsidRPr="00807051" w:rsidDel="00496B96">
          <w:delText>ongitudinal</w:delText>
        </w:r>
        <w:r w:rsidR="00DA42F5" w:rsidRPr="00D93D74" w:rsidDel="00496B96">
          <w:delText xml:space="preserve"> studies of cultured bacteria </w:delText>
        </w:r>
      </w:del>
      <w:ins w:id="102" w:author="Maja Rupnik" w:date="2026-05-06T10:12:00Z" w16du:dateUtc="2026-05-06T08:12:00Z">
        <w:del w:id="103" w:author="Urša Miklavčič [2]" w:date="2026-05-08T12:45:00Z" w16du:dateUtc="2026-05-08T10:45:00Z">
          <w:r w:rsidR="00DC04CA" w:rsidDel="00496B96">
            <w:delText xml:space="preserve">and using more than two time points </w:delText>
          </w:r>
        </w:del>
      </w:ins>
      <w:del w:id="104" w:author="Urša Miklavčič [2]" w:date="2026-05-08T12:46:00Z" w16du:dateUtc="2026-05-08T10:46:00Z">
        <w:r w:rsidR="00DA42F5" w:rsidRPr="00D93D74" w:rsidDel="00496B96">
          <w:delText xml:space="preserve">have </w:delText>
        </w:r>
      </w:del>
      <w:r w:rsidR="00DA42F5" w:rsidRPr="00D93D74">
        <w:t>provide</w:t>
      </w:r>
      <w:del w:id="105" w:author="Urša Miklavčič [2]" w:date="2026-05-08T12:46:00Z" w16du:dateUtc="2026-05-08T10:46:00Z">
        <w:r w:rsidR="00DA42F5" w:rsidRPr="00D93D74" w:rsidDel="00496B96">
          <w:delText>d</w:delText>
        </w:r>
      </w:del>
      <w:r w:rsidR="00DA42F5" w:rsidRPr="00D93D74">
        <w:t xml:space="preserve"> insight into changes at the level of individual strains, </w:t>
      </w:r>
      <w:ins w:id="106" w:author="Urša Miklavčič [2]" w:date="2026-05-08T12:46:00Z" w16du:dateUtc="2026-05-08T10:46:00Z">
        <w:r w:rsidR="00496B96">
          <w:t xml:space="preserve">by </w:t>
        </w:r>
      </w:ins>
      <w:r w:rsidR="00DA42F5" w:rsidRPr="00D93D74">
        <w:t xml:space="preserve">using molecular approaches to assess changes over time. </w:t>
      </w:r>
      <w:bookmarkEnd w:id="85"/>
      <w:ins w:id="107" w:author="Urša Miklavčič [2]" w:date="2026-05-08T12:46:00Z" w16du:dateUtc="2026-05-08T10:46:00Z">
        <w:r w:rsidR="00496B96">
          <w:t xml:space="preserve">To our knowledge only </w:t>
        </w:r>
      </w:ins>
      <w:del w:id="108" w:author="Urša Miklavčič [2]" w:date="2026-05-08T12:46:00Z" w16du:dateUtc="2026-05-08T10:46:00Z">
        <w:r w:rsidR="00DA42F5" w:rsidRPr="00D93D74" w:rsidDel="00496B96">
          <w:delText>T</w:delText>
        </w:r>
      </w:del>
      <w:ins w:id="109" w:author="Urša Miklavčič [2]" w:date="2026-05-08T12:46:00Z" w16du:dateUtc="2026-05-08T10:46:00Z">
        <w:r w:rsidR="00496B96">
          <w:t>t</w:t>
        </w:r>
      </w:ins>
      <w:r w:rsidR="00DA42F5" w:rsidRPr="00D93D74">
        <w:t xml:space="preserve">wo longitudinal studies investigated the stability of the intestinal microbiota at the level of individual bacterial species. In one study, PCR genotyping was used to compare the presence of different strains of </w:t>
      </w:r>
      <w:r w:rsidR="00DA42F5" w:rsidRPr="00D93D74">
        <w:rPr>
          <w:i/>
          <w:iCs/>
        </w:rPr>
        <w:t>Escherichia coli</w:t>
      </w:r>
      <w:r w:rsidR="00DA42F5" w:rsidRPr="00D93D74">
        <w:t xml:space="preserve"> over time, revealing that some strains were consistently present while others varied </w:t>
      </w:r>
      <w:r w:rsidR="00DA42F5" w:rsidRPr="00D93D74">
        <w:fldChar w:fldCharType="begin"/>
      </w:r>
      <w:r w:rsidR="000D4E60">
        <w:instrText xml:space="preserve"> ADDIN ZOTERO_ITEM CSL_CITATION {"citationID":"payKEeOo","properties":{"formattedCitation":"(Martinson et al., 2019)","plainCitation":"(Martinson et al., 2019)","noteIndex":0},"citationItems":[{"id":1067,"uris":["http://zotero.org/users/8873894/items/NLVU5PGV"],"itemData":{"id":1067,"type":"article-journal","abstract":"Longitudinal human gut microbiome datasets generated using community-level, sequence-based approaches often report a sub-set of long-lived “resident” taxa that rarely, if ever, are lost. This result contrasts with population-level turnover of resident clones on the order of months to years. We hypothesized that the disconnect between these results is due to a relative lack of simultaneous discrimination of the human gut microbiome at both the community and population-levels. Here, we present results of a small, longitudinal cohort study (n = 8 participants) of healthy human adults that identifies static and dynamic members of the gut microbiome at the clone level based on cultivation/genetic discrimination and at the operational taxonomic unit/amplified sequence variant levels based on 16S rRNA sequencing. We provide evidence that there is little “stability” within resident clonal populations of the common gut microbiome bacterial family, Enterobacteriaceae. Given that clones can vary substantially in genome content and that evolutionary processes operate on the population level, these results question the biological relevance of apparent stability at higher taxonomic levels.","container-title":"The ISME Journal","DOI":"10.1038/s41396-019-0435-7","ISSN":"1751-7370","issue":"9","journalAbbreviation":"ISME J","language":"en","license":"2019 The Author(s)","note":"number: 9","page":"2306-2318","publisher":"Nature Publishing Group","source":"www.nature.com","title":"Rethinking gut microbiome residency and the Enterobacteriaceae in healthy human adults","volume":"13","author":[{"family":"Martinson","given":"Jonathan N. V."},{"family":"Pinkham","given":"Nicholas V."},{"family":"Peters","given":"Garrett W."},{"family":"Cho","given":"Hanbyul"},{"family":"Heng","given":"Jeremy"},{"family":"Rauch","given":"Mychiel"},{"family":"Broadaway","given":"Susan C."},{"family":"Walk","given":"Seth T."}],"issued":{"date-parts":[["2019",9]]}}}],"schema":"https://github.com/citation-style-language/schema/raw/master/csl-citation.json"} </w:instrText>
      </w:r>
      <w:r w:rsidR="00DA42F5" w:rsidRPr="00D93D74">
        <w:fldChar w:fldCharType="separate"/>
      </w:r>
      <w:r w:rsidR="00910CB8" w:rsidRPr="00910CB8">
        <w:rPr>
          <w:rFonts w:cs="Times New Roman"/>
        </w:rPr>
        <w:t>(Martinson et al., 2019)</w:t>
      </w:r>
      <w:r w:rsidR="00DA42F5" w:rsidRPr="00D93D74">
        <w:fldChar w:fldCharType="end"/>
      </w:r>
      <w:r w:rsidR="00DA42F5" w:rsidRPr="00D93D74">
        <w:t xml:space="preserve">. In another study, the genomes of isolated strains of </w:t>
      </w:r>
      <w:r w:rsidR="00DA42F5" w:rsidRPr="00D93D74">
        <w:rPr>
          <w:i/>
          <w:iCs/>
        </w:rPr>
        <w:t xml:space="preserve">Bacteroides </w:t>
      </w:r>
      <w:proofErr w:type="spellStart"/>
      <w:r w:rsidR="00DA42F5" w:rsidRPr="00D93D74">
        <w:rPr>
          <w:i/>
          <w:iCs/>
        </w:rPr>
        <w:t>vulgatus</w:t>
      </w:r>
      <w:proofErr w:type="spellEnd"/>
      <w:r w:rsidR="00DA42F5" w:rsidRPr="00D93D74">
        <w:t xml:space="preserve"> and </w:t>
      </w:r>
      <w:r w:rsidR="00DA42F5" w:rsidRPr="00D93D74">
        <w:rPr>
          <w:i/>
          <w:iCs/>
        </w:rPr>
        <w:t>Bacteroides ovatus</w:t>
      </w:r>
      <w:r w:rsidR="00DA42F5" w:rsidRPr="00D93D74">
        <w:t xml:space="preserve"> were analysed, showing that a single colonization event occurred, while the spore-forming bacterium </w:t>
      </w:r>
      <w:proofErr w:type="spellStart"/>
      <w:r w:rsidR="00DA42F5" w:rsidRPr="00D93D74">
        <w:rPr>
          <w:i/>
          <w:iCs/>
        </w:rPr>
        <w:t>Turicibacter</w:t>
      </w:r>
      <w:proofErr w:type="spellEnd"/>
      <w:r w:rsidR="00DA42F5" w:rsidRPr="00D93D74">
        <w:rPr>
          <w:i/>
          <w:iCs/>
        </w:rPr>
        <w:t xml:space="preserve"> sanguinis</w:t>
      </w:r>
      <w:r w:rsidR="00DA42F5" w:rsidRPr="00D93D74">
        <w:t xml:space="preserve"> replaced previous strains with each colonization attempt </w:t>
      </w:r>
      <w:r w:rsidR="00DA42F5" w:rsidRPr="00D93D74">
        <w:fldChar w:fldCharType="begin"/>
      </w:r>
      <w:r w:rsidR="000D4E60">
        <w:instrText xml:space="preserve"> ADDIN ZOTERO_ITEM CSL_CITATION {"citationID":"muko0Zk6","properties":{"formattedCitation":"(Poyet et al., 2019)","plainCitation":"(Poyet et al., 2019)","noteIndex":0},"citationItems":[{"id":175,"uris":["http://zotero.org/users/8873894/items/D73U5VSG"],"itemData":{"id":175,"type":"article-journal","abstract":"Our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J."}],"issued":{"date-parts":[["2019",9]]}}}],"schema":"https://github.com/citation-style-language/schema/raw/master/csl-citation.json"} </w:instrText>
      </w:r>
      <w:r w:rsidR="00DA42F5" w:rsidRPr="00D93D74">
        <w:fldChar w:fldCharType="separate"/>
      </w:r>
      <w:r w:rsidR="00910CB8" w:rsidRPr="00910CB8">
        <w:rPr>
          <w:rFonts w:cs="Times New Roman"/>
        </w:rPr>
        <w:t>(Poyet et al., 2019)</w:t>
      </w:r>
      <w:r w:rsidR="00DA42F5" w:rsidRPr="00D93D74">
        <w:fldChar w:fldCharType="end"/>
      </w:r>
      <w:r w:rsidR="00DA42F5" w:rsidRPr="00D93D74">
        <w:t xml:space="preserve">. </w:t>
      </w:r>
    </w:p>
    <w:p w14:paraId="3721C517" w14:textId="77777777" w:rsidR="00910CB8" w:rsidRPr="00D93D74" w:rsidRDefault="00910CB8" w:rsidP="00DA42F5"/>
    <w:p w14:paraId="5E01D4C6" w14:textId="77777777" w:rsidR="00DA42F5" w:rsidRPr="00D93D74" w:rsidRDefault="00DA42F5">
      <w:pPr>
        <w:pStyle w:val="Heading3"/>
        <w:numPr>
          <w:ilvl w:val="2"/>
          <w:numId w:val="3"/>
        </w:numPr>
      </w:pPr>
      <w:bookmarkStart w:id="110" w:name="_Toc219124856"/>
      <w:bookmarkStart w:id="111" w:name="_Toc220932826"/>
      <w:bookmarkStart w:id="112" w:name="_Toc229225091"/>
      <w:r w:rsidRPr="00D93D74">
        <w:t>Stability of microbial communities</w:t>
      </w:r>
      <w:bookmarkEnd w:id="110"/>
      <w:bookmarkEnd w:id="111"/>
      <w:bookmarkEnd w:id="112"/>
      <w:r w:rsidRPr="00D93D74">
        <w:t xml:space="preserve"> </w:t>
      </w:r>
    </w:p>
    <w:p w14:paraId="074C8B32" w14:textId="6EFB588A" w:rsidR="00DA42F5" w:rsidRPr="00D93D74" w:rsidRDefault="00DA42F5" w:rsidP="00DA42F5">
      <w:bookmarkStart w:id="113" w:name="_Hlk227841714"/>
      <w:r w:rsidRPr="00D93D74">
        <w:t xml:space="preserve">Most longitudinal studies aim to quantify an aspect of stability in the human gut community. Stability is an ambiguous term with many overlapping definitions </w:t>
      </w:r>
      <w:r w:rsidRPr="00D93D74">
        <w:fldChar w:fldCharType="begin"/>
      </w:r>
      <w:r w:rsidR="000D4E60">
        <w:instrText xml:space="preserve"> ADDIN ZOTERO_ITEM CSL_CITATION {"citationID":"WdAqCY7E","properties":{"formattedCitation":"(Grimm and Wissel, 1996)","plainCitation":"(Grimm and Wissel, 1996)","noteIndex":0},"citationItems":[{"id":2795,"uris":["http://zotero.org/users/8873894/items/SUZV3JCN"],"itemData":{"id":2795,"type":"article-journal","abstract":"We present an inventory and analysis of discussions of ecological stability, considering 163 definitions of 70 different stability concepts. Our aim is to derive a strategy that can help to dispel the existing morass \"confusion of tongues\" on the subject of \"stability\". and prevent its recurrence. The strategy consists of three questions that should be kept in mind when communicating about stability properties. These three questions should overcome the the three main sources of confusion in terminology. Firstly, which stability properties are being addressed in the stability statement? Our analysis shows that the general term \"stability\" is so ambiguous as to be useless. It can be replaced by the stability properties \"staying essentially unchanged\" (constancy), and \"returning to the reference state(or dynamic) after a temporary disturbance\" (resilience), and \"persistence through time of an ecological system\" (persistence). Second, to what ecological situation does the statement refer? An ecological situation is defined by a set of features that, taken as a whole, determine the validity of a stability statement. The six most important features form the \"ecological checklist\", which serves to classify ecological situations and thereby provides a system of coordinates for communication. The six point are: variable of interest, level of description, reference state, disturbance, spatial scale and temporal scale. Thirdly, is the statement anchored in the situation in question, or is there unacceptable generalisation by inferring \"stability\" of the whole system from acetain stability property in a certain ecological situation? This question separates the scientifically valuable content from the desire for general statements which is often projected through stability statements.","container-title":"Oecologia","DOI":"10.1007/s004420050090","journalAbbreviation":"Oecologia","page":"323-334","source":"ResearchGate","title":"Babel, or The Ecological Stability Discussions: An Inventory and Analysis of Terminology and A Guide for Avoiding Confusion","title-short":"Babel, or The Ecological Stability Discussions","volume":"109","author":[{"family":"Grimm","given":"Volker"},{"family":"Wissel","given":"Christian"}],"issued":{"date-parts":[["1996",11,30]]}}}],"schema":"https://github.com/citation-style-language/schema/raw/master/csl-citation.json"} </w:instrText>
      </w:r>
      <w:r w:rsidRPr="00D93D74">
        <w:fldChar w:fldCharType="separate"/>
      </w:r>
      <w:r w:rsidR="00910CB8" w:rsidRPr="00910CB8">
        <w:rPr>
          <w:rFonts w:cs="Times New Roman"/>
        </w:rPr>
        <w:t>(Grimm and Wissel, 1996)</w:t>
      </w:r>
      <w:r w:rsidRPr="00D93D74">
        <w:fldChar w:fldCharType="end"/>
      </w:r>
      <w:r w:rsidRPr="00D93D74">
        <w:t xml:space="preserve">. Here we focus on two key properties at the level of strains, species or OTUs depending on the method used: resilience and resistance, both of which can be explored using a definable value of persistence </w:t>
      </w:r>
      <w:bookmarkEnd w:id="113"/>
      <w:r w:rsidRPr="00D93D74">
        <w:fldChar w:fldCharType="begin"/>
      </w:r>
      <w:r w:rsidR="000D4E60">
        <w:instrText xml:space="preserve"> ADDIN ZOTERO_ITEM CSL_CITATION {"citationID":"xOwjLtYR","properties":{"formattedCitation":"(Shade et al., 2012)","plainCitation":"(Shade et al., 2012)","noteIndex":0},"citationItems":[{"id":3472,"uris":["http://zotero.org/users/8873894/items/9ZVMFDGQ"],"itemData":{"id":3472,"type":"article-journal","abstract":"Microbial communities are at the heart of all ecosystems, and yet microbial community behavior in disturbed environments remains difficult to measure and predict. Understanding the drivers of microbial community stability, including resistance (insensitivity to disturbance) and resilience (the rate of recovery after disturbance) is important for predicting community response to disturbance. Here, we provide an overview of the concepts of stability that are relevant for microbial communities. First, we highlight insights from ecology that are useful for defining and measuring stability. To determine whether general disturbance responses exist for microbial communities, we next examine representative studies from the literature that investigated community responses to press (long-term) and pulse (short-term) disturbances in a variety of habitats. Then we discuss the biological features of individual microorganisms, of microbial populations, and of microbial communities that may govern overall community stability. We conclude with thoughts about the unique insights that systems perspectives - informed by meta-omics data- may provide about microbial community stability.","container-title":"Frontiers in Microbiology","DOI":"10.3389/fmicb.2012.00417","ISSN":"1664-302X","journalAbbreviation":"Front. Microbiol.","language":"English","publisher":"Frontiers","source":"Frontiers","title":"Fundamentals of Microbial Community Resistance and Resilience","URL":"https://www.frontiersin.org/journals/microbiology/articles/10.3389/fmicb.2012.00417/full","volume":"3","author":[{"family":"Shade","given":"Ashley"},{"family":"Peter","given":"Hannes"},{"family":"Allison","given":"Steven D."},{"family":"Baho","given":"Didier"},{"family":"Berga","given":"Mercé"},{"family":"Buergmann","given":"Helmut"},{"family":"Huber","given":"David H."},{"family":"Langenheder","given":"Silke"},{"family":"Lennon","given":"Jay T."},{"family":"Martiny","given":"Jennifer BH"},{"family":"Matulich","given":"Kristin L."},{"family":"Schmidt","given":"Thomas M."},{"family":"Handelsman","given":"Jo"}],"accessed":{"date-parts":[["2025",12,17]]},"issued":{"date-parts":[["2012",12,19]]}}}],"schema":"https://github.com/citation-style-language/schema/raw/master/csl-citation.json"} </w:instrText>
      </w:r>
      <w:r w:rsidRPr="00D93D74">
        <w:fldChar w:fldCharType="separate"/>
      </w:r>
      <w:r w:rsidR="00910CB8" w:rsidRPr="00910CB8">
        <w:rPr>
          <w:rFonts w:cs="Times New Roman"/>
        </w:rPr>
        <w:t>(Shade et al., 2012)</w:t>
      </w:r>
      <w:r w:rsidRPr="00D93D74">
        <w:fldChar w:fldCharType="end"/>
      </w:r>
      <w:r w:rsidRPr="00D93D74">
        <w:t xml:space="preserve">. </w:t>
      </w:r>
    </w:p>
    <w:p w14:paraId="7E47912D" w14:textId="5C33DE0A" w:rsidR="00570D04" w:rsidRPr="00D93D74" w:rsidRDefault="00DA42F5" w:rsidP="00DA42F5">
      <w:r w:rsidRPr="00D93D74">
        <w:t>Resistance of a community is defined as insensitivity to the introduction of a new variable into the community, while resilience is defined as the rate of recovery after disturbance</w:t>
      </w:r>
      <w:r w:rsidR="00570D04" w:rsidRPr="00D93D74">
        <w:t xml:space="preserve"> </w:t>
      </w:r>
      <w:r w:rsidR="00570D04" w:rsidRPr="00D93D74">
        <w:fldChar w:fldCharType="begin"/>
      </w:r>
      <w:r w:rsidR="000D4E60">
        <w:instrText xml:space="preserve"> ADDIN ZOTERO_ITEM CSL_CITATION {"citationID":"shgAI8yM","properties":{"formattedCitation":"(Grimm and Wissel, 1996)","plainCitation":"(Grimm and Wissel, 1996)","noteIndex":0},"citationItems":[{"id":2795,"uris":["http://zotero.org/users/8873894/items/SUZV3JCN"],"itemData":{"id":2795,"type":"article-journal","abstract":"We present an inventory and analysis of discussions of ecological stability, considering 163 definitions of 70 different stability concepts. Our aim is to derive a strategy that can help to dispel the existing morass \"confusion of tongues\" on the subject of \"stability\". and prevent its recurrence. The strategy consists of three questions that should be kept in mind when communicating about stability properties. These three questions should overcome the the three main sources of confusion in terminology. Firstly, which stability properties are being addressed in the stability statement? Our analysis shows that the general term \"stability\" is so ambiguous as to be useless. It can be replaced by the stability properties \"staying essentially unchanged\" (constancy), and \"returning to the reference state(or dynamic) after a temporary disturbance\" (resilience), and \"persistence through time of an ecological system\" (persistence). Second, to what ecological situation does the statement refer? An ecological situation is defined by a set of features that, taken as a whole, determine the validity of a stability statement. The six most important features form the \"ecological checklist\", which serves to classify ecological situations and thereby provides a system of coordinates for communication. The six point are: variable of interest, level of description, reference state, disturbance, spatial scale and temporal scale. Thirdly, is the statement anchored in the situation in question, or is there unacceptable generalisation by inferring \"stability\" of the whole system from acetain stability property in a certain ecological situation? This question separates the scientifically valuable content from the desire for general statements which is often projected through stability statements.","container-title":"Oecologia","DOI":"10.1007/s004420050090","journalAbbreviation":"Oecologia","page":"323-334","source":"ResearchGate","title":"Babel, or The Ecological Stability Discussions: An Inventory and Analysis of Terminology and A Guide for Avoiding Confusion","title-short":"Babel, or The Ecological Stability Discussions","volume":"109","author":[{"family":"Grimm","given":"Volker"},{"family":"Wissel","given":"Christian"}],"issued":{"date-parts":[["1996",11,30]]}}}],"schema":"https://github.com/citation-style-language/schema/raw/master/csl-citation.json"} </w:instrText>
      </w:r>
      <w:r w:rsidR="00570D04" w:rsidRPr="00D93D74">
        <w:fldChar w:fldCharType="separate"/>
      </w:r>
      <w:r w:rsidR="00910CB8" w:rsidRPr="00910CB8">
        <w:rPr>
          <w:rFonts w:cs="Times New Roman"/>
        </w:rPr>
        <w:t>(Grimm and Wissel, 1996)</w:t>
      </w:r>
      <w:r w:rsidR="00570D04" w:rsidRPr="00D93D74">
        <w:fldChar w:fldCharType="end"/>
      </w:r>
      <w:r w:rsidRPr="00D93D74">
        <w:t xml:space="preserve">. Persistence, in turn, is a useful longitudinal metric that captures whether taxa remain detectable over time and thus integrates information about both resistance (limited initial change) and resilience (recovery after change) when inferred from longitudinal sequencing data of an environment </w:t>
      </w:r>
      <w:r w:rsidRPr="00D93D74">
        <w:fldChar w:fldCharType="begin"/>
      </w:r>
      <w:r w:rsidR="000D4E60">
        <w:instrText xml:space="preserve"> ADDIN ZOTERO_ITEM CSL_CITATION {"citationID":"omp8ikIX","properties":{"formattedCitation":"(Lozupone et al., 2012)","plainCitation":"(Lozupone et al., 2012)","noteIndex":0},"citationItems":[{"id":1039,"uris":["http://zotero.org/users/8873894/items/H6FJD5TI"],"itemData":{"id":1039,"type":"article-journal","abstract":"Trillions of microbes inhabit the human intestine, forming a complex ecological community that influences normal physiology and susceptibility to disease through its collective metabolic activities and host interactions. Understanding the factors that underlie changes in the composition and function of the gut microbiota will aid in the design of therapies that target it. This goal is formidable. The gut microbiota is immensely diverse, varies between individuals and can fluctuate over time — especially during disease and early development. Viewing the microbiota from an ecological perspective could provide insight into how to promote health by targeting this microbial community in clinical treatments.","container-title":"Nature","DOI":"10.1038/nature11550","ISSN":"1476-4687","issue":"7415","language":"en","license":"2012 Nature Publishing Group, a division of Macmillan Publishers Limited. All Rights Reserved.","note":"number: 7415","page":"220-230","publisher":"Nature Publishing Group","source":"www.nature.com","title":"Diversity, stability and resilience of the human gut microbiota","volume":"489","author":[{"family":"Lozupone","given":"Catherine A."},{"family":"Stombaugh","given":"Jesse I."},{"family":"Gordon","given":"Jeffrey I."},{"family":"Jansson","given":"Janet K."},{"family":"Knight","given":"Rob"}],"issued":{"date-parts":[["2012",9]]}}}],"schema":"https://github.com/citation-style-language/schema/raw/master/csl-citation.json"} </w:instrText>
      </w:r>
      <w:r w:rsidRPr="00D93D74">
        <w:fldChar w:fldCharType="separate"/>
      </w:r>
      <w:r w:rsidR="00910CB8" w:rsidRPr="00910CB8">
        <w:rPr>
          <w:rFonts w:cs="Times New Roman"/>
        </w:rPr>
        <w:t>(Lozupone et al., 2012)</w:t>
      </w:r>
      <w:r w:rsidRPr="00D93D74">
        <w:fldChar w:fldCharType="end"/>
      </w:r>
      <w:r w:rsidRPr="00D93D74">
        <w:t xml:space="preserve">. Disturbance can act either directly on the community or indirectly via changes in the host environment, in both cases, some community members may die out, enter dormancy, or change in relative abundance. </w:t>
      </w:r>
    </w:p>
    <w:p w14:paraId="7E519C43" w14:textId="76E69119" w:rsidR="00570D04" w:rsidRPr="00D93D74" w:rsidDel="00DA5B9B" w:rsidRDefault="00DA42F5" w:rsidP="00DA42F5">
      <w:pPr>
        <w:rPr>
          <w:del w:id="114" w:author="Urša Miklavčič" w:date="2026-04-28T08:24:00Z" w16du:dateUtc="2026-04-28T06:24:00Z"/>
        </w:rPr>
      </w:pPr>
      <w:r w:rsidRPr="00D93D74">
        <w:t xml:space="preserve">Ecologists classify disturbances as short-term, long-term, or continuous events </w:t>
      </w:r>
      <w:r w:rsidRPr="00D93D74">
        <w:fldChar w:fldCharType="begin"/>
      </w:r>
      <w:r w:rsidR="000D4E60">
        <w:instrText xml:space="preserve"> ADDIN ZOTERO_ITEM CSL_CITATION {"citationID":"3CgqWvhd","properties":{"formattedCitation":"(Grimm and Wissel, 1996)","plainCitation":"(Grimm and Wissel, 1996)","noteIndex":0},"citationItems":[{"id":2795,"uris":["http://zotero.org/users/8873894/items/SUZV3JCN"],"itemData":{"id":2795,"type":"article-journal","abstract":"We present an inventory and analysis of discussions of ecological stability, considering 163 definitions of 70 different stability concepts. Our aim is to derive a strategy that can help to dispel the existing morass \"confusion of tongues\" on the subject of \"stability\". and prevent its recurrence. The strategy consists of three questions that should be kept in mind when communicating about stability properties. These three questions should overcome the the three main sources of confusion in terminology. Firstly, which stability properties are being addressed in the stability statement? Our analysis shows that the general term \"stability\" is so ambiguous as to be useless. It can be replaced by the stability properties \"staying essentially unchanged\" (constancy), and \"returning to the reference state(or dynamic) after a temporary disturbance\" (resilience), and \"persistence through time of an ecological system\" (persistence). Second, to what ecological situation does the statement refer? An ecological situation is defined by a set of features that, taken as a whole, determine the validity of a stability statement. The six most important features form the \"ecological checklist\", which serves to classify ecological situations and thereby provides a system of coordinates for communication. The six point are: variable of interest, level of description, reference state, disturbance, spatial scale and temporal scale. Thirdly, is the statement anchored in the situation in question, or is there unacceptable generalisation by inferring \"stability\" of the whole system from acetain stability property in a certain ecological situation? This question separates the scientifically valuable content from the desire for general statements which is often projected through stability statements.","container-title":"Oecologia","DOI":"10.1007/s004420050090","journalAbbreviation":"Oecologia","page":"323-334","source":"ResearchGate","title":"Babel, or The Ecological Stability Discussions: An Inventory and Analysis of Terminology and A Guide for Avoiding Confusion","title-short":"Babel, or The Ecological Stability Discussions","volume":"109","author":[{"family":"Grimm","given":"Volker"},{"family":"Wissel","given":"Christian"}],"issued":{"date-parts":[["1996",11,30]]}}}],"schema":"https://github.com/citation-style-language/schema/raw/master/csl-citation.json"} </w:instrText>
      </w:r>
      <w:r w:rsidRPr="00D93D74">
        <w:fldChar w:fldCharType="separate"/>
      </w:r>
      <w:r w:rsidR="00910CB8" w:rsidRPr="00910CB8">
        <w:rPr>
          <w:rFonts w:cs="Times New Roman"/>
        </w:rPr>
        <w:t>(Grimm and Wissel, 1996)</w:t>
      </w:r>
      <w:r w:rsidRPr="00D93D74">
        <w:fldChar w:fldCharType="end"/>
      </w:r>
      <w:r w:rsidRPr="00D93D74">
        <w:t>. Microbes have a short generation time, so disturbances can occur on the scale of minutes to days or can persist for years</w:t>
      </w:r>
      <w:ins w:id="115" w:author="Urša Miklavčič" w:date="2026-04-28T08:24:00Z" w16du:dateUtc="2026-04-28T06:24:00Z">
        <w:r w:rsidR="00DA5B9B">
          <w:t xml:space="preserve">. </w:t>
        </w:r>
      </w:ins>
      <w:commentRangeStart w:id="116"/>
      <w:r w:rsidR="00DA5B9B">
        <w:t>In the human gut</w:t>
      </w:r>
      <w:r w:rsidRPr="00D93D74">
        <w:t xml:space="preserve"> these </w:t>
      </w:r>
      <w:r w:rsidR="00DA5B9B">
        <w:t xml:space="preserve">are </w:t>
      </w:r>
      <w:r w:rsidRPr="00D93D74">
        <w:t>changes in diet, disease, physical activity, moving, one-time overconsumption of alcohol, or traveling</w:t>
      </w:r>
      <w:commentRangeEnd w:id="116"/>
      <w:r w:rsidR="00DC04CA">
        <w:rPr>
          <w:rStyle w:val="CommentReference"/>
          <w:sz w:val="24"/>
          <w:szCs w:val="22"/>
        </w:rPr>
        <w:commentReference w:id="116"/>
      </w:r>
      <w:ins w:id="117" w:author="Urša Miklavčič [2]" w:date="2026-05-08T12:47:00Z" w16du:dateUtc="2026-05-08T10:47:00Z">
        <w:r w:rsidR="00496B96">
          <w:t xml:space="preserve"> </w:t>
        </w:r>
      </w:ins>
      <w:r w:rsidR="00496B96">
        <w:fldChar w:fldCharType="begin"/>
      </w:r>
      <w:r w:rsidR="00496B96">
        <w:instrText xml:space="preserve"> ADDIN ZOTERO_ITEM CSL_CITATION {"citationID":"nX85rFzC","properties":{"unsorted":false,"formattedCitation":"(Martino et al., 2022)","plainCitation":"(Martino et al., 2022)","noteIndex":0},"citationItems":[{"id":1108,"uris":["http://zotero.org/users/8873894/items/VS3A8XM3"],"itemData":{"id":1108,"type":"article-journal","abstract":"Associations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Limited","page":"1-14","publisher":"Nature Publishing Group","source":"www.nature.com","title":"Microbiota succession throughout life from the cradle to the grave","author":[{"family":"Martino","given":"Cameron"},{"family":"Dilmore","given":"Amanda Hazel"},{"family":"Burcham","given":"Zachary M."},{"family":"Metcalf","given":"Jessica L."},{"family":"Jeste","given":"Dilip"},{"family":"Knight","given":"Rob"}],"issued":{"date-parts":[["2022",7,29]]}}}],"schema":"https://github.com/citation-style-language/schema/raw/master/csl-citation.json"} </w:instrText>
      </w:r>
      <w:r w:rsidR="00496B96">
        <w:fldChar w:fldCharType="separate"/>
      </w:r>
      <w:r w:rsidR="00910CB8" w:rsidRPr="00910CB8">
        <w:rPr>
          <w:rFonts w:cs="Times New Roman"/>
        </w:rPr>
        <w:t>(Martino et al., 2022)</w:t>
      </w:r>
      <w:r w:rsidR="00496B96">
        <w:fldChar w:fldCharType="end"/>
      </w:r>
      <w:r w:rsidRPr="00D93D74">
        <w:t xml:space="preserve">. </w:t>
      </w:r>
    </w:p>
    <w:p w14:paraId="31DA5198" w14:textId="567F1751" w:rsidR="00FF1358" w:rsidRDefault="00DA42F5" w:rsidP="00DA42F5">
      <w:r w:rsidRPr="00D93D74">
        <w:t xml:space="preserve">A stable state of gut microbiota of all humans is still unknown due to variations in geographical regions, diet and genetics </w:t>
      </w:r>
      <w:r w:rsidRPr="00D93D74">
        <w:fldChar w:fldCharType="begin"/>
      </w:r>
      <w:r w:rsidR="000D4E60">
        <w:instrText xml:space="preserve"> ADDIN ZOTERO_ITEM CSL_CITATION {"citationID":"yUjJV10d","properties":{"formattedCitation":"(Lozupone et al., 2012)","plainCitation":"(Lozupone et al., 2012)","noteIndex":0},"citationItems":[{"id":1039,"uris":["http://zotero.org/users/8873894/items/H6FJD5TI"],"itemData":{"id":1039,"type":"article-journal","abstract":"Trillions of microbes inhabit the human intestine, forming a complex ecological community that influences normal physiology and susceptibility to disease through its collective metabolic activities and host interactions. Understanding the factors that underlie changes in the composition and function of the gut microbiota will aid in the design of therapies that target it. This goal is formidable. The gut microbiota is immensely diverse, varies between individuals and can fluctuate over time — especially during disease and early development. Viewing the microbiota from an ecological perspective could provide insight into how to promote health by targeting this microbial community in clinical treatments.","container-title":"Nature","DOI":"10.1038/nature11550","ISSN":"1476-4687","issue":"7415","language":"en","license":"2012 Nature Publishing Group, a division of Macmillan Publishers Limited. All Rights Reserved.","note":"number: 7415","page":"220-230","publisher":"Nature Publishing Group","source":"www.nature.com","title":"Diversity, stability and resilience of the human gut microbiota","volume":"489","author":[{"family":"Lozupone","given":"Catherine A."},{"family":"Stombaugh","given":"Jesse I."},{"family":"Gordon","given":"Jeffrey I."},{"family":"Jansson","given":"Janet K."},{"family":"Knight","given":"Rob"}],"issued":{"date-parts":[["2012",9]]}}}],"schema":"https://github.com/citation-style-language/schema/raw/master/csl-citation.json"} </w:instrText>
      </w:r>
      <w:r w:rsidRPr="00D93D74">
        <w:fldChar w:fldCharType="separate"/>
      </w:r>
      <w:r w:rsidR="00910CB8" w:rsidRPr="00910CB8">
        <w:rPr>
          <w:rFonts w:cs="Times New Roman"/>
        </w:rPr>
        <w:t>(Lozupone et al., 2012)</w:t>
      </w:r>
      <w:r w:rsidRPr="00D93D74">
        <w:fldChar w:fldCharType="end"/>
      </w:r>
      <w:r w:rsidRPr="00D93D74">
        <w:t>. By repeatedly sampling individuals over time, we can follow factors that modulate the persistence of species or even strains and the dynamics of functions, providing essential context for interpreting microbiota dynamics when sampling is coupled with extensive metadata collection.</w:t>
      </w:r>
    </w:p>
    <w:p w14:paraId="6D94FCB7" w14:textId="77777777" w:rsidR="00910CB8" w:rsidRPr="00D93D74" w:rsidRDefault="00910CB8" w:rsidP="00DA42F5"/>
    <w:p w14:paraId="4E56C84D" w14:textId="4500F7E7" w:rsidR="00DA42F5" w:rsidRPr="00D93D74" w:rsidRDefault="00570D04">
      <w:pPr>
        <w:pStyle w:val="Heading2"/>
        <w:numPr>
          <w:ilvl w:val="1"/>
          <w:numId w:val="3"/>
        </w:numPr>
      </w:pPr>
      <w:bookmarkStart w:id="118" w:name="_Toc219124857"/>
      <w:bookmarkStart w:id="119" w:name="_Toc220932827"/>
      <w:bookmarkStart w:id="120" w:name="_Toc229225092"/>
      <w:r w:rsidRPr="00D93D74">
        <w:t xml:space="preserve">HUMAN GUT </w:t>
      </w:r>
      <w:bookmarkEnd w:id="118"/>
      <w:r w:rsidRPr="00D93D74">
        <w:t>SPOROBIOTA</w:t>
      </w:r>
      <w:bookmarkEnd w:id="119"/>
      <w:bookmarkEnd w:id="120"/>
    </w:p>
    <w:p w14:paraId="6CEF106D" w14:textId="753916F8" w:rsidR="00570D04" w:rsidRPr="00D93D74" w:rsidRDefault="00DA42F5" w:rsidP="00DA42F5">
      <w:r w:rsidRPr="00D93D74">
        <w:t xml:space="preserve">Sporobiota is defined as all spore-forming bacteria in a given environment </w:t>
      </w:r>
      <w:r w:rsidRPr="00D93D74">
        <w:fldChar w:fldCharType="begin"/>
      </w:r>
      <w:r w:rsidR="000D4E60">
        <w:instrText xml:space="preserve"> ADDIN ZOTERO_ITEM CSL_CITATION {"citationID":"ruaKfKDo","properties":{"formattedCitation":"(Tetz and Tetz, 2017)","plainCitation":"(Tetz and Tetz, 2017)","noteIndex":0},"citationItems":[{"id":1087,"uris":["http://zotero.org/users/8873894/items/G5RWXQYI"],"itemData":{"id":1087,"type":"article-journal","abstract":"Unrelated spore-forming bacteria share unique characteristics stemming from the presence of highly resistant endospores, leading to similar challenges in health and disease. These characteristics are related to the presence of these highly transmissible spores, which are commonly spread within the environment and are implicated in host-to-host transmission. In humans, spore-forming bacteria contribute to a variety of pathological processes that share similar characteristics, including persistence, chronicity, relapses and the maintenance of the resistome. We first outline the necessity of characterizing the totality of the spore-forming bacteria as the sporobiota based on their unique common characteristics. We further propose that the collection of all genes of spore-forming bacteria be known as the sporobiome. Such differentiation is critical for exploring the cross-talk between the sporobiota and other members of the gut microbiota, and will allow for a better understanding of the implications of the sporobiota and sporobiome in a variety of pathologies and the spread of antibiotic resistance.","container-title":"Gut Pathogens","DOI":"10.1186/s13099-017-0187-8","ISSN":"1757-4749","issue":"1","journalAbbreviation":"Gut Pathogens","page":"38","source":"BioMed Central","title":"Introducing the sporobiota and sporobiome","volume":"9","author":[{"family":"Tetz","given":"George"},{"family":"Tetz","given":"Victor"}],"issued":{"date-parts":[["2017",6,30]]}}}],"schema":"https://github.com/citation-style-language/schema/raw/master/csl-citation.json"} </w:instrText>
      </w:r>
      <w:r w:rsidRPr="00D93D74">
        <w:fldChar w:fldCharType="separate"/>
      </w:r>
      <w:r w:rsidR="00910CB8" w:rsidRPr="00910CB8">
        <w:rPr>
          <w:rFonts w:cs="Times New Roman"/>
        </w:rPr>
        <w:t>(Tetz and Tetz, 2017)</w:t>
      </w:r>
      <w:r w:rsidRPr="00D93D74">
        <w:fldChar w:fldCharType="end"/>
      </w:r>
      <w:r w:rsidRPr="00D93D74">
        <w:t xml:space="preserve">. Evolutionary analyses indicate that sporulation originated once in the phylum </w:t>
      </w:r>
      <w:r w:rsidRPr="00D93D74">
        <w:rPr>
          <w:i/>
          <w:iCs/>
        </w:rPr>
        <w:t>Bacillota</w:t>
      </w:r>
      <w:r w:rsidRPr="00D93D74">
        <w:t xml:space="preserve"> </w:t>
      </w:r>
      <w:r w:rsidRPr="00D93D74">
        <w:lastRenderedPageBreak/>
        <w:t xml:space="preserve">approximately 2.5 billion years ago </w:t>
      </w:r>
      <w:r w:rsidR="00EC2C50" w:rsidRPr="00D93D74">
        <w:fldChar w:fldCharType="begin"/>
      </w:r>
      <w:r w:rsidR="000D4E60">
        <w:instrText xml:space="preserve"> ADDIN ZOTERO_ITEM CSL_CITATION {"citationID":"Yb5nFWBy","properties":{"formattedCitation":"(de Hoon et al., 2010)","plainCitation":"(de Hoon et al., 2010)","noteIndex":0},"citationItems":[{"id":214,"uris":["http://zotero.org/users/8873894/items/IACN2TIG"],"itemData":{"id":214,"type":"article-journal","abstract":"Genome sequencing of multiple species makes it possible to understand the main principles behind the evolution of developmental regulatory networks. It is especially interesting to analyze the evolution of well-defined model systems in which conservation patterns can be directly correlated with the functional roles of various network components. Endospore formation (sporulation), extensively studied in Bacillus subtilis, is driven by such a model bacterial network of cellular development and differentiation. In this review, we analyze the evolution of the sporulation network in multiple endospore-forming bacteria. Importantly, the network evolution is not random but primarily follows the hierarchical organization and functional logic of the sporulation process. Specifically, the sporulation sigma factors and the master regulator of sporulation, Spo0A, are conserved in all considered spore-formers. The sequential activation of these global regulators is also strongly conserved. The feed-forward loops, which are likely used to fine-tune waves of gene expression within regulatory modules, show an intermediate level of conservation. These loops are less conserved than the sigma factors but significantly more than the structural sporulation genes, which form the lowest level in the functional and evolutionary hierarchy of the sporulation network. Interestingly, in spore-forming bacteria, gene regulation is more conserved than gene presence for sporulation genes, while the opposite is true for non-sporulation genes. The observed patterns suggest that by understanding the functional organization of a developmental network in a model organism, it is possible to understand the logic behind the evolution of this network in multiple related species.","container-title":"Current biology : CB","DOI":"10.1016/j.cub.2010.06.031","ISSN":"0960-9822","issue":"17","journalAbbreviation":"Curr Biol","page":"R735-R745","PMID":"20833318","PMCID":"PMC2944226","source":"PubMed Central","title":"Hierarchical evolution of the bacterial sporulation network","volume":"20","author":[{"family":"Hoon","given":"Michiel JL","non-dropping-particle":"de"},{"family":"Eichenberger","given":"Patrick"},{"family":"Vitkup","given":"Dennis"}],"issued":{"date-parts":[["2010",9,14]]}}}],"schema":"https://github.com/citation-style-language/schema/raw/master/csl-citation.json"} </w:instrText>
      </w:r>
      <w:r w:rsidR="00EC2C50" w:rsidRPr="00D93D74">
        <w:fldChar w:fldCharType="separate"/>
      </w:r>
      <w:r w:rsidR="00910CB8" w:rsidRPr="00910CB8">
        <w:rPr>
          <w:rFonts w:cs="Times New Roman"/>
        </w:rPr>
        <w:t>(de Hoon et al., 2010)</w:t>
      </w:r>
      <w:r w:rsidR="00EC2C50" w:rsidRPr="00D93D74">
        <w:fldChar w:fldCharType="end"/>
      </w:r>
      <w:r w:rsidRPr="00D93D74">
        <w:t xml:space="preserve">. Spore formation and physiology </w:t>
      </w:r>
      <w:r w:rsidR="00570D04" w:rsidRPr="00D93D74">
        <w:t>have</w:t>
      </w:r>
      <w:r w:rsidRPr="00D93D74">
        <w:t xml:space="preserve"> since diverged to great genetic diversity in many different species </w:t>
      </w:r>
      <w:commentRangeStart w:id="121"/>
      <w:r w:rsidR="00EC2C50" w:rsidRPr="00D93D74">
        <w:fldChar w:fldCharType="begin"/>
      </w:r>
      <w:r w:rsidR="00496B96">
        <w:instrText xml:space="preserve"> ADDIN ZOTERO_ITEM CSL_CITATION {"citationID":"o2BmV7LV","properties":{"unsorted":false,"formattedCitation":"(Browne et al., 2021; Thomas, 2012)","plainCitation":"(Browne et al., 2021; Thomas, 2012)","noteIndex":0},"citationItems":[{"id":380,"uris":["http://zotero.org/users/8873894/items/N88GZHKF"],"itemData":{"id":380,"type":"article-journal","abstract":"Background: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D."}],"issued":{"date-parts":[["2021",12]]}}},{"id":202,"uris":["http://zotero.org/users/8873894/items/Z87WC5DW"],"itemData":{"id":202,"type":"article-journal","abstract":"This study was taken up with a view to generate basic information on spore hardiness to ethanol in various Bacillus species and related genera, and to assess the effectiveness of different levels of ethanol as a bacterial disinfectant. Predominantly spore-bearing cultures of five Bacillus spp. (B. pumilus, B. subtilis, B. megaterium, B. fusiformis and B. flexus) that were isolated from the spent-alcohol used during plant tissue culture work were challenged with aqueous ethanol (25, 50, 60, 70, 80 and 90% v/v) in 1 ml volumes at 10¹⁰⁻¹¹ CFU ml⁻¹. Monitoring the spore endurance through spotting and plating revealed prolonged tolerance (&gt;12 months) at different alcohol levels depending on the organism except in 90% where no survival was observed beyond 2-12 months. Spores of related genera like Paenibacillus and Lysinibacillus also showed long-term ethanol survival. Alcohol tolerance of spore-forming organisms depended on the extent of spores and spore hardiness, which in turn varied with the organism, strain, age of culture, growing conditions and other factors as authenticated with ATCC strains of B. pumilus and B. subtilis. Aqueous 90% ethanol caused instant inactivation of vegetative cells in different spore formers and twelve other non-sporulating Gram-positive and Gram-negative organisms tested. Taking into account both vegetative cells and spores, the appropriate concentration of ethanol as a disinfectant emerged to be 90% followed by absolute ethanol compared with the generally recommended 70-80% level.","container-title":"Current Microbiology","DOI":"10.1007/s00284-011-0040-0","ISSN":"1432-0991","issue":"2","journalAbbreviation":"Curr Microbiol","language":"eng","page":"130-139","PMID":"22057920","source":"PubMed","title":"Long-term survival of Bacillus spores in alcohol and identification of 90% ethanol as relatively more spori/bactericidal","volume":"64","author":[{"family":"Thomas","given":"Pious"}],"issued":{"date-parts":[["2012",2]]}}}],"schema":"https://github.com/citation-style-language/schema/raw/master/csl-citation.json"} </w:instrText>
      </w:r>
      <w:r w:rsidR="00EC2C50" w:rsidRPr="00D93D74">
        <w:fldChar w:fldCharType="separate"/>
      </w:r>
      <w:r w:rsidR="00910CB8" w:rsidRPr="00910CB8">
        <w:rPr>
          <w:rFonts w:cs="Times New Roman"/>
        </w:rPr>
        <w:t>(Browne et al., 2021; Thomas, 2012)</w:t>
      </w:r>
      <w:r w:rsidR="00EC2C50" w:rsidRPr="00D93D74">
        <w:fldChar w:fldCharType="end"/>
      </w:r>
      <w:commentRangeEnd w:id="121"/>
      <w:r w:rsidR="00DC04CA" w:rsidRPr="00D93D74">
        <w:rPr>
          <w:rStyle w:val="CommentReference"/>
          <w:sz w:val="24"/>
          <w:szCs w:val="22"/>
        </w:rPr>
        <w:commentReference w:id="121"/>
      </w:r>
      <w:r w:rsidRPr="00D93D74">
        <w:t xml:space="preserve">. </w:t>
      </w:r>
    </w:p>
    <w:p w14:paraId="724F078A" w14:textId="45F7A08B" w:rsidR="00DA42F5" w:rsidRPr="00D93D74" w:rsidRDefault="00DA42F5" w:rsidP="00DA42F5">
      <w:r w:rsidRPr="00D93D74">
        <w:t>In the human gut, spore</w:t>
      </w:r>
      <w:r w:rsidRPr="00D93D74">
        <w:noBreakHyphen/>
        <w:t xml:space="preserve">formers are phylogenetically diverse but predominantly belong </w:t>
      </w:r>
      <w:r w:rsidR="00DC04CA">
        <w:t xml:space="preserve">to </w:t>
      </w:r>
      <w:r w:rsidRPr="00D93D74">
        <w:t xml:space="preserve">classes </w:t>
      </w:r>
      <w:r w:rsidRPr="00D93D74">
        <w:rPr>
          <w:i/>
          <w:iCs/>
        </w:rPr>
        <w:t xml:space="preserve">Clostridia </w:t>
      </w:r>
      <w:r w:rsidRPr="00D93D74">
        <w:t xml:space="preserve">and </w:t>
      </w:r>
      <w:r w:rsidRPr="00D93D74">
        <w:rPr>
          <w:i/>
          <w:iCs/>
        </w:rPr>
        <w:t xml:space="preserve">Bacilli </w:t>
      </w:r>
      <w:r w:rsidRPr="00D93D74">
        <w:t xml:space="preserve">including genera such as </w:t>
      </w:r>
      <w:r w:rsidR="00496B96" w:rsidRPr="00496B96">
        <w:rPr>
          <w:i/>
          <w:iCs/>
        </w:rPr>
        <w:t>Clostridium</w:t>
      </w:r>
      <w:r w:rsidR="00496B96">
        <w:t xml:space="preserve">, </w:t>
      </w:r>
      <w:commentRangeStart w:id="122"/>
      <w:proofErr w:type="spellStart"/>
      <w:r w:rsidRPr="00496B96">
        <w:rPr>
          <w:i/>
          <w:iCs/>
        </w:rPr>
        <w:t>Ruminococcus</w:t>
      </w:r>
      <w:proofErr w:type="spellEnd"/>
      <w:r w:rsidRPr="00D93D74">
        <w:t xml:space="preserve">, </w:t>
      </w:r>
      <w:proofErr w:type="spellStart"/>
      <w:r w:rsidRPr="00D93D74">
        <w:rPr>
          <w:i/>
          <w:iCs/>
        </w:rPr>
        <w:t>Blautia</w:t>
      </w:r>
      <w:proofErr w:type="spellEnd"/>
      <w:r w:rsidRPr="00D93D74">
        <w:t xml:space="preserve">, </w:t>
      </w:r>
      <w:proofErr w:type="spellStart"/>
      <w:r w:rsidRPr="00D93D74">
        <w:rPr>
          <w:i/>
          <w:iCs/>
        </w:rPr>
        <w:t>Coprococcus</w:t>
      </w:r>
      <w:proofErr w:type="spellEnd"/>
      <w:r w:rsidRPr="00D93D74">
        <w:t xml:space="preserve">, </w:t>
      </w:r>
      <w:r w:rsidRPr="00D93D74">
        <w:rPr>
          <w:i/>
          <w:iCs/>
        </w:rPr>
        <w:t>Eubacterium</w:t>
      </w:r>
      <w:r w:rsidRPr="00D93D74">
        <w:t xml:space="preserve"> and </w:t>
      </w:r>
      <w:proofErr w:type="spellStart"/>
      <w:r w:rsidRPr="00D93D74">
        <w:rPr>
          <w:i/>
          <w:iCs/>
        </w:rPr>
        <w:t>Flavonifractor</w:t>
      </w:r>
      <w:commentRangeEnd w:id="122"/>
      <w:proofErr w:type="spellEnd"/>
      <w:r w:rsidR="00DC04CA" w:rsidRPr="00D93D74">
        <w:rPr>
          <w:rStyle w:val="CommentReference"/>
          <w:sz w:val="24"/>
          <w:szCs w:val="22"/>
        </w:rPr>
        <w:commentReference w:id="122"/>
      </w:r>
      <w:r w:rsidRPr="00D93D74">
        <w:t xml:space="preserve"> </w:t>
      </w:r>
      <w:r w:rsidRPr="00D93D74">
        <w:fldChar w:fldCharType="begin"/>
      </w:r>
      <w:r w:rsidR="000D4E60">
        <w:instrText xml:space="preserve"> ADDIN ZOTERO_ITEM CSL_CITATION {"citationID":"cBQcjrow","properties":{"formattedCitation":"(Egan et al., 2021; Koopman et al., 2022)","plainCitation":"(Egan et al., 2021; Koopman et al., 2022)","noteIndex":0},"citationItems":[{"id":1088,"uris":["http://zotero.org/users/8873894/items/SJCCTPEG"],"itemData":{"id":1088,"type":"article-journal","abstract":"The human gut microbiome is a diverse and complex ecosystem that plays a critical role in health and disease. The composition of the gut microbiome has been well studied across all stages of life. In recent years, studies have investigated the production of endospores by specific members of the gut microbiome. An endospore is a tough, dormant structure formed by members of the Firmicutes phylum, which allows for greater resistance to otherwise inhospitable conditions. This innate resis­ tance has consequences for human health and disease, as well as in biotechnology. In particular, the formation of endospores is strongly linked to antibiotic resistance and the spread of antibiotic resistance genes, also known as the resistome. The term sporobiota has been used to define the spore-forming cohort of a microbial community. In this review, we present an overview of the current knowledge of the sporobiota in the human gut. We discuss the development of the sporobiota in the infant gut and the perinatal factors that may have an effect on vertical transmission from mother to infant. Finally, we examine the sporobiota of critically important food sources for the developing infant, breast milk and powdered infant formula.","container-title":"Gut Microbes","DOI":"10.1080/19490976.2020.1863134","ISSN":"1949-0976, 1949-0984","issue":"1","journalAbbreviation":"Gut Microbes","language":"en","page":"1863134","source":"DOI.org (Crossref)","title":"The Sporobiota of the Human Gut","volume":"13","author":[{"family":"Egan","given":"Muireann"},{"family":"Dempsey","given":"Eugene"},{"family":"Ryan","given":"C. Anthony"},{"family":"Ross","given":"R. Paul"},{"family":"Stanton","given":"Catherine"}],"issued":{"date-parts":[["2021",1,1]]}}},{"id":1593,"uris":["http://zotero.org/users/8873894/items/CWNLIUM4"],"itemData":{"id":1593,"type":"article-journal","abstract":"Recent studies have suggested a major role for endospore forming bacteria within the gut microbiota, not only as pathogens but also as commensal and beneficial members contributing to gut homeostasis. In this review the sporulation processes, spore properties, and germination processes will be explained within the scope of the human gut. Within the gut, spore-forming bacteria are known to interact with the host’s immune system, both in vegetative cell and spore form. Together with the resistant nature of the spore, these characteristics offer potential for spores’ use as delivery vehicles for therapeutics. In the last part of the review, the therapeutic potential of spores as probiotics, vaccine vehicles, and drug delivery systems will be discussed.","container-title":"International Journal of Molecular Sciences","DOI":"10.3390/ijms23063405","ISSN":"1422-0067","issue":"6","journalAbbreviation":"Int J Mol Sci","page":"3405","PMID":"35328823","PMCID":"PMC8953710","source":"PubMed Central","title":"Mechanisms and Applications of Bacterial Sporulation and Germination in the Intestine","volume":"23","author":[{"family":"Koopman","given":"Nienke"},{"family":"Remijas","given":"Lauren"},{"family":"Seppen","given":"Jurgen"},{"family":"Setlow","given":"Peter"},{"family":"Brul","given":"Stanley"}],"issued":{"date-parts":[["2022",3,21]]}}}],"schema":"https://github.com/citation-style-language/schema/raw/master/csl-citation.json"} </w:instrText>
      </w:r>
      <w:r w:rsidRPr="00D93D74">
        <w:fldChar w:fldCharType="separate"/>
      </w:r>
      <w:r w:rsidR="00910CB8" w:rsidRPr="00910CB8">
        <w:rPr>
          <w:rFonts w:cs="Times New Roman"/>
        </w:rPr>
        <w:t>(Egan et al., 2021; Koopman et al., 2022)</w:t>
      </w:r>
      <w:r w:rsidRPr="00D93D74">
        <w:fldChar w:fldCharType="end"/>
      </w:r>
      <w:r w:rsidRPr="00D93D74">
        <w:t xml:space="preserve">. Many spore-forming species act as commensals and are central to a healthy gut microbiome. Key examples include members of the </w:t>
      </w:r>
      <w:r w:rsidRPr="00D93D74">
        <w:rPr>
          <w:i/>
          <w:iCs/>
        </w:rPr>
        <w:t>Clostridium</w:t>
      </w:r>
      <w:r w:rsidRPr="00D93D74">
        <w:t xml:space="preserve"> clusters XI and </w:t>
      </w:r>
      <w:proofErr w:type="spellStart"/>
      <w:r w:rsidRPr="00D93D74">
        <w:t>XIVa</w:t>
      </w:r>
      <w:proofErr w:type="spellEnd"/>
      <w:r w:rsidRPr="00D93D74">
        <w:t xml:space="preserve"> (</w:t>
      </w:r>
      <w:r w:rsidRPr="00D93D74">
        <w:rPr>
          <w:i/>
          <w:iCs/>
        </w:rPr>
        <w:t xml:space="preserve">Clostridium </w:t>
      </w:r>
      <w:proofErr w:type="spellStart"/>
      <w:r w:rsidRPr="00D93D74">
        <w:rPr>
          <w:i/>
          <w:iCs/>
        </w:rPr>
        <w:t>leptum</w:t>
      </w:r>
      <w:proofErr w:type="spellEnd"/>
      <w:r w:rsidRPr="00D93D74">
        <w:t xml:space="preserve">, </w:t>
      </w:r>
      <w:r w:rsidRPr="00D93D74">
        <w:rPr>
          <w:i/>
          <w:iCs/>
        </w:rPr>
        <w:t xml:space="preserve">Clostridium </w:t>
      </w:r>
      <w:proofErr w:type="spellStart"/>
      <w:r w:rsidRPr="00D93D74">
        <w:rPr>
          <w:i/>
          <w:iCs/>
        </w:rPr>
        <w:t>scindens</w:t>
      </w:r>
      <w:proofErr w:type="spellEnd"/>
      <w:r w:rsidRPr="00D93D74">
        <w:t xml:space="preserve">, </w:t>
      </w:r>
      <w:r w:rsidRPr="00D93D74">
        <w:rPr>
          <w:i/>
          <w:iCs/>
        </w:rPr>
        <w:t xml:space="preserve">Clostridium </w:t>
      </w:r>
      <w:proofErr w:type="spellStart"/>
      <w:r w:rsidRPr="00D93D74">
        <w:rPr>
          <w:i/>
          <w:iCs/>
        </w:rPr>
        <w:t>innocuum</w:t>
      </w:r>
      <w:proofErr w:type="spellEnd"/>
      <w:r w:rsidRPr="00D93D74">
        <w:t xml:space="preserve">), as well as </w:t>
      </w:r>
      <w:proofErr w:type="spellStart"/>
      <w:r w:rsidRPr="00D93D74">
        <w:rPr>
          <w:i/>
          <w:iCs/>
        </w:rPr>
        <w:t>Flavonifractor</w:t>
      </w:r>
      <w:proofErr w:type="spellEnd"/>
      <w:r w:rsidR="00DC04CA">
        <w:rPr>
          <w:i/>
          <w:iCs/>
        </w:rPr>
        <w:t xml:space="preserve"> </w:t>
      </w:r>
      <w:proofErr w:type="spellStart"/>
      <w:r w:rsidRPr="00D93D74">
        <w:rPr>
          <w:i/>
          <w:iCs/>
        </w:rPr>
        <w:t>plautii</w:t>
      </w:r>
      <w:proofErr w:type="spellEnd"/>
      <w:r w:rsidRPr="00D93D74">
        <w:t> and </w:t>
      </w:r>
      <w:proofErr w:type="spellStart"/>
      <w:r w:rsidRPr="00D93D74">
        <w:rPr>
          <w:i/>
          <w:iCs/>
        </w:rPr>
        <w:t>Ruminococcus</w:t>
      </w:r>
      <w:proofErr w:type="spellEnd"/>
      <w:r w:rsidRPr="00D93D74">
        <w:rPr>
          <w:i/>
          <w:iCs/>
        </w:rPr>
        <w:t xml:space="preserve"> </w:t>
      </w:r>
      <w:proofErr w:type="spellStart"/>
      <w:r w:rsidRPr="00D93D74">
        <w:rPr>
          <w:i/>
          <w:iCs/>
        </w:rPr>
        <w:t>bromii</w:t>
      </w:r>
      <w:proofErr w:type="spellEnd"/>
      <w:r w:rsidRPr="00D93D74">
        <w:t xml:space="preserve"> from the </w:t>
      </w:r>
      <w:proofErr w:type="spellStart"/>
      <w:r w:rsidRPr="00D93D74">
        <w:rPr>
          <w:i/>
          <w:iCs/>
        </w:rPr>
        <w:t>Ruminococcaceae</w:t>
      </w:r>
      <w:proofErr w:type="spellEnd"/>
      <w:r w:rsidRPr="00D93D74">
        <w:t xml:space="preserve"> family. Other prevalent species, such as </w:t>
      </w:r>
      <w:r w:rsidRPr="00D93D74">
        <w:rPr>
          <w:i/>
          <w:iCs/>
        </w:rPr>
        <w:t xml:space="preserve">Eubacterium </w:t>
      </w:r>
      <w:proofErr w:type="spellStart"/>
      <w:r w:rsidRPr="00D93D74">
        <w:rPr>
          <w:i/>
          <w:iCs/>
        </w:rPr>
        <w:t>rectale</w:t>
      </w:r>
      <w:proofErr w:type="spellEnd"/>
      <w:r w:rsidRPr="00D93D74">
        <w:t xml:space="preserve"> and </w:t>
      </w:r>
      <w:r w:rsidRPr="00D93D74">
        <w:rPr>
          <w:i/>
          <w:iCs/>
        </w:rPr>
        <w:t>Eubacterium elegans</w:t>
      </w:r>
      <w:r w:rsidRPr="00D93D74">
        <w:t xml:space="preserve">, also possess the genetic capability for sporulation </w:t>
      </w:r>
      <w:r w:rsidRPr="00D93D74">
        <w:fldChar w:fldCharType="begin"/>
      </w:r>
      <w:r w:rsidR="000D4E60">
        <w:instrText xml:space="preserve"> ADDIN ZOTERO_ITEM CSL_CITATION {"citationID":"nspLNZI5","properties":{"formattedCitation":"(Egan et al., 2021)","plainCitation":"(Egan et al., 2021)","noteIndex":0},"citationItems":[{"id":1088,"uris":["http://zotero.org/users/8873894/items/SJCCTPEG"],"itemData":{"id":1088,"type":"article-journal","abstract":"The human gut microbiome is a diverse and complex ecosystem that plays a critical role in health and disease. The composition of the gut microbiome has been well studied across all stages of life. In recent years, studies have investigated the production of endospores by specific members of the gut microbiome. An endospore is a tough, dormant structure formed by members of the Firmicutes phylum, which allows for greater resistance to otherwise inhospitable conditions. This innate resis­ tance has consequences for human health and disease, as well as in biotechnology. In particular, the formation of endospores is strongly linked to antibiotic resistance and the spread of antibiotic resistance genes, also known as the resistome. The term sporobiota has been used to define the spore-forming cohort of a microbial community. In this review, we present an overview of the current knowledge of the sporobiota in the human gut. We discuss the development of the sporobiota in the infant gut and the perinatal factors that may have an effect on vertical transmission from mother to infant. Finally, we examine the sporobiota of critically important food sources for the developing infant, breast milk and powdered infant formula.","container-title":"Gut Microbes","DOI":"10.1080/19490976.2020.1863134","ISSN":"1949-0976, 1949-0984","issue":"1","journalAbbreviation":"Gut Microbes","language":"en","page":"1863134","source":"DOI.org (Crossref)","title":"The Sporobiota of the Human Gut","volume":"13","author":[{"family":"Egan","given":"Muireann"},{"family":"Dempsey","given":"Eugene"},{"family":"Ryan","given":"C. Anthony"},{"family":"Ross","given":"R. Paul"},{"family":"Stanton","given":"Catherine"}],"issued":{"date-parts":[["2021",1,1]]}}}],"schema":"https://github.com/citation-style-language/schema/raw/master/csl-citation.json"} </w:instrText>
      </w:r>
      <w:r w:rsidRPr="00D93D74">
        <w:fldChar w:fldCharType="separate"/>
      </w:r>
      <w:r w:rsidR="00910CB8" w:rsidRPr="00910CB8">
        <w:rPr>
          <w:rFonts w:cs="Times New Roman"/>
        </w:rPr>
        <w:t>(Egan et al., 2021)</w:t>
      </w:r>
      <w:r w:rsidRPr="00D93D74">
        <w:fldChar w:fldCharType="end"/>
      </w:r>
      <w:r w:rsidRPr="00D93D74">
        <w:t xml:space="preserve">. </w:t>
      </w:r>
    </w:p>
    <w:p w14:paraId="4F1E1BC9" w14:textId="3C061C4D" w:rsidR="00D41590" w:rsidRPr="00D93D74" w:rsidRDefault="00DA42F5" w:rsidP="00DA42F5">
      <w:r w:rsidRPr="00D93D74">
        <w:t xml:space="preserve">The abundance of spore-forming bacteria is lower in infants than adults </w:t>
      </w:r>
      <w:r w:rsidRPr="00D93D74">
        <w:fldChar w:fldCharType="begin"/>
      </w:r>
      <w:r w:rsidR="000D4E60">
        <w:instrText xml:space="preserve"> ADDIN ZOTERO_ITEM CSL_CITATION {"citationID":"s0JotdMa","properties":{"formattedCitation":"(Korpela et al., 2018; Nayfach et al., 2016)","plainCitation":"(Korpela et al., 2018; Nayfach et al., 2016)","noteIndex":0},"citationItems":[{"id":1595,"uris":["http://zotero.org/users/8873894/items/B2CNGHMC"],"itemData":{"id":1595,"type":"article-journal","abstract":"Vertical transmission of bacteria from mother to infant at birth is postulated to initiate a life-long host-microbe symbiosis, playing an important role in early infant development. However, only the tracking of strictly defined unique microbial strains can clarify where the intestinal bacteria come from, how long the initial colonizers persist, and whether colonization by other strains from the environment can replace existing ones. Using rare single nucleotide variants in fecal metagenomes of infants and their family members, we show strong evidence of selective and persistent transmission of maternal strain populations to the vaginally born infant and their occasional replacement by strains from the environment, including those from family members, in later childhood. Only strains from the classes Actinobacteria and Bacteroidia, which are essential components of the infant microbiome, are transmitted from the mother and persist for at least 1 yr. In contrast, maternal strains of Clostridia, a dominant class in the mother's gut microbiome, are not observed in the infant. Caesarean-born infants show a striking lack of maternal transmission at birth. After the first year, strain influx from the family environment occurs and continues even in adulthood. Fathers appear to be more frequently donors of novel strains to other family members than receivers. Thus, the infant gut is seeded by selected maternal bacteria, which expand to form a stable community, with a rare but stable continuing strain influx over time.","container-title":"Genome Research","DOI":"10.1101/gr.233940.117","ISSN":"1088-9051","issue":"4","journalAbbreviation":"Genome Res","page":"561-568","PMID":"29496731","PMCID":"PMC5880245","source":"PubMed Central","title":"Selective maternal seeding and environment shape the human gut microbiome","volume":"28","author":[{"family":"Korpela","given":"Katri"},{"family":"Costea","given":"Paul"},{"family":"Coelho","given":"Luis Pedro"},{"family":"Kandels-Lewis","given":"Stefanie"},{"family":"Willemsen","given":"Gonneke"},{"family":"Boomsma","given":"Dorret I."},{"family":"Segata","given":"Nicola"},{"family":"Bork","given":"Peer"}],"issued":{"date-parts":[["2018",4]]}}},{"id":372,"uris":["http://zotero.org/users/8873894/items/C8X2T89J"],"itemData":{"id":372,"type":"article-journal","abstract":"We present the Metagenomic Intra-species Diversity Analysis System (MIDAS), which is an integrated computational pipeline for quantifying bacterial species abundance and strain-level genomic variation, including gene content and single-nucleotide polymorphisms (SNPs), from shotgun metagenomes. Our method leverages a database of more than 30,000 bacterial reference genomes that we clustered into species groups. These cover the majority of abundant species in the human microbiome but only a small proportion of microbes in other environments, including soil and seawater. We applied MIDAS to stool metagenomes from 98 Swedish mothers and their infants over one year and used rare SNPs to track strains between hosts. Using this approach, we found that although species compositions of mothers and infants converged over time, strain-level similarity diverged. Specifically, early colonizing bacteria were often transmitted from an infant’s mother, while late colonizing bacteria were often transmitted from other sources in the environment and were enriched for spore-formation genes. We also applied MIDAS to 198 globally distributed marine metagenomes and used gene content to show that many prevalent bacterial species have population structure that correlates with geographic location. Strain-level genetic variants present in metagenomes clearly reveal extensive structure and dynamics that are obscured when data are analyzed at a coarser taxonomic resolution.","container-title":"Genome Research","DOI":"10.1101/gr.201863.115","ISSN":"1088-9051","issue":"11","journalAbbreviation":"Genome Res","page":"1612-1625","PMID":"27803195","PMCID":"PMC5088602","source":"PubMed Central","title":"An integrated metagenomics pipeline for strain profiling reveals novel patterns of bacterial transmission and biogeography","volume":"26","author":[{"family":"Nayfach","given":"Stephen"},{"family":"Rodriguez-Mueller","given":"Beltran"},{"family":"Garud","given":"Nandita"},{"family":"Pollard","given":"Katherine S."}],"issued":{"date-parts":[["2016",11]]}}}],"schema":"https://github.com/citation-style-language/schema/raw/master/csl-citation.json"} </w:instrText>
      </w:r>
      <w:r w:rsidRPr="00D93D74">
        <w:fldChar w:fldCharType="separate"/>
      </w:r>
      <w:r w:rsidR="00910CB8" w:rsidRPr="00910CB8">
        <w:rPr>
          <w:rFonts w:cs="Times New Roman"/>
        </w:rPr>
        <w:t>(Korpela et al., 2018; Nayfach et al., 2016)</w:t>
      </w:r>
      <w:r w:rsidRPr="00D93D74">
        <w:fldChar w:fldCharType="end"/>
      </w:r>
      <w:r w:rsidRPr="00D93D74">
        <w:t xml:space="preserve">, but despite this, they are the initial producers of butyrate, which was shown to protect the gut from intestinal diseases such as inflammatory bowel disease and colon cancer </w:t>
      </w:r>
      <w:r w:rsidRPr="00D93D74">
        <w:fldChar w:fldCharType="begin"/>
      </w:r>
      <w:r w:rsidR="000D4E60">
        <w:instrText xml:space="preserve"> ADDIN ZOTERO_ITEM CSL_CITATION {"citationID":"gTJg8dEt","properties":{"formattedCitation":"(Appert et al., 2020; Hodgkinson et al., 2023)","plainCitation":"(Appert et al., 2020; Hodgkinson et al., 2023)","noteIndex":0},"citationItems":[{"id":1596,"uris":["http://zotero.org/users/8873894/items/WWYT9LM8"],"itemData":{"id":1596,"type":"article-journal","abstract":"The acquisition of the infant gut microbiota is key to establishing a host-microbiota symbiosis. Microbially produced metabolites tightly interact with the immune system, and the fermentation-derived short-chain fatty acid butyrate is considered an important mediator linked to chronic diseases later in life. The intestinal butyrate-forming bacterial population is taxonomically and functionally diverse and includes endospore formers with high transmission potential. Succession, and contribution of butyrate-producing taxa during infant gut microbiota development have been little investigated. We determined the abundance of major butyrate-forming groups and fermentation metabolites in faeces, isolated, cultivated and characterized the heat-resistant cell population, which included endospores, and compared butyrate formation efficiency of representative taxa in batch cultures. The endospore community contributed about 0.001% to total cells, and was mainly composed of the pioneer butyrate-producing Clostridium sensu stricto. We observed an increase in abundance of Faecalibacterium prausnitzii, butyrate-producing Lachnospiraceae and faecal butyrate levels with age that is likely explained by higher butyrate production capacity of contributing taxa compared with Clostridium sensu stricto. Our data suggest that a successional arrangement and an overall increase in abundance of butyrate forming populations occur during the first year of life, which is associated with an increase of intestinal butyrate formation capacity.","container-title":"Environmental Microbiology","DOI":"10.1111/1462-2920.15167","ISSN":"1462-2920","issue":"9","journalAbbreviation":"Environ Microbiol","language":"eng","page":"3909-3921","PMID":"32686173","source":"PubMed","title":"Initial butyrate producers during infant gut microbiota development are endospore formers","volume":"22","author":[{"family":"Appert","given":"Olivia"},{"family":"Garcia","given":"Alejandro Ramirez"},{"family":"Frei","given":"Remo"},{"family":"Roduit","given":"Caroline"},{"family":"Constancias","given":"Florentin"},{"family":"Neuzil-Bunesova","given":"Vera"},{"family":"Ferstl","given":"Ruth"},{"family":"Zhang","given":"Jianbo"},{"family":"Akdis","given":"Cezmi"},{"family":"Lauener","given":"Roger"},{"family":"Lacroix","given":"Christophe"},{"family":"Schwab","given":"Clarissa"}],"issued":{"date-parts":[["2020",9]]}}},{"id":2995,"uris":["http://zotero.org/users/8873894/items/F7N7EXZU"],"itemData":{"id":2995,"type":"article-journal","abstract":"Butyrate is a key energy source for colonocytes and is produced by the gut microbiota through fermentation of dietary fiber. Butyrate is a histone deacetylase inhibitor and also signals through three G-protein coupled receptors. It is clear that butyrate has an important role in gastrointestinal health and that butyrate levels can impact both host and microbial functions that are intimately coupled with each other. Maintaining optimal butyrate levels improves gastrointestinal health in animal models by supporting colonocyte function, decreasing inflammation, maintaining the gut barrier, and promoting a healthy microbiome. Butyrate has also shown protective actions in the context of intestinal diseases such as inflammatory bowel disease, graft-versus-host disease of the gastrointestinal tract, and colon cancer, whereas lower levels of butyrate and/or the microbes which are responsible for producing this metabolite are associated with disease and poorer health outcomes. However, clinical efforts to increase butyrate levels in humans and reverse these negative outcomes have generated mixed results. This article discusses our current understanding of the molecular mechanisms of butyrate action with a focus on the gastrointestinal system, the links between host and microbial factors, and the efforts that are currently underway to apply the knowledge gained from the bench to bedside.","container-title":"Clinical Nutrition","DOI":"10.1016/j.clnu.2022.10.024","ISSN":"0261-5614","issue":"2","journalAbbreviation":"Clinical Nutrition","page":"61-75","source":"ScienceDirect","title":"Butyrate’s role in human health and the current progress towards its clinical application to treat gastrointestinal disease","volume":"42","author":[{"family":"Hodgkinson","given":"Kendra"},{"family":"El Abbar","given":"Faiha"},{"family":"Dobranowski","given":"Peter"},{"family":"Manoogian","given":"Juliana"},{"family":"Butcher","given":"James"},{"family":"Figeys","given":"Daniel"},{"family":"Mack","given":"David"},{"family":"Stintzi","given":"Alain"}],"issued":{"date-parts":[["2023",2,1]]}}}],"schema":"https://github.com/citation-style-language/schema/raw/master/csl-citation.json"} </w:instrText>
      </w:r>
      <w:r w:rsidRPr="00D93D74">
        <w:fldChar w:fldCharType="separate"/>
      </w:r>
      <w:r w:rsidR="00910CB8" w:rsidRPr="00910CB8">
        <w:rPr>
          <w:rFonts w:cs="Times New Roman"/>
        </w:rPr>
        <w:t>(Appert et al., 2020; Hodgkinson et al., 2023)</w:t>
      </w:r>
      <w:r w:rsidRPr="00D93D74">
        <w:fldChar w:fldCharType="end"/>
      </w:r>
      <w:r w:rsidRPr="00D93D74">
        <w:t>. Specifically, short chain fatty acids (</w:t>
      </w:r>
      <w:proofErr w:type="spellStart"/>
      <w:r w:rsidRPr="00D93D74">
        <w:t>SCFAs</w:t>
      </w:r>
      <w:proofErr w:type="spellEnd"/>
      <w:r w:rsidRPr="00D93D74">
        <w:t xml:space="preserve">) </w:t>
      </w:r>
      <w:r w:rsidR="005454C4">
        <w:t xml:space="preserve">are </w:t>
      </w:r>
      <w:r w:rsidRPr="00D93D74">
        <w:t>generated by spore</w:t>
      </w:r>
      <w:r w:rsidR="00570D04" w:rsidRPr="00D93D74">
        <w:t>-</w:t>
      </w:r>
      <w:r w:rsidRPr="00D93D74">
        <w:t xml:space="preserve">forming bacteria dietary </w:t>
      </w:r>
      <w:r w:rsidR="005454C4" w:rsidRPr="00D93D74">
        <w:t>fibre</w:t>
      </w:r>
      <w:r w:rsidR="005454C4">
        <w:t xml:space="preserve"> metabolism</w:t>
      </w:r>
      <w:r w:rsidR="00496B96">
        <w:t>,</w:t>
      </w:r>
      <w:r w:rsidR="005454C4" w:rsidRPr="00D93D74">
        <w:t xml:space="preserve"> </w:t>
      </w:r>
      <w:r w:rsidR="00496B96">
        <w:t>so</w:t>
      </w:r>
      <w:r w:rsidR="00496B96" w:rsidRPr="00D93D74">
        <w:t xml:space="preserve"> </w:t>
      </w:r>
      <w:r w:rsidR="005454C4">
        <w:t xml:space="preserve">spore-formers </w:t>
      </w:r>
      <w:r w:rsidR="00570D04" w:rsidRPr="00D93D74">
        <w:t xml:space="preserve">are thus </w:t>
      </w:r>
      <w:r w:rsidRPr="00D93D74">
        <w:t xml:space="preserve">linked to improved gut homeostasis, suppressed inflammatory responses, and epithelial barrier functioning </w:t>
      </w:r>
      <w:r w:rsidR="00EC2C50" w:rsidRPr="00D93D74">
        <w:fldChar w:fldCharType="begin"/>
      </w:r>
      <w:r w:rsidR="000D4E60">
        <w:instrText xml:space="preserve"> ADDIN ZOTERO_ITEM CSL_CITATION {"citationID":"wICBGf4T","properties":{"formattedCitation":"(Koopman et al., 2022)","plainCitation":"(Koopman et al., 2022)","noteIndex":0},"citationItems":[{"id":1593,"uris":["http://zotero.org/users/8873894/items/CWNLIUM4"],"itemData":{"id":1593,"type":"article-journal","abstract":"Recent studies have suggested a major role for endospore forming bacteria within the gut microbiota, not only as pathogens but also as commensal and beneficial members contributing to gut homeostasis. In this review the sporulation processes, spore properties, and germination processes will be explained within the scope of the human gut. Within the gut, spore-forming bacteria are known to interact with the host’s immune system, both in vegetative cell and spore form. Together with the resistant nature of the spore, these characteristics offer potential for spores’ use as delivery vehicles for therapeutics. In the last part of the review, the therapeutic potential of spores as probiotics, vaccine vehicles, and drug delivery systems will be discussed.","container-title":"International Journal of Molecular Sciences","DOI":"10.3390/ijms23063405","ISSN":"1422-0067","issue":"6","journalAbbreviation":"Int J Mol Sci","page":"3405","PMID":"35328823","PMCID":"PMC8953710","source":"PubMed Central","title":"Mechanisms and Applications of Bacterial Sporulation and Germination in the Intestine","volume":"23","author":[{"family":"Koopman","given":"Nienke"},{"family":"Remijas","given":"Lauren"},{"family":"Seppen","given":"Jurgen"},{"family":"Setlow","given":"Peter"},{"family":"Brul","given":"Stanley"}],"issued":{"date-parts":[["2022",3,21]]}}}],"schema":"https://github.com/citation-style-language/schema/raw/master/csl-citation.json"} </w:instrText>
      </w:r>
      <w:r w:rsidR="00EC2C50" w:rsidRPr="00D93D74">
        <w:fldChar w:fldCharType="separate"/>
      </w:r>
      <w:r w:rsidR="00910CB8" w:rsidRPr="00910CB8">
        <w:rPr>
          <w:rFonts w:cs="Times New Roman"/>
        </w:rPr>
        <w:t>(Koopman et al., 2022)</w:t>
      </w:r>
      <w:r w:rsidR="00EC2C50" w:rsidRPr="00D93D74">
        <w:fldChar w:fldCharType="end"/>
      </w:r>
      <w:r w:rsidRPr="00D93D74">
        <w:t xml:space="preserve">. </w:t>
      </w:r>
    </w:p>
    <w:p w14:paraId="5CE1239B" w14:textId="14633FDA" w:rsidR="00DA42F5" w:rsidRPr="00D93D74" w:rsidRDefault="00DA42F5" w:rsidP="00DA42F5">
      <w:r w:rsidRPr="00D93D74">
        <w:t>A high proportion of gut bacteria, at least 50</w:t>
      </w:r>
      <w:r w:rsidR="00207CEB">
        <w:t>%</w:t>
      </w:r>
      <w:r w:rsidRPr="00D93D74">
        <w:t xml:space="preserve"> possess the genetic ability for sporulation,  representing around 30% of all bacterial abundance in the adult human gut capable of survival in conditions that are unfavourable for growth </w:t>
      </w:r>
      <w:r w:rsidRPr="00D93D74">
        <w:fldChar w:fldCharType="begin"/>
      </w:r>
      <w:r w:rsidR="000D4E60">
        <w:instrText xml:space="preserve"> ADDIN ZOTERO_ITEM CSL_CITATION {"citationID":"ik6cmWMM","properties":{"formattedCitation":"(Browne et al., 2016a)","plainCitation":"(Browne et al., 2016a)","noteIndex":0},"citationItems":[{"id":376,"uris":["http://zotero.org/users/8873894/items/YDIPWJ3L"],"itemData":{"id":376,"type":"article-journal","abstract":"A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D."}],"issued":{"date-parts":[["2016"]]}}}],"schema":"https://github.com/citation-style-language/schema/raw/master/csl-citation.json"} </w:instrText>
      </w:r>
      <w:r w:rsidRPr="00D93D74">
        <w:fldChar w:fldCharType="separate"/>
      </w:r>
      <w:r w:rsidR="00910CB8" w:rsidRPr="00910CB8">
        <w:rPr>
          <w:rFonts w:cs="Times New Roman"/>
        </w:rPr>
        <w:t>(Browne et al., 2016a)</w:t>
      </w:r>
      <w:r w:rsidRPr="00D93D74">
        <w:fldChar w:fldCharType="end"/>
      </w:r>
      <w:r w:rsidRPr="00D93D74">
        <w:t xml:space="preserve">. The ability of spore-forming bacteria in the human gut to endure unfavourable conditions, such as oxygen, antibiotic treatment, inflammation, and other diseases, allows them to persist and potentially recolonize the gut following disruptions but also facilitates transmission between individuals </w:t>
      </w:r>
      <w:r w:rsidRPr="00D93D74">
        <w:fldChar w:fldCharType="begin"/>
      </w:r>
      <w:r w:rsidR="000D4E60">
        <w:instrText xml:space="preserve"> ADDIN ZOTERO_ITEM CSL_CITATION {"citationID":"leLj8T4B","properties":{"formattedCitation":"(Swick et al., 2016)","plainCitation":"(Swick et al., 2016)","noteIndex":0},"citationItems":[{"id":2051,"uris":["http://zotero.org/users/8873894/items/8U7JDRN7"],"itemData":{"id":2051,"type":"article-journal","container-title":"Microbiology spectrum","DOI":"10.1128/microbiolspec.VMBF-0029-2015","ISSN":"2165-0497","issue":"4","journalAbbreviation":"Microbiol Spectr","page":"10.1128/microbiolspec.VMBF-0029-2015","PMID":"27726794","PMCID":"PMC5062746","source":"PubMed Central","title":"Surviving Between Hosts: Sporulation and Transmission","title-short":"Surviving Between Hosts","volume":"4","author":[{"family":"Swick","given":"Michelle C."},{"family":"Koehler","given":"Theresa M."},{"family":"Driks","given":"Adam"}],"issued":{"date-parts":[["2016",8]]}}}],"schema":"https://github.com/citation-style-language/schema/raw/master/csl-citation.json"} </w:instrText>
      </w:r>
      <w:r w:rsidRPr="00D93D74">
        <w:fldChar w:fldCharType="separate"/>
      </w:r>
      <w:r w:rsidR="00910CB8" w:rsidRPr="00910CB8">
        <w:rPr>
          <w:rFonts w:cs="Times New Roman"/>
        </w:rPr>
        <w:t>(Swick et al., 2016)</w:t>
      </w:r>
      <w:r w:rsidRPr="00D93D74">
        <w:fldChar w:fldCharType="end"/>
      </w:r>
      <w:r w:rsidRPr="00D93D74">
        <w:t xml:space="preserve">. Other mechanisms hypothesized to increase transmission between human hosts include aero-toleration, and viable, but not-culturable state, where an increased survival ability is achieved through decreased metabolic activity and strengthened cell walls </w:t>
      </w:r>
      <w:r w:rsidRPr="00D93D74">
        <w:fldChar w:fldCharType="begin"/>
      </w:r>
      <w:r w:rsidR="000D4E60">
        <w:instrText xml:space="preserve"> ADDIN ZOTERO_ITEM CSL_CITATION {"citationID":"CvrO8tBN","properties":{"formattedCitation":"(Browne et al., 2017)","plainCitation":"(Browne et al., 2017)","noteIndex":0},"citationItems":[{"id":2982,"uris":["http://zotero.org/users/8873894/items/4W6Y6Z8H"],"itemData":{"id":2982,"type":"article-journal","container-title":"Nature Reviews Microbiology","DOI":"10.1038/nrmicro.2017.50","ISSN":"1740-1526, 1740-1534","issue":"9","journalAbbreviation":"Nat Rev Microbiol","language":"en","page":"531-543","source":"DOI.org (Crossref)","title":"Transmission of the gut microbiota: spreading of health","title-short":"Transmission of the gut microbiota","volume":"15","author":[{"family":"Browne","given":"Hilary P."},{"family":"Neville","given":"B. Anne"},{"family":"Forster","given":"Samuel C."},{"family":"Lawley","given":"Trevor D."}],"issued":{"date-parts":[["2017",9]]}}}],"schema":"https://github.com/citation-style-language/schema/raw/master/csl-citation.json"} </w:instrText>
      </w:r>
      <w:r w:rsidRPr="00D93D74">
        <w:fldChar w:fldCharType="separate"/>
      </w:r>
      <w:r w:rsidR="00910CB8" w:rsidRPr="00910CB8">
        <w:rPr>
          <w:rFonts w:cs="Times New Roman"/>
        </w:rPr>
        <w:t>(Browne et al., 2017)</w:t>
      </w:r>
      <w:r w:rsidRPr="00D93D74">
        <w:fldChar w:fldCharType="end"/>
      </w:r>
      <w:r w:rsidRPr="00D93D74">
        <w:t xml:space="preserve">. The likelihood of transmission increases with bacteria’s utilization of different life-history strategies (e.g. dormancy) and their prevalence, however high strain abundance within a host is not typically driven by transmission, but rather the bacterium’s ability to adapt and grow within a host </w:t>
      </w:r>
      <w:r w:rsidRPr="00D93D74">
        <w:fldChar w:fldCharType="begin"/>
      </w:r>
      <w:r w:rsidR="000D4E60">
        <w:instrText xml:space="preserve"> ADDIN ZOTERO_ITEM CSL_CITATION {"citationID":"IU5bP44E","properties":{"formattedCitation":"(Valles-Colomer et al., 2023)","plainCitation":"(Valles-Colomer et al., 2023)","noteIndex":0},"citationItems":[{"id":2030,"uris":["http://zotero.org/users/8873894/items/8PIGTYZD"],"itemData":{"id":2030,"type":"article-journal","abstract":"The human microbiome is an integral component of the human body and a co-determinant of several health conditions1,2. However, the extent to which interpersonal relations shape the individual genetic makeup of the microbiome and its transmission within and across populations remains largely unknown3,4. Here, capitalizing on more than 9,700 human metagenomes and computational strain-level profiling, we detected extensive bacterial strain sharing across individuals (more than 10 million instances) with distinct mother-to-infant, intra-household and intra-population transmission patterns. Mother-to-infant gut microbiome transmission was considerable and stable during infancy (around 50% of the same strains among shared species (strain-sharing rate)) and remained detectable at older ages. By contrast, the transmission of the oral microbiome occurred largely horizontally and was enhanced by the duration of cohabitation. There was substantial strain sharing among cohabiting individuals, with 12% and 32% median strain-sharing rates for the gut and oral microbiomes, and time since cohabitation affected strain sharing more than age or genetics did. Bacterial strain sharing additionally recapitulated host population structures better than species-level profiles did. Finally, distinct taxa appeared as efficient spreaders across transmission modes and were associated with different predicted bacterial phenotypes linked with out-of-host survival capabilities. The extent of microorganism transmission that we describe underscores its relevance in human microbiome studies5, especially those on non-infectious, microbiome-associated diseases.","container-title":"Nature","DOI":"10.1038/s41586-022-05620-1","ISSN":"1476-4687","issue":"7946","language":"en","license":"2023 The Author(s)","note":"number: 7946","page":"125-135","publisher":"Nature Publishing Group","source":"www.nature.com","title":"The person-to-person transmission landscape of the gut and oral microbiomes","volume":"614","author":[{"family":"Valles-Colomer","given":"Mireia"},{"family":"Blanco-Míguez","given":"Aitor"},{"family":"Manghi","given":"Paolo"},{"family":"Asnicar","given":"Francesco"},{"family":"Dubois","given":"Leonard"},{"family":"Golzato","given":"Davide"},{"family":"Armanini","given":"Federica"},{"family":"Cumbo","given":"Fabio"},{"family":"Huang","given":"Kun D."},{"family":"Manara","given":"Serena"},{"family":"Masetti","given":"Giulia"},{"family":"Pinto","given":"Federica"},{"family":"Piperni","given":"Elisa"},{"family":"Punčochář","given":"Michal"},{"family":"Ricci","given":"Liviana"},{"family":"Zolfo","given":"Moreno"},{"family":"Farrant","given":"Olivia"},{"family":"Goncalves","given":"Adriana"},{"family":"Selma-Royo","given":"Marta"},{"family":"Binetti","given":"Ana G."},{"family":"Becerra","given":"Jimmy E."},{"family":"Han","given":"Bei"},{"family":"Lusingu","given":"John"},{"family":"Amuasi","given":"John"},{"family":"Amoroso","given":"Loredana"},{"family":"Visconti","given":"Alessia"},{"family":"Steves","given":"Claire M."},{"family":"Falchi","given":"Mario"},{"family":"Filosi","given":"Michele"},{"family":"Tett","given":"Adrian"},{"family":"Last","given":"Anna"},{"family":"Xu","given":"Qian"},{"family":"Qin","given":"Nan"},{"family":"Qin","given":"Huanlong"},{"family":"May","given":"Jürgen"},{"family":"Eibach","given":"Daniel"},{"family":"Corrias","given":"Maria Valeria"},{"family":"Ponzoni","given":"Mirco"},{"family":"Pasolli","given":"Edoardo"},{"family":"Spector","given":"Tim D."},{"family":"Domenici","given":"Enrico"},{"family":"Collado","given":"Maria Carmen"},{"family":"Segata","given":"Nicola"}],"issued":{"date-parts":[["2023",2]]}}}],"schema":"https://github.com/citation-style-language/schema/raw/master/csl-citation.json"} </w:instrText>
      </w:r>
      <w:r w:rsidRPr="00D93D74">
        <w:fldChar w:fldCharType="separate"/>
      </w:r>
      <w:r w:rsidR="00910CB8" w:rsidRPr="00910CB8">
        <w:rPr>
          <w:rFonts w:cs="Times New Roman"/>
        </w:rPr>
        <w:t>(Valles-Colomer et al., 2023)</w:t>
      </w:r>
      <w:r w:rsidRPr="00D93D74">
        <w:fldChar w:fldCharType="end"/>
      </w:r>
      <w:r w:rsidRPr="00D93D74">
        <w:t xml:space="preserve">. </w:t>
      </w:r>
    </w:p>
    <w:p w14:paraId="443A5E2A" w14:textId="77777777" w:rsidR="00D41590" w:rsidRPr="00D93D74" w:rsidRDefault="00D41590" w:rsidP="00DA42F5"/>
    <w:p w14:paraId="1367FAFB" w14:textId="4574372E" w:rsidR="00DA42F5" w:rsidRPr="00D93D74" w:rsidRDefault="007730F9">
      <w:pPr>
        <w:pStyle w:val="Heading3"/>
        <w:numPr>
          <w:ilvl w:val="2"/>
          <w:numId w:val="3"/>
        </w:numPr>
      </w:pPr>
      <w:bookmarkStart w:id="123" w:name="_Toc219124858"/>
      <w:bookmarkStart w:id="124" w:name="_Toc220932828"/>
      <w:bookmarkStart w:id="125" w:name="_Toc229225093"/>
      <w:r w:rsidRPr="00D93D74">
        <w:t>Culture-dependant and -independent an</w:t>
      </w:r>
      <w:r w:rsidR="00DA42F5" w:rsidRPr="00D93D74">
        <w:t>alysis of sporobiota</w:t>
      </w:r>
      <w:bookmarkEnd w:id="123"/>
      <w:bookmarkEnd w:id="124"/>
      <w:bookmarkEnd w:id="125"/>
      <w:r w:rsidR="00DA42F5" w:rsidRPr="00D93D74">
        <w:t xml:space="preserve"> </w:t>
      </w:r>
    </w:p>
    <w:p w14:paraId="0825407D" w14:textId="6C20F523" w:rsidR="00EC2C50" w:rsidRPr="00D93D74" w:rsidRDefault="00DA42F5" w:rsidP="00DA42F5">
      <w:r w:rsidRPr="00D93D74">
        <w:t>Until recently</w:t>
      </w:r>
      <w:r w:rsidR="004241D9" w:rsidRPr="00D93D74">
        <w:t>,</w:t>
      </w:r>
      <w:r w:rsidRPr="00D93D74">
        <w:t xml:space="preserve"> most research has focused on the pathogenic endospores related to food safety and intestinal infections </w:t>
      </w:r>
      <w:r w:rsidRPr="00D93D74">
        <w:fldChar w:fldCharType="begin"/>
      </w:r>
      <w:r w:rsidR="000D4E60">
        <w:instrText xml:space="preserve"> ADDIN ZOTERO_ITEM CSL_CITATION {"citationID":"zr9CxxsE","properties":{"formattedCitation":"(Brown, 2000)","plainCitation":"(Brown, 2000)","dontUpdate":true,"noteIndex":0},"citationItems":[{"id":2993,"uris":["http://zotero.org/users/8873894/items/D6H26382"],"itemData":{"id":2993,"type":"article-journal","abstract":"Bacterial spores are much more resistant than their vegetative counterparts. The most dangerous spore-former is Clostridium botulinum which produces a potent neurotoxin that can prove fatal. The most common food poisoning from a spore-former is caused by C. perfringens . Other food poisoning spore-formers include Bacillus cereus, B. subtilis and B. licheniformis There are a number of non-pathogenic spore-formers including butyric and thermophilic anaerobes that cause significant economic losses to food producers. Some unusual spoilage complaints have been reported, for example, B. sporothermodurans in UHT milk, Alicylobacillus acidoterrestris in apple and orange juice and Desulfotomaculum nigrificans in hot vending machines. Control of spore-formers requires an understanding of both the resistance and outgrowth characteristics of the spores.","container-title":"British Medical Bulletin","DOI":"10.1258/0007142001902860","ISSN":"0007-1420","issue":"1","journalAbbreviation":"British Medical Bulletin","page":"158-171","source":"Silverchair","title":"Control of bacterial spores","volume":"56","author":[{"family":"Brown","given":"K L"}],"issued":{"date-parts":[["2000",1,1]]}}}],"schema":"https://github.com/citation-style-language/schema/raw/master/csl-citation.json"} </w:instrText>
      </w:r>
      <w:r w:rsidRPr="00D93D74">
        <w:fldChar w:fldCharType="separate"/>
      </w:r>
      <w:r w:rsidRPr="00D93D74">
        <w:t>(reviewed in Brown, 2000)</w:t>
      </w:r>
      <w:r w:rsidRPr="00D93D74">
        <w:fldChar w:fldCharType="end"/>
      </w:r>
      <w:r w:rsidRPr="00D93D74">
        <w:t xml:space="preserve">, but these species constitute </w:t>
      </w:r>
      <w:r w:rsidR="004241D9" w:rsidRPr="00D93D74">
        <w:t xml:space="preserve">only </w:t>
      </w:r>
      <w:r w:rsidRPr="00D93D74">
        <w:t>a min</w:t>
      </w:r>
      <w:r w:rsidR="004241D9" w:rsidRPr="00D93D74">
        <w:t>u</w:t>
      </w:r>
      <w:r w:rsidRPr="00D93D74">
        <w:t xml:space="preserve">scule fraction of the </w:t>
      </w:r>
      <w:r w:rsidR="00DA5B9B">
        <w:t xml:space="preserve">gut </w:t>
      </w:r>
      <w:r w:rsidRPr="00D93D74">
        <w:t>microbiota</w:t>
      </w:r>
      <w:r w:rsidR="004241D9" w:rsidRPr="00D93D74">
        <w:t>,</w:t>
      </w:r>
      <w:r w:rsidRPr="00D93D74">
        <w:t xml:space="preserve"> and far less is known about the ecological dynamics of commensal, spore-forming bacteria that are highly abundant </w:t>
      </w:r>
      <w:r w:rsidR="004241D9" w:rsidRPr="00D93D74">
        <w:t>in</w:t>
      </w:r>
      <w:r w:rsidRPr="00D93D74">
        <w:t xml:space="preserve"> healthy individuals. This is </w:t>
      </w:r>
      <w:r w:rsidR="004241D9" w:rsidRPr="00D93D74">
        <w:t>partly</w:t>
      </w:r>
      <w:r w:rsidRPr="00D93D74">
        <w:t xml:space="preserve"> due to the difficulty of isolating </w:t>
      </w:r>
      <w:r w:rsidR="00DA5B9B">
        <w:t xml:space="preserve">DNA from </w:t>
      </w:r>
      <w:r w:rsidRPr="00D93D74">
        <w:t xml:space="preserve">spores, which have proven to be </w:t>
      </w:r>
      <w:r w:rsidR="004241D9" w:rsidRPr="00D93D74">
        <w:t xml:space="preserve">among </w:t>
      </w:r>
      <w:r w:rsidRPr="00D93D74">
        <w:t xml:space="preserve">the most resistant cell </w:t>
      </w:r>
      <w:r w:rsidRPr="00D93D74">
        <w:lastRenderedPageBreak/>
        <w:t xml:space="preserve">structures to </w:t>
      </w:r>
      <w:r w:rsidR="004241D9" w:rsidRPr="00D93D74">
        <w:t>survive</w:t>
      </w:r>
      <w:r w:rsidRPr="00D93D74">
        <w:t xml:space="preserve"> on Earth and </w:t>
      </w:r>
      <w:r w:rsidR="004241D9" w:rsidRPr="00D93D74">
        <w:t xml:space="preserve">in </w:t>
      </w:r>
      <w:r w:rsidRPr="00D93D74">
        <w:t xml:space="preserve">space </w:t>
      </w:r>
      <w:r w:rsidR="00EC2C50" w:rsidRPr="00D93D74">
        <w:fldChar w:fldCharType="begin"/>
      </w:r>
      <w:r w:rsidR="000D4E60">
        <w:instrText xml:space="preserve"> ADDIN ZOTERO_ITEM CSL_CITATION {"citationID":"2FFkFZHX","properties":{"formattedCitation":"(Horneck et al., 1994; Leggett et al., 2012)","plainCitation":"(Horneck et al., 1994; Leggett et al., 2012)","noteIndex":0},"citationItems":[{"id":182,"uris":["http://zotero.org/users/8873894/items/HUAZ4EBA"],"itemData":{"id":182,"type":"article-journal","abstract":"On board of the NASA Long Duration Exposure Facility (LDEF), spores of Bacillus subtilis in monolayers (106/sample) or multilayers (108/sample) were exposed to the space environment for nearly six years and their survival was analyzed after retrieval. The response to space parameters, such as vacuum (10−6 Pa), solar electromagnetic radiation up to the highly energetic vacuum-ultraviolet range (109 J/m2) and/or cosmic radiation (4.8 Gy), was studied and compared to the results of a simultaneously running ground control experiment. If shielded against solar ultraviolet (UV)-radiation, up to 80 % of spores in multilayers survive in space. Solar UV-radiation, being the most deleterious parameter of space, reduces survival by 4 orders of magnitude or more. However, up to 104 viable spores were still recovered, even in completely unprotected samples. Substances, such as glucose or buffer salts serve as chemical protectants. With this 6 year study in space, experimental data are provided to the discussion on the likelihood of “Panspermia”.","container-title":"Advances in Space Research","DOI":"10.1016/0273-1177(94)90448-0","ISSN":"0273-1177","issue":"10","journalAbbreviation":"Advances in Space Research","language":"en","page":"41-45","source":"ScienceDirect","title":"Long-term survival of bacterial spores in space","volume":"14","author":[{"family":"Horneck","given":"G."},{"family":"Bücker","given":"H."},{"family":"Reitz","given":"G."}],"issued":{"date-parts":[["1994",10,1]]}}},{"id":181,"uris":["http://zotero.org/users/8873894/items/29ALU4FT"],"itemData":{"id":181,"type":"article-journal","abstract":"The structure and chemical composition of bacterial spores differ considerably from those of vegetative cells. These differences largely account for the unique resistance properties of the spore to environmental stresses, including disinfectants and sterilants, resulting in the emergence of spore-forming bacteria such as Clostridium difficile as major hospital pathogens. Although there has been considerable work investigating the mechanisms of action of many sporicidal biocides against Bacillus subtilis spores, there is far less information available for other species and particularly for various Clostridia. This paucity of information represents a major gap in our knowledge given the importance of Clostridia as human pathogens. This review considers the main spore structures, highlighting their relevance to spore resistance properties and detailing their chemical composition, with a particular emphasis on the differences between various spore formers. Such information will be vital for the rational design and development of novel sporicidal chemistries with enhanced activity in the future.","container-title":"Journal of Applied Microbiology","DOI":"10.1111/j.1365-2672.2012.05336.x","ISSN":"1365-2672","issue":"3","language":"en","note":"_eprint: https://onlinelibrary.wiley.com/doi/pdf/10.1111/j.1365-2672.2012.05336.x","page":"485-498","source":"Wiley Online Library","title":"Bacterial spore structures and their protective role in biocide resistance","volume":"113","author":[{"family":"Leggett","given":"M.j."},{"family":"McDonnell","given":"G."},{"family":"Denyer","given":"S.p."},{"family":"Setlow","given":"P."},{"family":"Maillard","given":"J.-Y."}],"issued":{"date-parts":[["2012"]]}}}],"schema":"https://github.com/citation-style-language/schema/raw/master/csl-citation.json"} </w:instrText>
      </w:r>
      <w:r w:rsidR="00EC2C50" w:rsidRPr="00D93D74">
        <w:fldChar w:fldCharType="separate"/>
      </w:r>
      <w:r w:rsidR="00910CB8" w:rsidRPr="00910CB8">
        <w:rPr>
          <w:rFonts w:cs="Times New Roman"/>
        </w:rPr>
        <w:t>(Horneck et al., 1994; Leggett et al., 2012)</w:t>
      </w:r>
      <w:r w:rsidR="00EC2C50" w:rsidRPr="00D93D74">
        <w:fldChar w:fldCharType="end"/>
      </w:r>
      <w:r w:rsidR="00EC2C50" w:rsidRPr="00D93D74">
        <w:t xml:space="preserve">. </w:t>
      </w:r>
      <w:r w:rsidRPr="00D93D74">
        <w:t>Due to</w:t>
      </w:r>
      <w:r w:rsidR="004241D9" w:rsidRPr="00D93D74">
        <w:t xml:space="preserve"> their</w:t>
      </w:r>
      <w:r w:rsidRPr="00D93D74">
        <w:t xml:space="preserve"> diverse evolutionary history</w:t>
      </w:r>
      <w:r w:rsidR="004241D9" w:rsidRPr="00D93D74">
        <w:t>,</w:t>
      </w:r>
      <w:r w:rsidRPr="00D93D74">
        <w:t xml:space="preserve"> bacterial spores can withstand many different environmental pressures such as heat, desiccation, radiation, oxidation</w:t>
      </w:r>
      <w:r w:rsidR="004241D9" w:rsidRPr="00D93D74">
        <w:t>,</w:t>
      </w:r>
      <w:r w:rsidRPr="00D93D74">
        <w:t xml:space="preserve"> or exposure to chemicals. Endospore</w:t>
      </w:r>
      <w:r w:rsidR="004241D9" w:rsidRPr="00D93D74">
        <w:t>-</w:t>
      </w:r>
      <w:r w:rsidRPr="00D93D74">
        <w:t xml:space="preserve">producing bacteria have different mechanisms for defence </w:t>
      </w:r>
      <w:r w:rsidR="004241D9" w:rsidRPr="00D93D74">
        <w:t>against</w:t>
      </w:r>
      <w:r w:rsidRPr="00D93D74">
        <w:t xml:space="preserve"> high temperature</w:t>
      </w:r>
      <w:r w:rsidR="004241D9" w:rsidRPr="00D93D74">
        <w:t>s</w:t>
      </w:r>
      <w:r w:rsidRPr="00D93D74">
        <w:t xml:space="preserve"> or prolonged </w:t>
      </w:r>
      <w:r w:rsidR="004241D9" w:rsidRPr="00D93D74">
        <w:t>immersion</w:t>
      </w:r>
      <w:r w:rsidRPr="00D93D74">
        <w:t xml:space="preserve"> in high concentration</w:t>
      </w:r>
      <w:r w:rsidR="004241D9" w:rsidRPr="00D93D74">
        <w:t>s</w:t>
      </w:r>
      <w:r w:rsidRPr="00D93D74">
        <w:t xml:space="preserve"> of ethanol </w:t>
      </w:r>
      <w:r w:rsidR="00EC2C50" w:rsidRPr="00D93D74">
        <w:fldChar w:fldCharType="begin"/>
      </w:r>
      <w:r w:rsidR="000D4E60">
        <w:instrText xml:space="preserve"> ADDIN ZOTERO_ITEM CSL_CITATION {"citationID":"ThsqEH1c","properties":{"formattedCitation":"(Beaman et al., 1988; Salvage et al., 2014; Tetz and Tetz, 2017; Thomas, 2012)","plainCitation":"(Beaman et al., 1988; Salvage et al., 2014; Tetz and Tetz, 2017; Thomas, 2012)","noteIndex":0},"citationItems":[{"id":217,"uris":["http://zotero.org/users/8873894/items/A7BB2QFQ"],"itemData":{"id":217,"type":"article-journal","container-title":"APPL. ENVIRON. MICROBIOL.","language":"en","page":"6","source":"Zotero","title":"Heat shock affects permeability and resistance of Bacillus stearothermophilus spores","volume":"54","author":[{"family":"Beaman","given":"T C"},{"family":"Pankratz","given":"H S"},{"family":"Gerhardt","given":"P"}],"issued":{"date-parts":[["1988"]]}}},{"id":227,"uris":["http://zotero.org/users/8873894/items/L9CNRTAI"],"itemData":{"id":227,"type":"article-journal","abstract":"Alcohol-based disinfectants are used for the removal of microbial hard surface bioburden in Life science Cleanrooms. Evidence for using formulations containing 70% alcohol has been lost over time but probably originates from historical observations of the activity of 60-70% alcohol. Tradition is no longer adequate to inform contemporary cleaning practice. We evaluated the efficacy of ethanol, isopropanol and trade-specific denatured alcohol 7 against vegetative Pseudomonas aeruginosa, Staphylococcus aureus, Escherichia coli and Enterococcus hirae using standardized European Suspension and Hard Surface tests. All three alcohols were effective at lower concentrations than the 70% standard. This constitutes the first evaluation of disinfectant formulations containing ≤70% alcohol using standard methodology. The utility of trade-specific denatured alcohol #7 and evidence-based cleanroom practice warrant further validation.","container-title":"Future Microbiology","DOI":"10.2217/fmb.14.73","ISSN":"1746-0921","issue":"10","journalAbbreviation":"Future Microbiol","language":"eng","page":"1123-1130","PMID":"25405882","source":"PubMed","title":"Use of 70% alcohol for the routine removal of microbial hard surface bioburden in life science cleanrooms","volume":"9","author":[{"family":"Salvage","given":"Richard"},{"family":"Hull","given":"Claire M."},{"family":"Kelly","given":"Diane E."},{"family":"Kelly","given":"Steven L."}],"issued":{"date-parts":[["2014"]]}}},{"id":1087,"uris":["http://zotero.org/users/8873894/items/G5RWXQYI"],"itemData":{"id":1087,"type":"article-journal","abstract":"Unrelated spore-forming bacteria share unique characteristics stemming from the presence of highly resistant endospores, leading to similar challenges in health and disease. These characteristics are related to the presence of these highly transmissible spores, which are commonly spread within the environment and are implicated in host-to-host transmission. In humans, spore-forming bacteria contribute to a variety of pathological processes that share similar characteristics, including persistence, chronicity, relapses and the maintenance of the resistome. We first outline the necessity of characterizing the totality of the spore-forming bacteria as the sporobiota based on their unique common characteristics. We further propose that the collection of all genes of spore-forming bacteria be known as the sporobiome. Such differentiation is critical for exploring the cross-talk between the sporobiota and other members of the gut microbiota, and will allow for a better understanding of the implications of the sporobiota and sporobiome in a variety of pathologies and the spread of antibiotic resistance.","container-title":"Gut Pathogens","DOI":"10.1186/s13099-017-0187-8","ISSN":"1757-4749","issue":"1","journalAbbreviation":"Gut Pathogens","page":"38","source":"BioMed Central","title":"Introducing the sporobiota and sporobiome","volume":"9","author":[{"family":"Tetz","given":"George"},{"family":"Tetz","given":"Victor"}],"issued":{"date-parts":[["2017",6,30]]}}},{"id":202,"uris":["http://zotero.org/users/8873894/items/Z87WC5DW"],"itemData":{"id":202,"type":"article-journal","abstract":"This study was taken up with a view to generate basic information on spore hardiness to ethanol in various Bacillus species and related genera, and to assess the effectiveness of different levels of ethanol as a bacterial disinfectant. Predominantly spore-bearing cultures of five Bacillus spp. (B. pumilus, B. subtilis, B. megaterium, B. fusiformis and B. flexus) that were isolated from the spent-alcohol used during plant tissue culture work were challenged with aqueous ethanol (25, 50, 60, 70, 80 and 90% v/v) in 1 ml volumes at 10¹⁰⁻¹¹ CFU ml⁻¹. Monitoring the spore endurance through spotting and plating revealed prolonged tolerance (&gt;12 months) at different alcohol levels depending on the organism except in 90% where no survival was observed beyond 2-12 months. Spores of related genera like Paenibacillus and Lysinibacillus also showed long-term ethanol survival. Alcohol tolerance of spore-forming organisms depended on the extent of spores and spore hardiness, which in turn varied with the organism, strain, age of culture, growing conditions and other factors as authenticated with ATCC strains of B. pumilus and B. subtilis. Aqueous 90% ethanol caused instant inactivation of vegetative cells in different spore formers and twelve other non-sporulating Gram-positive and Gram-negative organisms tested. Taking into account both vegetative cells and spores, the appropriate concentration of ethanol as a disinfectant emerged to be 90% followed by absolute ethanol compared with the generally recommended 70-80% level.","container-title":"Current Microbiology","DOI":"10.1007/s00284-011-0040-0","ISSN":"1432-0991","issue":"2","journalAbbreviation":"Curr Microbiol","language":"eng","page":"130-139","PMID":"22057920","source":"PubMed","title":"Long-term survival of Bacillus spores in alcohol and identification of 90% ethanol as relatively more spori/bactericidal","volume":"64","author":[{"family":"Thomas","given":"Pious"}],"issued":{"date-parts":[["2012",2]]}}}],"schema":"https://github.com/citation-style-language/schema/raw/master/csl-citation.json"} </w:instrText>
      </w:r>
      <w:r w:rsidR="00EC2C50" w:rsidRPr="00D93D74">
        <w:fldChar w:fldCharType="separate"/>
      </w:r>
      <w:r w:rsidR="00910CB8" w:rsidRPr="00910CB8">
        <w:rPr>
          <w:rFonts w:cs="Times New Roman"/>
        </w:rPr>
        <w:t>(Beaman et al., 1988; Salvage et al., 2014; Tetz and Tetz, 2017; Thomas, 2012)</w:t>
      </w:r>
      <w:r w:rsidR="00EC2C50" w:rsidRPr="00D93D74">
        <w:fldChar w:fldCharType="end"/>
      </w:r>
      <w:r w:rsidR="004241D9" w:rsidRPr="00D93D74">
        <w:t xml:space="preserve">. </w:t>
      </w:r>
    </w:p>
    <w:p w14:paraId="03F41AC3" w14:textId="600935CB" w:rsidR="00D41590" w:rsidRPr="00D93D74" w:rsidRDefault="004241D9" w:rsidP="00DA42F5">
      <w:r w:rsidRPr="00D93D74">
        <w:t>Spore</w:t>
      </w:r>
      <w:r w:rsidR="00DA42F5" w:rsidRPr="00D93D74">
        <w:t xml:space="preserve"> resistance to ethanol is enabled </w:t>
      </w:r>
      <w:r w:rsidR="0085734D" w:rsidRPr="00D93D74">
        <w:t>by</w:t>
      </w:r>
      <w:r w:rsidR="00DA42F5" w:rsidRPr="00D93D74">
        <w:t xml:space="preserve"> detoxification t</w:t>
      </w:r>
      <w:r w:rsidR="0085734D" w:rsidRPr="00D93D74">
        <w:t>h</w:t>
      </w:r>
      <w:r w:rsidR="00DA42F5" w:rsidRPr="00D93D74">
        <w:t xml:space="preserve">rough </w:t>
      </w:r>
      <w:r w:rsidR="0085734D" w:rsidRPr="00D93D74">
        <w:t xml:space="preserve">the </w:t>
      </w:r>
      <w:r w:rsidR="00DA42F5" w:rsidRPr="00D93D74">
        <w:t xml:space="preserve">external layers of </w:t>
      </w:r>
      <w:r w:rsidR="0085734D" w:rsidRPr="00D93D74">
        <w:t xml:space="preserve">the </w:t>
      </w:r>
      <w:proofErr w:type="spellStart"/>
      <w:r w:rsidR="00DA42F5" w:rsidRPr="00D93D74">
        <w:t>spore</w:t>
      </w:r>
      <w:proofErr w:type="spellEnd"/>
      <w:r w:rsidR="00DA42F5" w:rsidRPr="00D93D74">
        <w:t xml:space="preserve"> coat</w:t>
      </w:r>
      <w:r w:rsidRPr="00D93D74">
        <w:t>,</w:t>
      </w:r>
      <w:r w:rsidR="00D41590" w:rsidRPr="00D93D74">
        <w:t xml:space="preserve"> </w:t>
      </w:r>
      <w:r w:rsidR="00DA42F5" w:rsidRPr="00D93D74">
        <w:t xml:space="preserve">reduced permeability and mobility of </w:t>
      </w:r>
      <w:r w:rsidR="0085734D" w:rsidRPr="00D93D74">
        <w:t xml:space="preserve">the </w:t>
      </w:r>
      <w:r w:rsidR="00DA42F5" w:rsidRPr="00D93D74">
        <w:t>inner membrane</w:t>
      </w:r>
      <w:r w:rsidRPr="00D93D74">
        <w:t>,</w:t>
      </w:r>
      <w:r w:rsidR="00DA42F5" w:rsidRPr="00D93D74">
        <w:t xml:space="preserve"> and protection of </w:t>
      </w:r>
      <w:r w:rsidR="0085734D" w:rsidRPr="00D93D74">
        <w:t xml:space="preserve">the </w:t>
      </w:r>
      <w:r w:rsidR="00DA42F5" w:rsidRPr="00D93D74">
        <w:t>core content through restriction of the macromolecule mobility in the coat</w:t>
      </w:r>
      <w:r w:rsidR="00D41590" w:rsidRPr="00D93D74">
        <w:t xml:space="preserve"> </w:t>
      </w:r>
      <w:r w:rsidRPr="00D93D74">
        <w:fldChar w:fldCharType="begin"/>
      </w:r>
      <w:r w:rsidR="000D4E60">
        <w:instrText xml:space="preserve"> ADDIN ZOTERO_ITEM CSL_CITATION {"citationID":"aRzkPKiJ","properties":{"formattedCitation":"(Beaman et al., 1988; Henriques and Moran, 2007)","plainCitation":"(Beaman et al., 1988; Henriques and Moran, 2007)","noteIndex":0},"citationItems":[{"id":217,"uris":["http://zotero.org/users/8873894/items/A7BB2QFQ"],"itemData":{"id":217,"type":"article-journal","container-title":"APPL. ENVIRON. MICROBIOL.","language":"en","page":"6","source":"Zotero","title":"Heat shock affects permeability and resistance of Bacillus stearothermophilus spores","volume":"54","author":[{"family":"Beaman","given":"T C"},{"family":"Pankratz","given":"H S"},{"family":"Gerhardt","given":"P"}],"issued":{"date-parts":[["1988"]]}}},{"id":178,"uris":["http://zotero.org/users/8873894/items/HY6IEALX"],"itemData":{"id":178,"type":"article-journal","abstract":"Endospores formed by Bacillus, Clostridia, and related genera are encased in a protein shell called the coat. In many species, including B. subtilis, the coat is the outermost spore structure, and in other species, such as the pathogenic organisms B. anthracis and B. cereus, the spore is encased in an additional layer called the exosporium. Both the coat and the exosporium have roles in protection of the spore and in its environmental interactions. Assembly of both structures is a function of the mother cell, one of two cellular compartments of the developing sporangium. Studies in B. subtilis have revealed that the timing of coat protein production, the guiding role of a small group of morphogenetic proteins, and several types of posttranslational modifications are essential for the fidelity of the assembly process. Assembly of the exosporium requires a set of novel proteins as well as homologues of proteins found in the outermost layers of the coat and of some of the coat morphogenetic factors, suggesting that the exosporium is a more specialized structure of a multifunctional coat. These and other insights into the molecular details of spore surface morphogenesis provide avenues for exploitation of the spore surface layers in applications for biotechnology and medicine.","container-title":"Annual Review of Microbiology","DOI":"10.1146/annurev.micro.61.080706.093224","issue":"1","note":"_eprint: https://doi.org/10.1146/annurev.micro.61.080706.093224","page":"555-588","PMID":"18035610","source":"Annual Reviews","title":"Structure, Assembly, and Function of the Spore Surface Layers","volume":"61","author":[{"family":"Henriques","given":"Adriano O."},{"family":"Moran","given":"Charles P.","suffix":"Jr."}],"issued":{"date-parts":[["2007"]]}}}],"schema":"https://github.com/citation-style-language/schema/raw/master/csl-citation.json"} </w:instrText>
      </w:r>
      <w:r w:rsidRPr="00D93D74">
        <w:fldChar w:fldCharType="separate"/>
      </w:r>
      <w:r w:rsidR="00910CB8" w:rsidRPr="00910CB8">
        <w:rPr>
          <w:rFonts w:cs="Times New Roman"/>
        </w:rPr>
        <w:t>(Beaman et al., 1988; Henriques and Moran, 2007)</w:t>
      </w:r>
      <w:r w:rsidRPr="00D93D74">
        <w:fldChar w:fldCharType="end"/>
      </w:r>
      <w:r w:rsidRPr="00D93D74">
        <w:t xml:space="preserve">. </w:t>
      </w:r>
      <w:r w:rsidR="0085734D" w:rsidRPr="00D93D74">
        <w:t>The o</w:t>
      </w:r>
      <w:r w:rsidR="00DA42F5" w:rsidRPr="00D93D74">
        <w:t>uter spore coat layer is composed of more than 70 different proteins</w:t>
      </w:r>
      <w:r w:rsidR="0085734D" w:rsidRPr="00D93D74">
        <w:t>,</w:t>
      </w:r>
      <w:r w:rsidR="00DA42F5" w:rsidRPr="00D93D74">
        <w:t xml:space="preserve"> which are impermeable to alcohol that would </w:t>
      </w:r>
      <w:r w:rsidR="00D41590" w:rsidRPr="00D93D74">
        <w:t xml:space="preserve">otherwise </w:t>
      </w:r>
      <w:r w:rsidR="00DA42F5" w:rsidRPr="00D93D74">
        <w:t>denatu</w:t>
      </w:r>
      <w:r w:rsidR="0085734D" w:rsidRPr="00D93D74">
        <w:t>re</w:t>
      </w:r>
      <w:r w:rsidR="00DA42F5" w:rsidRPr="00D93D74">
        <w:t xml:space="preserve"> proteins </w:t>
      </w:r>
      <w:r w:rsidR="0085734D" w:rsidRPr="00D93D74">
        <w:t xml:space="preserve">and </w:t>
      </w:r>
      <w:r w:rsidRPr="00D93D74">
        <w:t>lead to cell lysis</w:t>
      </w:r>
      <w:r w:rsidR="00DA42F5" w:rsidRPr="00D93D74">
        <w:t xml:space="preserve"> by disrupti</w:t>
      </w:r>
      <w:r w:rsidR="0085734D" w:rsidRPr="00D93D74">
        <w:t>ng</w:t>
      </w:r>
      <w:r w:rsidR="00DA42F5" w:rsidRPr="00D93D74">
        <w:t xml:space="preserve"> membranes</w:t>
      </w:r>
      <w:r w:rsidRPr="00D93D74">
        <w:t xml:space="preserve"> </w:t>
      </w:r>
      <w:r w:rsidRPr="00D93D74">
        <w:fldChar w:fldCharType="begin"/>
      </w:r>
      <w:r w:rsidR="000D4E60">
        <w:instrText xml:space="preserve"> ADDIN ZOTERO_ITEM CSL_CITATION {"citationID":"5PthwaYa","properties":{"formattedCitation":"(Driks and Eichenberger, 2016)","plainCitation":"(Driks and Eichenberger, 2016)","noteIndex":0},"citationItems":[{"id":184,"uris":["http://zotero.org/users/8873894/items/9Y4FHJJW"],"itemData":{"id":184,"type":"article-journal","container-title":"Microbiology Spectrum","DOI":"10.1128/microbiolspec.TBS-0023-2016","issue":"2","page":"4.2.03","publisher":"American Society for Microbiology","source":"journals.asm.org (Atypon)","title":"The Spore Coat","volume":"4","author":[{"family":"Driks","given":"Adam"},{"family":"Eichenberger","given":"Patrick"}],"issued":{"date-parts":[["2016",3,11]]}}}],"schema":"https://github.com/citation-style-language/schema/raw/master/csl-citation.json"} </w:instrText>
      </w:r>
      <w:r w:rsidRPr="00D93D74">
        <w:fldChar w:fldCharType="separate"/>
      </w:r>
      <w:r w:rsidR="00910CB8" w:rsidRPr="00910CB8">
        <w:rPr>
          <w:rFonts w:cs="Times New Roman"/>
        </w:rPr>
        <w:t>(Driks and Eichenberger, 2016)</w:t>
      </w:r>
      <w:r w:rsidRPr="00D93D74">
        <w:fldChar w:fldCharType="end"/>
      </w:r>
      <w:r w:rsidRPr="00D93D74">
        <w:t>.</w:t>
      </w:r>
      <w:r w:rsidR="00DA42F5" w:rsidRPr="00D93D74">
        <w:t xml:space="preserve"> </w:t>
      </w:r>
    </w:p>
    <w:p w14:paraId="791E0F1A" w14:textId="5E53BA58" w:rsidR="00DA42F5" w:rsidRPr="00D93D74" w:rsidRDefault="004241D9" w:rsidP="00DA42F5">
      <w:r w:rsidRPr="00D93D74">
        <w:t>Spore</w:t>
      </w:r>
      <w:r w:rsidR="00DA42F5" w:rsidRPr="00D93D74">
        <w:t xml:space="preserve"> </w:t>
      </w:r>
      <w:r w:rsidR="00D41590" w:rsidRPr="00D93D74">
        <w:t>resistance</w:t>
      </w:r>
      <w:r w:rsidR="00DA42F5" w:rsidRPr="00D93D74">
        <w:t xml:space="preserve"> to </w:t>
      </w:r>
      <w:r w:rsidRPr="00D93D74">
        <w:t xml:space="preserve">wet </w:t>
      </w:r>
      <w:r w:rsidR="00DA42F5" w:rsidRPr="00D93D74">
        <w:t xml:space="preserve">heat shock </w:t>
      </w:r>
      <w:r w:rsidR="00D41590" w:rsidRPr="00D93D74">
        <w:t>is enabled by</w:t>
      </w:r>
      <w:r w:rsidR="00DA42F5" w:rsidRPr="00D93D74">
        <w:t xml:space="preserve"> low core water content</w:t>
      </w:r>
      <w:r w:rsidR="0085734D" w:rsidRPr="00D93D74">
        <w:t>, a</w:t>
      </w:r>
      <w:r w:rsidR="00DA42F5" w:rsidRPr="00D93D74">
        <w:t xml:space="preserve"> high concentration of </w:t>
      </w:r>
      <w:proofErr w:type="spellStart"/>
      <w:r w:rsidR="00DA42F5" w:rsidRPr="00D93D74">
        <w:t>dipicolinic</w:t>
      </w:r>
      <w:proofErr w:type="spellEnd"/>
      <w:r w:rsidR="00DA42F5" w:rsidRPr="00D93D74">
        <w:t xml:space="preserve"> acid, </w:t>
      </w:r>
      <w:proofErr w:type="spellStart"/>
      <w:r w:rsidR="00DA42F5" w:rsidRPr="00D93D74">
        <w:t>Ca</w:t>
      </w:r>
      <w:r w:rsidR="00DA42F5" w:rsidRPr="00D93D74">
        <w:rPr>
          <w:vertAlign w:val="superscript"/>
        </w:rPr>
        <w:t>2</w:t>
      </w:r>
      <w:proofErr w:type="spellEnd"/>
      <w:r w:rsidR="00DA42F5" w:rsidRPr="00D93D74">
        <w:rPr>
          <w:vertAlign w:val="superscript"/>
        </w:rPr>
        <w:t>+</w:t>
      </w:r>
      <w:r w:rsidR="00DA42F5" w:rsidRPr="00D93D74">
        <w:t xml:space="preserve"> ions and α/β-type small acid-soluble spore proteins (</w:t>
      </w:r>
      <w:proofErr w:type="spellStart"/>
      <w:r w:rsidR="00DA42F5" w:rsidRPr="00D93D74">
        <w:t>SASP</w:t>
      </w:r>
      <w:proofErr w:type="spellEnd"/>
      <w:r w:rsidR="00DA42F5" w:rsidRPr="00D93D74">
        <w:t>)</w:t>
      </w:r>
      <w:r w:rsidR="0085734D" w:rsidRPr="00D93D74">
        <w:t>,</w:t>
      </w:r>
      <w:r w:rsidR="00DA42F5" w:rsidRPr="00D93D74">
        <w:t xml:space="preserve"> which protect DNA from damage</w:t>
      </w:r>
      <w:r w:rsidRPr="00D93D74">
        <w:t xml:space="preserve"> and enable its repair</w:t>
      </w:r>
      <w:r w:rsidR="00DA42F5" w:rsidRPr="00D93D74">
        <w:t xml:space="preserve"> </w:t>
      </w:r>
      <w:r w:rsidRPr="00D93D74">
        <w:fldChar w:fldCharType="begin"/>
      </w:r>
      <w:r w:rsidR="000D4E60">
        <w:instrText xml:space="preserve"> ADDIN ZOTERO_ITEM CSL_CITATION {"citationID":"2iTxBdTm","properties":{"formattedCitation":"(Jamroskovic et al., 2016; P. Setlow, 2006)","plainCitation":"(Jamroskovic et al., 2016; P. Setlow, 2006)","noteIndex":0},"citationItems":[{"id":222,"uris":["http://zotero.org/users/8873894/items/7HRGLGG2"],"itemData":{"id":222,"type":"article-journal","abstract":"Spores of a number of clostridial species, and their resistance to thermal treatment is a major concern for the food industry. Spore resistance to wet heat is related to the level of spore hydration, which is inversely correlated with the content of calcium and dipicolinic acid (DPA) in the spore core. It is widely believed that the accumulation of DPA and calcium in the spore core is a fundamental component of the sporulation process for all endospore forming species. We have noticed heterogeneity in the heat resistance capacity and overall DPA/calcium content among the spores of several species belonging to Clostridium sensu stricto group: two C. acetobutylicum strains (DSM 792 and 1731), two C. beijerinckii strains (DSM 791 and NCIMB 8052), and a C. collagenovorans strain (DSM 3089). A C. beijerinckii strain (DSM 791) and a C. acetobutylicum strain (DSM 792) display low Ca and DPA levels. In addition, these two species, with the lowest average Ca/DPA content amongst the strains considered, also exhibit minimal heat resistance. There appears to be no correlation between the Ca/DPA content and the phylogenetic distribution of the C. acetobutylicum and C. beijerinckii species based either on the 16S rRNA or the spoVA gene. This finding suggests that a subset of Clostridium sensu stricto species produce spores with low resistance to wet heat. Additionally, analysis of individual spores using STEM-EDS and STXM revealed that DPA and calcium levels can also vary amongst individual spores in a single spore population.","container-title":"Frontiers in Microbiology","ISSN":"1664-302X","source":"Frontiers","title":"Variability in DPA and Calcium Content in the Spores of Clostridium Species","URL":"https://www.frontiersin.org/article/10.3389/fmicb.2016.01791","volume":"7","author":[{"family":"Jamroskovic","given":"Jan"},{"family":"Chromikova","given":"Zuzana"},{"family":"List","given":"Cornelia"},{"family":"Bartova","given":"Barbora"},{"family":"Barak","given":"Imrich"},{"family":"Bernier-Latmani","given":"Rizlan"}],"accessed":{"date-parts":[["2022",4,14]]},"issued":{"date-parts":[["2016"]]}}},{"id":219,"uris":["http://zotero.org/users/8873894/items/QTUJMWGC"],"itemData":{"id":219,"type":"article-journal","abstract":"A number of mechanisms are responsible for the resistance of spores of Bacillus species to heat, radiation and chemicals and for spore killing by these agents. Spore resistance to wet heat is determined largely by the water content of spore core, which is much lower than that in the growing cell protoplast. A lower core water content generally gives more wet heat-resistant spores. The level and type of spore core mineral ions and the intrinsic stability of total spore proteins also play a role in spore wet heat resistance, and the saturation of spore DNA with α/β-type small, acid-soluble spore proteins (SASP) protects DNA against wet heat damage. However, how wet heat kills spores is not clear, although it is not through DNA damage. The α/β-type SASP are also important in spore resistance to dry heat, as is DNA repair in spore outgrowth, as Bacillus subtilis spores are killed by dry heat via DNA damage. Both UV and γ-radiation also kill spores via DNA damage. The mechanism of spore resistance to γ-radiation is not well understood, although the α/β-type SASP are not involved. In contrast, spore UV resistance is due largely to an alteration in spore DNA photochemistry caused by the binding of α/β-type SASP to the DNA, and to a lesser extent to the photosensitizing action of the spore core's large pool of dipicolinic acid. UV irradiation of spores at 254 nm does not generate the cyclobutane dimers (CPDs) and (6-4)-photoproducts (64PPs) formed between adjacent pyrimidines in growing cells, but rather a thymidyl-thymidine adduct termed spore photoproduct (SP). While SP is formed in spores with approximately the same quantum efficiency as that for generation of CPDs and 64PPs in growing cells, SP is repaired rapidly and efficiently in spore outgrowth by a number of repair systems, at least one of which is specific for SP. Some chemicals (e.g. nitrous acid, formaldehyde) again kill spores by DNA damage, while others, in particular oxidizing agents, appear to damage the spore's inner membrane so that this membrane ruptures upon spore germination and outgrowth. There are also other agents such as glutaraldehyde for which the mechanism of spore killing is unclear. Factors important in spore chemical resistance vary with the chemical, but include: (i) the spore coat proteins that likely react with and detoxify chemical agents; (ii) the relative impermeability of the spore's inner membrane that restricts access of exogenous chemicals to the spore core; (iii) the protection of spore DNA by its saturation with α/β-type SASP; and (iv) DNA repair for agents that kill spores via DNA damage. Given the importance of the killing of spores of Bacillus species in the food and medical products industry, a deeper understanding of the mechanisms of spore resistance and killing may lead to improved methods for spore destruction.","container-title":"Journal of Applied Microbiology","DOI":"10.1111/j.1365-2672.2005.02736.x","ISSN":"1365-2672","issue":"3","language":"en","note":"_eprint: https://onlinelibrary.wiley.com/doi/pdf/10.1111/j.1365-2672.2005.02736.x","page":"514-525","source":"Wiley Online Library","title":"Spores of Bacillus subtilis: their resistance to and killing by radiation, heat and chemicals","title-short":"Spores of Bacillus subtilis","volume":"101","author":[{"family":"Setlow","given":"P."}],"issued":{"date-parts":[["2006"]]}}}],"schema":"https://github.com/citation-style-language/schema/raw/master/csl-citation.json"} </w:instrText>
      </w:r>
      <w:r w:rsidRPr="00D93D74">
        <w:fldChar w:fldCharType="separate"/>
      </w:r>
      <w:r w:rsidR="00910CB8" w:rsidRPr="00910CB8">
        <w:rPr>
          <w:rFonts w:cs="Times New Roman"/>
        </w:rPr>
        <w:t>(Jamroskovic et al., 2016; P. Setlow, 2006)</w:t>
      </w:r>
      <w:r w:rsidRPr="00D93D74">
        <w:fldChar w:fldCharType="end"/>
      </w:r>
      <w:r w:rsidRPr="00D93D74">
        <w:t>.</w:t>
      </w:r>
      <w:r w:rsidR="00DA42F5" w:rsidRPr="00D93D74">
        <w:t xml:space="preserve"> </w:t>
      </w:r>
      <w:proofErr w:type="spellStart"/>
      <w:r w:rsidR="00DA42F5" w:rsidRPr="00D93D74">
        <w:t>SASPs</w:t>
      </w:r>
      <w:proofErr w:type="spellEnd"/>
      <w:r w:rsidR="00DA42F5" w:rsidRPr="00D93D74">
        <w:t xml:space="preserve"> and </w:t>
      </w:r>
      <w:proofErr w:type="spellStart"/>
      <w:r w:rsidRPr="00D93D74">
        <w:t>dipicolinic</w:t>
      </w:r>
      <w:proofErr w:type="spellEnd"/>
      <w:r w:rsidRPr="00D93D74">
        <w:t xml:space="preserve"> acids</w:t>
      </w:r>
      <w:r w:rsidR="00DA42F5" w:rsidRPr="00D93D74">
        <w:t xml:space="preserve"> </w:t>
      </w:r>
      <w:r w:rsidR="00C41917" w:rsidRPr="00D93D74">
        <w:t>constitute</w:t>
      </w:r>
      <w:r w:rsidR="00DA42F5" w:rsidRPr="00D93D74">
        <w:t xml:space="preserve"> up to 20% of </w:t>
      </w:r>
      <w:r w:rsidR="00C41917" w:rsidRPr="00D93D74">
        <w:t xml:space="preserve">the </w:t>
      </w:r>
      <w:r w:rsidR="00DA42F5" w:rsidRPr="00D93D74">
        <w:t>spore core dry weight</w:t>
      </w:r>
      <w:r w:rsidRPr="00D93D74">
        <w:t xml:space="preserve"> </w:t>
      </w:r>
      <w:r w:rsidRPr="00D93D74">
        <w:fldChar w:fldCharType="begin"/>
      </w:r>
      <w:r w:rsidR="000D4E60">
        <w:instrText xml:space="preserve"> ADDIN ZOTERO_ITEM CSL_CITATION {"citationID":"dhOfdmAG","properties":{"formattedCitation":"(Sunde et al., 2009)","plainCitation":"(Sunde et al., 2009)","noteIndex":0},"citationItems":[{"id":179,"uris":["http://zotero.org/users/8873894/items/KYL2SN4X"],"itemData":{"id":179,"type":"article-journal","container-title":"Proceedings of the National Academy of Sciences","DOI":"10.1073/pnas.0908712106","issue":"46","page":"19334-19339","publisher":"Proceedings of the National Academy of Sciences","source":"pnas.org (Atypon)","title":"The physical state of water in bacterial spores","volume":"106","author":[{"family":"Sunde","given":"Erik P."},{"family":"Setlow","given":"Peter"},{"family":"Hederstedt","given":"Lars"},{"family":"Halle","given":"Bertil"}],"issued":{"date-parts":[["2009",11,17]]}}}],"schema":"https://github.com/citation-style-language/schema/raw/master/csl-citation.json"} </w:instrText>
      </w:r>
      <w:r w:rsidRPr="00D93D74">
        <w:fldChar w:fldCharType="separate"/>
      </w:r>
      <w:r w:rsidR="00910CB8" w:rsidRPr="00910CB8">
        <w:rPr>
          <w:rFonts w:cs="Times New Roman"/>
        </w:rPr>
        <w:t>(Sunde et al., 2009)</w:t>
      </w:r>
      <w:r w:rsidRPr="00D93D74">
        <w:fldChar w:fldCharType="end"/>
      </w:r>
      <w:r w:rsidRPr="00D93D74">
        <w:t xml:space="preserve">. </w:t>
      </w:r>
      <w:r w:rsidR="00DA42F5" w:rsidRPr="00D93D74">
        <w:t>It has been observed that heat resistance develops late in the sporulation process, after calcium is incorporated and the cortex is formed</w:t>
      </w:r>
      <w:r w:rsidR="00C41917" w:rsidRPr="00D93D74">
        <w:t>,</w:t>
      </w:r>
      <w:r w:rsidR="00DA42F5" w:rsidRPr="00D93D74">
        <w:t xml:space="preserve"> or after </w:t>
      </w:r>
      <w:proofErr w:type="spellStart"/>
      <w:r w:rsidR="00C41917" w:rsidRPr="00D93D74">
        <w:t>dipicolinic</w:t>
      </w:r>
      <w:proofErr w:type="spellEnd"/>
      <w:r w:rsidR="00C41917" w:rsidRPr="00D93D74">
        <w:t xml:space="preserve"> acid</w:t>
      </w:r>
      <w:r w:rsidR="00DA42F5" w:rsidRPr="00D93D74">
        <w:t xml:space="preserve"> is synthesized </w:t>
      </w:r>
      <w:r w:rsidRPr="00D93D74">
        <w:fldChar w:fldCharType="begin"/>
      </w:r>
      <w:r w:rsidR="000D4E60">
        <w:instrText xml:space="preserve"> ADDIN ZOTERO_ITEM CSL_CITATION {"citationID":"regs0TD9","properties":{"formattedCitation":"(Bonsen et al., 1969)","plainCitation":"(Bonsen et al., 1969)","noteIndex":0},"citationItems":[{"id":185,"uris":["http://zotero.org/users/8873894/items/4R5F8KPH"],"itemData":{"id":185,"type":"article-journal","abstract":"A sulfonic acid found to be a major constituent of spores of Bacillus subtilis was provisionally identified as 3-l-sulfolactic acid. This compound was completely absent from vegetative cells during growth, but large amounts accumulated in sporulating cells just before the development of refractile spores. Essentially all of the accumulated sulfolactic acid was eventually incorporated into the nature spore, where it may represent more than 5% of the dry weight of the spore. Germination resulted in the rapid and complete release into the medium of unaltered sulfolactic acid. This compound was not found in spores of Bacillus megaterium, B. cereus, or B. thuringiensis.","container-title":"Journal of Bacteriology","ISSN":"0021-9193","issue":"1","journalAbbreviation":"J Bacteriol","page":"62-68","PMID":"4977690","PMCID":"PMC249904","source":"PubMed Central","title":"Biochemical Studies of Bacterial Sporulation and Germination XII. A Sulfonic Acid as a Major Sulfur Compound of Bacillus subtilis Spores","volume":"98","author":[{"family":"Bonsen","given":"Pieter P. M."},{"family":"Spudich","given":"James A."},{"family":"Nelson","given":"David L."},{"family":"Kornberg","given":"Arthur"}],"issued":{"date-parts":[["1969",4]]}}}],"schema":"https://github.com/citation-style-language/schema/raw/master/csl-citation.json"} </w:instrText>
      </w:r>
      <w:r w:rsidRPr="00D93D74">
        <w:fldChar w:fldCharType="separate"/>
      </w:r>
      <w:r w:rsidR="00910CB8" w:rsidRPr="00910CB8">
        <w:rPr>
          <w:rFonts w:cs="Times New Roman"/>
        </w:rPr>
        <w:t>(Bonsen et al., 1969)</w:t>
      </w:r>
      <w:r w:rsidRPr="00D93D74">
        <w:fldChar w:fldCharType="end"/>
      </w:r>
      <w:r w:rsidR="00DA42F5" w:rsidRPr="00D93D74">
        <w:t>.</w:t>
      </w:r>
    </w:p>
    <w:p w14:paraId="493A0E6F" w14:textId="350DFF65" w:rsidR="00D41590" w:rsidRPr="00D93D74" w:rsidRDefault="002D09CA" w:rsidP="00DA42F5">
      <w:r>
        <w:t>In sporobiota analysis e</w:t>
      </w:r>
      <w:r w:rsidR="00DA42F5" w:rsidRPr="00D93D74">
        <w:t xml:space="preserve">xposure to high temperatures or to ethanol are two main procedures used for selective enrichment of spores in both cultivation-dependant and </w:t>
      </w:r>
      <w:r w:rsidR="00D41590" w:rsidRPr="00D93D74">
        <w:t>-</w:t>
      </w:r>
      <w:r w:rsidR="00DA42F5" w:rsidRPr="00D93D74">
        <w:t xml:space="preserve">independent </w:t>
      </w:r>
      <w:r w:rsidR="00D41590" w:rsidRPr="00D93D74">
        <w:t>analytical approaches</w:t>
      </w:r>
      <w:r w:rsidR="00DA42F5" w:rsidRPr="00D93D74">
        <w:t xml:space="preserve">. This can either be heat shock at 80 °C or 60 °C for 60 min and ethanol shock with 70% (v/v) ethanol for at least 4 h at room temperature to kill vegetative cells, while leaving spores intact </w:t>
      </w:r>
      <w:r w:rsidR="00DA42F5" w:rsidRPr="00D93D74">
        <w:fldChar w:fldCharType="begin"/>
      </w:r>
      <w:r w:rsidR="000D4E60">
        <w:instrText xml:space="preserve"> ADDIN ZOTERO_ITEM CSL_CITATION {"citationID":"NXJBvk5M","properties":{"formattedCitation":"(Browne et al., 2016a; Fakhry et al., 2008; Peter Setlow et al., 2017)","plainCitation":"(Browne et al., 2016a; Fakhry et al., 2008; Peter Setlow et al., 2017)","noteIndex":0},"citationItems":[{"id":376,"uris":["http://zotero.org/users/8873894/items/YDIPWJ3L"],"itemData":{"id":376,"type":"article-journal","abstract":"A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D."}],"issued":{"date-parts":[["2016"]]}}},{"id":3476,"uris":["http://zotero.org/users/8873894/items/TIX5FA5X"],"itemData":{"id":3476,"type":"article-journal","abstract":"AIMS: To isolate and characterize spore-former bacteria able to colonize the human gastrointestinal tract (GIT).\nMETHODS AND RESULTS: A total of 25 spore-formers was isolated from faeces and ileal biopsies of healthy human volunteers and identified at the species level. Physiological analysis was performed to evaluate the ability of the various isolates to form biofilms, to swarm, to produce surfactants and molecules that have antimicrobial activity against selected pathogens. To assess the potential probiotic activity of the isolates, we tested the resistance of cells and spores to simulated gastric conditions, the ability to grow and sporulate in anaerobic conditions and the presence of toxin-encoding genes in their genome.\nCONCLUSIONS: Spore-formers belonging to various bacterial species have been isolated from the gut of healthy human volunteers. These strains appear to be well adapted to the intestinal environment and we propose them as potential probiotic strains for human use and as oral vaccine vehicles.\nSIGNIFICANCE AND IMPACT OF THE STUDY: To our knowledge this is the first detailed characterization of spore-forming Bacilli from the human GIT. Our data suggest that the isolated species do not transit, but rather colonize this specific habitat and propose them as probiotic strains for human use.","container-title":"Journal of Applied Microbiology","DOI":"10.1111/j.1365-2672.2008.03934.x","ISSN":"1365-2672","issue":"6","journalAbbreviation":"J Appl Microbiol","language":"eng","page":"2178-2186","PMID":"19120663","source":"PubMed","title":"Characterization of spore forming Bacilli isolated from the human gastrointestinal tract","volume":"105","author":[{"family":"Fakhry","given":"S."},{"family":"Sorrentini","given":"I."},{"family":"Ricca","given":"E."},{"family":"De Felice","given":"M."},{"family":"Baccigalupi","given":"L."}],"issued":{"date-parts":[["2008",12]]}}},{"id":3478,"uris":["http://zotero.org/users/8873894/items/TARIRLF9"],"itemData":{"id":3478,"type":"article-journal","abstract":"Dormant Bacillales and Clostridiales spores begin to grow when small molecules (germinants) trigger germination, potentially leading to food spoilage or disease. Germination-specific proteins sense germinants, transport small molecules, and hydrolyze specific bonds in cortex peptidoglycan and specific proteins. Major events in germination include (a) germinant sensing; (b) commitment to germinate; (c) release of spores' depot of dipicolinic acid (DPA); (d) hydrolysis of spores' peptidoglycan cortex; and (e) spore core swelling and water uptake, cell wall peptidoglycan remodeling, and restoration of core protein and inner spore membrane lipid mobility. Germination is similar between Bacillales and Clostridiales, but some species differ in how germinants are sensed and how cortex hydrolysis and DPA release are triggered. Despite detailed knowledge of the proteins and signal transduction pathways involved in germination, precisely what some germination proteins do and how they do it remain unclear.","container-title":"Annual Review of Microbiology","DOI":"10.1146/annurev-micro-090816-093558","ISSN":"1545-3251","journalAbbreviation":"Annu Rev Microbiol","language":"eng","page":"459-477","PMID":"28697670","source":"PubMed","title":"Germination of Spores of the Orders Bacillales and Clostridiales","volume":"71","author":[{"family":"Setlow","given":"Peter"},{"family":"Wang","given":"Shiwei"},{"family":"Li","given":"Yong-Qing"}],"issued":{"date-parts":[["2017",9,8]]}}}],"schema":"https://github.com/citation-style-language/schema/raw/master/csl-citation.json"} </w:instrText>
      </w:r>
      <w:r w:rsidR="00DA42F5" w:rsidRPr="00D93D74">
        <w:fldChar w:fldCharType="separate"/>
      </w:r>
      <w:r w:rsidR="00910CB8" w:rsidRPr="00910CB8">
        <w:rPr>
          <w:rFonts w:cs="Times New Roman"/>
        </w:rPr>
        <w:t>(Browne et al., 2016a; Fakhry et al., 2008; Peter Setlow et al., 2017)</w:t>
      </w:r>
      <w:r w:rsidR="00DA42F5" w:rsidRPr="00D93D74">
        <w:fldChar w:fldCharType="end"/>
      </w:r>
      <w:r w:rsidR="00DA42F5" w:rsidRPr="00D93D74">
        <w:t xml:space="preserve">. </w:t>
      </w:r>
      <w:r w:rsidR="00D41590" w:rsidRPr="00D93D74">
        <w:t>Shocks</w:t>
      </w:r>
      <w:r w:rsidR="00DA42F5" w:rsidRPr="00D93D74">
        <w:t xml:space="preserve"> are followed by either culturing</w:t>
      </w:r>
      <w:r w:rsidR="00D41590" w:rsidRPr="00D93D74">
        <w:t xml:space="preserve"> the bacteria</w:t>
      </w:r>
      <w:r w:rsidR="00DA42F5" w:rsidRPr="00D93D74">
        <w:t xml:space="preserve"> with added germinant, such as bile acids and amino acids, or DNA isolation and sequencing </w:t>
      </w:r>
      <w:r w:rsidR="00DA42F5" w:rsidRPr="00D93D74">
        <w:fldChar w:fldCharType="begin"/>
      </w:r>
      <w:r w:rsidR="000D4E60">
        <w:instrText xml:space="preserve"> ADDIN ZOTERO_ITEM CSL_CITATION {"citationID":"O4S7g659","properties":{"formattedCitation":"(Avershina et al., 2020; Browne et al., 2016a; Kearney et al., 2018; Koransky et al., 1978; Onizuka et al., 2021; Tanaka et al., 2020)","plainCitation":"(Avershina et al., 2020; Browne et al., 2016a; Kearney et al., 2018; Koransky et al., 1978; Onizuka et al., 2021; Tanaka et al., 2020)","noteIndex":0},"citationItems":[{"id":340,"uris":["http://zotero.org/users/8873894/items/UNE5VPVB"],"itemData":{"id":340,"type":"article-journal","abstract":"Abstract\n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J."}],"issued":{"date-parts":[["2018",10]]}}},{"id":331,"uris":["http://zotero.org/users/8873894/items/XJN9RDPU"],"itemData":{"id":331,"type":"article-journal","abstract":"When mixed cultures containing sporeforming bacteria were treated with heat or with ethanol, the latter consistently resulted in better recovery of Clostridium and Bacillus species. Both techniques were effective in eliminating vegetative cells. An ethanol concentration greater than 25% and exposure for 45 min or longer were necessary to kill all vegetative cells in mixed-culture samples. Ethanol treatment (50% ethanol for 1 h) was effective for isolating sporeforming bacteria from intestinal specimens. Seven different species of Clostridium were the only bacteria isolated from the ethanol-treated specimen of intestinal contents from the large bowel of a patient. It was concluded that treatment with ethanol for 1 h is an effective technique for selective isolation of sporeforming bacteria from mixed cultures and certain types of clinical specimens.","container-title":"Applied and Environmental Microbiology","DOI":"10.1128/aem.35.4.762-765.1978","ISSN":"0099-2240, 1098-5336","issue":"4","journalAbbreviation":"Appl Environ Microbiol","language":"en","page":"762-765","source":"DOI.org (Crossref)","title":"Use of ethanol for selective isolation of sporeforming microorganisms","volume":"35","author":[{"family":"Koransky","given":"J R"},{"family":"Allen","given":"S D"},{"family":"Dowell","given":"V R"}],"issued":{"date-parts":[["1978",4]]}}},{"id":312,"uris":["http://zotero.org/users/8873894/items/EGKNDGK6"],"itemData":{"id":312,"type":"article-journal","abstract":"Spores of certain species belonging to Firmicutes are efﬁciently germinated by nutrient germinators, such as amino acids, in addition to bile acid. We attempted to culture difﬁcult-to-culture or yet-to-be cultured spore-forming intestinal bacteria, using a combination of bile acids and amino acids. The combination increased the number of colonies that formed on agar medium plated with ethanol-treated feces. The operational taxonomic units of these colonized bacteria were classiﬁed into two types. One type was colonized only by the bile acid (BA) mixture and the other type was colonized using amino acids, in addition to the BA mixture. The latter contained 13 species, in addition to 14 species of the former type, which mostly corresponds to anaerobic difﬁcult-to-culture Clostridiales species, including several new species candidates. The use of a combination of BAs and amino acids effectively increased the culturability of spore-forming intestinal bacteria.","container-title":"Microorganisms","DOI":"10.3390/microorganisms9081651","ISSN":"2076-2607","issue":"8","journalAbbreviation":"Microorganisms","language":"en","page":"1651","source":"DOI.org (Crossref)","title":"Cultivation of Spore-Forming Gut Microbes Using a Combination of Bile Acids and Amino Acids","volume":"9","author":[{"family":"Onizuka","given":"Sakura"},{"family":"Tanaka","given":"Masaru"},{"family":"Mishima","given":"Riko"},{"family":"Nakayama","given":"Jiro"}],"issued":{"date-parts":[["2021",8,2]]}}},{"id":386,"uris":["http://zotero.org/users/8873894/items/T9JX6STI"],"itemData":{"id":386,"type":"article-journal","abstract":"Structurally-diversified bile acids (BAs) are involved in shaping of intestinal microbiota as well as absorption of dietary lipids. Taurocholic acid, a conjugated form of BA, has been reported to be a factor triggering germination of a wide range of spore-forming bacteria in intestine. To test a hypothesis that other BAs also promote germination of intestinal bacteria, we attempted culture of bacteria from ethanol-treated feces by using a series of BAs. It was found that conjugated-BAs, notably three glycine-conjugated BAs, glycodeoxycholic acid and glycochenodeoxycholic acid, significantly increased the number and the species variety of colonies formed on the agar plate. These colonized bacteria mostly belonged to class Clostridia, mainly consisting of families Lachnospiraceae, Clostridiaceae, and Peptostreptococcaceae. There were several types of bacteria associated with different sensitivity to each BA. Eventually, we isolated 72 bacterial species of which 61 are known and 11 novel. These results demonstrate that the culturable range of bacteria in intestine can be widened using the germination-inducing activity of BAs. This approach would advance the research on spore-forming Clostridia that contains important but difficult-to-cultured bacteria associate with host health and diseases.","container-title":"Scientific Reports","DOI":"10.1038/s41598-020-71883-1","ISSN":"2045-2322","journalAbbreviation":"Sci Rep","page":"15041","PMID":"32929101","PMCID":"PMC7490687","source":"PubMed Central","title":"Cultural isolation of spore-forming bacteria in human feces using bile acids","volume":"10","author":[{"family":"Tanaka","given":"Masaru"},{"family":"Onizuka","given":"Sakura"},{"family":"Mishima","given":"Riko"},{"family":"Nakayama","given":"Jiro"}],"issued":{"date-parts":[["2020",9,14]]}}}],"schema":"https://github.com/citation-style-language/schema/raw/master/csl-citation.json"} </w:instrText>
      </w:r>
      <w:r w:rsidR="00DA42F5" w:rsidRPr="00D93D74">
        <w:fldChar w:fldCharType="separate"/>
      </w:r>
      <w:r w:rsidR="00910CB8" w:rsidRPr="00910CB8">
        <w:rPr>
          <w:rFonts w:cs="Times New Roman"/>
        </w:rPr>
        <w:t>(Avershina et al., 2020; Browne et al., 2016a; Kearney et al., 2018; Koransky et al., 1978; Onizuka et al., 2021; Tanaka et al., 2020)</w:t>
      </w:r>
      <w:r w:rsidR="00DA42F5" w:rsidRPr="00D93D74">
        <w:fldChar w:fldCharType="end"/>
      </w:r>
      <w:r w:rsidR="00DA42F5" w:rsidRPr="00D93D74">
        <w:t xml:space="preserve">. </w:t>
      </w:r>
    </w:p>
    <w:p w14:paraId="11363E20" w14:textId="6059ABC8" w:rsidR="00DA42F5" w:rsidRPr="00D93D74" w:rsidRDefault="00DA42F5" w:rsidP="00DA42F5">
      <w:r w:rsidRPr="00D93D74">
        <w:t xml:space="preserve">An advance in the </w:t>
      </w:r>
      <w:r w:rsidR="00D41590" w:rsidRPr="00D93D74">
        <w:t>cultivation</w:t>
      </w:r>
      <w:r w:rsidRPr="00D93D74">
        <w:t xml:space="preserve"> of ethanol</w:t>
      </w:r>
      <w:r w:rsidR="00D41590" w:rsidRPr="00D93D74">
        <w:t>-</w:t>
      </w:r>
      <w:r w:rsidRPr="00D93D74">
        <w:t xml:space="preserve">resistant spore-forming bacteria was achieved with addition of bile acids to boost germination in the culture process </w:t>
      </w:r>
      <w:r w:rsidRPr="00D93D74">
        <w:fldChar w:fldCharType="begin"/>
      </w:r>
      <w:r w:rsidR="000D4E60">
        <w:instrText xml:space="preserve"> ADDIN ZOTERO_ITEM CSL_CITATION {"citationID":"RjU3bDsr","properties":{"formattedCitation":"(Browne et al., 2016a; Onizuka et al., 2021; Tanaka et al., 2020)","plainCitation":"(Browne et al., 2016a; Onizuka et al., 2021; Tanaka et al., 2020)","noteIndex":0},"citationItems":[{"id":376,"uris":["http://zotero.org/users/8873894/items/YDIPWJ3L"],"itemData":{"id":376,"type":"article-journal","abstract":"A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D."}],"issued":{"date-parts":[["2016"]]}}},{"id":312,"uris":["http://zotero.org/users/8873894/items/EGKNDGK6"],"itemData":{"id":312,"type":"article-journal","abstract":"Spores of certain species belonging to Firmicutes are efﬁciently germinated by nutrient germinators, such as amino acids, in addition to bile acid. We attempted to culture difﬁcult-to-culture or yet-to-be cultured spore-forming intestinal bacteria, using a combination of bile acids and amino acids. The combination increased the number of colonies that formed on agar medium plated with ethanol-treated feces. The operational taxonomic units of these colonized bacteria were classiﬁed into two types. One type was colonized only by the bile acid (BA) mixture and the other type was colonized using amino acids, in addition to the BA mixture. The latter contained 13 species, in addition to 14 species of the former type, which mostly corresponds to anaerobic difﬁcult-to-culture Clostridiales species, including several new species candidates. The use of a combination of BAs and amino acids effectively increased the culturability of spore-forming intestinal bacteria.","container-title":"Microorganisms","DOI":"10.3390/microorganisms9081651","ISSN":"2076-2607","issue":"8","journalAbbreviation":"Microorganisms","language":"en","page":"1651","source":"DOI.org (Crossref)","title":"Cultivation of Spore-Forming Gut Microbes Using a Combination of Bile Acids and Amino Acids","volume":"9","author":[{"family":"Onizuka","given":"Sakura"},{"family":"Tanaka","given":"Masaru"},{"family":"Mishima","given":"Riko"},{"family":"Nakayama","given":"Jiro"}],"issued":{"date-parts":[["2021",8,2]]}}},{"id":386,"uris":["http://zotero.org/users/8873894/items/T9JX6STI"],"itemData":{"id":386,"type":"article-journal","abstract":"Structurally-diversified bile acids (BAs) are involved in shaping of intestinal microbiota as well as absorption of dietary lipids. Taurocholic acid, a conjugated form of BA, has been reported to be a factor triggering germination of a wide range of spore-forming bacteria in intestine. To test a hypothesis that other BAs also promote germination of intestinal bacteria, we attempted culture of bacteria from e</w:instrText>
      </w:r>
      <w:r w:rsidR="000D4E60" w:rsidRPr="00A33FB3">
        <w:rPr>
          <w:lang w:val="es-ES"/>
        </w:rPr>
        <w:instrText xml:space="preserve">thanol-treated feces by using a series of BAs. It was found that conjugated-BAs, notably three glycine-conjugated BAs, glycodeoxycholic acid and glycochenodeoxycholic acid, significantly increased the number and the species variety of colonies formed on the agar plate. These colonized bacteria mostly belonged to class Clostridia, mainly consisting of families Lachnospiraceae, Clostridiaceae, and Peptostreptococcaceae. There were several types of bacteria associated with different sensitivity to each BA. Eventually, we isolated 72 bacterial species of which 61 are known and 11 novel. These results demonstrate that the culturable range of bacteria in intestine can be widened using the germination-inducing activity of BAs. This approach would advance the research on spore-forming Clostridia that contains important but difficult-to-cultured bacteria associate with host health and diseases.","container-title":"Scientific Reports","DOI":"10.1038/s41598-020-71883-1","ISSN":"2045-2322","journalAbbreviation":"Sci Rep","page":"15041","PMID":"32929101","PMCID":"PMC7490687","source":"PubMed Central","title":"Cultural isolation of spore-forming bacteria in human feces using bile acids","volume":"10","author":[{"family":"Tanaka","given":"Masaru"},{"family":"Onizuka","given":"Sakura"},{"family":"Mishima","given":"Riko"},{"family":"Nakayama","given":"Jiro"}],"issued":{"date-parts":[["2020",9,14]]}}}],"schema":"https://github.com/citation-style-language/schema/raw/master/csl-citation.json"} </w:instrText>
      </w:r>
      <w:r w:rsidRPr="00D93D74">
        <w:fldChar w:fldCharType="separate"/>
      </w:r>
      <w:r w:rsidR="00910CB8" w:rsidRPr="00A33FB3">
        <w:rPr>
          <w:rFonts w:cs="Times New Roman"/>
          <w:lang w:val="es-ES"/>
        </w:rPr>
        <w:t>(Browne et al., 2016a; Onizuka et al., 2021; Tanaka et al., 2020)</w:t>
      </w:r>
      <w:r w:rsidRPr="00D93D74">
        <w:fldChar w:fldCharType="end"/>
      </w:r>
      <w:r w:rsidRPr="00236DBE">
        <w:rPr>
          <w:lang w:val="es-ES"/>
        </w:rPr>
        <w:t xml:space="preserve">. </w:t>
      </w:r>
      <w:r w:rsidRPr="00D93D74">
        <w:t xml:space="preserve">This procedure enabled isolation of new species from families which were previously been though as non-spore-forming such as </w:t>
      </w:r>
      <w:proofErr w:type="spellStart"/>
      <w:r w:rsidRPr="00D93D74">
        <w:rPr>
          <w:i/>
          <w:iCs/>
        </w:rPr>
        <w:t>Ruminococcus</w:t>
      </w:r>
      <w:proofErr w:type="spellEnd"/>
      <w:r w:rsidRPr="00D93D74">
        <w:rPr>
          <w:i/>
          <w:iCs/>
        </w:rPr>
        <w:t xml:space="preserve">, </w:t>
      </w:r>
      <w:proofErr w:type="spellStart"/>
      <w:r w:rsidRPr="00D93D74">
        <w:rPr>
          <w:i/>
          <w:iCs/>
        </w:rPr>
        <w:t>Blautia</w:t>
      </w:r>
      <w:proofErr w:type="spellEnd"/>
      <w:r w:rsidRPr="00D93D74">
        <w:rPr>
          <w:i/>
          <w:iCs/>
        </w:rPr>
        <w:t xml:space="preserve">, </w:t>
      </w:r>
      <w:proofErr w:type="spellStart"/>
      <w:r w:rsidRPr="00D93D74">
        <w:rPr>
          <w:i/>
          <w:iCs/>
        </w:rPr>
        <w:t>Coprococcus</w:t>
      </w:r>
      <w:proofErr w:type="spellEnd"/>
      <w:r w:rsidRPr="00D93D74">
        <w:rPr>
          <w:i/>
          <w:iCs/>
        </w:rPr>
        <w:t xml:space="preserve">, </w:t>
      </w:r>
      <w:proofErr w:type="spellStart"/>
      <w:r w:rsidRPr="00D93D74">
        <w:rPr>
          <w:i/>
          <w:iCs/>
        </w:rPr>
        <w:t>Lachnospiraceae</w:t>
      </w:r>
      <w:proofErr w:type="spellEnd"/>
      <w:r w:rsidRPr="00D93D74">
        <w:rPr>
          <w:i/>
          <w:iCs/>
        </w:rPr>
        <w:t xml:space="preserve"> </w:t>
      </w:r>
      <w:r w:rsidRPr="00D93D74">
        <w:t xml:space="preserve">and </w:t>
      </w:r>
      <w:proofErr w:type="spellStart"/>
      <w:r w:rsidRPr="00D93D74">
        <w:rPr>
          <w:i/>
          <w:iCs/>
        </w:rPr>
        <w:t>Oscillospiraceae</w:t>
      </w:r>
      <w:proofErr w:type="spellEnd"/>
      <w:r w:rsidRPr="00D93D74">
        <w:t>. These studies have vastly expanded our knowledge and shifted the view of spores from primarily soil-dwellers to prominent occupants of the human gut.</w:t>
      </w:r>
    </w:p>
    <w:p w14:paraId="7E62D292" w14:textId="0594B368" w:rsidR="00794F93" w:rsidRPr="00D93D74" w:rsidRDefault="00D41590" w:rsidP="00DA42F5">
      <w:r w:rsidRPr="00D93D74">
        <w:t>Culture</w:t>
      </w:r>
      <w:r w:rsidR="00DA42F5" w:rsidRPr="00D93D74">
        <w:t xml:space="preserve">-independent studies used either lysozyme treatment or ethanol shock to selectively remove vegetative cells and profile the whole spore-forming community. In a cohort of healthy adults, lysozyme resistant operational taxonomic units (OTUs) were more frequently shared between individuals than other non-spore-forming taxa </w:t>
      </w:r>
      <w:r w:rsidR="00DA42F5" w:rsidRPr="00D93D74">
        <w:fldChar w:fldCharType="begin"/>
      </w:r>
      <w:r w:rsidR="000D4E60">
        <w:instrText xml:space="preserve"> ADDIN ZOTERO_ITEM CSL_CITATION {"citationID":"6hk28bW0","properties":{"formattedCitation":"(Kearney et al., 2018)","plainCitation":"(Kearney et al., 2018)","noteIndex":0},"citationItems":[{"id":381,"uris":["http://zotero.org/users/8873894/items/3G69ZQ2W"],"itemData":{"id":381,"type":"article-journal","abstract":"Endospore-formers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sidR="00DA42F5" w:rsidRPr="00D93D74">
        <w:fldChar w:fldCharType="separate"/>
      </w:r>
      <w:r w:rsidR="00910CB8" w:rsidRPr="00910CB8">
        <w:rPr>
          <w:rFonts w:cs="Times New Roman"/>
        </w:rPr>
        <w:t>(Kearney et al., 2018)</w:t>
      </w:r>
      <w:r w:rsidR="00DA42F5" w:rsidRPr="00D93D74">
        <w:fldChar w:fldCharType="end"/>
      </w:r>
      <w:r w:rsidR="00DA42F5" w:rsidRPr="00D93D74">
        <w:t xml:space="preserve">. While a comparison of infant-mother pairs showed that the majority of OTUs determined as spore-forming are acquired from environment rather than mother-to-child transmission </w:t>
      </w:r>
      <w:r w:rsidR="00DA42F5" w:rsidRPr="00D93D74">
        <w:fldChar w:fldCharType="begin"/>
      </w:r>
      <w:r w:rsidR="000D4E60">
        <w:instrText xml:space="preserve"> ADDIN ZOTERO_ITEM CSL_CITATION {"citationID":"CX2aF87G","properties":{"formattedCitation":"(Avershina et al., 2020)","plainCitation":"(Avershina et al., 2020)","noteIndex":0},"citationItems":[{"id":340,"uris":["http://zotero.org/users/8873894/items/UNE5VPVB"],"itemData":{"id":340,"type":"article-journal","abstract":"Abstract\n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schema":"https://github.com/citation-style-language/schema/raw/master/csl-citation.json"} </w:instrText>
      </w:r>
      <w:r w:rsidR="00DA42F5" w:rsidRPr="00D93D74">
        <w:fldChar w:fldCharType="separate"/>
      </w:r>
      <w:r w:rsidR="00910CB8" w:rsidRPr="00910CB8">
        <w:rPr>
          <w:rFonts w:cs="Times New Roman"/>
        </w:rPr>
        <w:t>(Avershina et al., 2020)</w:t>
      </w:r>
      <w:r w:rsidR="00DA42F5" w:rsidRPr="00D93D74">
        <w:fldChar w:fldCharType="end"/>
      </w:r>
      <w:r w:rsidR="00DA42F5" w:rsidRPr="00D93D74">
        <w:t xml:space="preserve">. </w:t>
      </w:r>
    </w:p>
    <w:p w14:paraId="06BEF504" w14:textId="382BAB8B" w:rsidR="00794F93" w:rsidRPr="00D93D74" w:rsidRDefault="00DA42F5" w:rsidP="00DA42F5">
      <w:r w:rsidRPr="00D93D74">
        <w:lastRenderedPageBreak/>
        <w:t xml:space="preserve">Transmission ability of spore-forming bacteria was further confirmed by comparison of metagenomic-assembled genomes from multiple human gut studies, where species with sporulation genes showed greater prevalence across the population but decreased in relative abundance within an individual </w:t>
      </w:r>
      <w:r w:rsidRPr="00D93D74">
        <w:fldChar w:fldCharType="begin"/>
      </w:r>
      <w:r w:rsidR="000D4E60">
        <w:instrText xml:space="preserve"> ADDIN ZOTERO_ITEM CSL_CITATION {"citationID":"ae5A75Lz","properties":{"formattedCitation":"(Browne et al., 2021)","plainCitation":"(Browne et al., 2021)","noteIndex":0},"citationItems":[{"id":380,"uris":["http://zotero.org/users/8873894/items/N88GZHKF"],"itemData":{"id":380,"type":"article-journal","abstract":"Background: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Pr="00D93D74">
        <w:fldChar w:fldCharType="separate"/>
      </w:r>
      <w:r w:rsidR="00910CB8" w:rsidRPr="00910CB8">
        <w:rPr>
          <w:rFonts w:cs="Times New Roman"/>
        </w:rPr>
        <w:t>(Browne et al., 2021)</w:t>
      </w:r>
      <w:r w:rsidRPr="00D93D74">
        <w:fldChar w:fldCharType="end"/>
      </w:r>
      <w:r w:rsidRPr="00D93D74">
        <w:t xml:space="preserve">. </w:t>
      </w:r>
    </w:p>
    <w:p w14:paraId="68FA17D5" w14:textId="0D7B7FF0" w:rsidR="00DA42F5" w:rsidRPr="00D93D74" w:rsidRDefault="00DA42F5" w:rsidP="00DA42F5">
      <w:r w:rsidRPr="00D93D74">
        <w:t xml:space="preserve">The only longitudinal study on sporobiota to date, shows evidence from a 24-day time series of 16S rRNA amplicon sequences from a single individual, which showed  stronger correlation between OTUs in the lysozyme resistant fraction compared to other gut taxa </w:t>
      </w:r>
      <w:r w:rsidRPr="00D93D74">
        <w:fldChar w:fldCharType="begin"/>
      </w:r>
      <w:r w:rsidR="000D4E60">
        <w:instrText xml:space="preserve"> ADDIN ZOTERO_ITEM CSL_CITATION {"citationID":"XiX6P6Q3","properties":{"formattedCitation":"(Kearney et al., 2018)","plainCitation":"(Kearney et al., 2018)","noteIndex":0},"citationItems":[{"id":381,"uris":["http://zotero.org/users/8873894/items/3G69ZQ2W"],"itemData":{"id":381,"type":"article-journal","abstract":"Endospore-formers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sidRPr="00D93D74">
        <w:fldChar w:fldCharType="separate"/>
      </w:r>
      <w:r w:rsidR="00910CB8" w:rsidRPr="00910CB8">
        <w:rPr>
          <w:rFonts w:cs="Times New Roman"/>
        </w:rPr>
        <w:t>(Kearney et al., 2018)</w:t>
      </w:r>
      <w:r w:rsidRPr="00D93D74">
        <w:fldChar w:fldCharType="end"/>
      </w:r>
      <w:r w:rsidRPr="00D93D74">
        <w:t xml:space="preserve">. These patterns support the “seed bank” hypothesis stating that spore-forming bacteria establish a persistent community of dormant cells in the human gut </w:t>
      </w:r>
      <w:r w:rsidRPr="00D93D74">
        <w:fldChar w:fldCharType="begin"/>
      </w:r>
      <w:r w:rsidR="000D4E60">
        <w:instrText xml:space="preserve"> ADDIN ZOTERO_ITEM CSL_CITATION {"citationID":"KT4TjCTH","properties":{"formattedCitation":"(Lennon and Jones, 2011)","plainCitation":"(Lennon and Jones, 2011)","noteIndex":0},"citationItems":[{"id":2880,"uris":["http://zotero.org/users/8873894/items/NNH74YH5"],"itemData":{"id":2880,"type":"article-journal","abstract":"Dormancy is a bet-hedging strategy used by a wide range of taxa, including microorganisms. It refers to an organism's ability to enter a reversible state of low metabolic activity when faced with unfavourable environmental conditions.Dormant microorganisms generate a seed bank, which consists of individuals that are capable of being resuscitated following environmental change. Seed banks can prolong the persistence of genotypes and populations, and also have important consequences for community- and ecosystem-level processes.A review of the literature demonstrates that dormancy is common and phylogenetically widespread. However, microorganisms have evolved diverse genetic and cellular mechanisms for entering and exiting dormancy.Dormancy may help explain various ecological and evolutionary phenomena in microbial systems, including: patterns of biogeography; outbreaks, blooms and successional dynamics; the maintenance of rare taxa; the inability of microbiologists to culture most microorganisms; and the inherent stability of ecosystem services.","container-title":"Nature Reviews Microbiology","DOI":"10.1038/nrmicro2504","ISSN":"1740-1534","issue":"2","journalAbbreviation":"Nat Rev Microbiol","language":"en","license":"2011 Springer Nature Limited","page":"119-130","publisher":"Nature Publishing Group","source":"www.nature.com","title":"Microbial seed banks: the ecological and evolutionary implications of dormancy","title-short":"Microbial seed banks","volume":"9","author":[{"family":"Lennon","given":"Jay T."},{"family":"Jones","given":"Stuart E."}],"issued":{"date-parts":[["2011",2]]}}}],"schema":"https://github.com/citation-style-language/schema/raw/master/csl-citation.json"} </w:instrText>
      </w:r>
      <w:r w:rsidRPr="00D93D74">
        <w:fldChar w:fldCharType="separate"/>
      </w:r>
      <w:r w:rsidR="00910CB8" w:rsidRPr="00910CB8">
        <w:rPr>
          <w:rFonts w:cs="Times New Roman"/>
        </w:rPr>
        <w:t>(Lennon and Jones, 2011)</w:t>
      </w:r>
      <w:r w:rsidRPr="00D93D74">
        <w:fldChar w:fldCharType="end"/>
      </w:r>
      <w:r w:rsidRPr="00D93D74">
        <w:t xml:space="preserve">. </w:t>
      </w:r>
    </w:p>
    <w:p w14:paraId="5D7127C9" w14:textId="77777777" w:rsidR="00DA42F5" w:rsidRPr="00D93D74" w:rsidRDefault="00DA42F5" w:rsidP="00DA42F5"/>
    <w:p w14:paraId="591028F4" w14:textId="77777777" w:rsidR="00DA42F5" w:rsidRPr="00D93D74" w:rsidRDefault="00DA42F5">
      <w:pPr>
        <w:pStyle w:val="Heading2"/>
        <w:numPr>
          <w:ilvl w:val="1"/>
          <w:numId w:val="3"/>
        </w:numPr>
      </w:pPr>
      <w:bookmarkStart w:id="126" w:name="_Toc219124859"/>
      <w:bookmarkStart w:id="127" w:name="_Toc220932829"/>
      <w:bookmarkStart w:id="128" w:name="_Toc229225094"/>
      <w:r w:rsidRPr="00D93D74">
        <w:t>CULTIVATION OF BACTERIA FROM THE HUMAN GUT</w:t>
      </w:r>
      <w:bookmarkEnd w:id="126"/>
      <w:bookmarkEnd w:id="127"/>
      <w:bookmarkEnd w:id="128"/>
      <w:r w:rsidRPr="00D93D74">
        <w:t xml:space="preserve"> </w:t>
      </w:r>
    </w:p>
    <w:p w14:paraId="0D53FDD8" w14:textId="6DB65E3B" w:rsidR="00794F93" w:rsidRPr="00D93D74" w:rsidRDefault="00DA42F5" w:rsidP="00DA42F5">
      <w:r w:rsidRPr="00D93D74">
        <w:t xml:space="preserve">Cultivating bacteria from the human gut microbiome is challenging, as many </w:t>
      </w:r>
      <w:r w:rsidR="008E4A99" w:rsidRPr="00D93D74">
        <w:t>have</w:t>
      </w:r>
      <w:r w:rsidRPr="00D93D74">
        <w:t xml:space="preserve"> stringent growth requirements, including extreme oxygen sensitivity, dependence on complex substrates (often produced by the host or other community members), narrow pH and redox </w:t>
      </w:r>
      <w:r w:rsidR="008E4A99" w:rsidRPr="00D93D74">
        <w:t>ranges</w:t>
      </w:r>
      <w:r w:rsidRPr="00D93D74">
        <w:t xml:space="preserve">, and unidentified cofactors or growth factors </w:t>
      </w:r>
      <w:r w:rsidRPr="00D93D74">
        <w:fldChar w:fldCharType="begin"/>
      </w:r>
      <w:r w:rsidR="000D4E60">
        <w:instrText xml:space="preserve"> ADDIN ZOTERO_ITEM CSL_CITATION {"citationID":"8GD7KM63","properties":{"formattedCitation":"(Tidjani Alou et al., 2020)","plainCitation":"(Tidjani Alou et al., 2020)","noteIndex":0},"citationItems":[{"id":3481,"uris":["http://zotero.org/users/8873894/items/7MT4WBB4"],"itemData":{"id":3481,"type":"article-journal","abstract":"SUMMARYThe last 5 years have seen a turning point in the study of the gut microbiota with a rebirth of culture-dependent approaches to study the gut microbiota. High-throughput methods have been developed to study bacterial diversity with culture conditions aimed at mimicking the gut environment by using rich media such as YCFA (yeast extract, casein hydrolysate, fatty acids) and Gifu anaerobic medium in an anaerobic workstation, as well as media enriched with rumen and blood and coculture, to mimic the symbiosis of the gut microbiota. Other culture conditions target phenotypic and metabolic features of bacterial species to facilitate their isolation. Preexisting technologies such as next-generation sequencing and flow cytometry have also been utilized to develop innovative methods to isolate previously uncultured bacteria or explore viability in samples of interest. These techniques have been applied to isolate CPR (Candidate Phyla Radiation) among other, more classic approaches. Methanogenic archaeal and fungal cultures present different challenges than bacterial cultures. Efforts to improve the available systems to grow archaea have been successful through coculture systems. For fungi that are more easily isolated from the human microbiota, the challenge resides in the identification of the isolates, which has been approached by applying matrix-assisted laser desorption ionization–time of flight mass spectrometry technology to fungi. Bacteriotherapy represents a nonnegligible avenue in the future of medicine to correct dysbiosis and improve health or response to therapy. Although great strides have been achieved in the last 5 years, efforts in bacterial culture need to be sustained to continue deciphering the dark matter of metagenomics, particularly CPR, and extend these methods to archaea and fungi.","container-title":"Clinical Microbiology Reviews","DOI":"10.1128/cmr.00129-19","issue":"1","page":"10.1128/cmr.00129-19","publisher":"American Society for Microbiology","source":"journals.asm.org (Atypon)","title":"State of the Art in the Culture of the Human Microbiota: New Interests and Strategies","title-short":"State of the Art in the Culture of the Human Microbiota","volume":"34","author":[{"family":"Tidjani Alou","given":"Maryam"},{"family":"Naud","given":"Sabrina"},{"family":"Khelaifia","given":"Saber"},{"family":"Bonnet","given":"Marion"},{"family":"Lagier","given":"Jean-Christophe"},{"family":"Raoult","given":"Didier"}],"issued":{"date-parts":[["2020",10,28]]}}}],"schema":"https://github.com/citation-style-language/schema/raw/master/csl-citation.json"} </w:instrText>
      </w:r>
      <w:r w:rsidRPr="00D93D74">
        <w:fldChar w:fldCharType="separate"/>
      </w:r>
      <w:r w:rsidR="00910CB8" w:rsidRPr="00910CB8">
        <w:rPr>
          <w:rFonts w:cs="Times New Roman"/>
        </w:rPr>
        <w:t>(Tidjani Alou et al., 2020)</w:t>
      </w:r>
      <w:r w:rsidRPr="00D93D74">
        <w:fldChar w:fldCharType="end"/>
      </w:r>
      <w:r w:rsidRPr="00D93D74">
        <w:t xml:space="preserve">. </w:t>
      </w:r>
      <w:r w:rsidR="008E4A99" w:rsidRPr="00D93D74">
        <w:t>T</w:t>
      </w:r>
      <w:r w:rsidRPr="00D93D74">
        <w:t xml:space="preserve">hese </w:t>
      </w:r>
      <w:r w:rsidR="008E4A99" w:rsidRPr="00D93D74">
        <w:t>challenges are compounded by the fact that</w:t>
      </w:r>
      <w:r w:rsidRPr="00D93D74">
        <w:t xml:space="preserve"> slow-growing specialists are </w:t>
      </w:r>
      <w:r w:rsidR="008E4A99" w:rsidRPr="00D93D74">
        <w:t>often</w:t>
      </w:r>
      <w:r w:rsidRPr="00D93D74">
        <w:t xml:space="preserve"> outcompeted by fast-growing generalists under standard laboratory conditions </w:t>
      </w:r>
      <w:r w:rsidR="008E4A99" w:rsidRPr="00D93D74">
        <w:fldChar w:fldCharType="begin"/>
      </w:r>
      <w:r w:rsidR="000D4E60">
        <w:instrText xml:space="preserve"> ADDIN ZOTERO_ITEM CSL_CITATION {"citationID":"KBDJESVl","properties":{"formattedCitation":"(Lagier et al., 2018)","plainCitation":"(Lagier et al., 2018)","noteIndex":0},"citationItems":[{"id":329,"uris":["http://zotero.org/users/8873894/items/ADFRVAB3"],"itemData":{"id":329,"type":"article-journal","abstract":"The gut microbiota has an important role in the maintenance of human health and in disease pathogenesis. This importance was realized through the advent of omics technologies and their application to improve our knowledge of the gut microbial ecosystem. In particular, the use of metagenomics has revealed the diversity of the gut microbiota, but it has also highlighted that the majority of bacteria in the gut remain uncultured. Culturomics was developed to culture and identify unknown bacteria that inhabit the human gut as a part of the rebirth of culture techniques in microbiology. Consisting of multiple culture conditions combined with the rapid identification of bacteria, the culturomic approach has enabled the culture of hundreds of new microorganisms that are associated with humans, providing exciting new perspectives on host–bacteria relationships. In this Review , we discuss why and how culturomics was developed. We describe how culturomics has extended our understanding of bacterial diversity and then explore how culturomics can be applied to the study of the human microbiota and the potential implications for human health.","container-title":"Nature Reviews Microbiology","DOI":"10.1038/s41579-018-0041-0","ISSN":"1740-1526, 1740-1534","issue":"9","journalAbbreviation":"Nat Rev Microbiol","language":"en","page":"540-550","source":"DOI.org (Crossref)","title":"Culturing the human microbiota and culturomics","volume":"16","author":[{"family":"Lagier","given":"Jean-Christophe"},{"family":"Dubourg","given":"Grégory"},{"family":"Million","given":"Matthieu"},{"family":"Cadoret","given":"Frédéric"},{"family":"Bilen","given":"Melhem"},{"family":"Fenollar","given":"Florence"},{"family":"Levasseur","given":"Anthony"},{"family":"Rolain","given":"Jean-Marc"},{"family":"Fournier","given":"Pierre-Edouard"},{"family":"Raoult","given":"Didier"}],"issued":{"date-parts":[["2018",9]]}}}],"schema":"https://github.com/citation-style-language/schema/raw/master/csl-citation.json"} </w:instrText>
      </w:r>
      <w:r w:rsidR="008E4A99" w:rsidRPr="00D93D74">
        <w:fldChar w:fldCharType="separate"/>
      </w:r>
      <w:r w:rsidR="00910CB8" w:rsidRPr="00910CB8">
        <w:rPr>
          <w:rFonts w:cs="Times New Roman"/>
        </w:rPr>
        <w:t>(Lagier et al., 2018)</w:t>
      </w:r>
      <w:r w:rsidR="008E4A99" w:rsidRPr="00D93D74">
        <w:fldChar w:fldCharType="end"/>
      </w:r>
      <w:r w:rsidRPr="00D93D74">
        <w:t xml:space="preserve">. </w:t>
      </w:r>
    </w:p>
    <w:p w14:paraId="3CDCD359" w14:textId="5FEB1A68" w:rsidR="00794F93" w:rsidRPr="00D93D74" w:rsidRDefault="00DA42F5" w:rsidP="00DA42F5">
      <w:r w:rsidRPr="00D93D74">
        <w:t xml:space="preserve">Historically, culture-independent methods </w:t>
      </w:r>
      <w:r w:rsidR="008E4A99" w:rsidRPr="00D93D74">
        <w:t>such as</w:t>
      </w:r>
      <w:r w:rsidRPr="00D93D74">
        <w:t xml:space="preserve"> 16S rRNA amplicon</w:t>
      </w:r>
      <w:r w:rsidR="008E4A99" w:rsidRPr="00D93D74">
        <w:t xml:space="preserve"> sequencing</w:t>
      </w:r>
      <w:r w:rsidRPr="00D93D74">
        <w:t xml:space="preserve"> and shotgun metagenomics have dominated microbiome research, </w:t>
      </w:r>
      <w:r w:rsidR="008E4A99" w:rsidRPr="00D93D74">
        <w:t>with estimates suggesting that</w:t>
      </w:r>
      <w:r w:rsidRPr="00D93D74">
        <w:t xml:space="preserve"> over 70% of predicted species </w:t>
      </w:r>
      <w:r w:rsidR="008E4A99" w:rsidRPr="00D93D74">
        <w:t>lack</w:t>
      </w:r>
      <w:r w:rsidRPr="00D93D74">
        <w:t xml:space="preserve"> cultured representatives </w:t>
      </w:r>
      <w:r w:rsidR="00794F93" w:rsidRPr="00D93D74">
        <w:fldChar w:fldCharType="begin"/>
      </w:r>
      <w:r w:rsidR="000D4E60">
        <w:instrText xml:space="preserve"> ADDIN ZOTERO_ITEM CSL_CITATION {"citationID":"kepvaMEc","properties":{"formattedCitation":"(Browne et al., 2016a)","plainCitation":"(Browne et al., 2016a)","noteIndex":0},"citationItems":[{"id":376,"uris":["http://zotero.org/users/8873894/items/YDIPWJ3L"],"itemData":{"id":376,"type":"article-journal","abstract":"A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D."}],"issued":{"date-parts":[["2016"]]}}}],"schema":"https://github.com/citation-style-language/schema/raw/master/csl-citation.json"} </w:instrText>
      </w:r>
      <w:r w:rsidR="00794F93" w:rsidRPr="00D93D74">
        <w:fldChar w:fldCharType="separate"/>
      </w:r>
      <w:r w:rsidR="00910CB8" w:rsidRPr="00910CB8">
        <w:rPr>
          <w:rFonts w:cs="Times New Roman"/>
        </w:rPr>
        <w:t>(Browne et al., 2016a)</w:t>
      </w:r>
      <w:r w:rsidR="00794F93" w:rsidRPr="00D93D74">
        <w:fldChar w:fldCharType="end"/>
      </w:r>
      <w:r w:rsidRPr="00D93D74">
        <w:t xml:space="preserve">. However, cultivation </w:t>
      </w:r>
      <w:r w:rsidR="008E4A99" w:rsidRPr="00D93D74">
        <w:t>remains critically</w:t>
      </w:r>
      <w:r w:rsidRPr="00D93D74">
        <w:t xml:space="preserve"> importan</w:t>
      </w:r>
      <w:r w:rsidR="008E4A99" w:rsidRPr="00D93D74">
        <w:t>t</w:t>
      </w:r>
      <w:r w:rsidRPr="00D93D74">
        <w:t xml:space="preserve"> for functional validation, as metagenomic inferences alone cannot reliably predict phenotypes such as growth characteristics, metabolic outputs, antibiotic resistance, host interactions, or syntrophic behaviours </w:t>
      </w:r>
      <w:r w:rsidRPr="00D93D74">
        <w:fldChar w:fldCharType="begin"/>
      </w:r>
      <w:r w:rsidR="000D4E60">
        <w:instrText xml:space="preserve"> ADDIN ZOTERO_ITEM CSL_CITATION {"citationID":"nqGDQrJz","properties":{"formattedCitation":"(Abellan-Schneyder et al., 2021; Lagier et al., 2018)","plainCitation":"(Abellan-Schneyder et al., 2021; Lagier et al., 2018)","noteIndex":0},"citationItems":[{"id":2150,"uris":["http://zotero.org/users/8873894/items/ESNV4FEY"],"itemData":{"id":2150,"type":"article-journal","abstract":"In 16S rRNA gene sequencing, certain bacterial genera were found to be underrepresented or even missing in taxonomic profiles when using unsuitable primer combinations, outdated reference databases, or inadequate pipeline settings. Concerning the last, quality thresholds as well as bioinformatic settings (i.e., clustering approach, analysis pipeline, and specific adjustments such as truncation) are responsible for a number of observed differences between studies.\n          , \n            ABSTRACT\n            \n              Short-amplicon 16S rRNA gene sequencing is currently the method of choice for studies investigating microbiomes. However, comparative studies on differences in procedures are scarce. We sequenced human stool samples and mock communities with increasing complexity using a variety of commonly used protocols. Short amplicons targeting different variable regions (V-regions) or ranges thereof  (V1-V2, V1-V3, V3-V4, V4, V4-V5, V6-V8, and V7-V9) were investigated for differences in the composition outcome due to primer choices. Next, the influence of clustering (operational taxonomic units [OTUs], zero-radius OTUs [zOTUs], and amplicon sequence variants [ASVs]), different databases (GreenGenes, the Ribosomal Database Project, Silva, the genomic-based 16S rRNA Database, and The All-Species Living Tree), and bioinformatic settings on taxonomic assignment were also investigated. We present a systematic comparison across all typically used V-regions using well-established primers. While it is known that the primer choice has a significant influence on the resulting microbial composition, we show that microbial profiles generated using different primer pairs need independent validation of performance. Further, comparing data sets across V-regions using different databases might be misleading due to differences in nomenclature (e.g.,\n              Enterorhabdus\n              versus\n              Adlercreutzia\n              ) and varying precisions in classification down to genus level. Overall, specific but important taxa are not picked up by certain primer pairs (e.g.,\n              Bacteroidetes\n              is missed using primers 515F-944R) or due to the database used (e.g.,\n              Acetatifactor\n              in GreenGenes and the genomic-based 16S rRNA Database). We found that appropriate truncation of amplicons is essential and different truncated-length combinations should be tested for each study. Finally, specific mock communities of sufficient and adequate complexity are highly recommended.\n            \n            \n              IMPORTANCE\n              In 16S rRNA gene sequencing, certain bacterial genera were found to be underrepresented or even missing in taxonomic profiles when using unsuitable primer combinations, outdated reference databases, or inadequate pipeline settings. Concerning the last, quality thresholds as well as bioinformatic settings (i.e., clustering approach, analysis pipeline, and specific adjustments such as truncation) are responsible for a number of observed differences between studies. Conclusions drawn by comparing one data set to another (e.g., between publications) appear to be problematic and require independent cross-validation using matching V-regions and uniform data processing. Therefore, we highlight the importance of a thought-out study design including sufficiently complex mock standards and appropriate V-region choice for the sample of interest. The use of processing pipelines and parameters must be tested beforehand.","container-title":"mSphere","DOI":"10.1128/mSphere.01202-20","ISSN":"2379-5042","issue":"1","journalAbbreviation":"mSphere","language":"en","page":"e01202-20","source":"DOI.org (Crossref)","title":"Primer, Pipelines, Parameters: Issues in 16S rRNA Gene Sequencing","title-short":"Primer, Pipelines, Parameters","volume":"6","author":[{"family":"Abellan-Schneyder","given":"Isabel"},{"family":"Matchado","given":"Monica S."},{"family":"Reitmeier","given":"Sandra"},{"family":"Sommer","given":"Alina"},{"family":"Sewald","given":"Zeno"},{"family":"Baumbach","given":"Jan"},{"family":"List","given":"Markus"},{"family":"Neuhaus","given":"Klaus"}],"editor":[{"family":"Tringe","given":"Susannah Green"}],"issued":{"date-parts":[["2021",2,24]]}}},{"id":329,"uris":["http://zotero.org/users/8873894/items/ADFRVAB3"],"itemData":{"id":329,"type":"article-journal","abstract":"The gut microbiota has an important role in the maintenance of human health and in disease pathogenesis. This importance was realized through the advent of omics technologies and their application to improve our knowledge of the gut microbial ecosystem. In particular, the use of metagenomics has revealed the diversity of the gut microbiota, but it has also highlighted that the majority of bacteria in the gut remain uncultured. Culturomics was developed to culture and identify unknown bacteria that inhabit the human gut as a part of the rebirth of culture techniques in microbiology. Consisting of multiple culture conditions combined with the rapid identification of bacteria, the culturomic approach has enabled the culture of hundreds of new microorganisms that are associated with humans, providing exciting new perspectives on host–bacteria relationships. In this Review , we discuss why and how culturomics was developed. We describe how culturomics has extended our understanding of bacterial diversity and then explore how culturomics can be applied to the study of the human microbiota and the potential implications for human health.","container-title":"Nature Reviews Microbiology","DOI":"10.1038/s41579-018-0041-0","ISSN":"1740-1526, 1740-1534","issue":"9","journalAbbreviation":"Nat Rev Microbiol","language":"en","page":"540-550","source":"DOI.org (Crossref)","title":"Culturing the human microbiota and culturomics","volume":"16","author":[{"family":"Lagier","given":"Jean-Christophe"},{"family":"Dubourg","given":"Grégory"},{"family":"Million","given":"Matthieu"},{"family":"Cadoret","given":"Frédéric"},{"family":"Bilen","given":"Melhem"},{"family":"Fenollar","given":"Florence"},{"family":"Levasseur","given":"Anthony"},{"family":"Rolain","given":"Jean-Marc"},{"family":"Fournier","given":"Pierre-Edouard"},{"family":"Raoult","given":"Didier"}],"issued":{"date-parts":[["2018",9]]}}}],"schema":"https://github.com/citation-style-language/schema/raw/master/csl-citation.json"} </w:instrText>
      </w:r>
      <w:r w:rsidRPr="00D93D74">
        <w:fldChar w:fldCharType="separate"/>
      </w:r>
      <w:r w:rsidR="00910CB8" w:rsidRPr="00910CB8">
        <w:rPr>
          <w:rFonts w:cs="Times New Roman"/>
        </w:rPr>
        <w:t>(Abellan-Schneyder et al., 2021; Lagier et al., 2018)</w:t>
      </w:r>
      <w:r w:rsidRPr="00D93D74">
        <w:fldChar w:fldCharType="end"/>
      </w:r>
      <w:r w:rsidRPr="00D93D74">
        <w:t xml:space="preserve">. </w:t>
      </w:r>
    </w:p>
    <w:p w14:paraId="5BFFF7CC" w14:textId="67BFD6C0" w:rsidR="00DA42F5" w:rsidRPr="00A33FB3" w:rsidRDefault="00DA42F5" w:rsidP="00DA42F5">
      <w:r w:rsidRPr="00D93D74">
        <w:t xml:space="preserve">Shotgun metagenomics excels at species-level </w:t>
      </w:r>
      <w:r w:rsidR="00794F93" w:rsidRPr="00D93D74">
        <w:t>profiling but</w:t>
      </w:r>
      <w:r w:rsidRPr="00D93D74">
        <w:t xml:space="preserve"> struggles with strain resolution</w:t>
      </w:r>
      <w:r w:rsidR="00794F93" w:rsidRPr="00D93D74">
        <w:t>,</w:t>
      </w:r>
      <w:r w:rsidRPr="00D93D74">
        <w:t xml:space="preserve"> particularly for low-abundance taxa. It requires high coverage (&gt; </w:t>
      </w:r>
      <w:proofErr w:type="spellStart"/>
      <w:r w:rsidRPr="00D93D74">
        <w:t>20x</w:t>
      </w:r>
      <w:proofErr w:type="spellEnd"/>
      <w:r w:rsidRPr="00D93D74">
        <w:t>) and dominant strains to reconstruct metagenome-assembled genomes (</w:t>
      </w:r>
      <w:proofErr w:type="spellStart"/>
      <w:r w:rsidRPr="00D93D74">
        <w:t>MAGs</w:t>
      </w:r>
      <w:proofErr w:type="spellEnd"/>
      <w:r w:rsidRPr="00D93D74">
        <w:t xml:space="preserve">), yet non-dominant subpopulations often evade detection due to allelic variation or chimeric assemblies </w:t>
      </w:r>
      <w:r w:rsidRPr="00D93D74">
        <w:fldChar w:fldCharType="begin"/>
      </w:r>
      <w:r w:rsidR="000D4E60">
        <w:instrText xml:space="preserve"> ADDIN ZOTERO_ITEM CSL_CITATION {"citationID":"qiqmoBTZ","properties":{"formattedCitation":"(Garud and Pollard, 2020; Garud et al., 2019; Nayfach et al., 2016; Poyet et al., 2019; Valles-Colomer et al., 2023)","plainCitation":"(Garud and Pollard, 2020; Garud et al., 2019; Nayfach et al., 2016; Poyet et al., 2019; Valles-Colomer et al., 2023)","noteIndex":0},"citationItems":[{"id":1101,"uris":["http://zotero.org/users/8873894/items/NZ4G596M"],"itemData":{"id":1101,"type":"article-journal","abstract":"Gut microbiota are shaped by a combination of ecological and evolutionary forces. While the ecological dynamics have been extensively studied, much less is known about how species of gut bacteria evolve over time. Here, we introduce a model-based framework for quantifying evolutionary dynamics within and across hosts using a panel of metagenomic samples. We use this approach to study evolution in approximately 40 prevalent species in the human gut. Although the patterns of between-host diversity are consistent with quasi-sexual evolution and purifying selection on long timescales, we identify new genealogical signatures that challenge standard population genetic models of these processes. Within hosts, we find that genetic differences that accumulate over 6-month timescales are only rarely attributable to replacement by distantly related strains. Instead, the resident strains more commonly acquire a smaller number of putative evolutionary changes, in which nucleotide variants or gene gains or losses rapidly sweep to high frequency. By comparing these mutations with the typical between-host differences, we find evidence that some sweeps may be seeded by recombination, in addition to new mutations. However, comparisons of adult twins suggest that replacement eventually overwhelms evolution over multi-decade timescales, hinting at fundamental limits to the extent of local adaptation. Together, our results suggest that gut bacteria can evolve on human-relevant timescales, and they highlight the connections between these short-term evolutionary dynamics and longer-term evolution across hosts.","container-title":"PLOS Biology","DOI":"10.1371/journal.pbio.3000102","ISSN":"1545-7885","issue":"1","journalAbbreviation":"PLOS Biology","language":"en","page":"e3000102","publisher":"Public Library of Science","source":"PLoS Journals","title":"Evolutionary dynamics of bacteria in the gut microbiome within and across hosts","volume":"17","author":[{"family":"Garud","given":"Nandita R."},{"family":"Good","given":"Benjamin H."},{"family":"Hallatschek","given":"Oskar"},{"family":"Pollard","given":"Katherine S."}],"issued":{"date-parts":[["2019",1,23]]}}},{"id":3183,"uris":["http://zotero.org/users/8873894/items/8HJ4HKTS"],"itemData":{"id":3183,"type":"article-journal","container-title":"Trends in Genetics","DOI":"10.1016/j.tig.2019.10.010","ISSN":"0168-9525","issue":"1","journalAbbreviation":"Trends in Genetics","language":"English","page":"53-67","PMID":"31780057","publisher":"Elsevier","source":"www.cell.com","title":"Population Genetics in the Human Microbiome","volume":"36","author":[{"family":"Garud","given":"Nandita R."},{"family":"Pollard","given":"Katherine S."}],"issued":{"date-parts":[["2020",1,1]]}}},{"id":372,"uris":["http://zotero.org/users/8873894/items/C8X2T89J"],"itemData":{"id":372,"type":"article-journal","abstract":"We present the Metagenomic Intra-species Diversity Analysis System (MIDAS), which is an integrated computational pipeline for quantifying bacterial species abundance and strain-level genomic variation, including gene content and single-nucleotide polymorphisms (SNPs), from shotgun metagenomes. Our method leverages a database of more than 30,000 bacterial reference genomes that we clustered into species groups. These cover the majority of abundant species in the human microbiome but only a small proportion of microbes in other environments, including soil and seawater. We applied MIDAS to stool metagenomes from 98 Swedish mothers and their infants over one year and used rare SNPs to track strains between hosts. Using this approach, we found that although species compositions of mothers and infants converged over time, strain-level similarity diverged. Specifically, early colonizing bacteria were often transmitted from an infant’s mother, while late colonizing bacteria were often transmitted from other sources in the environment and were enriched for spore-formation genes. We also applied MIDAS to 198 globally distributed marine metagenomes and used gene content to show that many prevalent bacterial species have population structure that correlates with geographic location. Strain-level genetic variants present in metagenomes clearly reveal extensive structure and dynamics that are obscured when data are analyzed at a coarser taxonomic resolution.","container-title":"Genome Research","DOI":"10.1101/gr.201863.115","ISSN":"1088-9051","issue":"11","journalAbbreviation":"Genome Res","page":"1612-1625","PMID":"27803195","PMCID":"PMC5088602","source":"PubMed Central","title":"An integrated metagenomics pipeline for strain profiling reveals novel patterns of bacterial transmission and biogeography","volume":"26","author":[{"family":"Nayfach","given":"Stephen"},{"family":"Rodriguez-Mueller","given":"Beltran"},{"family":"Garud","given":"Nandita"},{"family":"Pollard","given":"Katherine S."}],"issued":{"date-parts":[["2016",11]]}}},{"id":175,"uris":["http://zotero.org/users/8873894/items/D73U5VSG"],"itemData":{"id":175,"type":"article-journal","abstract":"Our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J."}],"issued":{"date-parts":[["2019",9]]}}},{"id":2030,"uris":["http://zotero.org/users/8873894/items/8PIGTYZD"],"itemData":{"id":2030,"type":"article-journal","abstract":"The human microbiome is an integral component of the human body and a co-determinant of several health conditions1,2. However, the extent to which interpersonal relations shape the individual genetic makeup of the microbiome and its transmission within and across populations remains largely unknown3,4. Here, capitalizing on more than 9,700 human metagenomes and computational strain-level profiling, we detected extensive bacterial strain sharing across individuals (more than 10 million instances) with distinct mother-to-infant, intra-household and intra-population transmission patterns. Mother-to-infant gut microbiome transmission was considerable and stable during infancy (around 50% of the same strains among shared species (strain-sharing rate)) and remained detectable at older ages. By contrast, the transmission of the oral microbiome occurred largely horizontally and was enhanced by the duration of cohabitation. There was substantial strain sharing among cohabiting individuals, with 12% and 32% median strain-sharing rates for the gut and oral microbiomes, and time since cohabitation affected strain sharing more than age or genetics did. Bacterial strain sharing additionally recapitulated host population structures better than species-level profiles did. Finally, distinct taxa appeared as efficient spreaders across transmission modes and were associated with different predicted bacterial phenotypes linked with out-of-host survival capabilities. The extent of microorganism transmission that we describe underscores its relevance in human microbiome studies5, especially those on non-infectious, microbiome-associated diseases.","container-title":"Nature","DOI":"10.1038/s41586-022-05620-1","ISSN":"1476-4687","issue":"7946","language":"en","license":"2023 The Author(s)","note":"number: 7946","page":"125-135","publisher":"Nature Publishing Group","source":"www.nature.com","title":"The person-to-person transmission landscape of the gut and oral microbiomes","volume":"614","author":[{"family":"Valles-Colomer","given":"Mireia"},{"family":"Blanco-Míguez","given":"Aitor"},{"family":"Manghi","given":"Paolo"},{"family":"Asnicar","given":"Francesco"},{"family":"Dubois","given":"Leonard"},{"family":"Golzato","given":"Davide"},{"family":"Armanini","given":"Federica"},{"family":"Cumbo","given":"Fabio"},{"family":"Huang","given":"Kun D."},{"family":"Manara","given":"Serena"},{"family":"Masetti","given":"Giulia"},{"family":"Pinto","given":"Federica"},{"family":"Piperni","given":"Elisa"},{"family":"Punčochář","given":"Michal"},{"family":"Ricci","given":"Liviana"},{"family":"Zolfo","given":"Moreno"},{"family":"Farrant","given":"Olivia"},{"family":"Goncalves","given":"Adriana"},{"family":"Selma-Royo","given":"Marta"},{"family":"Binetti","given":"Ana G."},{"family":"Becerra","given":"Jimmy E."},{"family":"Han","given":"Bei"},{"family":"Lusingu","given":"John"},{"family":"Amuasi","given":"John"},{"family":"Amoroso","given":"Loredana"},{"family":"Visconti","given":"Alessia"},{"family":"Steves","given":"Claire M."},{"family":"Falchi","given":"Mario"},{"family":"Filosi","given":"Michele"},{"family":"Tett","given":"Adrian"},{"family":"Last","given":"Anna"},{"family":"Xu","given":"Qian"},{"family":"Qin","given":"Nan"},{"family":"Qin","given":"Huanlong"},{"family":"May","given":"Jürgen"},{"family":"Eibach","given":"Daniel"},{"family":"Corrias","given":"Maria Valeria"},{"family":"Ponzoni","given":"Mirco"},{"family":"Pasolli","given":"Edoardo"},{"family":"Spector","given":"Tim D."},{"family":"Domenici","given":"Enrico"},{"family":"Collado","given":"Maria Carmen"},{"family":"Segata","given":"Nicola"}],"issued":{"date-parts":[["2023",2]]}}}],"schema":"https://github.com/citation-style-language/schema/raw/master/csl-citation.json"} </w:instrText>
      </w:r>
      <w:r w:rsidRPr="00D93D74">
        <w:fldChar w:fldCharType="separate"/>
      </w:r>
      <w:r w:rsidR="00910CB8" w:rsidRPr="00910CB8">
        <w:rPr>
          <w:rFonts w:cs="Times New Roman"/>
        </w:rPr>
        <w:t>(Garud and Pollard, 2020; Garud et al., 2019; Nayfach et al., 2016; Poyet et al., 2019; Valles-Colomer et al., 2023)</w:t>
      </w:r>
      <w:r w:rsidRPr="00D93D74">
        <w:fldChar w:fldCharType="end"/>
      </w:r>
      <w:r w:rsidRPr="00A33FB3">
        <w:t xml:space="preserve">. </w:t>
      </w:r>
    </w:p>
    <w:p w14:paraId="05D2412D" w14:textId="1D47DE6B" w:rsidR="00DA42F5" w:rsidRPr="00D93D74" w:rsidRDefault="00DA42F5" w:rsidP="00DA42F5">
      <w:r w:rsidRPr="00D93D74">
        <w:t>Culturomics addresses these hurdles through high-throughput, targeted strategies such as tailoring media (e.g. mucin, bile acids, specific fibres), using antioxidants, extending incubation times, employing pre</w:t>
      </w:r>
      <w:r w:rsidRPr="00D93D74">
        <w:noBreakHyphen/>
        <w:t>enrichment or elimination steps</w:t>
      </w:r>
      <w:r w:rsidR="008E4A99" w:rsidRPr="00D93D74">
        <w:t>,</w:t>
      </w:r>
      <w:r w:rsidRPr="00D93D74">
        <w:t xml:space="preserve"> and increasingly using metagenome</w:t>
      </w:r>
      <w:r w:rsidR="008E4A99" w:rsidRPr="00D93D74">
        <w:t>-</w:t>
      </w:r>
      <w:r w:rsidRPr="00D93D74">
        <w:t>guided media design to target difficult genera</w:t>
      </w:r>
      <w:r w:rsidR="008E4A99" w:rsidRPr="00D93D74">
        <w:t xml:space="preserve"> and</w:t>
      </w:r>
      <w:r w:rsidRPr="00D93D74">
        <w:t xml:space="preserve"> a large fraction of </w:t>
      </w:r>
      <w:r w:rsidR="008E4A99" w:rsidRPr="00D93D74">
        <w:t>‘</w:t>
      </w:r>
      <w:r w:rsidRPr="00D93D74">
        <w:t>uncultured</w:t>
      </w:r>
      <w:r w:rsidR="008E4A99" w:rsidRPr="00D93D74">
        <w:t>’</w:t>
      </w:r>
      <w:r w:rsidRPr="00D93D74">
        <w:t xml:space="preserve"> diversity </w:t>
      </w:r>
      <w:r w:rsidRPr="00D93D74">
        <w:fldChar w:fldCharType="begin"/>
      </w:r>
      <w:r w:rsidR="000D4E60">
        <w:instrText xml:space="preserve"> ADDIN ZOTERO_ITEM CSL_CITATION {"citationID":"gcqLIwvK","properties":{"formattedCitation":"(Afouda et al., 2020; Browne et al., 2016a; Huang et al., 2023; Onizuka et al., 2021; Song et al., 2024; Tanaka et al., 2020; Tidjani Alou et al., 2020)","plainCitation":"(Afouda et al., 2020; Browne et al., 2016a; Huang et al., 2023; Onizuka et al., 2021; Song et al., 2024; Tanaka et al., 2020; Tidjani Alou et al., 2020)","noteIndex":0},"citationItems":[{"id":342,"uris":["http://zotero.org/users/8873894/items/7N3HWKTZ"],"itemData":{"id":342,"type":"article-journal","abstract":"Abstract\n            \n              Recent studies have used ethanol stool disinfection as a mean of promoting valuable species’ cultivation in bacteriotherapy trials for\n              Clostridium difficile\n              infections (CDI) treatment with a particular focus on sporulating bacteria. Moreover, the culturomic approach has considerably enriched the repertoire of cultivable organisms in the human gut in recent years. This study aimed to apply this culturomic approach on fecal donor samples treated with ethanol disinfection to evidence potential beneficial microbes that could be used in bacteriotherapy trials for the treatment of CDI. Thereby, a total of 254 bacterial species were identified, 9 of which were novel. Of these, 242 have never been included in clinical trials for the treatment of CDIs, representing potential new candidates for bacteriotherapy trials. While non-sporulating species were nevertheless more affected by the ethanol pretreatment than sporulating species, the ethanol disinfection technique did not specifically select bacteria able to sporulate, as suggested by previous studies. Furthermore, some bacteria previously considered as potential candidates for bacteriotherapy have been lost after ethanol treatment. This study, while enriching the bacterial repertoire of the human intestine, would nevertheless require determining the exact contribution of each of species composing the bacterial consortia intended to be administered for CDI treatment.","container-title":"Scientific Reports","DOI":"10.1038/s41598-020-62068-x","ISSN":"2045-2322","issue":"1","journalAbbreviation":"Sci Rep","language":"en","page":"5190","source":"DOI.org (Crossref)","title":"Alcohol pretreatment of stools effect on culturomics","volume":"10","author":[{"family":"Afouda","given":"Pamela"},{"family":"Hocquart","given":"Marie"},{"family":"Pham","given":"Thi-Phuong-Thao"},{"family":"Kuete","given":"Edmond"},{"family":"Ngom","given":"Issa Isaac"},{"family":"Dione","given":"Niokhor"},{"family":"Valles","given":"Camille"},{"family":"Bellali","given":"Sara"},{"family":"Lagier","given":"Jean-Christophe"},{"family":"Dubourg","given":"Grégory"},{"family":"Raoult","given":"Didier"}],"issued":{"date-parts":[["2020",12]]}}},{"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D."}],"issued":{"date-parts":[["2016"]]}}},{"id":3483,"uris":["http://zotero.org/users/8873894/items/PSY4YL9I"],"itemData":{"id":3483,"type":"article-journal","abstract":"Pure bacterial cultures remain essential for detailed experimental and mechanistic studies in microbiome research, and traditional methods to isolate individual bacteria from complex microbial ecosystems are labor-intensive, difficult-to-scale and lack phenotype–genotype integration. Here we describe an open-source high-throughput robotic strain isolation platform for the rapid generation of isolates on demand. We develop a machine learning approach that leverages colony morphology and genomic data to maximize the diversity of microbes isolated and enable targeted picking of specific genera. Application of this platform on fecal samples from 20 humans yields personalized gut microbiome biobanks totaling 26,997 isolates that represented &gt;80% of all abundant taxa. Spatial analysis on &gt;100,000 visually captured colonies reveals cogrowth patterns between Ruminococcaceae, Bacteroidaceae, Coriobacteriaceae and Bifidobacteriaceae families that suggest important microbial interactions. Comparative analysis of 1,197 high-quality genomes from these biobanks shows interesting intra- and interpersonal strain evolution, selection and horizontal gene transfer. This culturomics framework should empower new research efforts to systematize the collection and quantitative analysis of imaging-based phenotypes with high-resolution genomics data for many emerging microbiome studies.","container-title":"Nature Biotechnology","DOI":"10.1038/s41587-023-01674-2","ISSN":"1546-1696","issue":"10","journalAbbreviation":"Nat Biotechnol","language":"en","license":"2023 The Author(s)","page":"1424-1433","publisher":"Nature Publishing Group","source":"www.nature.com","title":"High-throughput microbial culturomics using automation and machine learning","volume":"41","author":[{"family":"Huang","given":"Yiming"},{"family":"Sheth","given":"Ravi U."},{"family":"Zhao","given":"Shijie"},{"family":"Cohen","given":"Lucas A."},{"family":"Dabaghi","given":"Kendall"},{"family":"Moody","given":"Thomas"},{"family":"Sun","given":"Yiwei"},{"family":"Ricaurte","given":"Deirdre"},{"family":"Richardson","given":"Miles"},{"family":"Velez-Cortes","given":"Florencia"},{"family":"Blazejewski","given":"Tomasz"},{"family":"Kaufman","given":"Andrew"},{"family":"Ronda","given":"Carlotta"},{"family":"Wang","given":"Harris H."}],"issued":{"date-parts":[["2023",10]]}}},{"id":312,"uris":["http://zotero.org/users/8873894/items/EGKNDGK6"],"itemData":{"id":312,"type":"article-journal","abstract":"Spores of certain species belonging to Firmicutes are efﬁciently germinated by nutrient germinators, such as amino acids, in addition to bile acid. We attempted to culture difﬁcult-to-culture or yet-to-be cultured spore-forming intestinal bacteria, using a combination of bile acids and amino acids. The combination increased the number of colonies that formed on agar medium plated with ethanol-treated feces. The operational taxonomic units of these colonized bacteria were classiﬁed into two types. One type was colonized only by the bile acid (BA) mixture and the other type was colonized using amino acids, in addition to the BA mixture. The latter contained 13 species, in addition to 14 species of the former type, which mostly corresponds to anaerobic difﬁcult-to-culture Clostridiales species, including several new species candidates. The use of a combination of BAs and amino acids effectively increased the culturability of spore-forming intestinal bacteria.","container-title":"Microorganisms","DOI":"10.3390/microorganisms9081651","ISSN":"2076-2607","issue":"8","journalAbbreviation":"Microorganisms","language":"en","page":"1651","source":"DOI.org (Crossref)","title":"Cultivation of Spore-Forming Gut Microbes Using a Combination of Bile Acids and Amino Acids","volume":"9","author":[{"family":"Onizuka","given":"Sakura"},{"family":"Tanaka","given":"Masaru"},{"family":"Mishima","given":"Riko"},{"family":"Nakayama","given":"Jiro"}],"issued":{"date-parts":[["2021",8,2]]}}},{"id":3487,"uris":["http://zotero.org/users/8873894/items/CAE7JYXW"],"itemData":{"id":3487,"type":"article-journal","abstract":"Hye Seon Song, Yeon Bee Kim, Joon Yong Kim, Seong Woon Roh, and Tae Woong Whon. J. Microbiol. Biotechnol. 2024;34:757-64. https://doi.org/10.4014/jmb.2311.11024","DOI":"10.4014/jmb.2311.11024","issue":"4","language":"en","page":"757-764","publisher":"Korean Society for Microbiology and Biotechnology","source":"www.jmb.or.kr","title":"Advances in Culturomics Research on the Human Gut Microbiome: Optimizing Medium Composition and Culture Techniques for Enhanced Microbial Discovery","title-short":"Advances in Culturomics Research on the Human Gut Microbiome","volume":"34","author":[{"family":"Song","given":"Hye Seon"},{"family":"Kim","given":"Yeon Bee"},{"family":"Kim","given":"Joon Yong"},{"family":"Roh","given":"Seong Woon"},{"family":"Whon","given":"Tae Woong"}],"issued":{"date-parts":[["2024",4,28]]}}},{"id":386,"uris":["http://zotero.org/users/8873894/items/T9JX6STI"],"itemData":{"id":386,"type":"article-journal","abstract":"Structurally-diversified bile acids (BAs) are involved in shaping of intestinal microbiota as well as absorption of dietary lipids. Taurocholic acid, a conjugated form of BA, has been reported to be a factor triggering germination of a wide range of spore-forming bacteria in intestine. To test a hypothesis that other BAs also promote germination of intestinal bacteria, we attempted culture of bacteria from ethanol-treated feces by using a series of BAs. It was found that conjugated-BAs, notably three glycine-conjugated BAs, glycodeoxycholic acid and glycochenodeoxycholic acid, significantly increased the number and the species variety of colonies formed on the agar plate. These colonized bacteria mostly belonged to class Clostridia, mainly consisting of families Lachnospiraceae, Clostridiaceae, and Peptostreptococcaceae. There were several types of bacteria associated with different sensitivity to each BA. Eventually, we isolated 72 bacterial species of which 61 are known and 11 novel. These results demonstrate that the culturable range of bacteria in intestine can be widened using the germination-inducing activity of BAs. This approach would advance the research on spore-forming Clostridia that contains important but difficult-to-cultured bacteria associate with host health and diseases.","container-title":"Scientific Reports","DOI":"10.1038/s41598-020-71883-1","ISSN":"2045-2322","journalAbbreviation":"Sci Rep","page":"15041","PMID":"32929101","PMCID":"PMC7490687","source":"PubMed Central","title":"Cultural isolation of spore-forming bacteria in human feces using bile acids","volume":"10","author":[{"family":"Tanaka","given":"Masaru"},{"family":"Onizuka","given":"Sakura"},{"family":"Mishima","given":"Riko"},{"family":"Nakayama","given":"Jiro"}],"issued":{"date-parts":[["2020",9,14]]}}},{"id":3481,"uris":["http://zotero.org/users/8873894/items/7MT4WBB4"],"itemData":{"id":3481,"type":"article-journal","abstract":"SUMMARYThe last 5 years have seen a turning point in the study of the gut microbiota with a rebirth of culture-dependent approaches to study the gut microbiota. High-throughput methods have been developed to study bacterial diversity with culture conditions aimed at mimicking the gut environment by using rich media such as YCFA (yeast extract, casein hydrolysate, fatty acids) and Gifu anaerobic medium in an anaerobic workstation, as well as media enriched with rumen and blood and coculture, to mimic the symbiosis of the gut microbiota. Other culture conditions target phenotypic and metabolic features of bacterial species to facilitate their isolation. Preexisting technologies such as next-generation sequencing and flow cytometry have also been utilized to develop innovative methods to isolate previously uncultured bacteria or explore viability in samples of interest. These techniques have been applied to isolate CPR (Candidate Phyla Radiation) among other, more classic approaches. Methanogenic archaeal and fungal cultures present different challenges than bacterial cultures. Efforts to improve</w:instrText>
      </w:r>
      <w:r w:rsidR="000D4E60" w:rsidRPr="00A33FB3">
        <w:rPr>
          <w:lang w:val="es-ES"/>
        </w:rPr>
        <w:instrText xml:space="preserve"> the available systems to grow archaea have been successful through coculture systems. For fungi that are more easily isolated from the human microbiota, the challenge resides in the identification of the isolates, which has been approached by applying matrix-assisted laser desorption ionization–time of flight mass spectrometry technology to fungi. Bacteriotherapy represents a nonnegligible avenue in the future of medicine to correct dysbiosis and improve health or response to therapy. Although great strides have been achieved in the last 5 years, efforts in bacterial culture need to be sustained to continue deciphering the dark matter of metagenomics, particularly CPR, and extend these methods to archaea and fungi.","container-title":"Clinical Microbiology Reviews","DOI":"10.1128/cmr.00129-19","issue":"1","page":"10.1128/cmr.00129-19","publisher":"American Society for Microbiology","source":"journals.asm.org (Atypon)","title":"State of the Art in the Culture of the Human Microbiota: New Interests and Strategies","title-short":"State of the Art in the Culture of the Human Microbiota","volume":"34","author":[{"family":"Tidjani Alou","given":"Maryam"},{"family":"Naud","given":"Sabrina"},{"family":"Khelaifia","given":"Saber"},{"family":"Bonnet","given":"Marion"},{"family":"Lagier","given":"Jean-Christophe"},{"family":"Raoult","given":"Didier"}],"issued":{"date-parts":[["2020",10,28]]}}}],"schema":"https://github.com/citation-style-language/schema/raw/master/csl-citation.json"} </w:instrText>
      </w:r>
      <w:r w:rsidRPr="00D93D74">
        <w:fldChar w:fldCharType="separate"/>
      </w:r>
      <w:r w:rsidR="00910CB8" w:rsidRPr="00A33FB3">
        <w:rPr>
          <w:rFonts w:cs="Times New Roman"/>
          <w:lang w:val="es-ES"/>
        </w:rPr>
        <w:t>(Afouda et al., 2020; Browne et al., 2016a; Huang et al., 2023; Onizuka et al., 2021; Song et al., 2024; Tanaka et al., 2020; Tidjani Alou et al., 2020)</w:t>
      </w:r>
      <w:r w:rsidRPr="00D93D74">
        <w:fldChar w:fldCharType="end"/>
      </w:r>
      <w:r w:rsidRPr="00236DBE">
        <w:rPr>
          <w:lang w:val="es-ES"/>
        </w:rPr>
        <w:t xml:space="preserve">. </w:t>
      </w:r>
      <w:r w:rsidRPr="00D93D74">
        <w:t>Once isolates are obtained, whole genome sequencing enables precise characterization of high-quality reference genomes</w:t>
      </w:r>
      <w:r w:rsidR="00794F93" w:rsidRPr="00D93D74">
        <w:t xml:space="preserve">. </w:t>
      </w:r>
      <w:r w:rsidR="008E4A99" w:rsidRPr="00D93D74">
        <w:t>Once</w:t>
      </w:r>
      <w:r w:rsidR="00794F93" w:rsidRPr="00D93D74">
        <w:t xml:space="preserve"> a high-quality reference is obtained it also </w:t>
      </w:r>
      <w:r w:rsidRPr="00D93D74">
        <w:t>facilitate</w:t>
      </w:r>
      <w:r w:rsidR="00794F93" w:rsidRPr="00D93D74">
        <w:t>s</w:t>
      </w:r>
      <w:r w:rsidRPr="00D93D74">
        <w:t xml:space="preserve"> </w:t>
      </w:r>
      <w:r w:rsidR="00794F93" w:rsidRPr="00D93D74">
        <w:t xml:space="preserve">more </w:t>
      </w:r>
      <w:r w:rsidRPr="00D93D74">
        <w:t xml:space="preserve">accurate binning of metagenomic reads, gene function validation through knockouts or expression studies, and development of live biotherapeutics, probiotics, and </w:t>
      </w:r>
      <w:r w:rsidRPr="00D93D74">
        <w:lastRenderedPageBreak/>
        <w:t xml:space="preserve">synthetic consortia. Cultured strains are vital for testing antibiotic susceptibility, as metagenomic predictions overlook phenotypic resistance mechanisms, and for elucidating interspecies interactions </w:t>
      </w:r>
      <w:r w:rsidR="008E4A99" w:rsidRPr="00D93D74">
        <w:t>such as</w:t>
      </w:r>
      <w:r w:rsidRPr="00D93D74">
        <w:t xml:space="preserve"> cross-feeding </w:t>
      </w:r>
      <w:r w:rsidRPr="00D93D74">
        <w:fldChar w:fldCharType="begin"/>
      </w:r>
      <w:r w:rsidR="000D4E60">
        <w:instrText xml:space="preserve"> ADDIN ZOTERO_ITEM CSL_CITATION {"citationID":"UAFsuUkJ","properties":{"formattedCitation":"(Lagier et al., 2018)","plainCitation":"(Lagier et al., 2018)","noteIndex":0},"citationItems":[{"id":329,"uris":["http://zotero.org/users/8873894/items/ADFRVAB3"],"itemData":{"id":329,"type":"article-journal","abstract":"The gut microbiota has an important role in the maintenance of human health and in disease pathogenesis. This importance was realized through the advent of omics technologies and their application to improve our knowledge of the gut microbial ecosystem. In particular, the use of metagenomics has revealed the diversity of the gut microbiota, but it has also highlighted that the majority of bacteria in the gut remain uncultured. Culturomics was developed to culture and identify unknown bacteria that inhabit the human gut as a part of the rebirth of culture techniques in microbiology. Consisting of multiple culture conditions combined with the rapid identification of bacteria, the culturomic approach has enabled the culture of hundreds of new microorganisms that are associated with humans, providing exciting new perspectives on host–bacteria relationships. In this Review , we discuss why and how culturomics was developed. We describe how culturomics has extended our understanding of bacterial diversity and then explore how culturomics can be applied to the study of the human microbiota and the potential implications for human health.","container-title":"Nature Reviews Microbiology","DOI":"10.1038/s41579-018-0041-0","ISSN":"1740-1526, 1740-1534","issue":"9","journalAbbreviation":"Nat Rev Microbiol","language":"en","page":"540-550","source":"DOI.org (Crossref)","title":"Culturing the human microbiota and culturomics","volume":"16","author":[{"family":"Lagier","given":"Jean-Christophe"},{"family":"Dubourg","given":"Grégory"},{"family":"Million","given":"Matthieu"},{"family":"Cadoret","given":"Frédéric"},{"family":"Bilen","given":"Melhem"},{"family":"Fenollar","given":"Florence"},{"family":"Levasseur","given":"Anthony"},{"family":"Rolain","given":"Jean-Marc"},{"family":"Fournier","given":"Pierre-Edouard"},{"family":"Raoult","given":"Didier"}],"issued":{"date-parts":[["2018",9]]}}}],"schema":"https://github.com/citation-style-language/schema/raw/master/csl-citation.json"} </w:instrText>
      </w:r>
      <w:r w:rsidRPr="00D93D74">
        <w:fldChar w:fldCharType="separate"/>
      </w:r>
      <w:r w:rsidR="00910CB8" w:rsidRPr="00910CB8">
        <w:rPr>
          <w:rFonts w:cs="Times New Roman"/>
        </w:rPr>
        <w:t>(Lagier et al., 2018)</w:t>
      </w:r>
      <w:r w:rsidRPr="00D93D74">
        <w:fldChar w:fldCharType="end"/>
      </w:r>
      <w:r w:rsidRPr="00D93D74">
        <w:t xml:space="preserve">. </w:t>
      </w:r>
    </w:p>
    <w:p w14:paraId="21284E67" w14:textId="77777777" w:rsidR="00DA42F5" w:rsidRPr="00D93D74" w:rsidRDefault="00DA42F5" w:rsidP="00DA42F5"/>
    <w:p w14:paraId="22547D64" w14:textId="77777777" w:rsidR="00DA42F5" w:rsidRPr="00D93D74" w:rsidRDefault="00DA42F5">
      <w:pPr>
        <w:pStyle w:val="Heading2"/>
        <w:numPr>
          <w:ilvl w:val="1"/>
          <w:numId w:val="3"/>
        </w:numPr>
      </w:pPr>
      <w:bookmarkStart w:id="129" w:name="_Toc219124860"/>
      <w:bookmarkStart w:id="130" w:name="_Toc220932830"/>
      <w:bookmarkStart w:id="131" w:name="_Toc229225095"/>
      <w:r w:rsidRPr="00D93D74">
        <w:t>HUMAN GUT RESISTOME</w:t>
      </w:r>
      <w:bookmarkEnd w:id="129"/>
      <w:bookmarkEnd w:id="130"/>
      <w:bookmarkEnd w:id="131"/>
      <w:r w:rsidRPr="00D93D74">
        <w:t xml:space="preserve"> </w:t>
      </w:r>
    </w:p>
    <w:p w14:paraId="485A8B2F" w14:textId="29C62C29" w:rsidR="00343B66" w:rsidRPr="00D93D74" w:rsidRDefault="00DA42F5" w:rsidP="00DA42F5">
      <w:r w:rsidRPr="00D93D74">
        <w:t>The human gut resistome comprises all genes in the intestinal microbiota that can confer resistance to antimicrobial agents, whether they reside in pathogen</w:t>
      </w:r>
      <w:r w:rsidR="00FD40ED" w:rsidRPr="00D93D74">
        <w:t>s</w:t>
      </w:r>
      <w:r w:rsidRPr="00D93D74">
        <w:t xml:space="preserve">, opportunistic pathobionts or commensal bacteria </w:t>
      </w:r>
      <w:r w:rsidRPr="00D93D74">
        <w:fldChar w:fldCharType="begin"/>
      </w:r>
      <w:r w:rsidR="000D4E60">
        <w:instrText xml:space="preserve"> ADDIN ZOTERO_ITEM CSL_CITATION {"citationID":"Nl0Oc75D","properties":{"formattedCitation":"(Wuethrich et al., 2021)","plainCitation":"(Wuethrich et al., 2021)","noteIndex":0},"citationItems":[{"id":2417,"uris":["http://zotero.org/users/8873894/items/JFXZYL67"],"itemData":{"id":2417,"type":"article-journal","container-title":"Gut Microbes","DOI":"10.1080/19490976.2021.1911279","ISSN":"1949-0976, 1949-0984","issue":"1","journalAbbreviation":"Gut Microbes","language":"en","page":"1911279","source":"DOI.org (Crossref)","title":"The role of the human gut microbiota in colonization and infection with multidrug-resistant bacteria","volume":"13","author":[{"family":"Wuethrich","given":"Irene"},{"family":"W. Pelzer","given":"Benedikt"},{"family":"Khodamoradi","given":"Yascha"},{"family":"Vehreschild","given":"Maria J. G. T."}],"issued":{"date-parts":[["2021",1,1]]}}}],"schema":"https://github.com/citation-style-language/schema/raw/master/csl-citation.json"} </w:instrText>
      </w:r>
      <w:r w:rsidRPr="00D93D74">
        <w:fldChar w:fldCharType="separate"/>
      </w:r>
      <w:r w:rsidR="00910CB8" w:rsidRPr="00910CB8">
        <w:rPr>
          <w:rFonts w:cs="Times New Roman"/>
        </w:rPr>
        <w:t>(Wuethrich et al., 2021)</w:t>
      </w:r>
      <w:r w:rsidRPr="00D93D74">
        <w:fldChar w:fldCharType="end"/>
      </w:r>
      <w:r w:rsidRPr="00D93D74">
        <w:t>. A</w:t>
      </w:r>
      <w:r w:rsidR="00FD40ED" w:rsidRPr="00D93D74">
        <w:t xml:space="preserve">ntimicrobial resistance genes (ARGs) </w:t>
      </w:r>
      <w:r w:rsidRPr="00D93D74">
        <w:t xml:space="preserve">in the gut resistome can be intrinsic, encoded in core genomes, or acquired through horizontal gene transfer via plasmids, transposons and integrative elements. They </w:t>
      </w:r>
      <w:r w:rsidR="00FD40ED" w:rsidRPr="00D93D74">
        <w:t>confer</w:t>
      </w:r>
      <w:r w:rsidRPr="00D93D74">
        <w:t xml:space="preserve"> resistance to all major antibiotic classes, through mechanisms such as reduced uptake and efflux, target modification, target protection or bypass, and antibiotic inactivation. </w:t>
      </w:r>
    </w:p>
    <w:p w14:paraId="1948A67B" w14:textId="4091D824" w:rsidR="00343B66" w:rsidRPr="00D93D74" w:rsidRDefault="00DA42F5" w:rsidP="00DA42F5">
      <w:r w:rsidRPr="00D93D74">
        <w:t xml:space="preserve">Metagenomic surveys show that resistance to tetracyclines, bacitracin and glycopeptides (e.g. vancomycin) is particularly common in healthy individuals across multiple countries, with many ARGs traced to dominant commensal phyla such as </w:t>
      </w:r>
      <w:r w:rsidRPr="00D93D74">
        <w:rPr>
          <w:i/>
          <w:iCs/>
        </w:rPr>
        <w:t>Bacillota</w:t>
      </w:r>
      <w:r w:rsidRPr="00D93D74">
        <w:t xml:space="preserve"> and </w:t>
      </w:r>
      <w:r w:rsidRPr="00D93D74">
        <w:rPr>
          <w:i/>
          <w:iCs/>
        </w:rPr>
        <w:t>Bacteroidetes</w:t>
      </w:r>
      <w:r w:rsidRPr="00D93D74">
        <w:t xml:space="preserve"> </w:t>
      </w:r>
      <w:r w:rsidRPr="00D93D74">
        <w:fldChar w:fldCharType="begin"/>
      </w:r>
      <w:r w:rsidR="000D4E60">
        <w:instrText xml:space="preserve"> ADDIN ZOTERO_ITEM CSL_CITATION {"citationID":"rISmIJeD","properties":{"formattedCitation":"(Lee et al., 2023)","plainCitation":"(Lee et al., 2023)","noteIndex":0},"citationItems":[{"id":3492,"uris":["http://zotero.org/users/8873894/items/GX8ISJXU"],"itemData":{"id":3492,"type":"article-journal","abstract":"The widespread usage of antimicrobials has driven the evolution of resistance in pathogenic microbes, both increased prevalence of antimicrobial resistance genes (ARGs) and their spread across species by horizontal gene transfer (HGT). However, the impact on the wider community of commensal microbes associated with the human body, the microbiome, is less well understood. Small-scale studies have determined the transient impacts of antibiotic consumption but we conduct an extensive survey of ARGs in 8972 metagenomes to determine the population-level impacts. Focusing on 3096 gut microbiomes from healthy individuals not taking antibiotics we demonstrate highly significant correlations between both the total ARG abundance and diversity and per capita antibiotic usage rates across ten countries spanning three continents. Samples from China were notable outliers. We use a collection of 154,723 human-associated metagenome assembled genomes (MAGs) to link these ARGs to taxa and detect HGT. This reveals that the correlations in ARG abundance are driven by multi-species mobile ARGs shared between pathogens and commensals, within a highly connected central component of the network of MAGs and ARGs. We also observe that individual human gut ARG profiles cluster into two types or resistotypes. The less frequent resistotype has higher overall ARG abundance, is associated with certain classes of resistance, and is linked to species-specific genes in the Proteobacteria on the periphery of the ARG network.","container-title":"Nature Communications","DOI":"10.1038/s41467-023-36633-7","ISSN":"2041-1723","issue":"1","journalAbbreviation":"Nat Commun","language":"en","license":"2023 The Author(s)","page":"1191","publisher":"Nature Publishing Group","source":"www.nature.com","title":"Population-level impacts of antibiotic usage on the human gut microbiome","volume":"14","author":[{"family":"Lee","given":"Kihyun"},{"family":"Raguideau","given":"Sebastien"},{"family":"Sirén","given":"Kimmo"},{"family":"Asnicar","given":"Francesco"},{"family":"Cumbo","given":"Fabio"},{"family":"Hildebrand","given":"Falk"},{"family":"Segata","given":"Nicola"},{"family":"Cha","given":"Chang-Jun"},{"family":"Quince","given":"Christopher"}],"issued":{"date-parts":[["2023",3,2]]}}}],"schema":"https://github.com/citation-style-language/schema/raw/master/csl-citation.json"} </w:instrText>
      </w:r>
      <w:r w:rsidRPr="00D93D74">
        <w:fldChar w:fldCharType="separate"/>
      </w:r>
      <w:r w:rsidR="00910CB8" w:rsidRPr="00910CB8">
        <w:rPr>
          <w:rFonts w:cs="Times New Roman"/>
        </w:rPr>
        <w:t>(Lee et al., 2023)</w:t>
      </w:r>
      <w:r w:rsidRPr="00D93D74">
        <w:fldChar w:fldCharType="end"/>
      </w:r>
      <w:r w:rsidRPr="00D93D74">
        <w:t>. Country</w:t>
      </w:r>
      <w:r w:rsidR="00FD40ED" w:rsidRPr="00D93D74">
        <w:t xml:space="preserve"> </w:t>
      </w:r>
      <w:r w:rsidRPr="00D93D74">
        <w:t xml:space="preserve">specific analyses indicate that ARG abundance and diversity correlate with national antibiotic consumption patterns </w:t>
      </w:r>
      <w:r w:rsidRPr="00D93D74">
        <w:fldChar w:fldCharType="begin"/>
      </w:r>
      <w:r w:rsidR="002E6D9A">
        <w:instrText xml:space="preserve"> ADDIN ZOTERO_ITEM CSL_CITATION {"citationID":"7ZCQRfFZ","properties":{"formattedCitation":"(Xia et al., 2019)","plainCitation":"(Xia et al., 2019)","noteIndex":0},"citationItems":[{"id":"EbuB7IUP/6LY2Nd7d","uris":["http://zotero.org/users/8873894/items/5W5HXCIU"],"itemData":{"id":3489,"type":"article-journal","abstract":"The emergence and spread of antibiotic resistance have become emerging threats to human health. The human gut is a large reservoir for antibiotic resistance genes. The gut resistome may be influenced by many factors, but the consumption of antibiotics at both individual and country level should be one of the most significant factors. Previous studies have suggested that the gut resistome of different populations may vary, but lack quantitative characterization supported with relatively large datasets. In this study, we filled the gap by analyzing a large gut resistome dataset of 1,267 human gut samples of America, China, Denmark, and Spain. We built a stacking machine-learning model to determine whether the gut resistome can act as the sole feature to identify the nationality of an individual reliably. It turned out that the machine learning method could successfully identify American, Chinese, Danish, and Spanish populations with F1 score of 0.964, 0.987, 0.971, and 0.986, respectively. Our finding does highlight the significant differences in the composition of the gut resistome among different nationalities. Our study should be valuable for policy-makers to look into the influences of country-specific factors of the human gut resistome.","container-title":"PeerJ","DOI":"10.7717/peerj.6389","ISSN":"2167-8359","journalAbbreviation":"PeerJ","language":"eng","note":"PMID: 30923648\nPMCID: PMC6431545","page":"e6389","source":"PubMed","title":"Human gut resistome can be country-specific","volume":"7","author":[{"family":"Xia","given":"Yao"},{"family":"Zhu","given":"Yanshan"},{"family":"Li","given":"Qier"},{"family":"Lu","given":"Jiahai"}],"issued":{"date-parts":[["2019"]]}}}],"schema":"https://github.com/citation-style-language/schema/raw/master/csl-citation.json"} </w:instrText>
      </w:r>
      <w:r w:rsidRPr="00D93D74">
        <w:fldChar w:fldCharType="separate"/>
      </w:r>
      <w:r w:rsidR="00910CB8" w:rsidRPr="00910CB8">
        <w:rPr>
          <w:rFonts w:cs="Times New Roman"/>
        </w:rPr>
        <w:t>(Xia et al., 2019)</w:t>
      </w:r>
      <w:r w:rsidRPr="00D93D74">
        <w:fldChar w:fldCharType="end"/>
      </w:r>
      <w:r w:rsidRPr="00D93D74">
        <w:t xml:space="preserve">. </w:t>
      </w:r>
    </w:p>
    <w:p w14:paraId="2BC45B1E" w14:textId="76636673" w:rsidR="00DA42F5" w:rsidRPr="00D93D74" w:rsidRDefault="00DA42F5" w:rsidP="00DA42F5">
      <w:r w:rsidRPr="00D93D74">
        <w:t xml:space="preserve">Antibiotic exposure strongly reshapes both the microbiota and the resistome. Short antibiotic courses typically reduce microbial diversity, create ecological bottlenecks and select for resistant and tolerant taxa, which </w:t>
      </w:r>
      <w:r w:rsidR="00FD40ED" w:rsidRPr="00D93D74">
        <w:t>then can</w:t>
      </w:r>
      <w:r w:rsidRPr="00D93D74">
        <w:t xml:space="preserve"> expand and </w:t>
      </w:r>
      <w:r w:rsidR="00FD40ED" w:rsidRPr="00D93D74">
        <w:t>increase</w:t>
      </w:r>
      <w:r w:rsidRPr="00D93D74">
        <w:t xml:space="preserve"> the gut </w:t>
      </w:r>
      <w:r w:rsidR="00FD40ED" w:rsidRPr="00D93D74">
        <w:t>resistome</w:t>
      </w:r>
      <w:r w:rsidRPr="00D93D74">
        <w:t>. Experimental and human longitudinal studies show that antibiotic treatment often increases the rate of horizontal gene transfer events and the abundance of mobile ARGs, sometimes with long</w:t>
      </w:r>
      <w:r w:rsidR="00FD40ED" w:rsidRPr="00D93D74">
        <w:t>-</w:t>
      </w:r>
      <w:r w:rsidRPr="00D93D74">
        <w:t xml:space="preserve">lasting effects on resistome composition even after apparent taxonomic recovery </w:t>
      </w:r>
      <w:r w:rsidRPr="00D93D74">
        <w:fldChar w:fldCharType="begin"/>
      </w:r>
      <w:r w:rsidR="000D4E60">
        <w:instrText xml:space="preserve"> ADDIN ZOTERO_ITEM CSL_CITATION {"citationID":"XKutvDRy","properties":{"formattedCitation":"(Peng et al., 2025)","plainCitation":"(Peng et al., 2025)","noteIndex":0},"citationItems":[{"id":3521,"uris":["http://zotero.org/users/8873894/items/NKRRPMER"],"itemData":{"id":3521,"type":"article-journal","abstract":"Horizontal gene transfer (HGT) is a major driver of bacterial evolution, but its role in shaping the human gut microbiome over time remains poorly understood. Here, we present a longitudinal metagenomic analysis of 676 fecal samples from 338 individuals in the Lifelines-DEEP study collected ~4 years apart, using a newly developed workflow to detect recent HGT events from metagenome-assembled genomes. We identified 5,644 high-confidence HGT events occurring within the past ~10,000 years across 116 gut bacterial species. We find that species pairs with an HGT relationship were significantly more likely to maintain stable co-abundance relationships over the 4-year period, suggesting that gene exchange contributes to community stability. Notably, HGT and strain replacement act together to disseminate mobile genes in the population. Furthermore, our observation that an individual’s mobile gene pool remains highly personalized and stable over time indicates that host lifestyles drive specific gene transfer. For example, proton pump inhibitor usage is linked to increased transfer of multidrug transporter genes. Our findings demonstrate, at the individual gut microbiome level, that HGT is both an integral and stabilizing force in the human gut ecosystem and an important mechanism for disseminating adaptive functions, underscoring HGT potential for tracking host lifestyle.","container-title":"Nature Communications","DOI":"10.1038/s41467-025-66612-z","ISSN":"2041-1723","issue":"1","journalAbbreviation":"Nat Commun","language":"en","license":"2025 The Author(s)","page":"11543","publisher":"Nature Publishing Group","source":"www.nature.com","title":"Longitudinal gut microbiota tracking reveals the dynamics of horizontal gene transfer","volume":"16","author":[{"family":"Peng","given":"Haoran"},{"family":"Andreu-Sanchez","given":"Sergio"},{"family":"Ruiz-Moreno","given":"Angel J."},{"family":"Fernández-Pato","given":"Asier"},{"family":"Wu","given":"Jiafei"},{"family":"Gacesa","given":"Ranko"},{"family":"Zhernakova","given":"Alexandra"},{"family":"Wang","given":"Daoming"},{"family":"Fu","given":"Jingyuan"}],"issued":{"date-parts":[["2025",11,22]]}}}],"schema":"https://github.com/citation-style-language/schema/raw/master/csl-citation.json"} </w:instrText>
      </w:r>
      <w:r w:rsidRPr="00D93D74">
        <w:fldChar w:fldCharType="separate"/>
      </w:r>
      <w:r w:rsidR="00910CB8" w:rsidRPr="00910CB8">
        <w:rPr>
          <w:rFonts w:cs="Times New Roman"/>
        </w:rPr>
        <w:t>(Peng et al., 2025)</w:t>
      </w:r>
      <w:r w:rsidRPr="00D93D74">
        <w:fldChar w:fldCharType="end"/>
      </w:r>
      <w:r w:rsidRPr="00D93D74">
        <w:t>. Across the lifespan, the gut resistome generally expands with age and cumulative antibiotic exposure, with elderly individuals and patients with chronic, antibiotic</w:t>
      </w:r>
      <w:r w:rsidR="00FD40ED" w:rsidRPr="00D93D74">
        <w:t xml:space="preserve"> </w:t>
      </w:r>
      <w:r w:rsidRPr="00D93D74">
        <w:t xml:space="preserve">treated diseases often harbouring higher loads and broader repertoires of ARGs </w:t>
      </w:r>
      <w:r w:rsidRPr="00D93D74">
        <w:fldChar w:fldCharType="begin"/>
      </w:r>
      <w:r w:rsidR="000D4E60">
        <w:instrText xml:space="preserve"> ADDIN ZOTERO_ITEM CSL_CITATION {"citationID":"FmcqPVHN","properties":{"formattedCitation":"(Ho et al., 2020)","plainCitation":"(Ho et al., 2020)","noteIndex":0},"citationItems":[{"id":3496,"uris":["http://zotero.org/users/8873894/items/EBF6AJTG"],"itemData":{"id":3496,"type":"article-journal","abstract":"In this review, we highlight the variations of gut resistome studies, which may preclude comparisons and translational interpretations. Of 22 included studies, a range of 12 to 2000 antibiotic resistance (AR) genes were profiled. Overall, studies defined a healthy gut resistome as subjects who had not taken antibiotics in the last three to 12 months prior to sampling. In studies with de novo assembly, AR genes were identified based on variable nucleotide or amino acid sequence similarities. Different marker genes were used for defining resistance to a given antibiotic class. Validation of phenotypic resistance in the laboratory is frequently lacking. Cryptic resistance, collateral sensitivity and the interaction with repressors or promotors were not investigated. International consensus is needed for selecting marker genes to define resistance to a given antibiotic class in addition to uniformity in phenotypic validation and bioinformatics pipelines.","container-title":"Gut Microbes","DOI":"10.1080/19490976.2019.1700755","ISSN":"1949-0984","issue":"1","journalAbbreviation":"Gut Microbes","language":"eng","page":"1700755","PMID":"31942825","PMCID":"PMC7524153","source":"PubMed","title":"Systematic review of human gut resistome studies revealed variable definitions and approaches","volume":"12","author":[{"family":"Ho","given":"Jeffery"},{"family":"Yeoh","given":"Yun Kit"},{"family":"Barua","given":"Nilakshi"},{"family":"Chen","given":"Zigui"},{"family":"Lui","given":"Grace"},{"family":"Wong","given":"Sunny H."},{"family":"Yang","given":"Xiao"},{"family":"Chan","given":"Martin Cw"},{"family":"Chan","given":"Paul Ks"},{"family":"Hawkey","given":"Peter M."},{"family":"Ip","given":"Margaret"}],"issued":{"date-parts":[["2020",11,9]]}}}],"schema":"https://github.com/citation-style-language/schema/raw/master/csl-citation.json"} </w:instrText>
      </w:r>
      <w:r w:rsidRPr="00D93D74">
        <w:fldChar w:fldCharType="separate"/>
      </w:r>
      <w:r w:rsidR="00910CB8" w:rsidRPr="00910CB8">
        <w:rPr>
          <w:rFonts w:cs="Times New Roman"/>
        </w:rPr>
        <w:t>(Ho et al., 2020)</w:t>
      </w:r>
      <w:r w:rsidRPr="00D93D74">
        <w:fldChar w:fldCharType="end"/>
      </w:r>
      <w:r w:rsidRPr="00D93D74">
        <w:t xml:space="preserve">. </w:t>
      </w:r>
    </w:p>
    <w:p w14:paraId="2AEE663D" w14:textId="330EE557" w:rsidR="00DA42F5" w:rsidRPr="00D93D74" w:rsidRDefault="00DA42F5" w:rsidP="00DA42F5">
      <w:r w:rsidRPr="00D93D74">
        <w:t xml:space="preserve">Methodologically, most human gut resistome studies rely on shotgun metagenomics combined with bioinformatic pipelines that map reads or assembled contigs to curated ARG databases or machine learning algorithms that recognize ARG signatures on contigs </w:t>
      </w:r>
      <w:r w:rsidRPr="00D93D74">
        <w:fldChar w:fldCharType="begin"/>
      </w:r>
      <w:r w:rsidR="000D4E60">
        <w:instrText xml:space="preserve"> ADDIN ZOTERO_ITEM CSL_CITATION {"citationID":"CCdtgjVY","properties":{"formattedCitation":"(Ho et al., 2020)","plainCitation":"(Ho et al., 2020)","noteIndex":0},"citationItems":[{"id":3496,"uris":["http://zotero.org/users/8873894/items/EBF6AJTG"],"itemData":{"id":3496,"type":"article-journal","abstract":"In this review, we highlight the variations of gut resistome studies, which may preclude comparisons and translational interpretations. Of 22 included studies, a range of 12 to 2000 antibiotic resistance (AR) genes were profiled. Overall, studies defined a healthy gut resistome as subjects who had not taken antibiotics in the last three to 12 months prior to sampling. In studies with de novo assembly, AR genes were identified based on variable nucleotide or amino acid sequence similarities. Different marker genes were used for defining resistance to a given antibiotic class. Validation of phenotypic resistance in the laboratory is frequently lacking. Cryptic resistance, collateral sensitivity and the interaction with repressors or promotors were not investigated. International consensus is needed for selecting marker genes to define resistance to a given antibiotic class in addition to uniformity in phenotypic validation and bioinformatics pipelines.","container-title":"Gut Microbes","DOI":"10.1080/19490976.2019.1700755","ISSN":"1949-0984","issue":"1","journalAbbreviation":"Gut Microbes","language":"eng","page":"1700755","PMID":"31942825","PMCID":"PMC7524153","source":"PubMed","title":"Systematic review of human gut resistome studies revealed variable definitions and approaches","volume":"12","author":[{"family":"Ho","given":"Jeffery"},{"family":"Yeoh","given":"Yun Kit"},{"family":"Barua","given":"Nilakshi"},{"family":"Chen","given":"Zigui"},{"family":"Lui","given":"Grace"},{"family":"Wong","given":"Sunny H."},{"family":"Yang","given":"Xiao"},{"family":"Chan","given":"Martin Cw"},{"family":"Chan","given":"Paul Ks"},{"family":"Hawkey","given":"Peter M."},{"family":"Ip","given":"Margaret"}],"issued":{"date-parts":[["2020",11,9]]}}}],"schema":"https://github.com/citation-style-language/schema/raw/master/csl-citation.json"} </w:instrText>
      </w:r>
      <w:r w:rsidRPr="00D93D74">
        <w:fldChar w:fldCharType="separate"/>
      </w:r>
      <w:r w:rsidR="00910CB8" w:rsidRPr="00910CB8">
        <w:rPr>
          <w:rFonts w:cs="Times New Roman"/>
        </w:rPr>
        <w:t>(Ho et al., 2020)</w:t>
      </w:r>
      <w:r w:rsidRPr="00D93D74">
        <w:fldChar w:fldCharType="end"/>
      </w:r>
      <w:r w:rsidRPr="00D93D74">
        <w:t xml:space="preserve">. </w:t>
      </w:r>
      <w:r w:rsidR="00FD40ED" w:rsidRPr="00D93D74">
        <w:t xml:space="preserve">However, </w:t>
      </w:r>
      <w:r w:rsidRPr="00D93D74">
        <w:t>reliable detection of low</w:t>
      </w:r>
      <w:r w:rsidR="00FD40ED" w:rsidRPr="00D93D74">
        <w:t xml:space="preserve"> </w:t>
      </w:r>
      <w:r w:rsidRPr="00D93D74">
        <w:t>abundance ARGs requires relatively high sequencing depth</w:t>
      </w:r>
      <w:r w:rsidR="00FD40ED" w:rsidRPr="00D93D74">
        <w:t>,</w:t>
      </w:r>
      <w:r w:rsidRPr="00D93D74">
        <w:t xml:space="preserve"> and different tools and databases vary in sensitivity and precision </w:t>
      </w:r>
      <w:r w:rsidRPr="00D93D74">
        <w:fldChar w:fldCharType="begin"/>
      </w:r>
      <w:r w:rsidR="000D4E60">
        <w:instrText xml:space="preserve"> ADDIN ZOTERO_ITEM CSL_CITATION {"citationID":"v6TAFLWi","properties":{"formattedCitation":"(Aldea et al., 2025)","plainCitation":"(Aldea et al., 2025)","noteIndex":0},"citationItems":[{"id":3523,"uris":["http://zotero.org/users/8873894/items/S8BPY9ED"],"itemData":{"id":3523,"type":"article-journal","abstract":"Antibiotic resistance continues to erode the effectiveness of modern medicine, creating an urgent demand for rapid and reliable diagnostic solutions. Conventional diagnostic approaches, including culture-based susceptibility testing, remain the clinical reference standard but are constrained by lengthy turnaround times and limited sensitivity for early detection. In recent years, significant progress has been made with molecular and spectrometry-based methods, such as PCR and next-generation sequencing, MALDI-TOF MS, Raman and FTIR spectroscopy, alongside emerging CRISPR-based platforms. Complementary innovations in biosensors, microfluidics, and artificial intelligence further expand the diagnostic landscape, enabling faster, more sensitive, and increasingly portable assays. This review examines both established and emerging technologies for detecting antibiotic resistance, outlining their respective strengths, limitations, and potential roles across diverse settings. By synthesizing current advances and highlighting future opportunities, this review emphasizes complementarities among detection strategies and their potential integration into practical diagnostic frameworks, including in resource-limited settings.","container-title":"Frontiers in Microbiology","DOI":"10.3389/fmicb.2025.1673343","ISSN":"1664-302X","journalAbbreviation":"Front. Microbiol.","language":"English","publisher":"Frontiers","source":"Frontiers","title":"Detecting antibiotic resistance: classical, molecular, advanced bioengineering, and AI-enhanced approaches","title-short":"Detecting antibiotic resistance","URL":"https://www.frontiersin.org/journals/microbiology/articles/10.3389/fmicb.2025.1673343/full","volume":"16","author":[{"family":"Aldea","given":"Alexandru Constantin"},{"family":"Diguṭă","given":"Filofteia Camelia"},{"family":"Presacan","given":"Oriana"},{"family":"Voaideṣ","given":"Cătălina"},{"family":"Toma","given":"Radu Cristian"},{"family":"Matei","given":"Florentina"}],"accessed":{"date-parts":[["2026",1,7]]},"issued":{"date-parts":[["2025",10,3]]}}}],"schema":"https://github.com/citation-style-language/schema/raw/master/csl-citation.json"} </w:instrText>
      </w:r>
      <w:r w:rsidRPr="00D93D74">
        <w:fldChar w:fldCharType="separate"/>
      </w:r>
      <w:r w:rsidR="00910CB8" w:rsidRPr="00910CB8">
        <w:rPr>
          <w:rFonts w:cs="Times New Roman"/>
        </w:rPr>
        <w:t>(Aldea et al., 2025)</w:t>
      </w:r>
      <w:r w:rsidRPr="00D93D74">
        <w:fldChar w:fldCharType="end"/>
      </w:r>
      <w:r w:rsidRPr="00D93D74">
        <w:t>.  Longitudinal metagenomic studies, though still fewer than cross</w:t>
      </w:r>
      <w:r w:rsidR="00FD40ED" w:rsidRPr="00D93D74">
        <w:t>-</w:t>
      </w:r>
      <w:r w:rsidRPr="00D93D74">
        <w:t xml:space="preserve">sectional ones, reveal that individual </w:t>
      </w:r>
      <w:r w:rsidR="00207CEB" w:rsidRPr="00D93D74">
        <w:t>resistome</w:t>
      </w:r>
      <w:r w:rsidRPr="00D93D74">
        <w:t xml:space="preserve"> </w:t>
      </w:r>
      <w:r w:rsidR="00207CEB">
        <w:t>is</w:t>
      </w:r>
      <w:r w:rsidR="00207CEB" w:rsidRPr="00D93D74">
        <w:t xml:space="preserve"> </w:t>
      </w:r>
      <w:r w:rsidRPr="00D93D74">
        <w:t>dynamic yet person</w:t>
      </w:r>
      <w:r w:rsidR="00FD40ED" w:rsidRPr="00D93D74">
        <w:t>-</w:t>
      </w:r>
      <w:r w:rsidRPr="00D93D74">
        <w:t xml:space="preserve">specific, with ARG loads and compositions fluctuating over time but often tracking clinical events, antibiotic courses and microbiota shifts </w:t>
      </w:r>
      <w:commentRangeStart w:id="132"/>
      <w:commentRangeStart w:id="133"/>
      <w:r w:rsidRPr="00D93D74">
        <w:fldChar w:fldCharType="begin"/>
      </w:r>
      <w:r w:rsidR="00496B96">
        <w:instrText xml:space="preserve"> ADDIN ZOTERO_ITEM CSL_CITATION {"citationID":"JTGMwOj0","properties":{"unsorted":false,"formattedCitation":"(X. Li et al., 2023)","plainCitation":"(X. Li et al., 2023)","noteIndex":0},"citationItems":[{"id":3501,"uris":["http://zotero.org/users/8873894/items/V5ETH9ZX"],"itemData":{"id":3501,"type":"article-journal","abstract":"Despite their crucial importance for human health, there is still relatively limited knowledge on how the gut resistome changes or responds to antibiotic treatment across ages, especially in the latter case. Here, we use fecal metagenomic data from 662 Danish infants and 217 young adults to fill this gap. The gut resistomes are characterized by a bimodal distribution driven by E. coli composition. The typical profile of the gut resistome differs significantly between adults and infants, with the latter distinguished by higher gene and plasmid abundances. However, the predominant antibiotic resistance genes (ARGs) are the same. Antibiotic treatment reduces bacterial diversity and increased ARG and plasmid abundances in both cohorts, especially core ARGs. The effects of antibiotic treatments on the gut microbiome last longer in adults than in infants, and different antibiotics are associated with distinct impacts. Overall, this study broadens our current understanding of gut resistome dynamics and the impact of antibiotic treatment across age groups.","container-title":"Nature Communications","DOI":"10.1038/s41467-023-44289-6","ISSN":"2041-1723","issue":"1","journalAbbreviation":"Nat Commun","language":"en","license":"2023 The Author(s)","page":"8526","publisher":"Nature Publishing Group","source":"www.nature.com","title":"Differential responses of the gut microbiome and resistome to antibiotic exposures in infants and adults","volume":"14","author":[{"family":"Li","given":"Xuanji"},{"family":"Brejnrod","given":"Asker"},{"family":"Thorsen","given":"Jonathan"},{"family":"Zachariasen","given":"Trine"},{"family":"Trivedi","given":"Urvish"},{"family":"Russel","given":"Jakob"},{"family":"Vestergaard","given":"Gisle Alberg"},{"family":"Stokholm","given":"Jakob"},{"family":"Rasmussen","given":"Morten Arendt"},{"family":"Sørensen","given":"Søren Johannes"}],"issued":{"date-parts":[["2023",12,22]]}}}],"schema":"https://github.com/citation-style-language/schema/raw/master/csl-citation.json"} </w:instrText>
      </w:r>
      <w:r w:rsidRPr="00D93D74">
        <w:fldChar w:fldCharType="separate"/>
      </w:r>
      <w:r w:rsidR="00910CB8" w:rsidRPr="00910CB8">
        <w:rPr>
          <w:rFonts w:cs="Times New Roman"/>
        </w:rPr>
        <w:t>(X. Li et al., 2023)</w:t>
      </w:r>
      <w:r w:rsidRPr="00D93D74">
        <w:fldChar w:fldCharType="end"/>
      </w:r>
      <w:commentRangeEnd w:id="132"/>
      <w:r w:rsidR="006F60B5" w:rsidRPr="00D93D74">
        <w:rPr>
          <w:rStyle w:val="CommentReference"/>
          <w:sz w:val="24"/>
          <w:szCs w:val="22"/>
        </w:rPr>
        <w:commentReference w:id="132"/>
      </w:r>
      <w:commentRangeEnd w:id="133"/>
      <w:r w:rsidR="00A145F1" w:rsidRPr="00D93D74">
        <w:rPr>
          <w:rStyle w:val="CommentReference"/>
          <w:sz w:val="24"/>
          <w:szCs w:val="22"/>
        </w:rPr>
        <w:commentReference w:id="133"/>
      </w:r>
      <w:r w:rsidRPr="00D93D74">
        <w:t>.</w:t>
      </w:r>
    </w:p>
    <w:p w14:paraId="702A390A" w14:textId="77777777" w:rsidR="00DA42F5" w:rsidRPr="00D93D74" w:rsidRDefault="00DA42F5">
      <w:pPr>
        <w:spacing w:line="259" w:lineRule="auto"/>
        <w:jc w:val="left"/>
      </w:pPr>
      <w:r w:rsidRPr="00D93D74">
        <w:br w:type="page"/>
      </w:r>
    </w:p>
    <w:p w14:paraId="36BFD34A" w14:textId="586363FC" w:rsidR="00C6265A" w:rsidRPr="00D93D74" w:rsidRDefault="00281EC3">
      <w:pPr>
        <w:pStyle w:val="Heading1"/>
        <w:numPr>
          <w:ilvl w:val="0"/>
          <w:numId w:val="3"/>
        </w:numPr>
      </w:pPr>
      <w:bookmarkStart w:id="134" w:name="_Toc212712189"/>
      <w:bookmarkStart w:id="135" w:name="_Toc216099709"/>
      <w:bookmarkStart w:id="136" w:name="_Toc220932831"/>
      <w:bookmarkStart w:id="137" w:name="_Toc229225096"/>
      <w:r w:rsidRPr="00D93D74">
        <w:lastRenderedPageBreak/>
        <w:t xml:space="preserve">METHODS </w:t>
      </w:r>
      <w:r w:rsidR="00221812" w:rsidRPr="00D93D74">
        <w:t>AND</w:t>
      </w:r>
      <w:r w:rsidRPr="00D93D74">
        <w:t xml:space="preserve"> MATERIALS</w:t>
      </w:r>
      <w:bookmarkEnd w:id="134"/>
      <w:bookmarkEnd w:id="135"/>
      <w:bookmarkEnd w:id="136"/>
      <w:bookmarkEnd w:id="137"/>
      <w:r w:rsidR="009D36FF" w:rsidRPr="00D93D74">
        <w:t xml:space="preserve"> </w:t>
      </w:r>
      <w:bookmarkStart w:id="138" w:name="_Toc184220081"/>
      <w:bookmarkEnd w:id="5"/>
    </w:p>
    <w:p w14:paraId="74280437" w14:textId="37A61CA0" w:rsidR="002E5BE1" w:rsidRPr="00D93D74" w:rsidRDefault="00DA42F5" w:rsidP="00DA42F5">
      <w:r w:rsidRPr="00D93D74">
        <w:t xml:space="preserve">Work for this thesis encompasses </w:t>
      </w:r>
      <w:r w:rsidR="00874A09">
        <w:t>tasks</w:t>
      </w:r>
      <w:r w:rsidR="00874A09" w:rsidRPr="00D93D74">
        <w:t xml:space="preserve"> </w:t>
      </w:r>
      <w:r w:rsidR="002E5BE1" w:rsidRPr="00D93D74">
        <w:t xml:space="preserve">illustrated </w:t>
      </w:r>
      <w:r w:rsidRPr="00D93D74">
        <w:t xml:space="preserve">in Figure 1. </w:t>
      </w:r>
    </w:p>
    <w:p w14:paraId="0E5D3FC8" w14:textId="6B9EE87A" w:rsidR="002E5BE1" w:rsidRPr="00D93D74" w:rsidRDefault="00003DA5" w:rsidP="00DA42F5">
      <w:r w:rsidRPr="00D93D74">
        <w:t>Prior to the main study, protocols</w:t>
      </w:r>
      <w:r w:rsidR="00FF249A" w:rsidRPr="00D93D74">
        <w:t xml:space="preserve"> </w:t>
      </w:r>
      <w:r w:rsidRPr="00D93D74">
        <w:t xml:space="preserve">for DNA isolation </w:t>
      </w:r>
      <w:r w:rsidR="00874A09">
        <w:t xml:space="preserve">from spores </w:t>
      </w:r>
      <w:r w:rsidR="00FF249A" w:rsidRPr="00D93D74">
        <w:t>were optimised</w:t>
      </w:r>
      <w:r w:rsidRPr="00D93D74">
        <w:t>.</w:t>
      </w:r>
      <w:r w:rsidR="00FF249A" w:rsidRPr="00D93D74">
        <w:t xml:space="preserve"> </w:t>
      </w:r>
      <w:r w:rsidRPr="00D93D74">
        <w:t xml:space="preserve">This involved </w:t>
      </w:r>
      <w:r w:rsidR="00DA42F5" w:rsidRPr="00D93D74">
        <w:t>testing four protocols for DNA isolation from stool samples</w:t>
      </w:r>
      <w:r w:rsidR="002B142C">
        <w:t xml:space="preserve"> and o</w:t>
      </w:r>
      <w:r w:rsidR="00DA42F5" w:rsidRPr="00D93D74">
        <w:t>ptimis</w:t>
      </w:r>
      <w:r w:rsidRPr="00D93D74">
        <w:t>ation of a protocol specifically targeting</w:t>
      </w:r>
      <w:r w:rsidR="00DA42F5" w:rsidRPr="00D93D74">
        <w:t xml:space="preserve"> </w:t>
      </w:r>
      <w:r w:rsidR="00161462">
        <w:t xml:space="preserve">DNA from </w:t>
      </w:r>
      <w:r w:rsidR="002B142C">
        <w:t>spores in stool samples,</w:t>
      </w:r>
      <w:r w:rsidR="00161462">
        <w:t xml:space="preserve"> </w:t>
      </w:r>
      <w:r w:rsidRPr="00D93D74">
        <w:t>through</w:t>
      </w:r>
      <w:r w:rsidR="00DA42F5" w:rsidRPr="00D93D74">
        <w:t xml:space="preserve"> selective remov</w:t>
      </w:r>
      <w:r w:rsidRPr="00D93D74">
        <w:t>al of</w:t>
      </w:r>
      <w:r w:rsidR="00DA42F5" w:rsidRPr="00D93D74">
        <w:t xml:space="preserve"> vegetative cells. </w:t>
      </w:r>
    </w:p>
    <w:p w14:paraId="2EEF7692" w14:textId="1F389B94" w:rsidR="002E5BE1" w:rsidRPr="00E81268" w:rsidRDefault="00874A09" w:rsidP="002E5BE1">
      <w:r>
        <w:t>In the main study s</w:t>
      </w:r>
      <w:r w:rsidR="00003DA5" w:rsidRPr="00E81268">
        <w:t xml:space="preserve">tool samples were </w:t>
      </w:r>
      <w:r w:rsidR="002E5BE1" w:rsidRPr="00E81268">
        <w:t>collect</w:t>
      </w:r>
      <w:r w:rsidR="00003DA5" w:rsidRPr="00E81268">
        <w:t>ed</w:t>
      </w:r>
      <w:r w:rsidR="002E5BE1" w:rsidRPr="00E81268">
        <w:t xml:space="preserve"> from nine healthy male participants every 14 days over six months. Along with each sample participants completed a questionnaire about their lifestyle, including diet, exercise, stress level, supplement and antibiotic use. Each stool sample was processed using two DNA isolation methods: untreated </w:t>
      </w:r>
      <w:r w:rsidR="002B142C">
        <w:t xml:space="preserve">(obtaining all DNA from stool samples) </w:t>
      </w:r>
      <w:r w:rsidR="002E5BE1" w:rsidRPr="00E81268">
        <w:t>and ethanol-EMA (ethidium monoazide amide) treated</w:t>
      </w:r>
      <w:r w:rsidR="002B142C">
        <w:t xml:space="preserve"> (obtaining DNA from spores and other ethanol-resistant cell forms).</w:t>
      </w:r>
      <w:r w:rsidR="002E5BE1" w:rsidRPr="00E81268">
        <w:t xml:space="preserve"> </w:t>
      </w:r>
    </w:p>
    <w:p w14:paraId="2967BB06" w14:textId="6B7EEBC0" w:rsidR="002B142C" w:rsidRPr="00E81268" w:rsidRDefault="00003DA5" w:rsidP="00A47635">
      <w:r w:rsidRPr="00E81268">
        <w:t>M</w:t>
      </w:r>
      <w:r w:rsidR="00A47635" w:rsidRPr="00E81268">
        <w:t xml:space="preserve">icrobial DNA was profiled using two sequencing approaches, amplicon sequencing targeting the </w:t>
      </w:r>
      <w:proofErr w:type="spellStart"/>
      <w:r w:rsidR="00A47635" w:rsidRPr="00E81268">
        <w:t>V3-V4</w:t>
      </w:r>
      <w:proofErr w:type="spellEnd"/>
      <w:r w:rsidR="00A47635" w:rsidRPr="00E81268">
        <w:t xml:space="preserve"> region of the 16S rRNA gene and </w:t>
      </w:r>
      <w:r w:rsidR="002B142C">
        <w:t xml:space="preserve">shotgun </w:t>
      </w:r>
      <w:r w:rsidR="00A47635" w:rsidRPr="00E81268">
        <w:t xml:space="preserve">metagenomic sequencing. Comparing ethanol treated and untreated samples enabled us to distinguish ethanol-resistant from ethanol non-resistant microbial communities based on taxon presence and abundance criteria. </w:t>
      </w:r>
      <w:r w:rsidR="002B142C">
        <w:t xml:space="preserve">Additionally, </w:t>
      </w:r>
      <w:r w:rsidR="00874A09" w:rsidRPr="00E81268">
        <w:t>in metagenomic dataset</w:t>
      </w:r>
      <w:r w:rsidR="00874A09">
        <w:t xml:space="preserve"> </w:t>
      </w:r>
      <w:r w:rsidR="002B142C">
        <w:t>s</w:t>
      </w:r>
      <w:r w:rsidR="00A47635" w:rsidRPr="00E81268">
        <w:t>pore-forming species were determined based on presence of at least 33 out of 66 genes associated with sporulation, as described by</w:t>
      </w:r>
      <w:r w:rsidR="002B142C">
        <w:t xml:space="preserve"> Browne et al., 2016</w:t>
      </w:r>
      <w:r w:rsidR="00A47635" w:rsidRPr="00E81268">
        <w:t>.</w:t>
      </w:r>
    </w:p>
    <w:p w14:paraId="124270A0" w14:textId="5DB905BF" w:rsidR="00A47635" w:rsidRPr="00E81268" w:rsidRDefault="00A47635" w:rsidP="00A47635">
      <w:r w:rsidRPr="00E81268">
        <w:t xml:space="preserve">The </w:t>
      </w:r>
      <w:r w:rsidR="00003DA5" w:rsidRPr="00E81268">
        <w:t>third</w:t>
      </w:r>
      <w:r w:rsidRPr="00E81268">
        <w:t xml:space="preserve"> part focused on isolation of spore</w:t>
      </w:r>
      <w:r w:rsidRPr="00E81268">
        <w:noBreakHyphen/>
        <w:t xml:space="preserve">forming representatives from a single selected donor (participant H). </w:t>
      </w:r>
      <w:r w:rsidR="002B142C">
        <w:t>We cultivated spore-forming bacteria f</w:t>
      </w:r>
      <w:r w:rsidRPr="00E81268">
        <w:t>rom three ethanol treated stool samples and selected </w:t>
      </w:r>
      <w:r w:rsidRPr="00E81268">
        <w:rPr>
          <w:i/>
          <w:iCs/>
        </w:rPr>
        <w:t>Clostridium saudiense</w:t>
      </w:r>
      <w:r w:rsidRPr="00E81268">
        <w:t> for further characterisation by whole</w:t>
      </w:r>
      <w:r w:rsidRPr="00E81268">
        <w:noBreakHyphen/>
        <w:t>genome sequencing</w:t>
      </w:r>
      <w:r w:rsidR="002B142C">
        <w:t xml:space="preserve">, using both short- and long-read technologies. </w:t>
      </w:r>
    </w:p>
    <w:p w14:paraId="5E8D5816" w14:textId="6B9A6AF1" w:rsidR="00A47635" w:rsidRPr="00E81268" w:rsidRDefault="00A47635" w:rsidP="00DA42F5">
      <w:r w:rsidRPr="00E81268">
        <w:t xml:space="preserve">The </w:t>
      </w:r>
      <w:r w:rsidR="00003DA5" w:rsidRPr="00E81268">
        <w:t>fourth</w:t>
      </w:r>
      <w:r w:rsidRPr="00E81268">
        <w:t xml:space="preserve"> part examined longitudinal changes in the human gut resistome using untreated stool samples from all participants using </w:t>
      </w:r>
      <w:proofErr w:type="spellStart"/>
      <w:r w:rsidRPr="00E81268">
        <w:t>AMRfinder</w:t>
      </w:r>
      <w:proofErr w:type="spellEnd"/>
      <w:r w:rsidRPr="00E81268">
        <w:t xml:space="preserve"> and CARD database.  </w:t>
      </w:r>
    </w:p>
    <w:p w14:paraId="6EC78E3C" w14:textId="4F36A25F" w:rsidR="00801198" w:rsidRPr="00D93D74" w:rsidRDefault="009D2B1C" w:rsidP="00801198">
      <w:pPr>
        <w:pStyle w:val="Caption"/>
      </w:pPr>
      <w:r w:rsidRPr="00D93D74">
        <w:rPr>
          <w:noProof/>
        </w:rPr>
        <w:lastRenderedPageBreak/>
        <w:drawing>
          <wp:inline distT="0" distB="0" distL="0" distR="0" wp14:anchorId="6AC131AA" wp14:editId="3776A8E1">
            <wp:extent cx="5814060" cy="5520906"/>
            <wp:effectExtent l="0" t="0" r="0" b="3810"/>
            <wp:docPr id="7883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2842"/>
                    <a:stretch>
                      <a:fillRect/>
                    </a:stretch>
                  </pic:blipFill>
                  <pic:spPr bwMode="auto">
                    <a:xfrm>
                      <a:off x="0" y="0"/>
                      <a:ext cx="5814060" cy="5520906"/>
                    </a:xfrm>
                    <a:prstGeom prst="rect">
                      <a:avLst/>
                    </a:prstGeom>
                    <a:noFill/>
                    <a:ln>
                      <a:noFill/>
                    </a:ln>
                    <a:extLst>
                      <a:ext uri="{53640926-AAD7-44D8-BBD7-CCE9431645EC}">
                        <a14:shadowObscured xmlns:a14="http://schemas.microsoft.com/office/drawing/2010/main"/>
                      </a:ext>
                    </a:extLst>
                  </pic:spPr>
                </pic:pic>
              </a:graphicData>
            </a:graphic>
          </wp:inline>
        </w:drawing>
      </w:r>
    </w:p>
    <w:p w14:paraId="5048B675" w14:textId="5A1E57CC" w:rsidR="0052596E" w:rsidRPr="00D93D74" w:rsidRDefault="00801198" w:rsidP="00801198">
      <w:pPr>
        <w:pStyle w:val="Caption"/>
        <w:rPr>
          <w:b w:val="0"/>
          <w:bCs/>
        </w:rPr>
      </w:pPr>
      <w:bookmarkStart w:id="139" w:name="_Toc216101615"/>
      <w:r w:rsidRPr="00D93D74">
        <w:t xml:space="preserve">Figure </w:t>
      </w:r>
      <w:r w:rsidRPr="00D93D74">
        <w:fldChar w:fldCharType="begin"/>
      </w:r>
      <w:r w:rsidRPr="00D93D74">
        <w:instrText xml:space="preserve"> SEQ Figure \* ARABIC </w:instrText>
      </w:r>
      <w:r w:rsidRPr="00D93D74">
        <w:fldChar w:fldCharType="separate"/>
      </w:r>
      <w:r w:rsidR="00610A40">
        <w:rPr>
          <w:noProof/>
        </w:rPr>
        <w:t>1</w:t>
      </w:r>
      <w:r w:rsidRPr="00D93D74">
        <w:fldChar w:fldCharType="end"/>
      </w:r>
      <w:r w:rsidRPr="00D93D74">
        <w:t>. Longitudinal study design for characterisation of gut microbiota and sporobiota in stool samples from healthy male individuals.</w:t>
      </w:r>
      <w:bookmarkEnd w:id="139"/>
      <w:r w:rsidR="00ED415C" w:rsidRPr="00D93D74">
        <w:t xml:space="preserve"> </w:t>
      </w:r>
      <w:r w:rsidR="00D660AD" w:rsidRPr="00D93D74">
        <w:rPr>
          <w:b w:val="0"/>
          <w:bCs/>
        </w:rPr>
        <w:t xml:space="preserve">Created in </w:t>
      </w:r>
      <w:proofErr w:type="spellStart"/>
      <w:r w:rsidR="00D660AD" w:rsidRPr="00D93D74">
        <w:rPr>
          <w:b w:val="0"/>
          <w:bCs/>
        </w:rPr>
        <w:t>BioRender</w:t>
      </w:r>
      <w:proofErr w:type="spellEnd"/>
      <w:r w:rsidR="00ED415C" w:rsidRPr="00D93D74">
        <w:rPr>
          <w:b w:val="0"/>
          <w:bCs/>
        </w:rPr>
        <w:t>.</w:t>
      </w:r>
      <w:r w:rsidRPr="00D93D74">
        <w:rPr>
          <w:b w:val="0"/>
          <w:bCs/>
        </w:rPr>
        <w:t xml:space="preserve"> </w:t>
      </w:r>
    </w:p>
    <w:p w14:paraId="79C4D21E" w14:textId="77777777" w:rsidR="00F53307" w:rsidRPr="00D93D74" w:rsidRDefault="00F53307" w:rsidP="00723A85">
      <w:pPr>
        <w:pStyle w:val="FigureTable"/>
        <w:rPr>
          <w:b/>
        </w:rPr>
      </w:pPr>
    </w:p>
    <w:p w14:paraId="5C007660" w14:textId="46C2E47E" w:rsidR="00335EC2" w:rsidRPr="00D93D74" w:rsidRDefault="00092E4B">
      <w:pPr>
        <w:pStyle w:val="Heading2"/>
        <w:numPr>
          <w:ilvl w:val="1"/>
          <w:numId w:val="3"/>
        </w:numPr>
      </w:pPr>
      <w:bookmarkStart w:id="140" w:name="_Toc212712190"/>
      <w:bookmarkStart w:id="141" w:name="_Toc216099710"/>
      <w:bookmarkStart w:id="142" w:name="_Toc220932832"/>
      <w:bookmarkStart w:id="143" w:name="_Toc229225097"/>
      <w:r w:rsidRPr="00D93D74">
        <w:t>LONGITUDINAL STOOL</w:t>
      </w:r>
      <w:r w:rsidR="009B6064" w:rsidRPr="00D93D74">
        <w:t xml:space="preserve"> SAMPLE</w:t>
      </w:r>
      <w:r w:rsidRPr="00D93D74">
        <w:t xml:space="preserve"> COLLECTION</w:t>
      </w:r>
      <w:bookmarkEnd w:id="138"/>
      <w:bookmarkEnd w:id="140"/>
      <w:bookmarkEnd w:id="141"/>
      <w:bookmarkEnd w:id="142"/>
      <w:bookmarkEnd w:id="143"/>
      <w:r w:rsidRPr="00D93D74">
        <w:t xml:space="preserve"> </w:t>
      </w:r>
    </w:p>
    <w:p w14:paraId="2BFAC87E" w14:textId="26388A97" w:rsidR="001312F2" w:rsidRPr="00D93D74" w:rsidRDefault="00555E2B" w:rsidP="00CD77AB">
      <w:pPr>
        <w:rPr>
          <w:rFonts w:cs="Times New Roman"/>
          <w:szCs w:val="24"/>
        </w:rPr>
      </w:pPr>
      <w:bookmarkStart w:id="144" w:name="_Toc184220082"/>
      <w:r w:rsidRPr="00D93D74">
        <w:rPr>
          <w:rFonts w:cs="Times New Roman"/>
          <w:szCs w:val="24"/>
        </w:rPr>
        <w:t>Stool samples for this study were collected from nine healthy, unrelated, non-cohabiting male participants aged 25–43, with no gastrointestinal infections or surgeries in the three months preceding the study (</w:t>
      </w:r>
      <w:r w:rsidR="00910CB8">
        <w:rPr>
          <w:rFonts w:cs="Times New Roman"/>
          <w:szCs w:val="24"/>
        </w:rPr>
        <w:t>Annex B</w:t>
      </w:r>
      <w:r w:rsidRPr="00D93D74">
        <w:rPr>
          <w:rFonts w:cs="Times New Roman"/>
          <w:szCs w:val="24"/>
        </w:rPr>
        <w:t>).</w:t>
      </w:r>
      <w:r w:rsidR="001312F2" w:rsidRPr="00D93D74">
        <w:rPr>
          <w:rFonts w:cs="Times New Roman"/>
          <w:szCs w:val="24"/>
        </w:rPr>
        <w:t xml:space="preserve"> </w:t>
      </w:r>
      <w:r w:rsidR="004F519F">
        <w:rPr>
          <w:rFonts w:cs="Times New Roman"/>
          <w:szCs w:val="24"/>
        </w:rPr>
        <w:t xml:space="preserve">Individuals A, C, D are co-workers, with A and D also sharing an office. Additionally, individuals E and F also work in the same building. </w:t>
      </w:r>
    </w:p>
    <w:p w14:paraId="452D84BB" w14:textId="1ED8B90A" w:rsidR="00DF556E" w:rsidRPr="00D93D74" w:rsidRDefault="00555E2B" w:rsidP="00CD77AB">
      <w:pPr>
        <w:rPr>
          <w:rFonts w:cs="Times New Roman"/>
          <w:szCs w:val="24"/>
        </w:rPr>
      </w:pPr>
      <w:r w:rsidRPr="00D93D74">
        <w:rPr>
          <w:rFonts w:cs="Times New Roman"/>
          <w:szCs w:val="24"/>
        </w:rPr>
        <w:t xml:space="preserve">Stool samples and corresponding questionnaires were collected at 14-day intervals for six months and additionally at pre-determined events: </w:t>
      </w:r>
      <w:r w:rsidR="00874A09">
        <w:rPr>
          <w:rFonts w:cs="Times New Roman"/>
          <w:szCs w:val="24"/>
        </w:rPr>
        <w:t xml:space="preserve">dentist or </w:t>
      </w:r>
      <w:r w:rsidRPr="00D93D74">
        <w:rPr>
          <w:rFonts w:cs="Times New Roman"/>
          <w:szCs w:val="24"/>
        </w:rPr>
        <w:t xml:space="preserve">dental hygiene visits, vaccination, minor operative procedures, hospitalisation, single episodes of excessive alcohol consumption, diarrhoea, </w:t>
      </w:r>
      <w:r w:rsidRPr="00D93D74">
        <w:rPr>
          <w:rFonts w:cs="Times New Roman"/>
          <w:szCs w:val="24"/>
        </w:rPr>
        <w:lastRenderedPageBreak/>
        <w:t>food poisoning, antibiotic treatment or travel.</w:t>
      </w:r>
      <w:r w:rsidR="00A06FFE" w:rsidRPr="00D93D74">
        <w:rPr>
          <w:rFonts w:cs="Times New Roman"/>
          <w:szCs w:val="24"/>
        </w:rPr>
        <w:t xml:space="preserve"> </w:t>
      </w:r>
      <w:r w:rsidR="00910CB8">
        <w:rPr>
          <w:rFonts w:cs="Times New Roman"/>
          <w:szCs w:val="24"/>
        </w:rPr>
        <w:t>Q</w:t>
      </w:r>
      <w:r w:rsidR="00A06FFE" w:rsidRPr="00D93D74">
        <w:rPr>
          <w:rFonts w:cs="Times New Roman"/>
          <w:szCs w:val="24"/>
        </w:rPr>
        <w:t>uestionnaire</w:t>
      </w:r>
      <w:r w:rsidR="00910CB8">
        <w:rPr>
          <w:rFonts w:cs="Times New Roman"/>
          <w:szCs w:val="24"/>
        </w:rPr>
        <w:t>s</w:t>
      </w:r>
      <w:r w:rsidR="00A06FFE" w:rsidRPr="00D93D74">
        <w:rPr>
          <w:rFonts w:cs="Times New Roman"/>
          <w:szCs w:val="24"/>
        </w:rPr>
        <w:t xml:space="preserve"> presented in </w:t>
      </w:r>
      <w:r w:rsidR="00910CB8">
        <w:rPr>
          <w:rFonts w:cs="Times New Roman"/>
          <w:szCs w:val="24"/>
        </w:rPr>
        <w:t xml:space="preserve">Annex A </w:t>
      </w:r>
      <w:r w:rsidR="00A06FFE" w:rsidRPr="00D93D74">
        <w:rPr>
          <w:rFonts w:cs="Times New Roman"/>
          <w:szCs w:val="24"/>
        </w:rPr>
        <w:t>includ</w:t>
      </w:r>
      <w:r w:rsidR="00981828" w:rsidRPr="00D93D74">
        <w:rPr>
          <w:rFonts w:cs="Times New Roman"/>
          <w:szCs w:val="24"/>
        </w:rPr>
        <w:t>ed</w:t>
      </w:r>
      <w:r w:rsidR="00A06FFE" w:rsidRPr="00D93D74">
        <w:rPr>
          <w:rFonts w:cs="Times New Roman"/>
          <w:szCs w:val="24"/>
        </w:rPr>
        <w:t xml:space="preserve"> </w:t>
      </w:r>
      <w:r w:rsidR="00910CB8">
        <w:rPr>
          <w:rFonts w:cs="Times New Roman"/>
          <w:szCs w:val="24"/>
        </w:rPr>
        <w:t>gathering information</w:t>
      </w:r>
      <w:r w:rsidR="00A06FFE" w:rsidRPr="00D93D74">
        <w:rPr>
          <w:rFonts w:cs="Times New Roman"/>
          <w:szCs w:val="24"/>
        </w:rPr>
        <w:t xml:space="preserve"> on health status and history, diet, and living conditions and nature of </w:t>
      </w:r>
      <w:commentRangeStart w:id="145"/>
      <w:r w:rsidR="00A06FFE" w:rsidRPr="00D93D74">
        <w:rPr>
          <w:rFonts w:cs="Times New Roman"/>
          <w:szCs w:val="24"/>
        </w:rPr>
        <w:t>pre</w:t>
      </w:r>
      <w:r w:rsidR="00DA42F5" w:rsidRPr="00D93D74">
        <w:rPr>
          <w:rFonts w:cs="Times New Roman"/>
          <w:szCs w:val="24"/>
        </w:rPr>
        <w:t>-</w:t>
      </w:r>
      <w:r w:rsidR="00A06FFE" w:rsidRPr="00D93D74">
        <w:rPr>
          <w:rFonts w:cs="Times New Roman"/>
          <w:szCs w:val="24"/>
        </w:rPr>
        <w:t>defined</w:t>
      </w:r>
      <w:commentRangeEnd w:id="145"/>
      <w:r w:rsidR="00E95D46" w:rsidRPr="00D93D74">
        <w:rPr>
          <w:rStyle w:val="CommentReference"/>
          <w:rFonts w:cs="Times New Roman"/>
          <w:sz w:val="24"/>
          <w:szCs w:val="24"/>
        </w:rPr>
        <w:commentReference w:id="145"/>
      </w:r>
      <w:r w:rsidR="00E95D46" w:rsidRPr="00D93D74">
        <w:rPr>
          <w:rFonts w:cs="Times New Roman"/>
          <w:szCs w:val="24"/>
        </w:rPr>
        <w:t xml:space="preserve"> events</w:t>
      </w:r>
      <w:r w:rsidR="00A06FFE" w:rsidRPr="00D93D74">
        <w:rPr>
          <w:rFonts w:cs="Times New Roman"/>
          <w:szCs w:val="24"/>
        </w:rPr>
        <w:t>.</w:t>
      </w:r>
      <w:r w:rsidRPr="00D93D74">
        <w:rPr>
          <w:rFonts w:cs="Times New Roman"/>
          <w:szCs w:val="24"/>
        </w:rPr>
        <w:t xml:space="preserve"> Participants used sterile collection containers and delivered the samples to the laboratory within a few hours of collection. If immediate delivery was not possible, samples were stored at -20 °C until transport. Upon receipt, each sample was </w:t>
      </w:r>
      <w:r w:rsidR="00DA42F5" w:rsidRPr="00D93D74">
        <w:rPr>
          <w:rFonts w:cs="Times New Roman"/>
          <w:szCs w:val="24"/>
        </w:rPr>
        <w:t>homogenized</w:t>
      </w:r>
      <w:r w:rsidRPr="00D93D74">
        <w:rPr>
          <w:rFonts w:cs="Times New Roman"/>
          <w:szCs w:val="24"/>
        </w:rPr>
        <w:t xml:space="preserve">, divided into five aliquots (one 10 µl inoculation loop per aliquot), and stored at -80 °C. </w:t>
      </w:r>
    </w:p>
    <w:p w14:paraId="7AD69601" w14:textId="3C7DE7AC" w:rsidR="00281EC3" w:rsidRPr="00D93D74" w:rsidRDefault="00555E2B" w:rsidP="00CD77AB">
      <w:pPr>
        <w:rPr>
          <w:rFonts w:cs="Times New Roman"/>
          <w:szCs w:val="24"/>
        </w:rPr>
      </w:pPr>
      <w:r w:rsidRPr="00D93D74">
        <w:rPr>
          <w:rFonts w:cs="Times New Roman"/>
          <w:szCs w:val="24"/>
        </w:rPr>
        <w:t>Ethical approval was obtained from the National Medical Ethics Committee of the Republic of Slovenia (0120-280/2022/6).</w:t>
      </w:r>
    </w:p>
    <w:p w14:paraId="0FA2E2F8" w14:textId="490F9BC8" w:rsidR="00C6265A" w:rsidRPr="00D93D74" w:rsidRDefault="00C6265A" w:rsidP="00CD77AB">
      <w:pPr>
        <w:rPr>
          <w:rFonts w:cs="Times New Roman"/>
          <w:szCs w:val="24"/>
        </w:rPr>
      </w:pPr>
    </w:p>
    <w:p w14:paraId="3C6BADB7" w14:textId="7A6D7645" w:rsidR="00C6265A" w:rsidRPr="00D93D74" w:rsidRDefault="00C6265A">
      <w:pPr>
        <w:pStyle w:val="Heading2"/>
        <w:numPr>
          <w:ilvl w:val="1"/>
          <w:numId w:val="3"/>
        </w:numPr>
      </w:pPr>
      <w:bookmarkStart w:id="146" w:name="_Toc216099711"/>
      <w:bookmarkStart w:id="147" w:name="_Toc220932833"/>
      <w:bookmarkStart w:id="148" w:name="_Toc229225098"/>
      <w:bookmarkStart w:id="149" w:name="_Toc212712191"/>
      <w:r w:rsidRPr="00D93D74">
        <w:t>COMPARISON AND OPTIMIZATION OF PROTOCOLS FOR DNA ISOLATION</w:t>
      </w:r>
      <w:bookmarkEnd w:id="146"/>
      <w:bookmarkEnd w:id="147"/>
      <w:bookmarkEnd w:id="148"/>
    </w:p>
    <w:p w14:paraId="25F0D3C2" w14:textId="4CFD7380" w:rsidR="00281EC3" w:rsidRPr="00D93D74" w:rsidRDefault="00C6265A">
      <w:pPr>
        <w:pStyle w:val="Heading3"/>
        <w:numPr>
          <w:ilvl w:val="2"/>
          <w:numId w:val="3"/>
        </w:numPr>
      </w:pPr>
      <w:bookmarkStart w:id="150" w:name="_Toc216099712"/>
      <w:bookmarkStart w:id="151" w:name="_Toc220932834"/>
      <w:bookmarkStart w:id="152" w:name="_Toc229225099"/>
      <w:r w:rsidRPr="00D93D74">
        <w:t xml:space="preserve">Comparison of isolation protocols for bacterial </w:t>
      </w:r>
      <w:r w:rsidR="00F53307" w:rsidRPr="00D93D74">
        <w:t>DNA</w:t>
      </w:r>
      <w:r w:rsidRPr="00D93D74">
        <w:t xml:space="preserve"> from human stool samples</w:t>
      </w:r>
      <w:bookmarkEnd w:id="144"/>
      <w:bookmarkEnd w:id="149"/>
      <w:bookmarkEnd w:id="150"/>
      <w:bookmarkEnd w:id="151"/>
      <w:bookmarkEnd w:id="152"/>
    </w:p>
    <w:p w14:paraId="3128BDD9" w14:textId="4FB6B5A4" w:rsidR="00281EC3" w:rsidRPr="00D93D74" w:rsidRDefault="00B23A3C" w:rsidP="00CD77AB">
      <w:pPr>
        <w:rPr>
          <w:rFonts w:cs="Times New Roman"/>
          <w:szCs w:val="24"/>
        </w:rPr>
      </w:pPr>
      <w:r w:rsidRPr="00D93D74">
        <w:rPr>
          <w:rFonts w:cs="Times New Roman"/>
          <w:szCs w:val="24"/>
        </w:rPr>
        <w:t xml:space="preserve">We compared four DNA isolation protocols: </w:t>
      </w:r>
      <w:proofErr w:type="spellStart"/>
      <w:r w:rsidRPr="00D93D74">
        <w:rPr>
          <w:rFonts w:cs="Times New Roman"/>
          <w:szCs w:val="24"/>
        </w:rPr>
        <w:t>QIAamp</w:t>
      </w:r>
      <w:proofErr w:type="spellEnd"/>
      <w:r w:rsidRPr="00D93D74">
        <w:rPr>
          <w:rFonts w:cs="Times New Roman"/>
          <w:szCs w:val="24"/>
        </w:rPr>
        <w:t xml:space="preserve"> </w:t>
      </w:r>
      <w:proofErr w:type="spellStart"/>
      <w:r w:rsidRPr="00D93D74">
        <w:rPr>
          <w:rFonts w:cs="Times New Roman"/>
          <w:szCs w:val="24"/>
        </w:rPr>
        <w:t>PowerFecal</w:t>
      </w:r>
      <w:proofErr w:type="spellEnd"/>
      <w:r w:rsidRPr="00D93D74">
        <w:rPr>
          <w:rFonts w:cs="Times New Roman"/>
          <w:szCs w:val="24"/>
        </w:rPr>
        <w:t xml:space="preserve"> Pro DNA Kit</w:t>
      </w:r>
      <w:r w:rsidR="007B5A5E" w:rsidRPr="00D93D74">
        <w:rPr>
          <w:rFonts w:cs="Times New Roman"/>
          <w:szCs w:val="24"/>
        </w:rPr>
        <w:t xml:space="preserve"> (Qiagen, Germany)</w:t>
      </w:r>
      <w:r w:rsidRPr="00D93D74">
        <w:rPr>
          <w:rFonts w:cs="Times New Roman"/>
          <w:szCs w:val="24"/>
        </w:rPr>
        <w:t xml:space="preserve">, </w:t>
      </w:r>
      <w:proofErr w:type="spellStart"/>
      <w:r w:rsidRPr="00D93D74">
        <w:rPr>
          <w:rFonts w:cs="Times New Roman"/>
          <w:szCs w:val="24"/>
        </w:rPr>
        <w:t>QIAamp</w:t>
      </w:r>
      <w:proofErr w:type="spellEnd"/>
      <w:r w:rsidRPr="00D93D74">
        <w:rPr>
          <w:rFonts w:cs="Times New Roman"/>
          <w:szCs w:val="24"/>
        </w:rPr>
        <w:t xml:space="preserve"> Fast DNA Stool Mini Kit (Qiagen, Germany), </w:t>
      </w:r>
      <w:proofErr w:type="spellStart"/>
      <w:r w:rsidRPr="00D93D74">
        <w:rPr>
          <w:rFonts w:cs="Times New Roman"/>
          <w:szCs w:val="24"/>
        </w:rPr>
        <w:t>NucleoSpin</w:t>
      </w:r>
      <w:proofErr w:type="spellEnd"/>
      <w:r w:rsidRPr="00D93D74">
        <w:rPr>
          <w:rFonts w:cs="Times New Roman"/>
          <w:szCs w:val="24"/>
        </w:rPr>
        <w:t xml:space="preserve"> Soil Mini Kit (</w:t>
      </w:r>
      <w:proofErr w:type="spellStart"/>
      <w:r w:rsidRPr="00D93D74">
        <w:rPr>
          <w:rFonts w:cs="Times New Roman"/>
          <w:szCs w:val="24"/>
        </w:rPr>
        <w:t>Macherey</w:t>
      </w:r>
      <w:proofErr w:type="spellEnd"/>
      <w:r w:rsidRPr="00D93D74">
        <w:rPr>
          <w:rFonts w:cs="Times New Roman"/>
          <w:szCs w:val="24"/>
        </w:rPr>
        <w:t xml:space="preserve">-Nagel, Germany), and an in-house protocol based on the </w:t>
      </w:r>
      <w:proofErr w:type="spellStart"/>
      <w:r w:rsidRPr="00D93D74">
        <w:rPr>
          <w:rFonts w:cs="Times New Roman"/>
          <w:szCs w:val="24"/>
        </w:rPr>
        <w:t>DNeasy</w:t>
      </w:r>
      <w:proofErr w:type="spellEnd"/>
      <w:r w:rsidRPr="00D93D74">
        <w:rPr>
          <w:rFonts w:cs="Times New Roman"/>
          <w:szCs w:val="24"/>
        </w:rPr>
        <w:t xml:space="preserve"> Blood &amp; Tissue Kit (Qiagen, Germany) (</w:t>
      </w:r>
      <w:r w:rsidR="00910CB8">
        <w:rPr>
          <w:rFonts w:cs="Times New Roman"/>
          <w:szCs w:val="24"/>
        </w:rPr>
        <w:t>Annex B</w:t>
      </w:r>
      <w:r w:rsidRPr="00D93D74">
        <w:rPr>
          <w:rFonts w:cs="Times New Roman"/>
          <w:szCs w:val="24"/>
        </w:rPr>
        <w:t xml:space="preserve">). DNA was isolated in triplicate from three stool samples and a negative control containing 250 µl nuclease-free water. </w:t>
      </w:r>
      <w:r w:rsidR="00555E2B" w:rsidRPr="00D93D74">
        <w:rPr>
          <w:rFonts w:cs="Times New Roman"/>
          <w:szCs w:val="24"/>
        </w:rPr>
        <w:t>S</w:t>
      </w:r>
      <w:r w:rsidRPr="00D93D74">
        <w:rPr>
          <w:rFonts w:cs="Times New Roman"/>
          <w:szCs w:val="24"/>
        </w:rPr>
        <w:t xml:space="preserve">amples were </w:t>
      </w:r>
      <w:r w:rsidR="00555E2B" w:rsidRPr="00D93D74">
        <w:rPr>
          <w:rFonts w:cs="Times New Roman"/>
          <w:szCs w:val="24"/>
        </w:rPr>
        <w:t>processed</w:t>
      </w:r>
      <w:r w:rsidRPr="00D93D74">
        <w:rPr>
          <w:rFonts w:cs="Times New Roman"/>
          <w:szCs w:val="24"/>
        </w:rPr>
        <w:t xml:space="preserve"> according to the manufacturer’s instructions</w:t>
      </w:r>
      <w:r w:rsidR="00555E2B" w:rsidRPr="00D93D74">
        <w:rPr>
          <w:rFonts w:cs="Times New Roman"/>
          <w:szCs w:val="24"/>
        </w:rPr>
        <w:t>,</w:t>
      </w:r>
      <w:r w:rsidRPr="00D93D74">
        <w:rPr>
          <w:rFonts w:cs="Times New Roman"/>
          <w:szCs w:val="24"/>
        </w:rPr>
        <w:t xml:space="preserve"> with the following modification: for the </w:t>
      </w:r>
      <w:proofErr w:type="spellStart"/>
      <w:r w:rsidRPr="00D93D74">
        <w:rPr>
          <w:rFonts w:cs="Times New Roman"/>
          <w:szCs w:val="24"/>
        </w:rPr>
        <w:t>FastDNA</w:t>
      </w:r>
      <w:proofErr w:type="spellEnd"/>
      <w:r w:rsidRPr="00D93D74">
        <w:rPr>
          <w:rFonts w:cs="Times New Roman"/>
          <w:szCs w:val="24"/>
        </w:rPr>
        <w:t xml:space="preserve"> and </w:t>
      </w:r>
      <w:proofErr w:type="spellStart"/>
      <w:r w:rsidRPr="00D93D74">
        <w:rPr>
          <w:rFonts w:cs="Times New Roman"/>
          <w:szCs w:val="24"/>
        </w:rPr>
        <w:t>DNeasy</w:t>
      </w:r>
      <w:proofErr w:type="spellEnd"/>
      <w:r w:rsidRPr="00D93D74">
        <w:rPr>
          <w:rFonts w:cs="Times New Roman"/>
          <w:szCs w:val="24"/>
        </w:rPr>
        <w:t xml:space="preserve"> protocols, additional mechanical lysis </w:t>
      </w:r>
      <w:r w:rsidR="00555E2B" w:rsidRPr="00D93D74">
        <w:rPr>
          <w:rFonts w:cs="Times New Roman"/>
          <w:szCs w:val="24"/>
        </w:rPr>
        <w:t xml:space="preserve">was performed using </w:t>
      </w:r>
      <w:r w:rsidRPr="00D93D74">
        <w:rPr>
          <w:rFonts w:cs="Times New Roman"/>
          <w:szCs w:val="24"/>
        </w:rPr>
        <w:t>a mixture of 0.1 mm and 0.5 mm zirconia beads in equal parts</w:t>
      </w:r>
      <w:r w:rsidR="00555E2B" w:rsidRPr="00D93D74">
        <w:rPr>
          <w:rFonts w:cs="Times New Roman"/>
          <w:szCs w:val="24"/>
        </w:rPr>
        <w:t xml:space="preserve"> </w:t>
      </w:r>
      <w:r w:rsidRPr="00D93D74">
        <w:rPr>
          <w:rFonts w:cs="Times New Roman"/>
          <w:szCs w:val="24"/>
        </w:rPr>
        <w:t xml:space="preserve">on a </w:t>
      </w:r>
      <w:proofErr w:type="spellStart"/>
      <w:r w:rsidRPr="00D93D74">
        <w:rPr>
          <w:rFonts w:cs="Times New Roman"/>
          <w:szCs w:val="24"/>
        </w:rPr>
        <w:t>MagnaLyser</w:t>
      </w:r>
      <w:proofErr w:type="spellEnd"/>
      <w:r w:rsidRPr="00D93D74">
        <w:rPr>
          <w:rFonts w:cs="Times New Roman"/>
          <w:szCs w:val="24"/>
        </w:rPr>
        <w:t xml:space="preserve"> for 30 seconds at 7000 rpm. DNA was </w:t>
      </w:r>
      <w:r w:rsidR="00555E2B" w:rsidRPr="00D93D74">
        <w:rPr>
          <w:rFonts w:cs="Times New Roman"/>
          <w:szCs w:val="24"/>
        </w:rPr>
        <w:t xml:space="preserve">eluted </w:t>
      </w:r>
      <w:r w:rsidRPr="00D93D74">
        <w:rPr>
          <w:rFonts w:cs="Times New Roman"/>
          <w:szCs w:val="24"/>
        </w:rPr>
        <w:t>in 100 µl nuclease-free water. DNA concentration was measured using the Quant-</w:t>
      </w:r>
      <w:proofErr w:type="spellStart"/>
      <w:r w:rsidRPr="00D93D74">
        <w:rPr>
          <w:rFonts w:cs="Times New Roman"/>
          <w:szCs w:val="24"/>
        </w:rPr>
        <w:t>iT</w:t>
      </w:r>
      <w:proofErr w:type="spellEnd"/>
      <w:r w:rsidRPr="00D93D74">
        <w:rPr>
          <w:rFonts w:cs="Times New Roman"/>
          <w:szCs w:val="24"/>
        </w:rPr>
        <w:t xml:space="preserve">™ </w:t>
      </w:r>
      <w:proofErr w:type="spellStart"/>
      <w:r w:rsidRPr="00D93D74">
        <w:rPr>
          <w:rFonts w:cs="Times New Roman"/>
          <w:szCs w:val="24"/>
        </w:rPr>
        <w:t>PicoGreen</w:t>
      </w:r>
      <w:proofErr w:type="spellEnd"/>
      <w:r w:rsidRPr="00D93D74">
        <w:rPr>
          <w:rFonts w:cs="Times New Roman"/>
          <w:szCs w:val="24"/>
        </w:rPr>
        <w:t>™ dsDNA Assay and dsDNA Reagents (Invitrogen™, US</w:t>
      </w:r>
      <w:ins w:id="153" w:author="Urša Miklavčič" w:date="2026-04-28T18:33:00Z" w16du:dateUtc="2026-04-28T16:33:00Z">
        <w:r w:rsidR="0023210F">
          <w:rPr>
            <w:rFonts w:cs="Times New Roman"/>
            <w:szCs w:val="24"/>
          </w:rPr>
          <w:t>A</w:t>
        </w:r>
      </w:ins>
      <w:r w:rsidRPr="00D93D74">
        <w:rPr>
          <w:rFonts w:cs="Times New Roman"/>
          <w:szCs w:val="24"/>
        </w:rPr>
        <w:t>).</w:t>
      </w:r>
    </w:p>
    <w:p w14:paraId="6AFC1D32" w14:textId="77777777" w:rsidR="00092E4B" w:rsidRPr="00D93D74" w:rsidRDefault="00092E4B" w:rsidP="00CD77AB">
      <w:pPr>
        <w:rPr>
          <w:rFonts w:cs="Times New Roman"/>
          <w:szCs w:val="24"/>
        </w:rPr>
      </w:pPr>
    </w:p>
    <w:p w14:paraId="09D11544" w14:textId="2A8020E2" w:rsidR="004B1C68" w:rsidRPr="00D93D74" w:rsidRDefault="007B5A5E">
      <w:pPr>
        <w:pStyle w:val="Heading3"/>
        <w:numPr>
          <w:ilvl w:val="2"/>
          <w:numId w:val="3"/>
        </w:numPr>
      </w:pPr>
      <w:bookmarkStart w:id="154" w:name="_Toc220932835"/>
      <w:bookmarkStart w:id="155" w:name="_Toc229225100"/>
      <w:bookmarkStart w:id="156" w:name="_Toc212712192"/>
      <w:r w:rsidRPr="00D93D74">
        <w:t>Optimization of removal of vegetative cells and their DNA from stool samples</w:t>
      </w:r>
      <w:bookmarkEnd w:id="154"/>
      <w:bookmarkEnd w:id="155"/>
      <w:r w:rsidRPr="00D93D74">
        <w:t xml:space="preserve"> </w:t>
      </w:r>
      <w:r w:rsidR="004E2BD3" w:rsidRPr="00D93D74">
        <w:t xml:space="preserve"> </w:t>
      </w:r>
      <w:bookmarkEnd w:id="156"/>
    </w:p>
    <w:p w14:paraId="4CBE953B" w14:textId="10E85D20" w:rsidR="004F2442" w:rsidRPr="00D93D74" w:rsidRDefault="00333FFC" w:rsidP="00CD77AB">
      <w:bookmarkStart w:id="157" w:name="_Hlk184885436"/>
      <w:r w:rsidRPr="00D93D74">
        <w:t xml:space="preserve">To obtain DNA from spores and other resistant cell forms we </w:t>
      </w:r>
      <w:r w:rsidR="00555E2B" w:rsidRPr="00D93D74">
        <w:t xml:space="preserve">compared heat and ethanol shock treatments </w:t>
      </w:r>
      <w:r w:rsidRPr="00D93D74">
        <w:t>o</w:t>
      </w:r>
      <w:r w:rsidR="005610BB" w:rsidRPr="00D93D74">
        <w:t>n</w:t>
      </w:r>
      <w:r w:rsidR="00555E2B" w:rsidRPr="00D93D74">
        <w:t xml:space="preserve"> stool samples. Additionally, we used ethidium bromide monoazide (EMA) to remove free DNA and DNA from damaged </w:t>
      </w:r>
      <w:r w:rsidRPr="00D93D74">
        <w:t xml:space="preserve">(vegetative) </w:t>
      </w:r>
      <w:r w:rsidR="00555E2B" w:rsidRPr="00D93D74">
        <w:t>cells. EMA binds to free DNA and can enter damaged cells, where, under light exposure, it cleaves double-stranded DNA, rendering it unsuitable for PCR or sequencing. To minimise DNA fragmentation during extraction, we also optimised the bead-beating procedure.</w:t>
      </w:r>
    </w:p>
    <w:bookmarkEnd w:id="157"/>
    <w:p w14:paraId="453B49EB" w14:textId="19812DF3" w:rsidR="004E2BD3" w:rsidRPr="00D93D74" w:rsidRDefault="00032A34" w:rsidP="004E2BD3">
      <w:pPr>
        <w:rPr>
          <w:rFonts w:cs="Times New Roman"/>
          <w:szCs w:val="24"/>
        </w:rPr>
      </w:pPr>
      <w:r w:rsidRPr="00D93D74">
        <w:rPr>
          <w:rFonts w:cs="Times New Roman"/>
          <w:szCs w:val="24"/>
        </w:rPr>
        <w:t>Two s</w:t>
      </w:r>
      <w:r w:rsidR="00555E2B" w:rsidRPr="00D93D74">
        <w:rPr>
          <w:rFonts w:cs="Times New Roman"/>
          <w:szCs w:val="24"/>
        </w:rPr>
        <w:t xml:space="preserve">tool aliquots </w:t>
      </w:r>
      <w:r w:rsidR="0023210F">
        <w:rPr>
          <w:rFonts w:cs="Times New Roman"/>
          <w:szCs w:val="24"/>
        </w:rPr>
        <w:t xml:space="preserve">in duplicates </w:t>
      </w:r>
      <w:r w:rsidR="00555E2B" w:rsidRPr="00D93D74">
        <w:rPr>
          <w:rFonts w:cs="Times New Roman"/>
          <w:szCs w:val="24"/>
        </w:rPr>
        <w:t xml:space="preserve">were </w:t>
      </w:r>
      <w:r w:rsidR="00DA42F5" w:rsidRPr="00D93D74">
        <w:rPr>
          <w:rFonts w:cs="Times New Roman"/>
          <w:szCs w:val="24"/>
        </w:rPr>
        <w:t xml:space="preserve">each </w:t>
      </w:r>
      <w:r w:rsidR="00555E2B" w:rsidRPr="00D93D74">
        <w:rPr>
          <w:rFonts w:cs="Times New Roman"/>
          <w:szCs w:val="24"/>
        </w:rPr>
        <w:t>resuspended in 1.5 ml of 70% ethanol for 24 hours or subjected to heat shock at 80 °C for 30 minutes</w:t>
      </w:r>
      <w:r w:rsidR="007B5A5E" w:rsidRPr="00D93D74">
        <w:rPr>
          <w:rFonts w:cs="Times New Roman"/>
          <w:szCs w:val="24"/>
        </w:rPr>
        <w:t xml:space="preserve">, based on </w:t>
      </w:r>
      <w:r w:rsidR="00874A09">
        <w:rPr>
          <w:rFonts w:cs="Times New Roman"/>
          <w:szCs w:val="24"/>
        </w:rPr>
        <w:t xml:space="preserve">our </w:t>
      </w:r>
      <w:r w:rsidR="007B5A5E" w:rsidRPr="00D93D74">
        <w:rPr>
          <w:rFonts w:cs="Times New Roman"/>
          <w:szCs w:val="24"/>
        </w:rPr>
        <w:t xml:space="preserve">previous cultivation </w:t>
      </w:r>
      <w:r w:rsidR="00874A09">
        <w:rPr>
          <w:rFonts w:cs="Times New Roman"/>
          <w:szCs w:val="24"/>
        </w:rPr>
        <w:t>projects</w:t>
      </w:r>
      <w:r w:rsidR="00874A09" w:rsidRPr="00D93D74">
        <w:rPr>
          <w:rFonts w:cs="Times New Roman"/>
          <w:szCs w:val="24"/>
        </w:rPr>
        <w:t xml:space="preserve"> </w:t>
      </w:r>
      <w:r w:rsidR="007B5A5E" w:rsidRPr="00D93D74">
        <w:rPr>
          <w:rFonts w:cs="Times New Roman"/>
          <w:szCs w:val="24"/>
        </w:rPr>
        <w:t>with spore-forming bacteria</w:t>
      </w:r>
      <w:r w:rsidRPr="00D93D74">
        <w:rPr>
          <w:rFonts w:cs="Times New Roman"/>
          <w:szCs w:val="24"/>
        </w:rPr>
        <w:t xml:space="preserve"> (</w:t>
      </w:r>
      <w:r w:rsidR="0025537A">
        <w:rPr>
          <w:rFonts w:cs="Times New Roman"/>
          <w:szCs w:val="24"/>
        </w:rPr>
        <w:t>Annex C</w:t>
      </w:r>
      <w:r w:rsidRPr="00D93D74">
        <w:rPr>
          <w:rFonts w:cs="Times New Roman"/>
          <w:szCs w:val="24"/>
        </w:rPr>
        <w:t>)</w:t>
      </w:r>
      <w:r w:rsidR="00555E2B" w:rsidRPr="00D93D74">
        <w:rPr>
          <w:rFonts w:cs="Times New Roman"/>
          <w:szCs w:val="24"/>
        </w:rPr>
        <w:t xml:space="preserve">. After treatment, samples were washed three times with nuclease-free water. For EMA treatment, samples were incubated with 2.5 ng/µl EMA in the dark for 5 minutes, then illuminated on ice for 5, 10, or 15 minutes using an 8000-lumen light source. Controls included untreated stool samples and heat- or ethanol-shocked samples washed only with water but without EMA treatment, as EMA-efficiency controls. DNA was isolated using the </w:t>
      </w:r>
      <w:proofErr w:type="spellStart"/>
      <w:r w:rsidR="00555E2B" w:rsidRPr="00D93D74">
        <w:rPr>
          <w:rFonts w:cs="Times New Roman"/>
          <w:szCs w:val="24"/>
        </w:rPr>
        <w:lastRenderedPageBreak/>
        <w:t>MasterPure</w:t>
      </w:r>
      <w:proofErr w:type="spellEnd"/>
      <w:r w:rsidR="00555E2B" w:rsidRPr="00D93D74">
        <w:rPr>
          <w:rFonts w:cs="Times New Roman"/>
          <w:szCs w:val="24"/>
        </w:rPr>
        <w:t>™ Complete DNA and RNA Purification Kit (</w:t>
      </w:r>
      <w:proofErr w:type="spellStart"/>
      <w:r w:rsidR="00555E2B" w:rsidRPr="00D93D74">
        <w:rPr>
          <w:rFonts w:cs="Times New Roman"/>
          <w:szCs w:val="24"/>
        </w:rPr>
        <w:t>Lucigen</w:t>
      </w:r>
      <w:proofErr w:type="spellEnd"/>
      <w:r w:rsidR="00555E2B" w:rsidRPr="00D93D74">
        <w:rPr>
          <w:rFonts w:cs="Times New Roman"/>
          <w:szCs w:val="24"/>
        </w:rPr>
        <w:t xml:space="preserve">, USA). Prior to isolation, samples underwent bead-beating in Cell Lysis Solution with 0.5 g of 0.5 mm silica beads using a </w:t>
      </w:r>
      <w:proofErr w:type="spellStart"/>
      <w:r w:rsidR="00555E2B" w:rsidRPr="00D93D74">
        <w:rPr>
          <w:rFonts w:cs="Times New Roman"/>
          <w:szCs w:val="24"/>
        </w:rPr>
        <w:t>MagNA</w:t>
      </w:r>
      <w:proofErr w:type="spellEnd"/>
      <w:r w:rsidR="00555E2B" w:rsidRPr="00D93D74">
        <w:rPr>
          <w:rFonts w:cs="Times New Roman"/>
          <w:szCs w:val="24"/>
        </w:rPr>
        <w:t xml:space="preserve"> </w:t>
      </w:r>
      <w:proofErr w:type="spellStart"/>
      <w:r w:rsidR="00555E2B" w:rsidRPr="00D93D74">
        <w:rPr>
          <w:rFonts w:cs="Times New Roman"/>
          <w:szCs w:val="24"/>
        </w:rPr>
        <w:t>Lyser</w:t>
      </w:r>
      <w:proofErr w:type="spellEnd"/>
      <w:r w:rsidR="00555E2B" w:rsidRPr="00D93D74">
        <w:rPr>
          <w:rFonts w:cs="Times New Roman"/>
          <w:szCs w:val="24"/>
        </w:rPr>
        <w:t xml:space="preserve"> (Roche Diagnostics, Germany) at 7000 rpm. Bead-beating was performed for 70 seconds for the initial comparison and subsequently optimised to two cycles of 30 seconds at 7000 rpm to reduce DNA shearing. DNA quality was assessed by gel electrophoresis for fragmentation and by the absorbance ratio at 260/280 to estimate protein contamination.</w:t>
      </w:r>
      <w:r w:rsidR="005610BB" w:rsidRPr="00D93D74">
        <w:rPr>
          <w:rFonts w:cs="Times New Roman"/>
          <w:szCs w:val="24"/>
        </w:rPr>
        <w:t xml:space="preserve"> DNA concentration was measured using the Quant-</w:t>
      </w:r>
      <w:proofErr w:type="spellStart"/>
      <w:r w:rsidR="005610BB" w:rsidRPr="00D93D74">
        <w:rPr>
          <w:rFonts w:cs="Times New Roman"/>
          <w:szCs w:val="24"/>
        </w:rPr>
        <w:t>iT</w:t>
      </w:r>
      <w:proofErr w:type="spellEnd"/>
      <w:r w:rsidR="005610BB" w:rsidRPr="00D93D74">
        <w:rPr>
          <w:rFonts w:cs="Times New Roman"/>
          <w:szCs w:val="24"/>
        </w:rPr>
        <w:t xml:space="preserve">™ </w:t>
      </w:r>
      <w:proofErr w:type="spellStart"/>
      <w:r w:rsidR="005610BB" w:rsidRPr="00D93D74">
        <w:rPr>
          <w:rFonts w:cs="Times New Roman"/>
          <w:szCs w:val="24"/>
        </w:rPr>
        <w:t>PicoGreen</w:t>
      </w:r>
      <w:proofErr w:type="spellEnd"/>
      <w:r w:rsidR="005610BB" w:rsidRPr="00D93D74">
        <w:rPr>
          <w:rFonts w:cs="Times New Roman"/>
          <w:szCs w:val="24"/>
        </w:rPr>
        <w:t>™ dsDNA Assay (</w:t>
      </w:r>
      <w:proofErr w:type="spellStart"/>
      <w:r w:rsidR="005610BB" w:rsidRPr="00D93D74">
        <w:rPr>
          <w:rFonts w:cs="Times New Roman"/>
          <w:szCs w:val="24"/>
        </w:rPr>
        <w:t>Thermo</w:t>
      </w:r>
      <w:proofErr w:type="spellEnd"/>
      <w:r w:rsidR="005610BB" w:rsidRPr="00D93D74">
        <w:rPr>
          <w:rFonts w:cs="Times New Roman"/>
          <w:szCs w:val="24"/>
        </w:rPr>
        <w:t xml:space="preserve"> Fisher Scientific, USA).</w:t>
      </w:r>
    </w:p>
    <w:p w14:paraId="4F88564C" w14:textId="42DECB0E" w:rsidR="004E2BD3" w:rsidRPr="00D93D74" w:rsidRDefault="00032A34" w:rsidP="004E2BD3">
      <w:pPr>
        <w:rPr>
          <w:rFonts w:cs="Times New Roman"/>
          <w:szCs w:val="24"/>
        </w:rPr>
      </w:pPr>
      <w:r w:rsidRPr="00D93D74">
        <w:rPr>
          <w:rFonts w:cs="Times New Roman"/>
          <w:szCs w:val="24"/>
        </w:rPr>
        <w:t>E</w:t>
      </w:r>
      <w:r w:rsidR="00555E2B" w:rsidRPr="00D93D74">
        <w:rPr>
          <w:rFonts w:cs="Times New Roman"/>
          <w:szCs w:val="24"/>
        </w:rPr>
        <w:t xml:space="preserve">thanol shock combined with EMA treatment (10-minute illumination) and the optimised bead-beating protocol </w:t>
      </w:r>
      <w:r w:rsidR="005610BB" w:rsidRPr="00D93D74">
        <w:rPr>
          <w:rFonts w:cs="Times New Roman"/>
          <w:szCs w:val="24"/>
        </w:rPr>
        <w:t xml:space="preserve">(2 x 30 s at 7000 rpm) </w:t>
      </w:r>
      <w:r w:rsidR="00555E2B" w:rsidRPr="00D93D74">
        <w:rPr>
          <w:rFonts w:cs="Times New Roman"/>
          <w:szCs w:val="24"/>
        </w:rPr>
        <w:t xml:space="preserve">was </w:t>
      </w:r>
      <w:r w:rsidRPr="00D93D74">
        <w:rPr>
          <w:rFonts w:cs="Times New Roman"/>
          <w:szCs w:val="24"/>
        </w:rPr>
        <w:t xml:space="preserve">selected for isolation of </w:t>
      </w:r>
      <w:r w:rsidR="005610BB" w:rsidRPr="00D93D74">
        <w:rPr>
          <w:rFonts w:cs="Times New Roman"/>
          <w:szCs w:val="24"/>
        </w:rPr>
        <w:t xml:space="preserve">ethanol treated </w:t>
      </w:r>
      <w:r w:rsidRPr="00D93D74">
        <w:rPr>
          <w:rFonts w:cs="Times New Roman"/>
          <w:szCs w:val="24"/>
        </w:rPr>
        <w:t>samples</w:t>
      </w:r>
      <w:r w:rsidR="005610BB" w:rsidRPr="00D93D74">
        <w:rPr>
          <w:rFonts w:cs="Times New Roman"/>
          <w:szCs w:val="24"/>
        </w:rPr>
        <w:t xml:space="preserve"> from the longitudinal cohort</w:t>
      </w:r>
      <w:r w:rsidR="00555E2B" w:rsidRPr="00D93D74">
        <w:rPr>
          <w:rFonts w:cs="Times New Roman"/>
          <w:szCs w:val="24"/>
        </w:rPr>
        <w:t>. Isolated DNA was stored at -80 °C until further use.</w:t>
      </w:r>
    </w:p>
    <w:p w14:paraId="7BF15B89" w14:textId="77777777" w:rsidR="00B11A96" w:rsidRPr="00D93D74" w:rsidRDefault="00B11A96" w:rsidP="00CD77AB">
      <w:pPr>
        <w:rPr>
          <w:rFonts w:cs="Times New Roman"/>
          <w:szCs w:val="24"/>
        </w:rPr>
      </w:pPr>
    </w:p>
    <w:p w14:paraId="2B3BA2B7" w14:textId="668ED1CD" w:rsidR="00173621" w:rsidRPr="00D93D74" w:rsidRDefault="00173621">
      <w:pPr>
        <w:pStyle w:val="Heading2"/>
        <w:numPr>
          <w:ilvl w:val="1"/>
          <w:numId w:val="3"/>
        </w:numPr>
      </w:pPr>
      <w:bookmarkStart w:id="158" w:name="_Toc212712195"/>
      <w:bookmarkStart w:id="159" w:name="_Toc216099714"/>
      <w:bookmarkStart w:id="160" w:name="_Toc220932836"/>
      <w:bookmarkStart w:id="161" w:name="_Toc229225101"/>
      <w:r w:rsidRPr="00D93D74">
        <w:t>DNA ISOLATION</w:t>
      </w:r>
      <w:bookmarkEnd w:id="158"/>
      <w:bookmarkEnd w:id="159"/>
      <w:bookmarkEnd w:id="160"/>
      <w:bookmarkEnd w:id="161"/>
    </w:p>
    <w:p w14:paraId="734125BB" w14:textId="261FA633" w:rsidR="008A0D22" w:rsidRPr="00D93D74" w:rsidRDefault="008A0D22">
      <w:pPr>
        <w:pStyle w:val="Heading3"/>
        <w:numPr>
          <w:ilvl w:val="2"/>
          <w:numId w:val="3"/>
        </w:numPr>
      </w:pPr>
      <w:bookmarkStart w:id="162" w:name="_Toc212712196"/>
      <w:bookmarkStart w:id="163" w:name="_Toc216099715"/>
      <w:bookmarkStart w:id="164" w:name="_Toc220932837"/>
      <w:bookmarkStart w:id="165" w:name="_Toc229225102"/>
      <w:commentRangeStart w:id="166"/>
      <w:r w:rsidRPr="00D93D74">
        <w:t xml:space="preserve">DNA isolation </w:t>
      </w:r>
      <w:r w:rsidR="00702F47" w:rsidRPr="00D93D74">
        <w:t>from</w:t>
      </w:r>
      <w:r w:rsidR="000D1D0F" w:rsidRPr="00D93D74">
        <w:t xml:space="preserve"> stool sample</w:t>
      </w:r>
      <w:bookmarkEnd w:id="162"/>
      <w:r w:rsidR="00555E2B" w:rsidRPr="00D93D74">
        <w:t>s</w:t>
      </w:r>
      <w:bookmarkEnd w:id="163"/>
      <w:bookmarkEnd w:id="164"/>
      <w:bookmarkEnd w:id="165"/>
      <w:commentRangeEnd w:id="166"/>
      <w:r w:rsidR="00702F47" w:rsidRPr="00D93D74">
        <w:rPr>
          <w:rStyle w:val="CommentReference"/>
          <w:sz w:val="24"/>
          <w:szCs w:val="22"/>
        </w:rPr>
        <w:commentReference w:id="166"/>
      </w:r>
    </w:p>
    <w:p w14:paraId="4E086711" w14:textId="61F1235B" w:rsidR="00FA776C" w:rsidRPr="00D93D74" w:rsidRDefault="00790079" w:rsidP="00CD77AB">
      <w:pPr>
        <w:rPr>
          <w:rFonts w:cs="Times New Roman"/>
          <w:szCs w:val="24"/>
        </w:rPr>
      </w:pPr>
      <w:r w:rsidRPr="00D93D74">
        <w:rPr>
          <w:rFonts w:cs="Times New Roman"/>
          <w:szCs w:val="24"/>
        </w:rPr>
        <w:t xml:space="preserve">DNA </w:t>
      </w:r>
      <w:r w:rsidR="00B41263" w:rsidRPr="00D93D74">
        <w:rPr>
          <w:rFonts w:cs="Times New Roman"/>
          <w:szCs w:val="24"/>
        </w:rPr>
        <w:t xml:space="preserve">from untreated stool samples </w:t>
      </w:r>
      <w:r w:rsidRPr="00D93D74">
        <w:rPr>
          <w:rFonts w:cs="Times New Roman"/>
          <w:szCs w:val="24"/>
        </w:rPr>
        <w:t xml:space="preserve">was isolated </w:t>
      </w:r>
      <w:r w:rsidR="00DA42F5" w:rsidRPr="00D93D74">
        <w:rPr>
          <w:rFonts w:cs="Times New Roman"/>
          <w:szCs w:val="24"/>
        </w:rPr>
        <w:t xml:space="preserve">from an entire aliquot (one full 10 µl inoculation loop of stool) </w:t>
      </w:r>
      <w:r w:rsidRPr="00D93D74">
        <w:rPr>
          <w:rFonts w:cs="Times New Roman"/>
          <w:szCs w:val="24"/>
        </w:rPr>
        <w:t xml:space="preserve">using the </w:t>
      </w:r>
      <w:proofErr w:type="spellStart"/>
      <w:r w:rsidRPr="00D93D74">
        <w:rPr>
          <w:rFonts w:cs="Times New Roman"/>
          <w:szCs w:val="24"/>
        </w:rPr>
        <w:t>PowerFecal</w:t>
      </w:r>
      <w:proofErr w:type="spellEnd"/>
      <w:r w:rsidRPr="00D93D74">
        <w:rPr>
          <w:rFonts w:cs="Times New Roman"/>
          <w:szCs w:val="24"/>
        </w:rPr>
        <w:t xml:space="preserve"> Kit (Qiagen, Germany) according to the manufacturer’s instructions, eluted in 100 µl nuclease-free water, and stored at -80 °C. DNA concentration was measured using the Quant-</w:t>
      </w:r>
      <w:proofErr w:type="spellStart"/>
      <w:r w:rsidRPr="00D93D74">
        <w:rPr>
          <w:rFonts w:cs="Times New Roman"/>
          <w:szCs w:val="24"/>
        </w:rPr>
        <w:t>iT</w:t>
      </w:r>
      <w:proofErr w:type="spellEnd"/>
      <w:r w:rsidRPr="00D93D74">
        <w:rPr>
          <w:rFonts w:cs="Times New Roman"/>
          <w:szCs w:val="24"/>
        </w:rPr>
        <w:t xml:space="preserve">™ </w:t>
      </w:r>
      <w:proofErr w:type="spellStart"/>
      <w:r w:rsidRPr="00D93D74">
        <w:rPr>
          <w:rFonts w:cs="Times New Roman"/>
          <w:szCs w:val="24"/>
        </w:rPr>
        <w:t>PicoGreen</w:t>
      </w:r>
      <w:proofErr w:type="spellEnd"/>
      <w:r w:rsidRPr="00D93D74">
        <w:rPr>
          <w:rFonts w:cs="Times New Roman"/>
          <w:szCs w:val="24"/>
        </w:rPr>
        <w:t>™ dsDNA Assay (</w:t>
      </w:r>
      <w:proofErr w:type="spellStart"/>
      <w:r w:rsidRPr="00D93D74">
        <w:rPr>
          <w:rFonts w:cs="Times New Roman"/>
          <w:szCs w:val="24"/>
        </w:rPr>
        <w:t>Thermo</w:t>
      </w:r>
      <w:proofErr w:type="spellEnd"/>
      <w:r w:rsidRPr="00D93D74">
        <w:rPr>
          <w:rFonts w:cs="Times New Roman"/>
          <w:szCs w:val="24"/>
        </w:rPr>
        <w:t xml:space="preserve"> Fisher Scientific, USA).</w:t>
      </w:r>
    </w:p>
    <w:p w14:paraId="29D64C74" w14:textId="77777777" w:rsidR="00173621" w:rsidRPr="00D93D74" w:rsidRDefault="00173621" w:rsidP="00CD77AB">
      <w:pPr>
        <w:rPr>
          <w:rFonts w:cs="Times New Roman"/>
          <w:szCs w:val="24"/>
        </w:rPr>
      </w:pPr>
    </w:p>
    <w:p w14:paraId="1FA21D63" w14:textId="5BB07856" w:rsidR="0055077B" w:rsidRPr="00D93D74" w:rsidRDefault="00790079">
      <w:pPr>
        <w:pStyle w:val="Heading3"/>
        <w:numPr>
          <w:ilvl w:val="2"/>
          <w:numId w:val="3"/>
        </w:numPr>
      </w:pPr>
      <w:bookmarkStart w:id="167" w:name="_Toc216099716"/>
      <w:bookmarkStart w:id="168" w:name="_Toc220932838"/>
      <w:bookmarkStart w:id="169" w:name="_Toc229225103"/>
      <w:r w:rsidRPr="00D93D74">
        <w:t>DNA isolation from pure bacterial cultures</w:t>
      </w:r>
      <w:bookmarkEnd w:id="167"/>
      <w:bookmarkEnd w:id="168"/>
      <w:bookmarkEnd w:id="169"/>
    </w:p>
    <w:p w14:paraId="5695D7D7" w14:textId="7FF4290D" w:rsidR="000E6005" w:rsidRPr="00D93D74" w:rsidRDefault="00790079" w:rsidP="00CD77AB">
      <w:pPr>
        <w:rPr>
          <w:rFonts w:cs="Times New Roman"/>
          <w:szCs w:val="24"/>
        </w:rPr>
      </w:pPr>
      <w:r w:rsidRPr="00D93D74">
        <w:rPr>
          <w:rFonts w:cs="Times New Roman"/>
          <w:szCs w:val="24"/>
        </w:rPr>
        <w:t xml:space="preserve">Genomic DNA from pure bacterial cultures was isolated using a </w:t>
      </w:r>
      <w:proofErr w:type="spellStart"/>
      <w:r w:rsidRPr="00D93D74">
        <w:rPr>
          <w:rFonts w:cs="Times New Roman"/>
          <w:szCs w:val="24"/>
        </w:rPr>
        <w:t>QIAamp</w:t>
      </w:r>
      <w:proofErr w:type="spellEnd"/>
      <w:r w:rsidRPr="00D93D74">
        <w:rPr>
          <w:rFonts w:cs="Times New Roman"/>
          <w:szCs w:val="24"/>
        </w:rPr>
        <w:t xml:space="preserve"> DNA Mini Kit (</w:t>
      </w:r>
      <w:r w:rsidR="00555E2B" w:rsidRPr="00D93D74">
        <w:rPr>
          <w:rFonts w:cs="Times New Roman"/>
          <w:szCs w:val="24"/>
        </w:rPr>
        <w:t>Qiagen</w:t>
      </w:r>
      <w:r w:rsidRPr="00D93D74">
        <w:rPr>
          <w:rFonts w:cs="Times New Roman"/>
          <w:szCs w:val="24"/>
        </w:rPr>
        <w:t xml:space="preserve">, Germany) </w:t>
      </w:r>
      <w:r w:rsidR="00555E2B" w:rsidRPr="00D93D74">
        <w:rPr>
          <w:rFonts w:cs="Times New Roman"/>
          <w:szCs w:val="24"/>
        </w:rPr>
        <w:t>with</w:t>
      </w:r>
      <w:r w:rsidRPr="00D93D74">
        <w:rPr>
          <w:rFonts w:cs="Times New Roman"/>
          <w:szCs w:val="24"/>
        </w:rPr>
        <w:t xml:space="preserve"> one </w:t>
      </w:r>
      <w:r w:rsidR="00702F47" w:rsidRPr="00D93D74">
        <w:rPr>
          <w:rFonts w:cs="Times New Roman"/>
          <w:szCs w:val="24"/>
        </w:rPr>
        <w:t xml:space="preserve">full </w:t>
      </w:r>
      <w:r w:rsidRPr="00D93D74">
        <w:rPr>
          <w:rFonts w:cs="Times New Roman"/>
          <w:szCs w:val="24"/>
        </w:rPr>
        <w:t>10 µl inoculation loop of overnight culture. DNA was eluted in 50 µl nuclease-free water</w:t>
      </w:r>
      <w:r w:rsidR="00032A34" w:rsidRPr="00D93D74">
        <w:rPr>
          <w:rFonts w:cs="Times New Roman"/>
          <w:szCs w:val="24"/>
        </w:rPr>
        <w:t xml:space="preserve"> and stored at -20 °C</w:t>
      </w:r>
      <w:r w:rsidRPr="00D93D74">
        <w:rPr>
          <w:rFonts w:cs="Times New Roman"/>
          <w:szCs w:val="24"/>
        </w:rPr>
        <w:t>. DNA concentration was measured with the Quant-</w:t>
      </w:r>
      <w:proofErr w:type="spellStart"/>
      <w:r w:rsidRPr="00D93D74">
        <w:rPr>
          <w:rFonts w:cs="Times New Roman"/>
          <w:szCs w:val="24"/>
        </w:rPr>
        <w:t>iT</w:t>
      </w:r>
      <w:proofErr w:type="spellEnd"/>
      <w:r w:rsidRPr="00D93D74">
        <w:rPr>
          <w:rFonts w:cs="Times New Roman"/>
          <w:szCs w:val="24"/>
        </w:rPr>
        <w:t xml:space="preserve">™ </w:t>
      </w:r>
      <w:proofErr w:type="spellStart"/>
      <w:r w:rsidRPr="00D93D74">
        <w:rPr>
          <w:rFonts w:cs="Times New Roman"/>
          <w:szCs w:val="24"/>
        </w:rPr>
        <w:t>PicoGreen</w:t>
      </w:r>
      <w:proofErr w:type="spellEnd"/>
      <w:r w:rsidRPr="00D93D74">
        <w:rPr>
          <w:rFonts w:cs="Times New Roman"/>
          <w:szCs w:val="24"/>
        </w:rPr>
        <w:t>™ dsDNA Assay (</w:t>
      </w:r>
      <w:proofErr w:type="spellStart"/>
      <w:r w:rsidRPr="00D93D74">
        <w:rPr>
          <w:rFonts w:cs="Times New Roman"/>
          <w:szCs w:val="24"/>
        </w:rPr>
        <w:t>Thermo</w:t>
      </w:r>
      <w:proofErr w:type="spellEnd"/>
      <w:r w:rsidRPr="00D93D74">
        <w:rPr>
          <w:rFonts w:cs="Times New Roman"/>
          <w:szCs w:val="24"/>
        </w:rPr>
        <w:t xml:space="preserve"> Fisher Scientific, USA). </w:t>
      </w:r>
    </w:p>
    <w:p w14:paraId="57967FB2" w14:textId="77777777" w:rsidR="00173621" w:rsidRPr="00D93D74" w:rsidRDefault="00173621" w:rsidP="00CD77AB">
      <w:pPr>
        <w:rPr>
          <w:rFonts w:cs="Times New Roman"/>
          <w:szCs w:val="24"/>
        </w:rPr>
      </w:pPr>
    </w:p>
    <w:p w14:paraId="10053271" w14:textId="5E456636" w:rsidR="0055077B" w:rsidRPr="00D93D74" w:rsidRDefault="00173621">
      <w:pPr>
        <w:pStyle w:val="Heading2"/>
        <w:numPr>
          <w:ilvl w:val="1"/>
          <w:numId w:val="3"/>
        </w:numPr>
      </w:pPr>
      <w:bookmarkStart w:id="170" w:name="_Toc212712200"/>
      <w:bookmarkStart w:id="171" w:name="_Toc216099717"/>
      <w:bookmarkStart w:id="172" w:name="_Toc220932839"/>
      <w:bookmarkStart w:id="173" w:name="_Toc229225104"/>
      <w:r w:rsidRPr="00D93D74">
        <w:t xml:space="preserve">ABSOLUTE QUANTIFICATION OF THE 16S </w:t>
      </w:r>
      <w:r w:rsidR="00AB497D" w:rsidRPr="00D93D74">
        <w:t>r</w:t>
      </w:r>
      <w:r w:rsidRPr="00D93D74">
        <w:t xml:space="preserve">RNA GENE IN </w:t>
      </w:r>
      <w:r w:rsidR="00B41263" w:rsidRPr="00D93D74">
        <w:t>UNTREATED</w:t>
      </w:r>
      <w:r w:rsidRPr="00D93D74">
        <w:t xml:space="preserve"> AND ETHANOL TREATED SAMPLES USING DROPLET DIGITAL PCR</w:t>
      </w:r>
      <w:bookmarkEnd w:id="170"/>
      <w:bookmarkEnd w:id="171"/>
      <w:bookmarkEnd w:id="172"/>
      <w:bookmarkEnd w:id="173"/>
    </w:p>
    <w:p w14:paraId="0521658F" w14:textId="01D6108D" w:rsidR="00DA42F5" w:rsidRPr="00D93D74" w:rsidRDefault="009D4C3B" w:rsidP="00EF00DB">
      <w:pPr>
        <w:rPr>
          <w:rFonts w:cs="Times New Roman"/>
          <w:szCs w:val="24"/>
        </w:rPr>
      </w:pPr>
      <w:r w:rsidRPr="00D93D74">
        <w:rPr>
          <w:rFonts w:cs="Times New Roman"/>
          <w:szCs w:val="24"/>
        </w:rPr>
        <w:t xml:space="preserve">Droplet digital PCR </w:t>
      </w:r>
      <w:r w:rsidR="00032A34" w:rsidRPr="00D93D74">
        <w:rPr>
          <w:rFonts w:cs="Times New Roman"/>
          <w:szCs w:val="24"/>
        </w:rPr>
        <w:t>(</w:t>
      </w:r>
      <w:proofErr w:type="spellStart"/>
      <w:r w:rsidR="00032A34" w:rsidRPr="00D93D74">
        <w:rPr>
          <w:rFonts w:cs="Times New Roman"/>
          <w:szCs w:val="24"/>
        </w:rPr>
        <w:t>ddPCR</w:t>
      </w:r>
      <w:proofErr w:type="spellEnd"/>
      <w:r w:rsidR="00032A34" w:rsidRPr="00D93D74">
        <w:rPr>
          <w:rFonts w:cs="Times New Roman"/>
          <w:szCs w:val="24"/>
        </w:rPr>
        <w:t xml:space="preserve">) </w:t>
      </w:r>
      <w:r w:rsidRPr="00D93D74">
        <w:rPr>
          <w:rFonts w:cs="Times New Roman"/>
          <w:szCs w:val="24"/>
        </w:rPr>
        <w:t xml:space="preserve">was performed using </w:t>
      </w:r>
      <w:proofErr w:type="spellStart"/>
      <w:r w:rsidRPr="00D93D74">
        <w:rPr>
          <w:rFonts w:cs="Times New Roman"/>
          <w:szCs w:val="24"/>
        </w:rPr>
        <w:t>EvaGreen</w:t>
      </w:r>
      <w:proofErr w:type="spellEnd"/>
      <w:r w:rsidRPr="00D93D74">
        <w:rPr>
          <w:rFonts w:cs="Times New Roman"/>
          <w:szCs w:val="24"/>
        </w:rPr>
        <w:t xml:space="preserve"> </w:t>
      </w:r>
      <w:proofErr w:type="spellStart"/>
      <w:r w:rsidRPr="00D93D74">
        <w:rPr>
          <w:rFonts w:cs="Times New Roman"/>
          <w:szCs w:val="24"/>
        </w:rPr>
        <w:t>QX200</w:t>
      </w:r>
      <w:proofErr w:type="spellEnd"/>
      <w:r w:rsidRPr="00D93D74">
        <w:rPr>
          <w:rFonts w:cs="Times New Roman"/>
          <w:szCs w:val="24"/>
        </w:rPr>
        <w:t xml:space="preserve"> technology (Bio-Rad, USA) to quantify the total bacterial load</w:t>
      </w:r>
      <w:r w:rsidR="00032A34" w:rsidRPr="00D93D74">
        <w:rPr>
          <w:rFonts w:cs="Times New Roman"/>
          <w:szCs w:val="24"/>
        </w:rPr>
        <w:t xml:space="preserve">. </w:t>
      </w:r>
      <w:proofErr w:type="spellStart"/>
      <w:r w:rsidRPr="00D93D74">
        <w:rPr>
          <w:rFonts w:cs="Times New Roman"/>
          <w:szCs w:val="24"/>
        </w:rPr>
        <w:t>ddPCR</w:t>
      </w:r>
      <w:proofErr w:type="spellEnd"/>
      <w:r w:rsidRPr="00D93D74">
        <w:rPr>
          <w:rFonts w:cs="Times New Roman"/>
          <w:szCs w:val="24"/>
        </w:rPr>
        <w:t xml:space="preserve"> was conducted on all samples included in the longitudinal study, using universal primers targeting the </w:t>
      </w:r>
      <w:proofErr w:type="spellStart"/>
      <w:r w:rsidRPr="00D93D74">
        <w:rPr>
          <w:rFonts w:cs="Times New Roman"/>
          <w:szCs w:val="24"/>
        </w:rPr>
        <w:t>V3-V4</w:t>
      </w:r>
      <w:proofErr w:type="spellEnd"/>
      <w:r w:rsidRPr="00D93D74">
        <w:rPr>
          <w:rFonts w:cs="Times New Roman"/>
          <w:szCs w:val="24"/>
        </w:rPr>
        <w:t xml:space="preserve"> regions of the 16S rRNA gene: </w:t>
      </w:r>
      <w:proofErr w:type="spellStart"/>
      <w:r w:rsidRPr="00D93D74">
        <w:rPr>
          <w:rFonts w:cs="Times New Roman"/>
          <w:szCs w:val="24"/>
        </w:rPr>
        <w:t>341F</w:t>
      </w:r>
      <w:proofErr w:type="spellEnd"/>
      <w:r w:rsidRPr="00D93D74">
        <w:rPr>
          <w:rFonts w:cs="Times New Roman"/>
          <w:szCs w:val="24"/>
        </w:rPr>
        <w:t xml:space="preserve"> (5'-</w:t>
      </w:r>
      <w:proofErr w:type="spellStart"/>
      <w:r w:rsidRPr="00D93D74">
        <w:rPr>
          <w:rFonts w:cs="Times New Roman"/>
          <w:szCs w:val="24"/>
        </w:rPr>
        <w:t>CCTACGGGNGGCWGCAG</w:t>
      </w:r>
      <w:proofErr w:type="spellEnd"/>
      <w:r w:rsidRPr="00D93D74">
        <w:rPr>
          <w:rFonts w:cs="Times New Roman"/>
          <w:szCs w:val="24"/>
        </w:rPr>
        <w:t xml:space="preserve">-3') and </w:t>
      </w:r>
      <w:proofErr w:type="spellStart"/>
      <w:r w:rsidRPr="00D93D74">
        <w:rPr>
          <w:rFonts w:cs="Times New Roman"/>
          <w:szCs w:val="24"/>
        </w:rPr>
        <w:t>806R</w:t>
      </w:r>
      <w:proofErr w:type="spellEnd"/>
      <w:r w:rsidRPr="00D93D74">
        <w:rPr>
          <w:rFonts w:cs="Times New Roman"/>
          <w:szCs w:val="24"/>
        </w:rPr>
        <w:t xml:space="preserve"> (5'-</w:t>
      </w:r>
      <w:proofErr w:type="spellStart"/>
      <w:r w:rsidRPr="00D93D74">
        <w:rPr>
          <w:rFonts w:cs="Times New Roman"/>
          <w:szCs w:val="24"/>
        </w:rPr>
        <w:t>GACTACHVGGGTATCTAATCC</w:t>
      </w:r>
      <w:proofErr w:type="spellEnd"/>
      <w:r w:rsidRPr="00D93D74">
        <w:rPr>
          <w:rFonts w:cs="Times New Roman"/>
          <w:szCs w:val="24"/>
        </w:rPr>
        <w:t xml:space="preserve">-3') </w:t>
      </w:r>
      <w:r w:rsidR="0043153B" w:rsidRPr="00D93D74">
        <w:rPr>
          <w:rFonts w:cs="Times New Roman"/>
          <w:szCs w:val="24"/>
        </w:rPr>
        <w:fldChar w:fldCharType="begin"/>
      </w:r>
      <w:r w:rsidR="000D4E60">
        <w:rPr>
          <w:rFonts w:cs="Times New Roman"/>
          <w:szCs w:val="24"/>
        </w:rPr>
        <w:instrText xml:space="preserve"> ADDIN ZOTERO_ITEM CSL_CITATION {"citationID":"OvRQMKz7","properties":{"formattedCitation":"(Klindworth et al., 2013)","plainCitation":"(Klindworth et al., 2013)","noteIndex":0},"citationItems":[{"id":167,"uris":["http://zotero.org/users/8873894/items/P74F92BM"],"itemData":{"id":167,"type":"article-journal","abstract":"16S ribosomal RNA gene (rDNA) amplicon analysis remains the standard approach for the cultivation-independent investigation of microbial diversity. The accuracy of these analyses depends strongly on the choice of primers. The overall coverage and phylum spectrum of 175 primers and 512 primer pairs were evaluated in silico with respect to the SILVA 16S/18S rDNA non-redundant reference dataset (SSURef 108 NR). Based on this evaluation a selection of ‘best available’ primer pairs for Bacteria and Archaea for three amplicon size classes (100–400, 400–1000, ≥1000 bp) is provided. The most promising bacterial primer pair (S-D-Bact-0341-b-S-17/S-D-Bact-0785-a-A-21), with an amplicon size of 464 bp, was experimentally evaluated by comparing the taxonomic distribution of the 16S rDNA amplicons with 16S rDNA fragments from directly sequenced metagenomes. The results of this study may be used as a guideline for selecting primer pairs with the best overall coverage and phylum spectrum for specific applications, therefore reducing the bias in PCR-based microbial diversity studies.","container-title":"Nucleic Acids Research","DOI":"10.1093/nar/gks808","ISSN":"0305-1048","issue":"1","journalAbbreviation":"Nucleic Acids Research","page":"e1","source":"Silverchair","title":"Evaluation of general 16S ribosomal RNA gene PCR primers for classical and next-generation sequencing-based diversity studies","volume":"41","author":[{"family":"Klindworth","given":"Anna"},{"family":"Pruesse","given":"Elmar"},{"family":"Schweer","given":"Timmy"},{"family":"Peplies","given":"Jörg"},{"family":"Quast","given":"Christian"},{"family":"Horn","given":"Matthias"},{"family":"Glöckner","given":"Frank Oliver"}],"issued":{"date-parts":[["2013",1,1]]}}}],"schema":"https://github.com/citation-style-language/schema/raw/master/csl-citation.json"} </w:instrText>
      </w:r>
      <w:r w:rsidR="0043153B" w:rsidRPr="00D93D74">
        <w:rPr>
          <w:rFonts w:cs="Times New Roman"/>
          <w:szCs w:val="24"/>
        </w:rPr>
        <w:fldChar w:fldCharType="separate"/>
      </w:r>
      <w:r w:rsidR="00910CB8" w:rsidRPr="00910CB8">
        <w:rPr>
          <w:rFonts w:cs="Times New Roman"/>
        </w:rPr>
        <w:t>(Klindworth et al., 2013)</w:t>
      </w:r>
      <w:r w:rsidR="0043153B" w:rsidRPr="00D93D74">
        <w:rPr>
          <w:rFonts w:cs="Times New Roman"/>
          <w:szCs w:val="24"/>
        </w:rPr>
        <w:fldChar w:fldCharType="end"/>
      </w:r>
      <w:r w:rsidRPr="00D93D74">
        <w:rPr>
          <w:rFonts w:cs="Times New Roman"/>
          <w:szCs w:val="24"/>
        </w:rPr>
        <w:t>. The reaction volume was 25 µl, comprising 2.5 µl of diluted DNA, 12.5 µl of 2</w:t>
      </w:r>
      <w:r w:rsidR="00555E2B" w:rsidRPr="00D93D74">
        <w:rPr>
          <w:rFonts w:cs="Times New Roman"/>
          <w:szCs w:val="24"/>
        </w:rPr>
        <w:t xml:space="preserve"> ×</w:t>
      </w:r>
      <w:r w:rsidRPr="00D93D74">
        <w:rPr>
          <w:rFonts w:cs="Times New Roman"/>
          <w:szCs w:val="24"/>
        </w:rPr>
        <w:t xml:space="preserve"> </w:t>
      </w:r>
      <w:proofErr w:type="spellStart"/>
      <w:r w:rsidRPr="00D93D74">
        <w:rPr>
          <w:rFonts w:cs="Times New Roman"/>
          <w:szCs w:val="24"/>
        </w:rPr>
        <w:t>EvaGreen</w:t>
      </w:r>
      <w:proofErr w:type="spellEnd"/>
      <w:r w:rsidRPr="00D93D74">
        <w:rPr>
          <w:rFonts w:cs="Times New Roman"/>
          <w:szCs w:val="24"/>
        </w:rPr>
        <w:t xml:space="preserve"> </w:t>
      </w:r>
      <w:proofErr w:type="spellStart"/>
      <w:r w:rsidRPr="00D93D74">
        <w:rPr>
          <w:rFonts w:cs="Times New Roman"/>
          <w:szCs w:val="24"/>
        </w:rPr>
        <w:t>Supermix</w:t>
      </w:r>
      <w:proofErr w:type="spellEnd"/>
      <w:r w:rsidRPr="00D93D74">
        <w:rPr>
          <w:rFonts w:cs="Times New Roman"/>
          <w:szCs w:val="24"/>
        </w:rPr>
        <w:t xml:space="preserve">, 0.5 µl of each 10 µM primer, and 9 µl of nuclease-free water. Droplets were generated using the </w:t>
      </w:r>
      <w:proofErr w:type="spellStart"/>
      <w:r w:rsidRPr="00D93D74">
        <w:rPr>
          <w:rFonts w:cs="Times New Roman"/>
          <w:szCs w:val="24"/>
        </w:rPr>
        <w:t>QX200</w:t>
      </w:r>
      <w:proofErr w:type="spellEnd"/>
      <w:r w:rsidRPr="00D93D74">
        <w:rPr>
          <w:rFonts w:cs="Times New Roman"/>
          <w:szCs w:val="24"/>
        </w:rPr>
        <w:t xml:space="preserve"> Droplet Generator, following the manufacturer’s instructions. </w:t>
      </w:r>
    </w:p>
    <w:p w14:paraId="7B06F2F9" w14:textId="2D99ECE2" w:rsidR="00EF00DB" w:rsidRPr="00D93D74" w:rsidRDefault="009D4C3B" w:rsidP="00EF00DB">
      <w:pPr>
        <w:rPr>
          <w:rFonts w:cs="Times New Roman"/>
          <w:szCs w:val="24"/>
        </w:rPr>
      </w:pPr>
      <w:r w:rsidRPr="00D93D74">
        <w:rPr>
          <w:rFonts w:cs="Times New Roman"/>
          <w:szCs w:val="24"/>
        </w:rPr>
        <w:lastRenderedPageBreak/>
        <w:t>The thermal cycling conditions were enzyme activation at 95 °C for 3 minutes, 40 cycles of denaturation at 95 °C for 30 seconds, annealing at 55 °C for 30 seconds, and elongation at 60 °C for 30 seconds, followed by a final elongation at 60 °C for 5 minutes and signal stabili</w:t>
      </w:r>
      <w:r w:rsidR="00555E2B" w:rsidRPr="00D93D74">
        <w:rPr>
          <w:rFonts w:cs="Times New Roman"/>
          <w:szCs w:val="24"/>
        </w:rPr>
        <w:t>s</w:t>
      </w:r>
      <w:r w:rsidRPr="00D93D74">
        <w:rPr>
          <w:rFonts w:cs="Times New Roman"/>
          <w:szCs w:val="24"/>
        </w:rPr>
        <w:t xml:space="preserve">ation at 4 °C for 5 minutes and 90 °C for 5 minutes. Absolute quantification was performed using </w:t>
      </w:r>
      <w:proofErr w:type="spellStart"/>
      <w:r w:rsidRPr="00D93D74">
        <w:rPr>
          <w:rFonts w:cs="Times New Roman"/>
          <w:szCs w:val="24"/>
        </w:rPr>
        <w:t>QuantaSoft</w:t>
      </w:r>
      <w:proofErr w:type="spellEnd"/>
      <w:r w:rsidRPr="00D93D74">
        <w:rPr>
          <w:rFonts w:cs="Times New Roman"/>
          <w:szCs w:val="24"/>
        </w:rPr>
        <w:t xml:space="preserve"> software </w:t>
      </w:r>
      <w:proofErr w:type="spellStart"/>
      <w:r w:rsidRPr="00D93D74">
        <w:rPr>
          <w:rFonts w:cs="Times New Roman"/>
          <w:szCs w:val="24"/>
        </w:rPr>
        <w:t>v7.4.1</w:t>
      </w:r>
      <w:proofErr w:type="spellEnd"/>
      <w:r w:rsidRPr="00D93D74">
        <w:rPr>
          <w:rFonts w:cs="Times New Roman"/>
          <w:szCs w:val="24"/>
        </w:rPr>
        <w:t xml:space="preserve">, with a minimum threshold of 10,000 droplets per sample. The copy number of the target amplicon in each sample was calculated using Equation 1. </w:t>
      </w:r>
    </w:p>
    <w:p w14:paraId="54A424A1" w14:textId="77777777" w:rsidR="00EF00DB" w:rsidRPr="00D93D74" w:rsidRDefault="00EF00DB" w:rsidP="00EF00DB">
      <w:pPr>
        <w:jc w:val="right"/>
        <w:rPr>
          <w:rFonts w:cs="Times New Roman"/>
          <w:szCs w:val="24"/>
        </w:rPr>
      </w:pPr>
      <m:oMath>
        <m:r>
          <w:rPr>
            <w:rFonts w:ascii="Cambria Math" w:hAnsi="Cambria Math" w:cs="Times New Roman"/>
            <w:szCs w:val="24"/>
          </w:rPr>
          <m:t>c⋅</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V</m:t>
                </m:r>
              </m:e>
              <m:sub>
                <m:r>
                  <m:rPr>
                    <m:lit/>
                    <m:nor/>
                  </m:rPr>
                  <w:rPr>
                    <w:rFonts w:cs="Times New Roman"/>
                    <w:szCs w:val="24"/>
                  </w:rPr>
                  <m:t>reaction</m:t>
                </m:r>
              </m:sub>
            </m:sSub>
          </m:num>
          <m:den>
            <m:sSub>
              <m:sSubPr>
                <m:ctrlPr>
                  <w:rPr>
                    <w:rFonts w:ascii="Cambria Math" w:hAnsi="Cambria Math" w:cs="Times New Roman"/>
                    <w:szCs w:val="24"/>
                  </w:rPr>
                </m:ctrlPr>
              </m:sSubPr>
              <m:e>
                <m:r>
                  <w:rPr>
                    <w:rFonts w:ascii="Cambria Math" w:hAnsi="Cambria Math" w:cs="Times New Roman"/>
                    <w:szCs w:val="24"/>
                  </w:rPr>
                  <m:t>V</m:t>
                </m:r>
              </m:e>
              <m:sub>
                <m:r>
                  <m:rPr>
                    <m:lit/>
                    <m:nor/>
                  </m:rPr>
                  <w:rPr>
                    <w:rFonts w:cs="Times New Roman"/>
                    <w:szCs w:val="24"/>
                  </w:rPr>
                  <m:t>added DNA</m:t>
                </m:r>
              </m:sub>
            </m:sSub>
          </m:den>
        </m:f>
        <m: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V</m:t>
                </m:r>
              </m:e>
              <m:sub>
                <m:r>
                  <m:rPr>
                    <m:lit/>
                    <m:nor/>
                  </m:rPr>
                  <w:rPr>
                    <w:rFonts w:cs="Times New Roman"/>
                    <w:szCs w:val="24"/>
                  </w:rPr>
                  <m:t>reaction</m:t>
                </m:r>
              </m:sub>
            </m:sSub>
          </m:num>
          <m:den>
            <m:sSub>
              <m:sSubPr>
                <m:ctrlPr>
                  <w:rPr>
                    <w:rFonts w:ascii="Cambria Math" w:hAnsi="Cambria Math" w:cs="Times New Roman"/>
                    <w:szCs w:val="24"/>
                  </w:rPr>
                </m:ctrlPr>
              </m:sSubPr>
              <m:e>
                <m:r>
                  <w:rPr>
                    <w:rFonts w:ascii="Cambria Math" w:hAnsi="Cambria Math" w:cs="Times New Roman"/>
                    <w:szCs w:val="24"/>
                  </w:rPr>
                  <m:t>V</m:t>
                </m:r>
              </m:e>
              <m:sub>
                <m:r>
                  <m:rPr>
                    <m:lit/>
                    <m:nor/>
                  </m:rPr>
                  <w:rPr>
                    <w:rFonts w:cs="Times New Roman"/>
                    <w:szCs w:val="24"/>
                  </w:rPr>
                  <m:t>used reaction</m:t>
                </m:r>
              </m:sub>
            </m:sSub>
          </m:den>
        </m:f>
        <m:r>
          <w:rPr>
            <w:rFonts w:ascii="Cambria Math" w:hAnsi="Cambria Math" w:cs="Times New Roman"/>
            <w:szCs w:val="24"/>
          </w:rPr>
          <m:t>⋅</m:t>
        </m:r>
        <m:r>
          <m:rPr>
            <m:lit/>
            <m:nor/>
          </m:rPr>
          <w:rPr>
            <w:rFonts w:cs="Times New Roman"/>
            <w:szCs w:val="24"/>
          </w:rPr>
          <m:t>dilution factor</m:t>
        </m:r>
        <m: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c</m:t>
                </m:r>
              </m:e>
              <m:sub>
                <m:r>
                  <m:rPr>
                    <m:lit/>
                    <m:nor/>
                  </m:rPr>
                  <w:rPr>
                    <w:rFonts w:cs="Times New Roman"/>
                    <w:szCs w:val="24"/>
                  </w:rPr>
                  <m:t>original</m:t>
                </m:r>
              </m:sub>
            </m:sSub>
          </m:num>
          <m:den>
            <m:sSub>
              <m:sSubPr>
                <m:ctrlPr>
                  <w:rPr>
                    <w:rFonts w:ascii="Cambria Math" w:hAnsi="Cambria Math" w:cs="Times New Roman"/>
                    <w:szCs w:val="24"/>
                  </w:rPr>
                </m:ctrlPr>
              </m:sSubPr>
              <m:e>
                <m:r>
                  <w:rPr>
                    <w:rFonts w:ascii="Cambria Math" w:hAnsi="Cambria Math" w:cs="Times New Roman"/>
                    <w:szCs w:val="24"/>
                  </w:rPr>
                  <m:t>c</m:t>
                </m:r>
              </m:e>
              <m:sub>
                <m:r>
                  <m:rPr>
                    <m:lit/>
                    <m:nor/>
                  </m:rPr>
                  <w:rPr>
                    <w:rFonts w:cs="Times New Roman"/>
                    <w:szCs w:val="24"/>
                  </w:rPr>
                  <m:t>diluted</m:t>
                </m:r>
              </m:sub>
            </m:sSub>
          </m:den>
        </m:f>
      </m:oMath>
      <w:r w:rsidRPr="00D93D74">
        <w:rPr>
          <w:rFonts w:cs="Times New Roman"/>
          <w:szCs w:val="24"/>
        </w:rPr>
        <w:t xml:space="preserve">                              </w:t>
      </w:r>
      <w:commentRangeStart w:id="174"/>
      <w:commentRangeStart w:id="175"/>
      <w:r w:rsidRPr="00D93D74">
        <w:rPr>
          <w:rFonts w:cs="Times New Roman"/>
          <w:szCs w:val="24"/>
        </w:rPr>
        <w:t>… (1)</w:t>
      </w:r>
      <w:commentRangeEnd w:id="174"/>
      <w:r w:rsidR="00306439" w:rsidRPr="00D93D74">
        <w:rPr>
          <w:rStyle w:val="CommentReference"/>
          <w:rFonts w:cs="Times New Roman"/>
          <w:sz w:val="24"/>
          <w:szCs w:val="24"/>
        </w:rPr>
        <w:commentReference w:id="174"/>
      </w:r>
      <w:commentRangeEnd w:id="175"/>
      <w:r w:rsidR="00DA42F5" w:rsidRPr="00D93D74">
        <w:rPr>
          <w:rStyle w:val="CommentReference"/>
          <w:rFonts w:cs="Times New Roman"/>
          <w:sz w:val="24"/>
          <w:szCs w:val="24"/>
        </w:rPr>
        <w:commentReference w:id="175"/>
      </w:r>
    </w:p>
    <w:p w14:paraId="602471B1" w14:textId="33D51C68" w:rsidR="00540583" w:rsidRPr="00D93D74" w:rsidRDefault="009D4C3B" w:rsidP="00CD77AB">
      <w:pPr>
        <w:rPr>
          <w:rFonts w:cs="Times New Roman"/>
          <w:szCs w:val="24"/>
        </w:rPr>
      </w:pPr>
      <w:r w:rsidRPr="00D93D74">
        <w:rPr>
          <w:rFonts w:cs="Times New Roman"/>
          <w:szCs w:val="24"/>
        </w:rPr>
        <w:t xml:space="preserve">Where c is concentration and V is volume. The copy number of the 16S rRNA gene was multiplied by the relative abundance of each OTU to determine their normalised abundance. </w:t>
      </w:r>
    </w:p>
    <w:p w14:paraId="1E407A54" w14:textId="77777777" w:rsidR="008A0D22" w:rsidRPr="00D93D74" w:rsidRDefault="008A0D22" w:rsidP="00CD77AB">
      <w:pPr>
        <w:rPr>
          <w:rFonts w:cs="Times New Roman"/>
          <w:szCs w:val="24"/>
        </w:rPr>
      </w:pPr>
    </w:p>
    <w:p w14:paraId="4D28D16F" w14:textId="51E35425" w:rsidR="00173621" w:rsidRPr="00D93D74" w:rsidRDefault="00173621">
      <w:pPr>
        <w:pStyle w:val="Heading2"/>
        <w:numPr>
          <w:ilvl w:val="1"/>
          <w:numId w:val="3"/>
        </w:numPr>
      </w:pPr>
      <w:bookmarkStart w:id="176" w:name="_Toc212712201"/>
      <w:bookmarkStart w:id="177" w:name="_Toc216099718"/>
      <w:bookmarkStart w:id="178" w:name="_Toc220932840"/>
      <w:bookmarkStart w:id="179" w:name="_Toc229225105"/>
      <w:r w:rsidRPr="00D93D74">
        <w:t>SEQUENCING</w:t>
      </w:r>
      <w:bookmarkStart w:id="180" w:name="_Toc184220088"/>
      <w:bookmarkEnd w:id="176"/>
      <w:r w:rsidR="000B4DCB" w:rsidRPr="00D93D74">
        <w:t xml:space="preserve"> OF</w:t>
      </w:r>
      <w:r w:rsidR="005610BB" w:rsidRPr="00D93D74">
        <w:t xml:space="preserve"> DNA FROM</w:t>
      </w:r>
      <w:r w:rsidR="005610BB" w:rsidRPr="00D93D74">
        <w:tab/>
        <w:t xml:space="preserve"> ETHANOL TREATED AND UNTREATED STOOL SAMPLES</w:t>
      </w:r>
      <w:r w:rsidR="000B4DCB" w:rsidRPr="00D93D74">
        <w:t>, AND BACTERIAL ISOLATES</w:t>
      </w:r>
      <w:bookmarkEnd w:id="177"/>
      <w:bookmarkEnd w:id="178"/>
      <w:bookmarkEnd w:id="179"/>
    </w:p>
    <w:p w14:paraId="15A6E1E8" w14:textId="77548977" w:rsidR="00E65962" w:rsidRPr="00D93D74" w:rsidRDefault="00CD717C">
      <w:pPr>
        <w:pStyle w:val="Heading3"/>
        <w:numPr>
          <w:ilvl w:val="2"/>
          <w:numId w:val="3"/>
        </w:numPr>
      </w:pPr>
      <w:bookmarkStart w:id="181" w:name="_Toc212712202"/>
      <w:bookmarkStart w:id="182" w:name="_Toc216099719"/>
      <w:bookmarkStart w:id="183" w:name="_Toc220932841"/>
      <w:bookmarkStart w:id="184" w:name="_Toc229225106"/>
      <w:r w:rsidRPr="00D93D74">
        <w:t>Amplicon</w:t>
      </w:r>
      <w:r w:rsidR="00E65962" w:rsidRPr="00D93D74">
        <w:t xml:space="preserve"> sequencing of the 16S rRNA gene</w:t>
      </w:r>
      <w:bookmarkEnd w:id="180"/>
      <w:bookmarkEnd w:id="181"/>
      <w:r w:rsidR="000B4DCB" w:rsidRPr="00D93D74">
        <w:t xml:space="preserve"> of </w:t>
      </w:r>
      <w:bookmarkEnd w:id="182"/>
      <w:bookmarkEnd w:id="183"/>
      <w:r w:rsidR="005610BB" w:rsidRPr="00D93D74">
        <w:t>ethanol treated and untreated stool samples</w:t>
      </w:r>
      <w:bookmarkEnd w:id="184"/>
    </w:p>
    <w:p w14:paraId="0BD95A93" w14:textId="29A46BFC" w:rsidR="0055077B" w:rsidRPr="00D93D74" w:rsidRDefault="009D4C3B" w:rsidP="00CD77AB">
      <w:pPr>
        <w:rPr>
          <w:rFonts w:cs="Times New Roman"/>
          <w:szCs w:val="24"/>
        </w:rPr>
      </w:pPr>
      <w:bookmarkStart w:id="185" w:name="_Toc184220089"/>
      <w:r w:rsidRPr="00D93D74">
        <w:rPr>
          <w:rFonts w:cs="Times New Roman"/>
          <w:szCs w:val="24"/>
        </w:rPr>
        <w:t xml:space="preserve">Bacterial community structure was determined by sequencing the </w:t>
      </w:r>
      <w:proofErr w:type="spellStart"/>
      <w:r w:rsidRPr="00D93D74">
        <w:rPr>
          <w:rFonts w:cs="Times New Roman"/>
          <w:szCs w:val="24"/>
        </w:rPr>
        <w:t>V3-V4</w:t>
      </w:r>
      <w:proofErr w:type="spellEnd"/>
      <w:r w:rsidRPr="00D93D74">
        <w:rPr>
          <w:rFonts w:cs="Times New Roman"/>
          <w:szCs w:val="24"/>
        </w:rPr>
        <w:t xml:space="preserve"> region of the 16S rRNA gene using the same primers as for the </w:t>
      </w:r>
      <w:proofErr w:type="spellStart"/>
      <w:r w:rsidRPr="00D93D74">
        <w:rPr>
          <w:rFonts w:cs="Times New Roman"/>
          <w:szCs w:val="24"/>
        </w:rPr>
        <w:t>ddPCR</w:t>
      </w:r>
      <w:proofErr w:type="spellEnd"/>
      <w:r w:rsidRPr="00D93D74">
        <w:rPr>
          <w:rFonts w:cs="Times New Roman"/>
          <w:szCs w:val="24"/>
        </w:rPr>
        <w:t xml:space="preserve">, </w:t>
      </w:r>
      <w:proofErr w:type="spellStart"/>
      <w:r w:rsidRPr="00D93D74">
        <w:rPr>
          <w:rFonts w:cs="Times New Roman"/>
          <w:szCs w:val="24"/>
        </w:rPr>
        <w:t>341F</w:t>
      </w:r>
      <w:proofErr w:type="spellEnd"/>
      <w:r w:rsidRPr="00D93D74">
        <w:rPr>
          <w:rFonts w:cs="Times New Roman"/>
          <w:szCs w:val="24"/>
        </w:rPr>
        <w:t xml:space="preserve"> and </w:t>
      </w:r>
      <w:proofErr w:type="spellStart"/>
      <w:r w:rsidRPr="00D93D74">
        <w:rPr>
          <w:rFonts w:cs="Times New Roman"/>
          <w:szCs w:val="24"/>
        </w:rPr>
        <w:t>806R</w:t>
      </w:r>
      <w:proofErr w:type="spellEnd"/>
      <w:r w:rsidRPr="00D93D74">
        <w:rPr>
          <w:rFonts w:cs="Times New Roman"/>
          <w:szCs w:val="24"/>
        </w:rPr>
        <w:t xml:space="preserve"> </w:t>
      </w:r>
      <w:r w:rsidR="0043153B" w:rsidRPr="00D93D74">
        <w:rPr>
          <w:rFonts w:cs="Times New Roman"/>
          <w:szCs w:val="24"/>
        </w:rPr>
        <w:fldChar w:fldCharType="begin"/>
      </w:r>
      <w:r w:rsidR="000D4E60">
        <w:rPr>
          <w:rFonts w:cs="Times New Roman"/>
          <w:szCs w:val="24"/>
        </w:rPr>
        <w:instrText xml:space="preserve"> ADDIN ZOTERO_ITEM CSL_CITATION {"citationID":"z8hs29Oz","properties":{"formattedCitation":"(Klindworth et al., 2013)","plainCitation":"(Klindworth et al., 2013)","noteIndex":0},"citationItems":[{"id":167,"uris":["http://zotero.org/users/8873894/items/P74F92BM"],"itemData":{"id":167,"type":"article-journal","abstract":"16S ribosomal RNA gene (rDNA) amplicon analysis remains the standard approach for the cultivation-independent investigation of microbial diversity. The accuracy of these analyses depends strongly on the choice of primers. The overall coverage and phylum spectrum of 175 primers and 512 primer pairs were evaluated in silico with respect to the SILVA 16S/18S rDNA non-redundant reference dataset (SSURef 108 NR). Based on this evaluation a selection of ‘best available’ primer pairs for Bacteria and Archaea for three amplicon size classes (100–400, 400–1000, ≥1000 bp) is provided. The most promising bacterial primer pair (S-D-Bact-0341-b-S-17/S-D-Bact-0785-a-A-21), with an amplicon size of 464 bp, was experimentally evaluated by comparing the taxonomic distribution of the 16S rDNA amplicons with 16S rDNA fragments from directly sequenced metagenomes. The results of this study may be used as a guideline for selecting primer pairs with the best overall coverage and phylum spectrum for specific applications, therefore reducing the bias in PCR-based microbial diversity studies.","container-title":"Nucleic Acids Research","DOI":"10.1093/nar/gks808","ISSN":"0305-1048","issue":"1","journalAbbreviation":"Nucleic Acids Research","page":"e1","source":"Silverchair","title":"Evaluation of general 16S ribosomal RNA gene PCR primers for classical and next-generation sequencing-based diversity studies","volume":"41","author":[{"family":"Klindworth","given":"Anna"},{"family":"Pruesse","given":"Elmar"},{"family":"Schweer","given":"Timmy"},{"family":"Peplies","given":"Jörg"},{"family":"Quast","given":"Christian"},{"family":"Horn","given":"Matthias"},{"family":"Glöckner","given":"Frank Oliver"}],"issued":{"date-parts":[["2013",1,1]]}}}],"schema":"https://github.com/citation-style-language/schema/raw/master/csl-citation.json"} </w:instrText>
      </w:r>
      <w:r w:rsidR="0043153B" w:rsidRPr="00D93D74">
        <w:rPr>
          <w:rFonts w:cs="Times New Roman"/>
          <w:szCs w:val="24"/>
        </w:rPr>
        <w:fldChar w:fldCharType="separate"/>
      </w:r>
      <w:r w:rsidR="00910CB8" w:rsidRPr="00910CB8">
        <w:rPr>
          <w:rFonts w:cs="Times New Roman"/>
        </w:rPr>
        <w:t>(Klindworth et al., 2013)</w:t>
      </w:r>
      <w:r w:rsidR="0043153B" w:rsidRPr="00D93D74">
        <w:rPr>
          <w:rFonts w:cs="Times New Roman"/>
          <w:szCs w:val="24"/>
        </w:rPr>
        <w:fldChar w:fldCharType="end"/>
      </w:r>
      <w:r w:rsidRPr="00D93D74">
        <w:rPr>
          <w:rFonts w:cs="Times New Roman"/>
          <w:szCs w:val="24"/>
        </w:rPr>
        <w:t xml:space="preserve">. Library preparation followed the 16S Metagenomic Sequencing Library Preparation protocol (Illumina, USA) with </w:t>
      </w:r>
      <w:proofErr w:type="spellStart"/>
      <w:r w:rsidRPr="00D93D74">
        <w:rPr>
          <w:rFonts w:cs="Times New Roman"/>
          <w:szCs w:val="24"/>
        </w:rPr>
        <w:t>Q5</w:t>
      </w:r>
      <w:proofErr w:type="spellEnd"/>
      <w:r w:rsidRPr="00D93D74">
        <w:rPr>
          <w:rFonts w:cs="Times New Roman"/>
          <w:szCs w:val="24"/>
        </w:rPr>
        <w:t xml:space="preserve">® High-Fidelity DNA Polymerase (New England Biolabs, USA) or KAPA HiFi </w:t>
      </w:r>
      <w:proofErr w:type="spellStart"/>
      <w:r w:rsidRPr="00D93D74">
        <w:rPr>
          <w:rFonts w:cs="Times New Roman"/>
          <w:szCs w:val="24"/>
        </w:rPr>
        <w:t>HotStart</w:t>
      </w:r>
      <w:proofErr w:type="spellEnd"/>
      <w:r w:rsidRPr="00D93D74">
        <w:rPr>
          <w:rFonts w:cs="Times New Roman"/>
          <w:szCs w:val="24"/>
        </w:rPr>
        <w:t xml:space="preserve"> </w:t>
      </w:r>
      <w:proofErr w:type="spellStart"/>
      <w:r w:rsidRPr="00D93D74">
        <w:rPr>
          <w:rFonts w:cs="Times New Roman"/>
          <w:szCs w:val="24"/>
        </w:rPr>
        <w:t>ReadyMix</w:t>
      </w:r>
      <w:proofErr w:type="spellEnd"/>
      <w:r w:rsidRPr="00D93D74">
        <w:rPr>
          <w:rFonts w:cs="Times New Roman"/>
          <w:szCs w:val="24"/>
        </w:rPr>
        <w:t xml:space="preserve"> (Kapa Biosystems, Massachusetts, USA), as specified</w:t>
      </w:r>
      <w:r w:rsidR="00032A34" w:rsidRPr="00D93D74">
        <w:rPr>
          <w:rFonts w:cs="Times New Roman"/>
          <w:szCs w:val="24"/>
        </w:rPr>
        <w:t xml:space="preserve"> in </w:t>
      </w:r>
      <w:r w:rsidR="0025537A">
        <w:rPr>
          <w:rFonts w:cs="Times New Roman"/>
          <w:szCs w:val="24"/>
        </w:rPr>
        <w:t>Annex D</w:t>
      </w:r>
      <w:r w:rsidRPr="00D93D74">
        <w:rPr>
          <w:rFonts w:cs="Times New Roman"/>
          <w:szCs w:val="24"/>
        </w:rPr>
        <w:t xml:space="preserve">. Sequencing was performed on Illumina’s </w:t>
      </w:r>
      <w:proofErr w:type="spellStart"/>
      <w:r w:rsidRPr="00D93D74">
        <w:rPr>
          <w:rFonts w:cs="Times New Roman"/>
          <w:szCs w:val="24"/>
        </w:rPr>
        <w:t>NextSeq</w:t>
      </w:r>
      <w:proofErr w:type="spellEnd"/>
      <w:r w:rsidRPr="00D93D74">
        <w:rPr>
          <w:rFonts w:cs="Times New Roman"/>
          <w:szCs w:val="24"/>
        </w:rPr>
        <w:t xml:space="preserve"> platform (2 × 300 </w:t>
      </w:r>
      <w:r w:rsidR="00606048">
        <w:rPr>
          <w:rFonts w:cs="Times New Roman"/>
          <w:szCs w:val="24"/>
        </w:rPr>
        <w:t>bp</w:t>
      </w:r>
      <w:r w:rsidRPr="00D93D74">
        <w:rPr>
          <w:rFonts w:cs="Times New Roman"/>
          <w:szCs w:val="24"/>
        </w:rPr>
        <w:t xml:space="preserve">) or, where specified, on the Illumina </w:t>
      </w:r>
      <w:proofErr w:type="spellStart"/>
      <w:r w:rsidRPr="00D93D74">
        <w:rPr>
          <w:rFonts w:cs="Times New Roman"/>
          <w:szCs w:val="24"/>
        </w:rPr>
        <w:t>MiSeq</w:t>
      </w:r>
      <w:proofErr w:type="spellEnd"/>
      <w:r w:rsidRPr="00D93D74">
        <w:rPr>
          <w:rFonts w:cs="Times New Roman"/>
          <w:szCs w:val="24"/>
        </w:rPr>
        <w:t xml:space="preserve"> platform with the </w:t>
      </w:r>
      <w:proofErr w:type="spellStart"/>
      <w:r w:rsidRPr="00D93D74">
        <w:rPr>
          <w:rFonts w:cs="Times New Roman"/>
          <w:szCs w:val="24"/>
        </w:rPr>
        <w:t>MiSeq</w:t>
      </w:r>
      <w:proofErr w:type="spellEnd"/>
      <w:r w:rsidRPr="00D93D74">
        <w:rPr>
          <w:rFonts w:cs="Times New Roman"/>
          <w:szCs w:val="24"/>
        </w:rPr>
        <w:t xml:space="preserve"> Reagent Kit </w:t>
      </w:r>
      <w:proofErr w:type="spellStart"/>
      <w:r w:rsidRPr="00D93D74">
        <w:rPr>
          <w:rFonts w:cs="Times New Roman"/>
          <w:szCs w:val="24"/>
        </w:rPr>
        <w:t>V3</w:t>
      </w:r>
      <w:proofErr w:type="spellEnd"/>
      <w:r w:rsidRPr="00D93D74">
        <w:rPr>
          <w:rFonts w:cs="Times New Roman"/>
          <w:szCs w:val="24"/>
        </w:rPr>
        <w:t xml:space="preserve"> (2 × 300 </w:t>
      </w:r>
      <w:r w:rsidR="00606048">
        <w:rPr>
          <w:rFonts w:cs="Times New Roman"/>
          <w:szCs w:val="24"/>
        </w:rPr>
        <w:t>bp</w:t>
      </w:r>
      <w:r w:rsidRPr="00D93D74">
        <w:rPr>
          <w:rFonts w:cs="Times New Roman"/>
          <w:szCs w:val="24"/>
        </w:rPr>
        <w:t>).</w:t>
      </w:r>
    </w:p>
    <w:p w14:paraId="4D1F806D" w14:textId="77777777" w:rsidR="00B11A96" w:rsidRPr="00D93D74" w:rsidRDefault="00B11A96" w:rsidP="00CD77AB">
      <w:pPr>
        <w:rPr>
          <w:rFonts w:cs="Times New Roman"/>
          <w:szCs w:val="24"/>
        </w:rPr>
      </w:pPr>
    </w:p>
    <w:p w14:paraId="5981851E" w14:textId="384CA2D5" w:rsidR="00573083" w:rsidRPr="00D93D74" w:rsidRDefault="00573083">
      <w:pPr>
        <w:pStyle w:val="Heading3"/>
        <w:numPr>
          <w:ilvl w:val="2"/>
          <w:numId w:val="3"/>
        </w:numPr>
      </w:pPr>
      <w:bookmarkStart w:id="186" w:name="_Toc212712203"/>
      <w:bookmarkStart w:id="187" w:name="_Toc216099720"/>
      <w:bookmarkStart w:id="188" w:name="_Toc220932842"/>
      <w:bookmarkStart w:id="189" w:name="_Toc229225107"/>
      <w:r w:rsidRPr="00D93D74">
        <w:t>Shotgun metagenomic sequencing</w:t>
      </w:r>
      <w:bookmarkEnd w:id="185"/>
      <w:bookmarkEnd w:id="186"/>
      <w:r w:rsidRPr="00D93D74">
        <w:t xml:space="preserve"> </w:t>
      </w:r>
      <w:r w:rsidR="000B4DCB" w:rsidRPr="00D93D74">
        <w:t xml:space="preserve">of </w:t>
      </w:r>
      <w:bookmarkEnd w:id="187"/>
      <w:bookmarkEnd w:id="188"/>
      <w:r w:rsidR="005610BB" w:rsidRPr="00D93D74">
        <w:t>ethanol treated and untreated stool samples</w:t>
      </w:r>
      <w:bookmarkEnd w:id="189"/>
    </w:p>
    <w:p w14:paraId="5A74E891" w14:textId="19C09B0F" w:rsidR="009114E3" w:rsidRPr="00D93D74" w:rsidRDefault="009D4C3B" w:rsidP="00CD77AB">
      <w:pPr>
        <w:rPr>
          <w:rFonts w:cs="Times New Roman"/>
          <w:szCs w:val="24"/>
        </w:rPr>
      </w:pPr>
      <w:r w:rsidRPr="00D93D74">
        <w:rPr>
          <w:rFonts w:cs="Times New Roman"/>
          <w:szCs w:val="24"/>
        </w:rPr>
        <w:t xml:space="preserve">Shotgun metagenomic sequencing was </w:t>
      </w:r>
      <w:r w:rsidR="00306439" w:rsidRPr="00D93D74">
        <w:rPr>
          <w:rFonts w:cs="Times New Roman"/>
          <w:szCs w:val="24"/>
        </w:rPr>
        <w:t xml:space="preserve">outsourced and </w:t>
      </w:r>
      <w:r w:rsidRPr="00D93D74">
        <w:rPr>
          <w:rFonts w:cs="Times New Roman"/>
          <w:szCs w:val="24"/>
        </w:rPr>
        <w:t xml:space="preserve">performed on the </w:t>
      </w:r>
      <w:proofErr w:type="spellStart"/>
      <w:r w:rsidRPr="00D93D74">
        <w:rPr>
          <w:rFonts w:cs="Times New Roman"/>
          <w:szCs w:val="24"/>
        </w:rPr>
        <w:t>BGI</w:t>
      </w:r>
      <w:proofErr w:type="spellEnd"/>
      <w:r w:rsidRPr="00D93D74">
        <w:rPr>
          <w:rFonts w:cs="Times New Roman"/>
          <w:szCs w:val="24"/>
        </w:rPr>
        <w:t xml:space="preserve"> </w:t>
      </w:r>
      <w:proofErr w:type="spellStart"/>
      <w:r w:rsidRPr="00D93D74">
        <w:rPr>
          <w:rFonts w:cs="Times New Roman"/>
          <w:szCs w:val="24"/>
        </w:rPr>
        <w:t>DNBSeq</w:t>
      </w:r>
      <w:proofErr w:type="spellEnd"/>
      <w:r w:rsidRPr="00D93D74">
        <w:rPr>
          <w:rFonts w:cs="Times New Roman"/>
          <w:szCs w:val="24"/>
        </w:rPr>
        <w:t xml:space="preserve"> sequencing platform (</w:t>
      </w:r>
      <w:proofErr w:type="spellStart"/>
      <w:r w:rsidRPr="00D93D74">
        <w:rPr>
          <w:rFonts w:cs="Times New Roman"/>
          <w:szCs w:val="24"/>
        </w:rPr>
        <w:t>BGI</w:t>
      </w:r>
      <w:proofErr w:type="spellEnd"/>
      <w:r w:rsidRPr="00D93D74">
        <w:rPr>
          <w:rFonts w:cs="Times New Roman"/>
          <w:szCs w:val="24"/>
        </w:rPr>
        <w:t xml:space="preserve">, Hong Kong). The initial steps involved enzymatic </w:t>
      </w:r>
      <w:r w:rsidR="00D1418C" w:rsidRPr="00D93D74">
        <w:rPr>
          <w:rFonts w:cs="Times New Roman"/>
          <w:szCs w:val="24"/>
        </w:rPr>
        <w:t>fragmentation</w:t>
      </w:r>
      <w:r w:rsidRPr="00D93D74">
        <w:rPr>
          <w:rFonts w:cs="Times New Roman"/>
          <w:szCs w:val="24"/>
        </w:rPr>
        <w:t xml:space="preserve"> </w:t>
      </w:r>
      <w:r w:rsidR="00D1418C" w:rsidRPr="00D93D74">
        <w:rPr>
          <w:rFonts w:cs="Times New Roman"/>
          <w:szCs w:val="24"/>
        </w:rPr>
        <w:t>of</w:t>
      </w:r>
      <w:r w:rsidRPr="00D93D74">
        <w:rPr>
          <w:rFonts w:cs="Times New Roman"/>
          <w:szCs w:val="24"/>
        </w:rPr>
        <w:t xml:space="preserve"> DNA f</w:t>
      </w:r>
      <w:r w:rsidR="00D1418C" w:rsidRPr="00D93D74">
        <w:rPr>
          <w:rFonts w:cs="Times New Roman"/>
          <w:szCs w:val="24"/>
        </w:rPr>
        <w:t>rom the</w:t>
      </w:r>
      <w:r w:rsidRPr="00D93D74">
        <w:rPr>
          <w:rFonts w:cs="Times New Roman"/>
          <w:szCs w:val="24"/>
        </w:rPr>
        <w:t xml:space="preserve"> </w:t>
      </w:r>
      <w:r w:rsidR="00D1418C" w:rsidRPr="00D93D74">
        <w:rPr>
          <w:rFonts w:cs="Times New Roman"/>
          <w:szCs w:val="24"/>
        </w:rPr>
        <w:t>untreated</w:t>
      </w:r>
      <w:r w:rsidRPr="00D93D74">
        <w:rPr>
          <w:rFonts w:cs="Times New Roman"/>
          <w:szCs w:val="24"/>
        </w:rPr>
        <w:t xml:space="preserve"> samples, while for </w:t>
      </w:r>
      <w:r w:rsidR="00D1418C" w:rsidRPr="00D93D74">
        <w:rPr>
          <w:rFonts w:cs="Times New Roman"/>
          <w:szCs w:val="24"/>
        </w:rPr>
        <w:t>ethanol treated</w:t>
      </w:r>
      <w:r w:rsidRPr="00D93D74">
        <w:rPr>
          <w:rFonts w:cs="Times New Roman"/>
          <w:szCs w:val="24"/>
        </w:rPr>
        <w:t xml:space="preserve"> samples, fragmentation was unnecessary as the DNA was already fragmented. Fragments between 200 and 400 base pairs were selected using </w:t>
      </w:r>
      <w:proofErr w:type="spellStart"/>
      <w:r w:rsidRPr="00D93D74">
        <w:rPr>
          <w:rFonts w:cs="Times New Roman"/>
          <w:szCs w:val="24"/>
        </w:rPr>
        <w:t>MGIEasy</w:t>
      </w:r>
      <w:proofErr w:type="spellEnd"/>
      <w:r w:rsidRPr="00D93D74">
        <w:rPr>
          <w:rFonts w:cs="Times New Roman"/>
          <w:szCs w:val="24"/>
        </w:rPr>
        <w:t xml:space="preserve"> DNA Clean Beads (</w:t>
      </w:r>
      <w:proofErr w:type="spellStart"/>
      <w:r w:rsidRPr="00D93D74">
        <w:rPr>
          <w:rFonts w:cs="Times New Roman"/>
          <w:szCs w:val="24"/>
        </w:rPr>
        <w:t>MGI</w:t>
      </w:r>
      <w:proofErr w:type="spellEnd"/>
      <w:r w:rsidRPr="00D93D74">
        <w:rPr>
          <w:rFonts w:cs="Times New Roman"/>
          <w:szCs w:val="24"/>
        </w:rPr>
        <w:t xml:space="preserve">, Hong Kong). The 3’ ends were then repaired by adenylation, and adapters were ligated to the DNA fragments. DNA fragments were amplified by PCR and purified using </w:t>
      </w:r>
      <w:proofErr w:type="spellStart"/>
      <w:r w:rsidRPr="00D93D74">
        <w:rPr>
          <w:rFonts w:cs="Times New Roman"/>
          <w:szCs w:val="24"/>
        </w:rPr>
        <w:t>MGIEasy</w:t>
      </w:r>
      <w:proofErr w:type="spellEnd"/>
      <w:r w:rsidRPr="00D93D74">
        <w:rPr>
          <w:rFonts w:cs="Times New Roman"/>
          <w:szCs w:val="24"/>
        </w:rPr>
        <w:t xml:space="preserve"> DNA Clean Beads (</w:t>
      </w:r>
      <w:proofErr w:type="spellStart"/>
      <w:r w:rsidRPr="00D93D74">
        <w:rPr>
          <w:rFonts w:cs="Times New Roman"/>
          <w:szCs w:val="24"/>
        </w:rPr>
        <w:t>MGI</w:t>
      </w:r>
      <w:proofErr w:type="spellEnd"/>
      <w:r w:rsidRPr="00D93D74">
        <w:rPr>
          <w:rFonts w:cs="Times New Roman"/>
          <w:szCs w:val="24"/>
        </w:rPr>
        <w:t>, Hong Kong). The purified PCR products were denatured and circularised using a splint oligo sequence. The resulting single-stranded circular DNA (</w:t>
      </w:r>
      <w:proofErr w:type="spellStart"/>
      <w:r w:rsidRPr="00D93D74">
        <w:rPr>
          <w:rFonts w:cs="Times New Roman"/>
          <w:szCs w:val="24"/>
        </w:rPr>
        <w:t>ssCir</w:t>
      </w:r>
      <w:proofErr w:type="spellEnd"/>
      <w:r w:rsidRPr="00D93D74">
        <w:rPr>
          <w:rFonts w:cs="Times New Roman"/>
          <w:szCs w:val="24"/>
        </w:rPr>
        <w:t xml:space="preserve"> DNA) constituted the final</w:t>
      </w:r>
      <w:r w:rsidR="00D1418C" w:rsidRPr="00D93D74">
        <w:rPr>
          <w:rFonts w:cs="Times New Roman"/>
          <w:szCs w:val="24"/>
        </w:rPr>
        <w:t xml:space="preserve"> </w:t>
      </w:r>
      <w:r w:rsidRPr="00D93D74">
        <w:rPr>
          <w:rFonts w:cs="Times New Roman"/>
          <w:szCs w:val="24"/>
        </w:rPr>
        <w:t>library. Any</w:t>
      </w:r>
      <w:r w:rsidR="00D1418C" w:rsidRPr="00D93D74">
        <w:rPr>
          <w:rFonts w:cs="Times New Roman"/>
          <w:szCs w:val="24"/>
        </w:rPr>
        <w:t xml:space="preserve"> </w:t>
      </w:r>
      <w:r w:rsidRPr="00D93D74">
        <w:rPr>
          <w:rFonts w:cs="Times New Roman"/>
          <w:szCs w:val="24"/>
        </w:rPr>
        <w:t xml:space="preserve">non-circularised DNA was digested, and library concentration was measured, libraries with concentrations above 1 ng/µl were selected for sequencing. Each library was further amplified using </w:t>
      </w:r>
      <w:proofErr w:type="spellStart"/>
      <w:r w:rsidRPr="00D93D74">
        <w:rPr>
          <w:rFonts w:cs="Times New Roman"/>
          <w:szCs w:val="24"/>
        </w:rPr>
        <w:t>Phi29</w:t>
      </w:r>
      <w:proofErr w:type="spellEnd"/>
      <w:r w:rsidRPr="00D93D74">
        <w:rPr>
          <w:rFonts w:cs="Times New Roman"/>
          <w:szCs w:val="24"/>
        </w:rPr>
        <w:t xml:space="preserve"> DNA polymerase to generate DNA nanoballs (DNBs), each containing over 300 copies of a single molecular entity. These DNBs were loaded onto a patterned </w:t>
      </w:r>
      <w:r w:rsidR="00DA42F5" w:rsidRPr="00D93D74">
        <w:rPr>
          <w:rFonts w:cs="Times New Roman"/>
          <w:szCs w:val="24"/>
        </w:rPr>
        <w:t>nanoarray</w:t>
      </w:r>
      <w:r w:rsidR="00717053" w:rsidRPr="00D93D74">
        <w:rPr>
          <w:rFonts w:cs="Times New Roman"/>
          <w:szCs w:val="24"/>
        </w:rPr>
        <w:t xml:space="preserve"> </w:t>
      </w:r>
      <w:r w:rsidR="009A34DE" w:rsidRPr="00D93D74">
        <w:rPr>
          <w:rFonts w:cs="Times New Roman"/>
          <w:szCs w:val="24"/>
        </w:rPr>
        <w:t>where</w:t>
      </w:r>
      <w:r w:rsidRPr="00D93D74">
        <w:rPr>
          <w:rFonts w:cs="Times New Roman"/>
          <w:szCs w:val="24"/>
        </w:rPr>
        <w:t xml:space="preserve"> paired-end reads of 150 bases were generated. </w:t>
      </w:r>
    </w:p>
    <w:p w14:paraId="3C1534BD" w14:textId="77777777" w:rsidR="00173621" w:rsidRPr="00D93D74" w:rsidRDefault="00173621" w:rsidP="00CD77AB">
      <w:pPr>
        <w:rPr>
          <w:rFonts w:cs="Times New Roman"/>
          <w:szCs w:val="24"/>
        </w:rPr>
      </w:pPr>
      <w:bookmarkStart w:id="190" w:name="_Toc184220092"/>
    </w:p>
    <w:p w14:paraId="1A0031EB" w14:textId="5AE5EB0F" w:rsidR="00D025AD" w:rsidRPr="00D93D74" w:rsidRDefault="009540A4">
      <w:pPr>
        <w:pStyle w:val="Heading3"/>
        <w:numPr>
          <w:ilvl w:val="2"/>
          <w:numId w:val="3"/>
        </w:numPr>
      </w:pPr>
      <w:bookmarkStart w:id="191" w:name="_Toc212712204"/>
      <w:bookmarkStart w:id="192" w:name="_Toc216099721"/>
      <w:bookmarkStart w:id="193" w:name="_Toc220932843"/>
      <w:bookmarkStart w:id="194" w:name="_Toc229225108"/>
      <w:r w:rsidRPr="00D93D74">
        <w:t>Whole-genome sequencing using Illumina short</w:t>
      </w:r>
      <w:r w:rsidR="00D025AD" w:rsidRPr="00D93D74">
        <w:t>-</w:t>
      </w:r>
      <w:r w:rsidRPr="00D93D74">
        <w:t>read technology</w:t>
      </w:r>
      <w:bookmarkEnd w:id="191"/>
      <w:bookmarkEnd w:id="192"/>
      <w:bookmarkEnd w:id="193"/>
      <w:bookmarkEnd w:id="194"/>
    </w:p>
    <w:p w14:paraId="51DA4C5E" w14:textId="281D3C7F" w:rsidR="00945370" w:rsidRPr="00D93D74" w:rsidRDefault="00227E0D" w:rsidP="00CD77AB">
      <w:pPr>
        <w:rPr>
          <w:rFonts w:cs="Times New Roman"/>
          <w:szCs w:val="24"/>
        </w:rPr>
      </w:pPr>
      <w:commentRangeStart w:id="195"/>
      <w:r w:rsidRPr="00D93D74">
        <w:rPr>
          <w:rFonts w:cs="Times New Roman"/>
          <w:szCs w:val="24"/>
        </w:rPr>
        <w:t xml:space="preserve">Libraries </w:t>
      </w:r>
      <w:r w:rsidR="0002799D" w:rsidRPr="00D93D74">
        <w:rPr>
          <w:rFonts w:cs="Times New Roman"/>
          <w:szCs w:val="24"/>
        </w:rPr>
        <w:t xml:space="preserve">for </w:t>
      </w:r>
      <w:r w:rsidR="009D4C3B" w:rsidRPr="00D93D74">
        <w:rPr>
          <w:rFonts w:cs="Times New Roman"/>
          <w:szCs w:val="24"/>
        </w:rPr>
        <w:t xml:space="preserve">whole-genome </w:t>
      </w:r>
      <w:r w:rsidRPr="00D93D74">
        <w:rPr>
          <w:rFonts w:cs="Times New Roman"/>
          <w:szCs w:val="24"/>
        </w:rPr>
        <w:t>sequencing of individual strains were</w:t>
      </w:r>
      <w:r w:rsidR="009D4C3B" w:rsidRPr="00D93D74">
        <w:rPr>
          <w:rFonts w:cs="Times New Roman"/>
          <w:szCs w:val="24"/>
        </w:rPr>
        <w:t xml:space="preserve"> prepared </w:t>
      </w:r>
      <w:commentRangeEnd w:id="195"/>
      <w:r w:rsidRPr="00D93D74">
        <w:rPr>
          <w:rStyle w:val="CommentReference"/>
          <w:rFonts w:cs="Times New Roman"/>
          <w:sz w:val="24"/>
          <w:szCs w:val="24"/>
        </w:rPr>
        <w:commentReference w:id="195"/>
      </w:r>
      <w:r w:rsidR="009D4C3B" w:rsidRPr="00D93D74">
        <w:rPr>
          <w:rFonts w:cs="Times New Roman"/>
          <w:szCs w:val="24"/>
        </w:rPr>
        <w:t xml:space="preserve">using the </w:t>
      </w:r>
      <w:proofErr w:type="spellStart"/>
      <w:r w:rsidR="009D4C3B" w:rsidRPr="00D93D74">
        <w:rPr>
          <w:rFonts w:cs="Times New Roman"/>
          <w:szCs w:val="24"/>
        </w:rPr>
        <w:t>NEBNext</w:t>
      </w:r>
      <w:proofErr w:type="spellEnd"/>
      <w:r w:rsidR="009D4C3B" w:rsidRPr="00D93D74">
        <w:rPr>
          <w:rFonts w:cs="Times New Roman"/>
          <w:szCs w:val="24"/>
        </w:rPr>
        <w:t xml:space="preserve"> Ultra II FS DNA Library Prep Kit for Illumina (New England Biolabs, UK) according to the manufacturer’s instructions. Libraries were sequenced using 2 × 150 bp paired-end reads on the </w:t>
      </w:r>
      <w:proofErr w:type="spellStart"/>
      <w:r w:rsidR="009D4C3B" w:rsidRPr="00D93D74">
        <w:rPr>
          <w:rFonts w:cs="Times New Roman"/>
          <w:szCs w:val="24"/>
        </w:rPr>
        <w:t>NextSeq2000</w:t>
      </w:r>
      <w:proofErr w:type="spellEnd"/>
      <w:r w:rsidR="009D4C3B" w:rsidRPr="00D93D74">
        <w:rPr>
          <w:rFonts w:cs="Times New Roman"/>
          <w:szCs w:val="24"/>
        </w:rPr>
        <w:t xml:space="preserve"> platform (Illumina, USA).</w:t>
      </w:r>
    </w:p>
    <w:p w14:paraId="523CB162" w14:textId="77777777" w:rsidR="0002799D" w:rsidRPr="00D93D74" w:rsidRDefault="0002799D" w:rsidP="00CD77AB">
      <w:pPr>
        <w:rPr>
          <w:rFonts w:cs="Times New Roman"/>
          <w:szCs w:val="24"/>
        </w:rPr>
      </w:pPr>
    </w:p>
    <w:p w14:paraId="5E299D5C" w14:textId="5A86A386" w:rsidR="0002799D" w:rsidRPr="00D93D74" w:rsidRDefault="0002799D" w:rsidP="0002799D">
      <w:pPr>
        <w:pStyle w:val="Heading3"/>
        <w:numPr>
          <w:ilvl w:val="0"/>
          <w:numId w:val="0"/>
        </w:numPr>
        <w:ind w:left="720" w:hanging="720"/>
      </w:pPr>
      <w:bookmarkStart w:id="196" w:name="_Toc216099722"/>
      <w:bookmarkStart w:id="197" w:name="_Toc220932844"/>
      <w:bookmarkStart w:id="198" w:name="_Toc229225109"/>
      <w:r w:rsidRPr="00D93D74">
        <w:t>3.5.4 Whole-genome sequencing using Oxford Nanopore Technologies long-read technology</w:t>
      </w:r>
      <w:bookmarkEnd w:id="196"/>
      <w:bookmarkEnd w:id="197"/>
      <w:bookmarkEnd w:id="198"/>
    </w:p>
    <w:bookmarkEnd w:id="190"/>
    <w:p w14:paraId="53A92E9E" w14:textId="65098C36" w:rsidR="00D025AD" w:rsidRPr="00D93D74" w:rsidRDefault="00227E0D" w:rsidP="00CD77AB">
      <w:pPr>
        <w:rPr>
          <w:rFonts w:cs="Times New Roman"/>
          <w:szCs w:val="24"/>
        </w:rPr>
      </w:pPr>
      <w:r w:rsidRPr="00D93D74">
        <w:rPr>
          <w:rFonts w:cs="Times New Roman"/>
          <w:szCs w:val="24"/>
        </w:rPr>
        <w:t xml:space="preserve">Within </w:t>
      </w:r>
      <w:r w:rsidRPr="00D93D74">
        <w:rPr>
          <w:rFonts w:cs="Times New Roman"/>
          <w:i/>
          <w:iCs/>
          <w:szCs w:val="24"/>
        </w:rPr>
        <w:t>Clostridium saudiense</w:t>
      </w:r>
      <w:r w:rsidRPr="00D93D74">
        <w:rPr>
          <w:rFonts w:cs="Times New Roman"/>
          <w:szCs w:val="24"/>
        </w:rPr>
        <w:t xml:space="preserve"> analysis f</w:t>
      </w:r>
      <w:r w:rsidR="009D4C3B" w:rsidRPr="00D93D74">
        <w:rPr>
          <w:rFonts w:cs="Times New Roman"/>
          <w:szCs w:val="24"/>
        </w:rPr>
        <w:t>ive selected isolate</w:t>
      </w:r>
      <w:r w:rsidR="00032A34" w:rsidRPr="00D93D74">
        <w:rPr>
          <w:rFonts w:cs="Times New Roman"/>
          <w:szCs w:val="24"/>
        </w:rPr>
        <w:t xml:space="preserve">s, </w:t>
      </w:r>
      <w:r w:rsidR="009D4C3B" w:rsidRPr="00D93D74">
        <w:rPr>
          <w:rFonts w:cs="Times New Roman"/>
          <w:szCs w:val="24"/>
        </w:rPr>
        <w:t xml:space="preserve">representing each strain group based on ANI </w:t>
      </w:r>
      <w:r w:rsidR="00032A34" w:rsidRPr="00D93D74">
        <w:rPr>
          <w:rFonts w:cs="Times New Roman"/>
          <w:szCs w:val="24"/>
        </w:rPr>
        <w:t>score, were chosen based on containing the</w:t>
      </w:r>
      <w:r w:rsidR="009D4C3B" w:rsidRPr="00D93D74">
        <w:rPr>
          <w:rFonts w:cs="Times New Roman"/>
          <w:szCs w:val="24"/>
        </w:rPr>
        <w:t xml:space="preserve"> highest number of reads and lowest number of contigs. </w:t>
      </w:r>
      <w:r w:rsidR="00133BF6" w:rsidRPr="00D93D74">
        <w:rPr>
          <w:rFonts w:cs="Times New Roman"/>
          <w:szCs w:val="24"/>
        </w:rPr>
        <w:t>L</w:t>
      </w:r>
      <w:r w:rsidR="009D4C3B" w:rsidRPr="00D93D74">
        <w:rPr>
          <w:rFonts w:cs="Times New Roman"/>
          <w:szCs w:val="24"/>
        </w:rPr>
        <w:t xml:space="preserve">ibraries were prepared using the Rapid Barcoding Kit 24 </w:t>
      </w:r>
      <w:proofErr w:type="spellStart"/>
      <w:r w:rsidR="009D4C3B" w:rsidRPr="00D93D74">
        <w:rPr>
          <w:rFonts w:cs="Times New Roman"/>
          <w:szCs w:val="24"/>
        </w:rPr>
        <w:t>SQK-RBK114.24</w:t>
      </w:r>
      <w:proofErr w:type="spellEnd"/>
      <w:r w:rsidR="009D4C3B" w:rsidRPr="00D93D74">
        <w:rPr>
          <w:rFonts w:cs="Times New Roman"/>
          <w:szCs w:val="24"/>
        </w:rPr>
        <w:t xml:space="preserve"> </w:t>
      </w:r>
      <w:r w:rsidR="00032A34" w:rsidRPr="00D93D74">
        <w:rPr>
          <w:rFonts w:cs="Times New Roman"/>
          <w:szCs w:val="24"/>
        </w:rPr>
        <w:t xml:space="preserve">(Oxford Nanopore Technologies – ONT, UK) </w:t>
      </w:r>
      <w:r w:rsidR="009D4C3B" w:rsidRPr="00D93D74">
        <w:rPr>
          <w:rFonts w:cs="Times New Roman"/>
          <w:szCs w:val="24"/>
        </w:rPr>
        <w:t xml:space="preserve">and sequenced on </w:t>
      </w:r>
      <w:proofErr w:type="spellStart"/>
      <w:r w:rsidR="009D4C3B" w:rsidRPr="00D93D74">
        <w:rPr>
          <w:rFonts w:cs="Times New Roman"/>
          <w:szCs w:val="24"/>
        </w:rPr>
        <w:t>R10.4.1</w:t>
      </w:r>
      <w:proofErr w:type="spellEnd"/>
      <w:r w:rsidR="009D4C3B" w:rsidRPr="00D93D74">
        <w:rPr>
          <w:rFonts w:cs="Times New Roman"/>
          <w:szCs w:val="24"/>
        </w:rPr>
        <w:t xml:space="preserve"> flow cells for 48 hours </w:t>
      </w:r>
      <w:r w:rsidR="00032A34" w:rsidRPr="00D93D74">
        <w:rPr>
          <w:rFonts w:cs="Times New Roman"/>
          <w:szCs w:val="24"/>
        </w:rPr>
        <w:t xml:space="preserve">on </w:t>
      </w:r>
      <w:proofErr w:type="spellStart"/>
      <w:r w:rsidR="00032A34" w:rsidRPr="00D93D74">
        <w:rPr>
          <w:rFonts w:cs="Times New Roman"/>
          <w:szCs w:val="24"/>
        </w:rPr>
        <w:t>MinION</w:t>
      </w:r>
      <w:proofErr w:type="spellEnd"/>
      <w:r w:rsidR="00032A34" w:rsidRPr="00D93D74">
        <w:rPr>
          <w:rFonts w:cs="Times New Roman"/>
          <w:szCs w:val="24"/>
        </w:rPr>
        <w:t xml:space="preserve"> platform (ONT, UK)</w:t>
      </w:r>
      <w:r w:rsidR="009D4C3B" w:rsidRPr="00D93D74">
        <w:rPr>
          <w:rFonts w:cs="Times New Roman"/>
          <w:szCs w:val="24"/>
        </w:rPr>
        <w:t xml:space="preserve">. </w:t>
      </w:r>
    </w:p>
    <w:p w14:paraId="26D9D98C" w14:textId="77777777" w:rsidR="00DA42F5" w:rsidRPr="00D93D74" w:rsidRDefault="00DA42F5" w:rsidP="00CD77AB">
      <w:pPr>
        <w:rPr>
          <w:rFonts w:cs="Times New Roman"/>
          <w:szCs w:val="24"/>
        </w:rPr>
      </w:pPr>
    </w:p>
    <w:p w14:paraId="57C6B3AA" w14:textId="105398DF" w:rsidR="007B36A5" w:rsidRPr="00D93D74" w:rsidRDefault="00173621">
      <w:pPr>
        <w:pStyle w:val="Heading2"/>
        <w:numPr>
          <w:ilvl w:val="1"/>
          <w:numId w:val="3"/>
        </w:numPr>
      </w:pPr>
      <w:bookmarkStart w:id="199" w:name="_Toc212712205"/>
      <w:bookmarkStart w:id="200" w:name="_Toc216099723"/>
      <w:bookmarkStart w:id="201" w:name="_Toc220932845"/>
      <w:bookmarkStart w:id="202" w:name="_Toc229225110"/>
      <w:r w:rsidRPr="00D93D74">
        <w:t>DATA ANALYSIS</w:t>
      </w:r>
      <w:bookmarkEnd w:id="199"/>
      <w:bookmarkEnd w:id="200"/>
      <w:bookmarkEnd w:id="201"/>
      <w:bookmarkEnd w:id="202"/>
      <w:r w:rsidRPr="00D93D74">
        <w:t xml:space="preserve"> </w:t>
      </w:r>
    </w:p>
    <w:p w14:paraId="53380AC3" w14:textId="76AE16F7" w:rsidR="00D025AD" w:rsidRPr="00D93D74" w:rsidRDefault="00A95361" w:rsidP="00CD77AB">
      <w:pPr>
        <w:rPr>
          <w:rFonts w:cs="Times New Roman"/>
          <w:szCs w:val="24"/>
        </w:rPr>
      </w:pPr>
      <w:r w:rsidRPr="00D93D74">
        <w:rPr>
          <w:rFonts w:cs="Times New Roman"/>
          <w:szCs w:val="24"/>
        </w:rPr>
        <w:t xml:space="preserve">All </w:t>
      </w:r>
      <w:commentRangeStart w:id="203"/>
      <w:commentRangeStart w:id="204"/>
      <w:r w:rsidRPr="00D93D74">
        <w:rPr>
          <w:rFonts w:cs="Times New Roman"/>
          <w:szCs w:val="24"/>
        </w:rPr>
        <w:t>code</w:t>
      </w:r>
      <w:commentRangeEnd w:id="203"/>
      <w:r w:rsidR="007508DA" w:rsidRPr="00D93D74">
        <w:rPr>
          <w:rStyle w:val="CommentReference"/>
          <w:rFonts w:cs="Times New Roman"/>
          <w:sz w:val="24"/>
          <w:szCs w:val="24"/>
        </w:rPr>
        <w:commentReference w:id="203"/>
      </w:r>
      <w:commentRangeEnd w:id="204"/>
      <w:r w:rsidR="00FE29C0" w:rsidRPr="00D93D74">
        <w:rPr>
          <w:rStyle w:val="CommentReference"/>
          <w:rFonts w:cs="Times New Roman"/>
          <w:sz w:val="24"/>
          <w:szCs w:val="24"/>
        </w:rPr>
        <w:commentReference w:id="204"/>
      </w:r>
      <w:r w:rsidR="00D1418C" w:rsidRPr="00D93D74">
        <w:rPr>
          <w:rFonts w:cs="Times New Roman"/>
          <w:szCs w:val="24"/>
        </w:rPr>
        <w:t xml:space="preserve"> and tables obtained after preprocessing steps to </w:t>
      </w:r>
      <w:r w:rsidRPr="00D93D74">
        <w:rPr>
          <w:rFonts w:cs="Times New Roman"/>
          <w:szCs w:val="24"/>
        </w:rPr>
        <w:t xml:space="preserve">carry out the analysis presented along with notes showing command runs is available at: </w:t>
      </w:r>
      <w:hyperlink r:id="rId13" w:history="1">
        <w:r w:rsidR="005834B8" w:rsidRPr="00D93D74">
          <w:rPr>
            <w:rStyle w:val="Hyperlink"/>
            <w:rFonts w:cs="Times New Roman"/>
            <w:szCs w:val="24"/>
          </w:rPr>
          <w:t>https://</w:t>
        </w:r>
        <w:proofErr w:type="spellStart"/>
        <w:r w:rsidR="005834B8" w:rsidRPr="00D93D74">
          <w:rPr>
            <w:rStyle w:val="Hyperlink"/>
            <w:rFonts w:cs="Times New Roman"/>
            <w:szCs w:val="24"/>
          </w:rPr>
          <w:t>github.com</w:t>
        </w:r>
        <w:proofErr w:type="spellEnd"/>
        <w:r w:rsidR="005834B8" w:rsidRPr="00D93D74">
          <w:rPr>
            <w:rStyle w:val="Hyperlink"/>
            <w:rFonts w:cs="Times New Roman"/>
            <w:szCs w:val="24"/>
          </w:rPr>
          <w:t>/</w:t>
        </w:r>
        <w:proofErr w:type="spellStart"/>
        <w:r w:rsidR="005834B8" w:rsidRPr="00D93D74">
          <w:rPr>
            <w:rStyle w:val="Hyperlink"/>
            <w:rFonts w:cs="Times New Roman"/>
            <w:szCs w:val="24"/>
          </w:rPr>
          <w:t>ursamiklavcic</w:t>
        </w:r>
        <w:proofErr w:type="spellEnd"/>
        <w:r w:rsidR="005834B8" w:rsidRPr="00D93D74">
          <w:rPr>
            <w:rStyle w:val="Hyperlink"/>
            <w:rFonts w:cs="Times New Roman"/>
            <w:szCs w:val="24"/>
          </w:rPr>
          <w:t>/PhD</w:t>
        </w:r>
      </w:hyperlink>
      <w:r w:rsidRPr="00D93D74">
        <w:rPr>
          <w:rFonts w:cs="Times New Roman"/>
          <w:szCs w:val="24"/>
        </w:rPr>
        <w:t xml:space="preserve">, with sub-folders for </w:t>
      </w:r>
      <w:r w:rsidR="005834B8" w:rsidRPr="00D93D74">
        <w:rPr>
          <w:rFonts w:cs="Times New Roman"/>
          <w:szCs w:val="24"/>
        </w:rPr>
        <w:t xml:space="preserve">each </w:t>
      </w:r>
      <w:r w:rsidR="00032A34" w:rsidRPr="00D93D74">
        <w:rPr>
          <w:rFonts w:cs="Times New Roman"/>
          <w:szCs w:val="24"/>
        </w:rPr>
        <w:t>type of analysis</w:t>
      </w:r>
      <w:r w:rsidRPr="00D93D74">
        <w:rPr>
          <w:rFonts w:cs="Times New Roman"/>
          <w:szCs w:val="24"/>
        </w:rPr>
        <w:t>.</w:t>
      </w:r>
      <w:bookmarkStart w:id="205" w:name="_Toc184220091"/>
    </w:p>
    <w:p w14:paraId="0FBAEDAB" w14:textId="77777777" w:rsidR="00173621" w:rsidRPr="00D93D74" w:rsidRDefault="00173621" w:rsidP="00CD77AB">
      <w:pPr>
        <w:rPr>
          <w:rFonts w:cs="Times New Roman"/>
          <w:szCs w:val="24"/>
        </w:rPr>
      </w:pPr>
    </w:p>
    <w:p w14:paraId="4AE9DF28" w14:textId="11709806" w:rsidR="00D025AD" w:rsidRPr="00D93D74" w:rsidRDefault="00D93D74">
      <w:pPr>
        <w:pStyle w:val="Heading3"/>
        <w:numPr>
          <w:ilvl w:val="2"/>
          <w:numId w:val="3"/>
        </w:numPr>
      </w:pPr>
      <w:bookmarkStart w:id="206" w:name="_Toc212712206"/>
      <w:bookmarkStart w:id="207" w:name="_Toc216099724"/>
      <w:bookmarkStart w:id="208" w:name="_Toc220932846"/>
      <w:bookmarkStart w:id="209" w:name="_Toc229225111"/>
      <w:r w:rsidRPr="00D93D74">
        <w:t>16S a</w:t>
      </w:r>
      <w:r w:rsidR="0024637F" w:rsidRPr="00D93D74">
        <w:t xml:space="preserve">mplicon </w:t>
      </w:r>
      <w:r w:rsidRPr="00D93D74">
        <w:t xml:space="preserve">(16S AS) </w:t>
      </w:r>
      <w:r w:rsidR="00032A34" w:rsidRPr="00D93D74">
        <w:t>data</w:t>
      </w:r>
      <w:r w:rsidR="0024637F" w:rsidRPr="00D93D74">
        <w:t xml:space="preserve"> </w:t>
      </w:r>
      <w:bookmarkEnd w:id="205"/>
      <w:r w:rsidR="0024637F" w:rsidRPr="00D93D74">
        <w:t>analysis</w:t>
      </w:r>
      <w:bookmarkEnd w:id="206"/>
      <w:bookmarkEnd w:id="207"/>
      <w:bookmarkEnd w:id="208"/>
      <w:bookmarkEnd w:id="209"/>
    </w:p>
    <w:p w14:paraId="7E532E45" w14:textId="28D13306" w:rsidR="004C54E4" w:rsidRPr="00D93D74" w:rsidRDefault="004C54E4">
      <w:pPr>
        <w:pStyle w:val="Heading4"/>
        <w:numPr>
          <w:ilvl w:val="3"/>
          <w:numId w:val="3"/>
        </w:numPr>
      </w:pPr>
      <w:bookmarkStart w:id="210" w:name="_Toc216099725"/>
      <w:bookmarkStart w:id="211" w:name="_Toc220932847"/>
      <w:r w:rsidRPr="00D93D74">
        <w:t>Preprocessing</w:t>
      </w:r>
      <w:bookmarkEnd w:id="210"/>
      <w:bookmarkEnd w:id="211"/>
      <w:r w:rsidRPr="00D93D74">
        <w:t xml:space="preserve"> </w:t>
      </w:r>
    </w:p>
    <w:p w14:paraId="27B5E539" w14:textId="39186447" w:rsidR="00173621" w:rsidRDefault="004C54E4" w:rsidP="00CD77AB">
      <w:pPr>
        <w:rPr>
          <w:rFonts w:cs="Times New Roman"/>
          <w:szCs w:val="24"/>
        </w:rPr>
      </w:pPr>
      <w:r w:rsidRPr="00D93D74">
        <w:rPr>
          <w:rFonts w:cs="Times New Roman"/>
          <w:szCs w:val="24"/>
        </w:rPr>
        <w:t xml:space="preserve">Sequenced reads were processed and binned in </w:t>
      </w:r>
      <w:proofErr w:type="spellStart"/>
      <w:r w:rsidRPr="00D93D74">
        <w:rPr>
          <w:rFonts w:cs="Times New Roman"/>
          <w:szCs w:val="24"/>
        </w:rPr>
        <w:t>mothur</w:t>
      </w:r>
      <w:proofErr w:type="spellEnd"/>
      <w:r w:rsidRPr="00D93D74">
        <w:rPr>
          <w:rFonts w:cs="Times New Roman"/>
          <w:szCs w:val="24"/>
        </w:rPr>
        <w:t xml:space="preserve"> </w:t>
      </w:r>
      <w:proofErr w:type="spellStart"/>
      <w:r w:rsidRPr="00D93D74">
        <w:rPr>
          <w:rFonts w:cs="Times New Roman"/>
          <w:szCs w:val="24"/>
        </w:rPr>
        <w:t>v.1.48.0</w:t>
      </w:r>
      <w:proofErr w:type="spellEnd"/>
      <w:r w:rsidR="00D025AD" w:rsidRPr="00D93D74">
        <w:rPr>
          <w:rFonts w:cs="Times New Roman"/>
          <w:szCs w:val="24"/>
        </w:rPr>
        <w:t>,</w:t>
      </w:r>
      <w:r w:rsidRPr="00D93D74">
        <w:rPr>
          <w:rFonts w:cs="Times New Roman"/>
          <w:szCs w:val="24"/>
        </w:rPr>
        <w:t xml:space="preserve"> </w:t>
      </w:r>
      <w:r w:rsidR="0043153B" w:rsidRPr="00D93D74">
        <w:rPr>
          <w:rFonts w:cs="Times New Roman"/>
          <w:szCs w:val="24"/>
        </w:rPr>
        <w:t>following</w:t>
      </w:r>
      <w:r w:rsidRPr="00D93D74">
        <w:rPr>
          <w:rFonts w:cs="Times New Roman"/>
          <w:szCs w:val="24"/>
        </w:rPr>
        <w:t xml:space="preserve"> the </w:t>
      </w:r>
      <w:proofErr w:type="spellStart"/>
      <w:r w:rsidRPr="00D93D74">
        <w:rPr>
          <w:rFonts w:cs="Times New Roman"/>
          <w:szCs w:val="24"/>
        </w:rPr>
        <w:t>MiSeq</w:t>
      </w:r>
      <w:proofErr w:type="spellEnd"/>
      <w:r w:rsidRPr="00D93D74">
        <w:rPr>
          <w:rFonts w:cs="Times New Roman"/>
          <w:szCs w:val="24"/>
        </w:rPr>
        <w:t xml:space="preserve"> standard operating procedure for Illumina paired-end reads</w:t>
      </w:r>
      <w:r w:rsidR="0043153B" w:rsidRPr="00D93D74">
        <w:rPr>
          <w:rFonts w:cs="Times New Roman"/>
          <w:szCs w:val="24"/>
        </w:rPr>
        <w:t xml:space="preserve"> </w:t>
      </w:r>
      <w:r w:rsidR="0043153B" w:rsidRPr="00D93D74">
        <w:rPr>
          <w:rFonts w:cs="Times New Roman"/>
          <w:szCs w:val="24"/>
        </w:rPr>
        <w:fldChar w:fldCharType="begin"/>
      </w:r>
      <w:r w:rsidR="000D4E60">
        <w:rPr>
          <w:rFonts w:cs="Times New Roman"/>
          <w:szCs w:val="24"/>
        </w:rPr>
        <w:instrText xml:space="preserve"> ADDIN ZOTERO_ITEM CSL_CITATION {"citationID":"zVTkRGip","properties":{"formattedCitation":"(Schloss et al., 2009)","plainCitation":"(Schloss et al., 2009)","noteIndex":0},"citationItems":[{"id":234,"uris":["http://zotero.org/users/8873894/items/R88TB3SK"],"itemData":{"id":234,"type":"article-journal","abstract":"mothur aims to be a comprehensive software package that allows users to use a single piece of software to analyze community sequence data. It builds upon previous tools to provide a flexible and powerful software package for analyzing sequencing data. As a case study, we used mothur to trim, screen, and align sequences; calculate distances; assign sequences to operational taxonomic units; and describe the alpha and beta diversity of eight marine samples previously characterized by pyrosequencing of 16S rRNA gene fragments. This analysis of more than 222,000 sequences was completed in less than 2 h with a laptop computer.","container-title":"Applied and Environmental Microbiology","DOI":"10.1128/AEM.01541-09","ISSN":"1098-5336","issue":"23","journalAbbreviation":"Appl Environ Microbiol","language":"eng","page":"7537-7541","PMID":"19801464","PMCID":"PMC2786419","source":"PubMed","title":"Introducing mothur: open-source, platform-independent, community-supported software for describing and comparing microbial communities","title-short":"Introducing mothur","volume":"75","author":[{"family":"Schloss","given":"Patrick D."},{"family":"Westcott","given":"Sarah L."},{"family":"Ryabin","given":"Thomas"},{"family":"Hall","given":"Justine R."},{"family":"Hartmann","given":"Martin"},{"family":"Hollister","given":"Emily B."},{"family":"Lesniewski","given":"Ryan A."},{"family":"Oakley","given":"Brian B."},{"family":"Parks","given":"Donovan H."},{"family":"Robinson","given":"Courtney J."},{"family":"Sahl","given":"Jason W."},{"family":"Stres","given":"Blaz"},{"family":"Thallinger","given":"Gerhard G."},{"family":"Van Horn","given":"David J."},{"family":"Weber","given":"Carolyn F."}],"issued":{"date-parts":[["2009",12]]}}}],"schema":"https://github.com/citation-style-language/schema/raw/master/csl-citation.json"} </w:instrText>
      </w:r>
      <w:r w:rsidR="0043153B" w:rsidRPr="00D93D74">
        <w:rPr>
          <w:rFonts w:cs="Times New Roman"/>
          <w:szCs w:val="24"/>
        </w:rPr>
        <w:fldChar w:fldCharType="separate"/>
      </w:r>
      <w:r w:rsidR="00910CB8" w:rsidRPr="00910CB8">
        <w:rPr>
          <w:rFonts w:cs="Times New Roman"/>
        </w:rPr>
        <w:t>(Schloss et al., 2009)</w:t>
      </w:r>
      <w:r w:rsidR="0043153B" w:rsidRPr="00D93D74">
        <w:rPr>
          <w:rFonts w:cs="Times New Roman"/>
          <w:szCs w:val="24"/>
        </w:rPr>
        <w:fldChar w:fldCharType="end"/>
      </w:r>
      <w:r w:rsidRPr="00D93D74">
        <w:rPr>
          <w:rFonts w:cs="Times New Roman"/>
          <w:szCs w:val="24"/>
        </w:rPr>
        <w:t xml:space="preserve">. Reads were processed using the following criteria: </w:t>
      </w:r>
      <w:r w:rsidR="0043153B" w:rsidRPr="00D93D74">
        <w:rPr>
          <w:rFonts w:cs="Times New Roman"/>
          <w:szCs w:val="24"/>
        </w:rPr>
        <w:t>no</w:t>
      </w:r>
      <w:r w:rsidRPr="00D93D74">
        <w:rPr>
          <w:rFonts w:cs="Times New Roman"/>
          <w:szCs w:val="24"/>
        </w:rPr>
        <w:t xml:space="preserve"> ambiguous bases </w:t>
      </w:r>
      <w:r w:rsidR="0043153B" w:rsidRPr="00D93D74">
        <w:rPr>
          <w:rFonts w:cs="Times New Roman"/>
          <w:szCs w:val="24"/>
        </w:rPr>
        <w:t>were allowed</w:t>
      </w:r>
      <w:r w:rsidR="00FB3B5F" w:rsidRPr="00D93D74">
        <w:rPr>
          <w:rFonts w:cs="Times New Roman"/>
          <w:szCs w:val="24"/>
        </w:rPr>
        <w:t xml:space="preserve"> and </w:t>
      </w:r>
      <w:r w:rsidRPr="00D93D74">
        <w:rPr>
          <w:rFonts w:cs="Times New Roman"/>
          <w:szCs w:val="24"/>
        </w:rPr>
        <w:t>the maximum homopolymer length was set to 8 base pairs</w:t>
      </w:r>
      <w:r w:rsidR="00032A34" w:rsidRPr="00D93D74">
        <w:rPr>
          <w:rFonts w:cs="Times New Roman"/>
          <w:szCs w:val="24"/>
        </w:rPr>
        <w:t>, r</w:t>
      </w:r>
      <w:r w:rsidRPr="00D93D74">
        <w:rPr>
          <w:rFonts w:cs="Times New Roman"/>
          <w:szCs w:val="24"/>
        </w:rPr>
        <w:t xml:space="preserve">eads were </w:t>
      </w:r>
      <w:r w:rsidR="00FB3B5F" w:rsidRPr="00D93D74">
        <w:rPr>
          <w:rFonts w:cs="Times New Roman"/>
          <w:szCs w:val="24"/>
        </w:rPr>
        <w:t xml:space="preserve">then </w:t>
      </w:r>
      <w:r w:rsidRPr="00D93D74">
        <w:rPr>
          <w:rFonts w:cs="Times New Roman"/>
          <w:szCs w:val="24"/>
        </w:rPr>
        <w:t>aligned against the Silva reference alignment (Release 1</w:t>
      </w:r>
      <w:r w:rsidR="00D93D74" w:rsidRPr="00D93D74">
        <w:rPr>
          <w:rFonts w:cs="Times New Roman"/>
          <w:szCs w:val="24"/>
        </w:rPr>
        <w:t>3</w:t>
      </w:r>
      <w:r w:rsidRPr="00D93D74">
        <w:rPr>
          <w:rFonts w:cs="Times New Roman"/>
          <w:szCs w:val="24"/>
        </w:rPr>
        <w:t>8)</w:t>
      </w:r>
      <w:r w:rsidR="00FB3B5F" w:rsidRPr="00D93D74">
        <w:rPr>
          <w:rFonts w:cs="Times New Roman"/>
          <w:szCs w:val="24"/>
        </w:rPr>
        <w:t>,</w:t>
      </w:r>
      <w:r w:rsidRPr="00D93D74">
        <w:rPr>
          <w:rFonts w:cs="Times New Roman"/>
          <w:szCs w:val="24"/>
        </w:rPr>
        <w:t xml:space="preserve"> chimeras were identified using the </w:t>
      </w:r>
      <w:proofErr w:type="spellStart"/>
      <w:r w:rsidRPr="00D93D74">
        <w:rPr>
          <w:rFonts w:cs="Times New Roman"/>
          <w:szCs w:val="24"/>
        </w:rPr>
        <w:t>UCHIME</w:t>
      </w:r>
      <w:proofErr w:type="spellEnd"/>
      <w:r w:rsidRPr="00D93D74">
        <w:rPr>
          <w:rFonts w:cs="Times New Roman"/>
          <w:szCs w:val="24"/>
        </w:rPr>
        <w:t xml:space="preserve"> algorithm</w:t>
      </w:r>
      <w:r w:rsidR="0043153B" w:rsidRPr="00D93D74">
        <w:rPr>
          <w:rFonts w:cs="Times New Roman"/>
          <w:szCs w:val="24"/>
        </w:rPr>
        <w:t xml:space="preserve">, </w:t>
      </w:r>
      <w:r w:rsidRPr="00D93D74">
        <w:rPr>
          <w:rFonts w:cs="Times New Roman"/>
          <w:szCs w:val="24"/>
        </w:rPr>
        <w:t xml:space="preserve">reads </w:t>
      </w:r>
      <w:r w:rsidR="00FB3B5F" w:rsidRPr="00D93D74">
        <w:rPr>
          <w:rFonts w:cs="Times New Roman"/>
          <w:szCs w:val="24"/>
        </w:rPr>
        <w:t xml:space="preserve">were classified </w:t>
      </w:r>
      <w:r w:rsidRPr="00D93D74">
        <w:rPr>
          <w:rFonts w:cs="Times New Roman"/>
          <w:szCs w:val="24"/>
        </w:rPr>
        <w:t xml:space="preserve">using the RDP training set </w:t>
      </w:r>
      <w:proofErr w:type="spellStart"/>
      <w:r w:rsidRPr="00D93D74">
        <w:rPr>
          <w:rFonts w:cs="Times New Roman"/>
          <w:szCs w:val="24"/>
        </w:rPr>
        <w:t>v.9</w:t>
      </w:r>
      <w:proofErr w:type="spellEnd"/>
      <w:r w:rsidRPr="00D93D74">
        <w:rPr>
          <w:rFonts w:cs="Times New Roman"/>
          <w:szCs w:val="24"/>
        </w:rPr>
        <w:t xml:space="preserve"> with </w:t>
      </w:r>
      <w:r w:rsidR="00FB3B5F" w:rsidRPr="00D93D74">
        <w:rPr>
          <w:rFonts w:cs="Times New Roman"/>
          <w:szCs w:val="24"/>
        </w:rPr>
        <w:t>a</w:t>
      </w:r>
      <w:r w:rsidRPr="00D93D74">
        <w:rPr>
          <w:rFonts w:cs="Times New Roman"/>
          <w:szCs w:val="24"/>
        </w:rPr>
        <w:t xml:space="preserve"> bootstrap threshold value</w:t>
      </w:r>
      <w:r w:rsidR="00FB3B5F" w:rsidRPr="00D93D74">
        <w:rPr>
          <w:rFonts w:cs="Times New Roman"/>
          <w:szCs w:val="24"/>
        </w:rPr>
        <w:t xml:space="preserve"> of 0.80. S</w:t>
      </w:r>
      <w:r w:rsidRPr="00D93D74">
        <w:rPr>
          <w:rFonts w:cs="Times New Roman"/>
          <w:szCs w:val="24"/>
        </w:rPr>
        <w:t xml:space="preserve">equences were clustered into operational taxonomic units (OTUs) at </w:t>
      </w:r>
      <w:r w:rsidR="00FB3B5F" w:rsidRPr="00D93D74">
        <w:rPr>
          <w:rFonts w:cs="Times New Roman"/>
          <w:szCs w:val="24"/>
        </w:rPr>
        <w:t>a</w:t>
      </w:r>
      <w:r w:rsidRPr="00D93D74">
        <w:rPr>
          <w:rFonts w:cs="Times New Roman"/>
          <w:szCs w:val="24"/>
        </w:rPr>
        <w:t xml:space="preserve"> 97% similarity cut-off</w:t>
      </w:r>
      <w:r w:rsidR="00AA6976" w:rsidRPr="00D93D74">
        <w:rPr>
          <w:rFonts w:cs="Times New Roman"/>
          <w:szCs w:val="24"/>
        </w:rPr>
        <w:t xml:space="preserve"> </w:t>
      </w:r>
      <w:r w:rsidR="00AA6976" w:rsidRPr="00D93D74">
        <w:rPr>
          <w:rFonts w:cs="Times New Roman"/>
          <w:szCs w:val="24"/>
        </w:rPr>
        <w:fldChar w:fldCharType="begin"/>
      </w:r>
      <w:r w:rsidR="000D4E60">
        <w:rPr>
          <w:rFonts w:cs="Times New Roman"/>
          <w:szCs w:val="24"/>
        </w:rPr>
        <w:instrText xml:space="preserve"> ADDIN ZOTERO_ITEM CSL_CITATION {"citationID":"PPSfIMbS","properties":{"formattedCitation":"(Cole et al., 2014; Edgar, 2016; Edgar et al., 2011; Pruesse et al., 2007)","plainCitation":"(Cole et al., 2014; Edgar, 2016; Edgar et al., 2011; Pruesse et al., 2007)","noteIndex":0},"citationItems":[{"id":3327,"uris":["http://zotero.org/users/8873894/items/4M9EIUFJ"],"itemData":{"id":3327,"type":"article-journal","abstract":"Ribosomal Database Project (RDP; http://rdp.cme.msu.edu/) provides the research community with aligned and annotated rRNA gene sequence data, along with tools to allow researchers to analyze their own rRNA gene sequences in the RDP framework. RDP data and tools are utilized in fields as diverse as human health, microbial ecology, environmental microbiology, nucleic acid chemistry, taxonomy and phylogenetics. In addition to aligned and annotated collections of bacterial and archaeal small subunit rRNA genes, RDP now includes a collection of fungal large subunit rRNA genes. RDP tools, including Classifier and Aligner, have been updated to work with this new fungal collection. The use of high-throughput sequencing to characterize environmental microbial populations has exploded in the past several years, and as sequence technologies have improved, the sizes of environmental datasets have increased. With release 11, RDP is providing an expanded set of tools to facilitate analysis of high-throughput data, including both single-stranded and paired-end reads. In addition, most tools are now available as open source packages for download and local use by researchers with high-volume needs or who would like to develop custom analysis pipelines.","container-title":"Nucleic Acids Research","DOI":"10.1093/nar/gkt1244","ISSN":"0305-1048","issue":"Database issue","journalAbbreviation":"Nucleic Acids Res","page":"D633-D642","PMID":"24288368","PMCID":"PMC3965039","source":"PubMed Central","title":"Ribosomal Database Project: data and tools for high throughput rRNA analysis","title-short":"Ribosomal Database Project","volume":"42","author":[{"family":"Cole","given":"James R."},{"family":"Wang","given":"Qiong"},{"family":"Fish","given":"Jordan A."},{"family":"Chai","given":"Benli"},{"family":"McGarrell","given":"Donna M."},{"family":"Sun","given":"Yanni"},{"family":"Brown","given":"C. Titus"},{"family":"Porras-Alfaro","given":"Andrea"},{"family":"Kuske","given":"Cheryl R."},{"family":"Tiedje","given":"James M."}],"issued":{"date-parts":[["2014",1,1]]}}},{"id":2261,"uris":["http://zotero.org/users/8873894/items/76B7GXAJ"],"itemData":{"id":2261,"type":"article","abstract":"Amplicon sequencing generates chimeric reads which can cause spurious inferences of biological variation. I describe UCHIME2, an update of the popular UCHIME chimera detection algorithm with new modes optimized for high-resolution biological sequence reconstruction (“denoising”) and other applications. I show that chimera frequency correlates inversely with divergence, that error-free chimera prediction from sequence is impossible in principle, and that UCHIME2 achieves higher detection accuracy than previous methods.","DOI":"10.1101/074252","language":"en","license":"© 2016, Posted by Cold Spring Harbor Laboratory. The copyright holder for this pre-print is the author. All rights reserved. The material may not be redistributed, re-used or adapted without the author's permission.","note":"page: 074252\nsection: New Results","publisher":"bioRxiv","source":"bioRxiv","title":"UCHIME2: improved chimera prediction for amplicon sequencing","title-short":"UCHIME2","URL":"https://www.biorxiv.org/content/10.1101/074252v1","author":[{"family":"Edgar","given":"Robert C."}],"accessed":{"date-parts":[["2023",5,15]]},"issued":{"date-parts":[["2016",9,12]]}}},{"id":2185,"uris":["http://zotero.org/users/8873894/items/2DLFU9G8"],"itemData":{"id":2185,"type":"article-journal","abstract":"Motivation: Chimeric DNA sequences often form during polymerase chain reaction amplification, especially when sequencing single regions (e.g. 16S rRNA or fungal Internal Transcribed Spacer) to assess diversity or compare populations. Undetected chimeras may be misinterpreted as novel species, causing inflated estimates of diversity and spurious inferences of differences between populations. Detection and removal of chimeras is therefore of critical importance in such experiments., Results: We describe UCHIME, a new program that detects chimeric sequences with two or more segments. UCHIME either uses a database of chimera-free sequences or detects chimeras de novo by exploiting abundance data. UCHIME has better sensitivity than ChimeraSlayer (previously the most sensitive database method), especially with short, noisy sequences. In testing on artificial bacterial communities with known composition, UCHIME de novo sensitivity is shown to be comparable to Perseus. UCHIME is &gt;100× faster than Perseus and &gt;1000× faster than ChimeraSlayer., Contact: robert@drive5.com, Availability: Source, binaries and data: http://drive5.com/uchime., Supplementary information: Supplementary data are available at Bioinformatics online.","container-title":"Bioinformatics","DOI":"10.1093/bioinformatics/btr381","ISSN":"1367-4803","issue":"16","journalAbbreviation":"Bioinformatics","page":"2194-2200","PMID":"21700674","PMCID":"PMC3150044","source":"PubMed Central","title":"UCHIME improves sensitivity and speed of chimera detection","volume":"27","author":[{"family":"Edgar","given":"Robert C."},{"family":"Haas","given":"Brian J."},{"family":"Clemente","given":"Jose C."},{"family":"Quince","given":"Christopher"},{"family":"Knight","given":"Rob"}],"issued":{"date-parts":[["2011",8,15]]}}},{"id":3143,"uris":["http://zotero.org/users/8873894/items/CQ9DMHD6"],"itemData":{"id":3143,"type":"article-journal","abstract":"Sequencing ribosomal RNA (rRNA) genes is currently the method of choice for phylogenetic reconstruction, nucleic acid based detection and quantification of microbial diversity. The ARB software suite with its corresponding rRNA datasets has been accepted by researchers worldwide as a standard tool for large scale rRNA analysis. However, the rapid increase of publicly available rRNA sequence data has recently hampered the maintenance of comprehensive and curated rRNA knowledge databases. A new system, SILVA (from Latin silva , forest), was implemented to provide a central comprehensive web resource for up to date, quality controlled databases of aligned rRNA sequences from the Bacteria, Archaea and Eukarya domains. All sequences are checked for anomalies,</w:instrText>
      </w:r>
      <w:r w:rsidR="000D4E60" w:rsidRPr="00A33FB3">
        <w:rPr>
          <w:rFonts w:cs="Times New Roman"/>
          <w:szCs w:val="24"/>
          <w:lang w:val="es-ES"/>
        </w:rPr>
        <w:instrText xml:space="preserve"> carry a rich set of sequence associated contextual information, have multiple taxonomic classifications, and the latest validly described nomenclature. Furthermore, two precompiled sequence datasets compatible with ARB are offered for download on the SILVA website: (i) the reference (Ref) datasets, comprising only high quality, nearly full length sequences suitable for in-depth phylogenetic analysis and probe design and (ii) the comprehensive Parc datasets with all publicly available rRNA sequences longer than 300 nucleotides suitable for biodiversity analyses. The latest publicly available database release 91 (August 2007) hosts 547 521 sequences split into 461 823 small subunit and 85 689 large subunit rRNAs.","container-title":"Nucleic Acids Research","DOI":"10.1093/nar/gkm864","ISSN":"0305-1048","issue":"21","journalAbbreviation":"Nucleic Acids Research","page":"7188-7196","source":"Silverchair","title":"SILVA: a comprehensive online resource for quality checked and aligned ribosomal RNA sequence data compatible with ARB","title-short":"SILVA","volume":"35","author":[{"family":"Pruesse","given":"Elmar"},{"family":"Quast","given":"Christian"},{"family":"Knittel","given":"Katrin"},{"family":"Fuchs","given":"Bernhard M."},{"family":"Ludwig","given":"Wolfgang"},{"family":"Peplies","given":"Jörg"},{"family":"Glöckner","given":"Frank Oliver"}],"issued":{"date-parts":[["2007",12,1]]}}}],"schema":"https://github.com/citation-style-language/schema/raw/master/csl-citation.json"} </w:instrText>
      </w:r>
      <w:r w:rsidR="00AA6976" w:rsidRPr="00D93D74">
        <w:rPr>
          <w:rFonts w:cs="Times New Roman"/>
          <w:szCs w:val="24"/>
        </w:rPr>
        <w:fldChar w:fldCharType="separate"/>
      </w:r>
      <w:r w:rsidR="00910CB8" w:rsidRPr="00A33FB3">
        <w:rPr>
          <w:rFonts w:cs="Times New Roman"/>
          <w:lang w:val="es-ES"/>
        </w:rPr>
        <w:t>(Cole et al., 2014; Edgar, 2016; Edgar et al., 2011; Pruesse et al., 2007)</w:t>
      </w:r>
      <w:r w:rsidR="00AA6976" w:rsidRPr="00D93D74">
        <w:rPr>
          <w:rFonts w:cs="Times New Roman"/>
          <w:szCs w:val="24"/>
        </w:rPr>
        <w:fldChar w:fldCharType="end"/>
      </w:r>
      <w:r w:rsidRPr="00236DBE">
        <w:rPr>
          <w:rFonts w:cs="Times New Roman"/>
          <w:szCs w:val="24"/>
          <w:lang w:val="es-ES"/>
        </w:rPr>
        <w:t xml:space="preserve">. </w:t>
      </w:r>
      <w:commentRangeStart w:id="212"/>
      <w:r w:rsidR="00D93D74" w:rsidRPr="00D93D74">
        <w:rPr>
          <w:rFonts w:cs="Times New Roman"/>
          <w:szCs w:val="24"/>
        </w:rPr>
        <w:t xml:space="preserve">OTUs were used </w:t>
      </w:r>
      <w:ins w:id="213" w:author="Urša Miklavčič [2]" w:date="2026-05-08T12:56:00Z" w16du:dateUtc="2026-05-08T10:56:00Z">
        <w:r w:rsidR="00FE29C0">
          <w:rPr>
            <w:rFonts w:cs="Times New Roman"/>
            <w:szCs w:val="24"/>
          </w:rPr>
          <w:t xml:space="preserve">instead of </w:t>
        </w:r>
        <w:proofErr w:type="spellStart"/>
        <w:r w:rsidR="00FE29C0">
          <w:rPr>
            <w:rFonts w:cs="Times New Roman"/>
            <w:szCs w:val="24"/>
          </w:rPr>
          <w:t>ASVs</w:t>
        </w:r>
        <w:proofErr w:type="spellEnd"/>
        <w:r w:rsidR="00FE29C0">
          <w:rPr>
            <w:rFonts w:cs="Times New Roman"/>
            <w:szCs w:val="24"/>
          </w:rPr>
          <w:t xml:space="preserve"> </w:t>
        </w:r>
      </w:ins>
      <w:r w:rsidR="00D93D74" w:rsidRPr="00D93D74">
        <w:rPr>
          <w:rFonts w:cs="Times New Roman"/>
          <w:szCs w:val="24"/>
        </w:rPr>
        <w:t xml:space="preserve">as binned quality scores </w:t>
      </w:r>
      <w:r w:rsidR="00D93D74">
        <w:rPr>
          <w:rFonts w:cs="Times New Roman"/>
          <w:szCs w:val="24"/>
        </w:rPr>
        <w:t>outputted from</w:t>
      </w:r>
      <w:r w:rsidR="00D93D74" w:rsidRPr="00D93D74">
        <w:rPr>
          <w:rFonts w:cs="Times New Roman"/>
          <w:szCs w:val="24"/>
        </w:rPr>
        <w:t xml:space="preserve"> </w:t>
      </w:r>
      <w:proofErr w:type="spellStart"/>
      <w:r w:rsidR="00D93D74" w:rsidRPr="00D93D74">
        <w:rPr>
          <w:rFonts w:cs="Times New Roman"/>
          <w:szCs w:val="24"/>
        </w:rPr>
        <w:t>NextSeq2500</w:t>
      </w:r>
      <w:proofErr w:type="spellEnd"/>
      <w:r w:rsidR="00D93D74" w:rsidRPr="00D93D74">
        <w:rPr>
          <w:rFonts w:cs="Times New Roman"/>
          <w:szCs w:val="24"/>
        </w:rPr>
        <w:t xml:space="preserve"> are not yet compatible with </w:t>
      </w:r>
      <w:r w:rsidR="00D93D74">
        <w:rPr>
          <w:rFonts w:cs="Times New Roman"/>
          <w:szCs w:val="24"/>
        </w:rPr>
        <w:t>‘</w:t>
      </w:r>
      <w:proofErr w:type="spellStart"/>
      <w:r w:rsidR="00D93D74" w:rsidRPr="00D93D74">
        <w:rPr>
          <w:rFonts w:cs="Times New Roman"/>
          <w:szCs w:val="24"/>
        </w:rPr>
        <w:t>dada2</w:t>
      </w:r>
      <w:proofErr w:type="spellEnd"/>
      <w:r w:rsidR="00D93D74">
        <w:rPr>
          <w:rFonts w:cs="Times New Roman"/>
          <w:szCs w:val="24"/>
        </w:rPr>
        <w:t>’</w:t>
      </w:r>
      <w:r w:rsidR="00D93D74" w:rsidRPr="00D93D74">
        <w:rPr>
          <w:rFonts w:cs="Times New Roman"/>
          <w:szCs w:val="24"/>
        </w:rPr>
        <w:t xml:space="preserve"> pipeline. </w:t>
      </w:r>
      <w:commentRangeEnd w:id="212"/>
      <w:r w:rsidR="007508DA" w:rsidRPr="00D93D74">
        <w:rPr>
          <w:rStyle w:val="CommentReference"/>
          <w:rFonts w:cs="Times New Roman"/>
          <w:sz w:val="24"/>
          <w:szCs w:val="24"/>
        </w:rPr>
        <w:commentReference w:id="212"/>
      </w:r>
      <w:r w:rsidRPr="00D93D74">
        <w:rPr>
          <w:rFonts w:cs="Times New Roman"/>
          <w:szCs w:val="24"/>
        </w:rPr>
        <w:t xml:space="preserve">After quality filtering, depending on the depth of coverage OTUs with </w:t>
      </w:r>
      <w:r w:rsidR="00FB3B5F" w:rsidRPr="00D93D74">
        <w:rPr>
          <w:rFonts w:cs="Times New Roman"/>
          <w:szCs w:val="24"/>
        </w:rPr>
        <w:t>fewer</w:t>
      </w:r>
      <w:r w:rsidRPr="00D93D74">
        <w:rPr>
          <w:rFonts w:cs="Times New Roman"/>
          <w:szCs w:val="24"/>
        </w:rPr>
        <w:t xml:space="preserve"> than </w:t>
      </w:r>
      <w:r w:rsidR="007A3384" w:rsidRPr="00D93D74">
        <w:rPr>
          <w:rFonts w:cs="Times New Roman"/>
          <w:szCs w:val="24"/>
        </w:rPr>
        <w:t xml:space="preserve">a </w:t>
      </w:r>
      <w:r w:rsidR="00FB3B5F" w:rsidRPr="00D93D74">
        <w:rPr>
          <w:rFonts w:cs="Times New Roman"/>
          <w:szCs w:val="24"/>
        </w:rPr>
        <w:t xml:space="preserve">specified </w:t>
      </w:r>
      <w:r w:rsidRPr="00D93D74">
        <w:rPr>
          <w:rFonts w:cs="Times New Roman"/>
          <w:szCs w:val="24"/>
        </w:rPr>
        <w:t>number of reads were removed</w:t>
      </w:r>
      <w:r w:rsidR="00032A34" w:rsidRPr="00D93D74">
        <w:rPr>
          <w:rFonts w:cs="Times New Roman"/>
          <w:szCs w:val="24"/>
        </w:rPr>
        <w:t xml:space="preserve">. Each sample was rarefied </w:t>
      </w:r>
      <w:r w:rsidRPr="00D93D74">
        <w:rPr>
          <w:rFonts w:cs="Times New Roman"/>
          <w:szCs w:val="24"/>
        </w:rPr>
        <w:t xml:space="preserve">to </w:t>
      </w:r>
      <w:r w:rsidR="00FB3B5F" w:rsidRPr="00D93D74">
        <w:rPr>
          <w:rFonts w:cs="Times New Roman"/>
          <w:szCs w:val="24"/>
        </w:rPr>
        <w:t xml:space="preserve">the </w:t>
      </w:r>
      <w:r w:rsidRPr="00D93D74">
        <w:rPr>
          <w:rFonts w:cs="Times New Roman"/>
          <w:szCs w:val="24"/>
        </w:rPr>
        <w:t xml:space="preserve">minimum number of reads after filtering, rounded down to </w:t>
      </w:r>
      <w:r w:rsidR="00555E2B" w:rsidRPr="00D93D74">
        <w:rPr>
          <w:rFonts w:cs="Times New Roman"/>
          <w:szCs w:val="24"/>
        </w:rPr>
        <w:t xml:space="preserve">the </w:t>
      </w:r>
      <w:r w:rsidR="00FB3B5F" w:rsidRPr="00D93D74">
        <w:rPr>
          <w:rFonts w:cs="Times New Roman"/>
          <w:szCs w:val="24"/>
        </w:rPr>
        <w:t>nearest</w:t>
      </w:r>
      <w:r w:rsidRPr="00D93D74">
        <w:rPr>
          <w:rFonts w:cs="Times New Roman"/>
          <w:szCs w:val="24"/>
        </w:rPr>
        <w:t xml:space="preserve"> 1000 </w:t>
      </w:r>
      <w:r w:rsidR="00032A34" w:rsidRPr="00D93D74">
        <w:rPr>
          <w:rFonts w:cs="Times New Roman"/>
          <w:szCs w:val="24"/>
        </w:rPr>
        <w:t xml:space="preserve">based on sequencing experiment </w:t>
      </w:r>
      <w:r w:rsidRPr="00D93D74">
        <w:rPr>
          <w:rFonts w:cs="Times New Roman"/>
          <w:szCs w:val="24"/>
        </w:rPr>
        <w:t>(</w:t>
      </w:r>
      <w:r w:rsidR="0025537A">
        <w:rPr>
          <w:rFonts w:cs="Times New Roman"/>
          <w:szCs w:val="24"/>
        </w:rPr>
        <w:t>Annex D</w:t>
      </w:r>
      <w:r w:rsidRPr="00D93D74">
        <w:rPr>
          <w:rFonts w:cs="Times New Roman"/>
          <w:szCs w:val="24"/>
        </w:rPr>
        <w:t xml:space="preserve">). Samples with </w:t>
      </w:r>
      <w:r w:rsidR="00FB3B5F" w:rsidRPr="00D93D74">
        <w:rPr>
          <w:rFonts w:cs="Times New Roman"/>
          <w:szCs w:val="24"/>
        </w:rPr>
        <w:t>fewer</w:t>
      </w:r>
      <w:r w:rsidRPr="00D93D74">
        <w:rPr>
          <w:rFonts w:cs="Times New Roman"/>
          <w:szCs w:val="24"/>
        </w:rPr>
        <w:t xml:space="preserve"> reads than the </w:t>
      </w:r>
      <w:r w:rsidR="00FB3B5F" w:rsidRPr="00D93D74">
        <w:rPr>
          <w:rFonts w:cs="Times New Roman"/>
          <w:szCs w:val="24"/>
        </w:rPr>
        <w:t xml:space="preserve">chosen </w:t>
      </w:r>
      <w:r w:rsidRPr="00D93D74">
        <w:rPr>
          <w:rFonts w:cs="Times New Roman"/>
          <w:szCs w:val="24"/>
        </w:rPr>
        <w:t xml:space="preserve">minimum were removed from the analysis. </w:t>
      </w:r>
      <w:r w:rsidR="007A3384" w:rsidRPr="00D93D74">
        <w:rPr>
          <w:rFonts w:cs="Times New Roman"/>
          <w:szCs w:val="24"/>
        </w:rPr>
        <w:t>Analysis and graphical representations of t</w:t>
      </w:r>
      <w:r w:rsidR="00A95361" w:rsidRPr="00D93D74">
        <w:rPr>
          <w:rFonts w:cs="Times New Roman"/>
          <w:szCs w:val="24"/>
        </w:rPr>
        <w:t xml:space="preserve">he </w:t>
      </w:r>
      <w:r w:rsidR="007A3384" w:rsidRPr="00D93D74">
        <w:rPr>
          <w:rFonts w:cs="Times New Roman"/>
          <w:szCs w:val="24"/>
        </w:rPr>
        <w:t>experiments</w:t>
      </w:r>
      <w:r w:rsidR="00032A34" w:rsidRPr="00D93D74">
        <w:rPr>
          <w:rFonts w:cs="Times New Roman"/>
          <w:szCs w:val="24"/>
        </w:rPr>
        <w:t xml:space="preserve"> </w:t>
      </w:r>
      <w:r w:rsidR="00A95361" w:rsidRPr="00D93D74">
        <w:rPr>
          <w:rFonts w:cs="Times New Roman"/>
          <w:szCs w:val="24"/>
        </w:rPr>
        <w:t xml:space="preserve">were </w:t>
      </w:r>
      <w:r w:rsidR="00A840B0" w:rsidRPr="00D93D74">
        <w:rPr>
          <w:rFonts w:cs="Times New Roman"/>
          <w:szCs w:val="24"/>
        </w:rPr>
        <w:t>performed</w:t>
      </w:r>
      <w:r w:rsidR="00A95361" w:rsidRPr="00D93D74">
        <w:rPr>
          <w:rFonts w:cs="Times New Roman"/>
          <w:szCs w:val="24"/>
        </w:rPr>
        <w:t xml:space="preserve"> in R </w:t>
      </w:r>
      <w:proofErr w:type="spellStart"/>
      <w:r w:rsidR="00A95361" w:rsidRPr="00D93D74">
        <w:rPr>
          <w:rFonts w:cs="Times New Roman"/>
          <w:szCs w:val="24"/>
        </w:rPr>
        <w:t>v4.</w:t>
      </w:r>
      <w:r w:rsidR="00D93D74">
        <w:rPr>
          <w:rFonts w:cs="Times New Roman"/>
          <w:szCs w:val="24"/>
        </w:rPr>
        <w:t>4</w:t>
      </w:r>
      <w:r w:rsidR="00A95361" w:rsidRPr="00D93D74">
        <w:rPr>
          <w:rFonts w:cs="Times New Roman"/>
          <w:szCs w:val="24"/>
        </w:rPr>
        <w:t>.1</w:t>
      </w:r>
      <w:proofErr w:type="spellEnd"/>
      <w:r w:rsidR="00A95361" w:rsidRPr="00D93D74">
        <w:rPr>
          <w:rFonts w:cs="Times New Roman"/>
          <w:szCs w:val="24"/>
        </w:rPr>
        <w:t xml:space="preserve"> using </w:t>
      </w:r>
      <w:r w:rsidR="00A840B0" w:rsidRPr="00D93D74">
        <w:rPr>
          <w:rFonts w:cs="Times New Roman"/>
          <w:szCs w:val="24"/>
        </w:rPr>
        <w:t xml:space="preserve">the following </w:t>
      </w:r>
      <w:r w:rsidR="00A95361" w:rsidRPr="00D93D74">
        <w:rPr>
          <w:rFonts w:cs="Times New Roman"/>
          <w:szCs w:val="24"/>
        </w:rPr>
        <w:t xml:space="preserve">packages: </w:t>
      </w:r>
      <w:r w:rsidR="00202238" w:rsidRPr="00D93D74">
        <w:rPr>
          <w:rFonts w:cs="Times New Roman"/>
          <w:szCs w:val="24"/>
        </w:rPr>
        <w:t>‘</w:t>
      </w:r>
      <w:proofErr w:type="spellStart"/>
      <w:r w:rsidR="007A3384" w:rsidRPr="00D93D74">
        <w:rPr>
          <w:rFonts w:cs="Times New Roman"/>
          <w:szCs w:val="24"/>
        </w:rPr>
        <w:t>dplyr</w:t>
      </w:r>
      <w:proofErr w:type="spellEnd"/>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proofErr w:type="spellStart"/>
      <w:r w:rsidR="007A3384" w:rsidRPr="00D93D74">
        <w:rPr>
          <w:rFonts w:cs="Times New Roman"/>
          <w:szCs w:val="24"/>
        </w:rPr>
        <w:t>tidyr</w:t>
      </w:r>
      <w:proofErr w:type="spellEnd"/>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proofErr w:type="spellStart"/>
      <w:r w:rsidR="007A3384" w:rsidRPr="00D93D74">
        <w:rPr>
          <w:rFonts w:cs="Times New Roman"/>
          <w:szCs w:val="24"/>
        </w:rPr>
        <w:t>tibble</w:t>
      </w:r>
      <w:proofErr w:type="spellEnd"/>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lastRenderedPageBreak/>
        <w:t>‘</w:t>
      </w:r>
      <w:proofErr w:type="spellStart"/>
      <w:r w:rsidR="007A3384" w:rsidRPr="00D93D74">
        <w:rPr>
          <w:rFonts w:cs="Times New Roman"/>
          <w:szCs w:val="24"/>
        </w:rPr>
        <w:t>stringr</w:t>
      </w:r>
      <w:proofErr w:type="spellEnd"/>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proofErr w:type="spellStart"/>
      <w:r w:rsidR="007A3384" w:rsidRPr="00D93D74">
        <w:rPr>
          <w:rFonts w:cs="Times New Roman"/>
          <w:szCs w:val="24"/>
        </w:rPr>
        <w:t>readr</w:t>
      </w:r>
      <w:proofErr w:type="spellEnd"/>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scales</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proofErr w:type="spellStart"/>
      <w:r w:rsidR="007A3384" w:rsidRPr="00D93D74">
        <w:rPr>
          <w:rFonts w:cs="Times New Roman"/>
          <w:szCs w:val="24"/>
        </w:rPr>
        <w:t>ggplot2</w:t>
      </w:r>
      <w:proofErr w:type="spellEnd"/>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proofErr w:type="spellStart"/>
      <w:r w:rsidR="007A3384" w:rsidRPr="00D93D74">
        <w:rPr>
          <w:rFonts w:cs="Times New Roman"/>
          <w:szCs w:val="24"/>
        </w:rPr>
        <w:t>ggpubr</w:t>
      </w:r>
      <w:proofErr w:type="spellEnd"/>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vegan</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r w:rsidR="007A3384" w:rsidRPr="00D93D74">
        <w:rPr>
          <w:rFonts w:cs="Times New Roman"/>
          <w:szCs w:val="24"/>
        </w:rPr>
        <w:t>glue</w:t>
      </w:r>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proofErr w:type="spellStart"/>
      <w:r w:rsidR="007A3384" w:rsidRPr="00D93D74">
        <w:rPr>
          <w:rFonts w:cs="Times New Roman"/>
          <w:szCs w:val="24"/>
        </w:rPr>
        <w:t>lubridate</w:t>
      </w:r>
      <w:proofErr w:type="spellEnd"/>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proofErr w:type="spellStart"/>
      <w:r w:rsidR="007A3384" w:rsidRPr="00D93D74">
        <w:rPr>
          <w:rFonts w:cs="Times New Roman"/>
          <w:szCs w:val="24"/>
        </w:rPr>
        <w:t>pur</w:t>
      </w:r>
      <w:r w:rsidR="00A840B0" w:rsidRPr="00D93D74">
        <w:rPr>
          <w:rFonts w:cs="Times New Roman"/>
          <w:szCs w:val="24"/>
        </w:rPr>
        <w:t>r</w:t>
      </w:r>
      <w:r w:rsidR="007A3384" w:rsidRPr="00D93D74">
        <w:rPr>
          <w:rFonts w:cs="Times New Roman"/>
          <w:szCs w:val="24"/>
        </w:rPr>
        <w:t>r</w:t>
      </w:r>
      <w:proofErr w:type="spellEnd"/>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proofErr w:type="spellStart"/>
      <w:r w:rsidR="007A3384" w:rsidRPr="00D93D74">
        <w:rPr>
          <w:rFonts w:cs="Times New Roman"/>
          <w:szCs w:val="24"/>
        </w:rPr>
        <w:t>readxl</w:t>
      </w:r>
      <w:proofErr w:type="spellEnd"/>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proofErr w:type="spellStart"/>
      <w:r w:rsidR="007A3384" w:rsidRPr="00D93D74">
        <w:rPr>
          <w:rFonts w:cs="Times New Roman"/>
          <w:szCs w:val="24"/>
        </w:rPr>
        <w:t>forcats</w:t>
      </w:r>
      <w:proofErr w:type="spellEnd"/>
      <w:r w:rsidR="00202238" w:rsidRPr="00D93D74">
        <w:rPr>
          <w:rFonts w:cs="Times New Roman"/>
          <w:szCs w:val="24"/>
        </w:rPr>
        <w:t>’</w:t>
      </w:r>
      <w:r w:rsidR="007A3384" w:rsidRPr="00D93D74">
        <w:rPr>
          <w:rFonts w:cs="Times New Roman"/>
          <w:szCs w:val="24"/>
        </w:rPr>
        <w:t xml:space="preserve">, </w:t>
      </w:r>
      <w:r w:rsidR="00202238" w:rsidRPr="00D93D74">
        <w:rPr>
          <w:rFonts w:cs="Times New Roman"/>
          <w:szCs w:val="24"/>
        </w:rPr>
        <w:t>‘</w:t>
      </w:r>
      <w:proofErr w:type="spellStart"/>
      <w:r w:rsidR="007A3384" w:rsidRPr="00D93D74">
        <w:rPr>
          <w:rFonts w:cs="Times New Roman"/>
          <w:szCs w:val="24"/>
        </w:rPr>
        <w:t>ggnewscale</w:t>
      </w:r>
      <w:proofErr w:type="spellEnd"/>
      <w:r w:rsidR="00202238" w:rsidRPr="00D93D74">
        <w:rPr>
          <w:rFonts w:cs="Times New Roman"/>
          <w:szCs w:val="24"/>
        </w:rPr>
        <w:t xml:space="preserve">’, </w:t>
      </w:r>
      <w:r w:rsidR="00A840B0" w:rsidRPr="00D93D74">
        <w:rPr>
          <w:rFonts w:cs="Times New Roman"/>
          <w:szCs w:val="24"/>
        </w:rPr>
        <w:t xml:space="preserve">and </w:t>
      </w:r>
      <w:r w:rsidR="00202238" w:rsidRPr="00D93D74">
        <w:rPr>
          <w:rFonts w:cs="Times New Roman"/>
          <w:szCs w:val="24"/>
        </w:rPr>
        <w:t>‘</w:t>
      </w:r>
      <w:proofErr w:type="spellStart"/>
      <w:r w:rsidR="00202238" w:rsidRPr="00D93D74">
        <w:rPr>
          <w:rFonts w:cs="Times New Roman"/>
          <w:szCs w:val="24"/>
        </w:rPr>
        <w:t>renv</w:t>
      </w:r>
      <w:proofErr w:type="spellEnd"/>
      <w:r w:rsidR="00202238" w:rsidRPr="00D93D74">
        <w:rPr>
          <w:rFonts w:cs="Times New Roman"/>
          <w:szCs w:val="24"/>
        </w:rPr>
        <w:t xml:space="preserve">’, </w:t>
      </w:r>
      <w:r w:rsidR="00A840B0" w:rsidRPr="00D93D74">
        <w:rPr>
          <w:rFonts w:cs="Times New Roman"/>
          <w:szCs w:val="24"/>
        </w:rPr>
        <w:t xml:space="preserve">with </w:t>
      </w:r>
      <w:r w:rsidR="00202238" w:rsidRPr="00D93D74">
        <w:rPr>
          <w:rFonts w:cs="Times New Roman"/>
          <w:szCs w:val="24"/>
        </w:rPr>
        <w:t xml:space="preserve">versions available in the </w:t>
      </w:r>
      <w:proofErr w:type="spellStart"/>
      <w:r w:rsidR="00202238" w:rsidRPr="00D93D74">
        <w:rPr>
          <w:rFonts w:cs="Times New Roman"/>
          <w:szCs w:val="24"/>
        </w:rPr>
        <w:t>thesis.renv</w:t>
      </w:r>
      <w:proofErr w:type="spellEnd"/>
      <w:r w:rsidR="00202238" w:rsidRPr="00D93D74">
        <w:rPr>
          <w:rFonts w:cs="Times New Roman"/>
          <w:szCs w:val="24"/>
        </w:rPr>
        <w:t xml:space="preserve"> </w:t>
      </w:r>
      <w:r w:rsidR="00A840B0" w:rsidRPr="00D93D74">
        <w:rPr>
          <w:rFonts w:cs="Times New Roman"/>
          <w:szCs w:val="24"/>
        </w:rPr>
        <w:t xml:space="preserve">environment </w:t>
      </w:r>
      <w:r w:rsidR="00202238" w:rsidRPr="00D93D74">
        <w:rPr>
          <w:rFonts w:cs="Times New Roman"/>
          <w:szCs w:val="24"/>
        </w:rPr>
        <w:fldChar w:fldCharType="begin"/>
      </w:r>
      <w:r w:rsidR="002E6D9A">
        <w:rPr>
          <w:rFonts w:cs="Times New Roman"/>
          <w:szCs w:val="24"/>
        </w:rPr>
        <w:instrText xml:space="preserve"> ADDIN ZOTERO_ITEM CSL_CITATION {"citationID":"kbpTEA5N","properties":{"formattedCitation":"(ggplot2 Based Publication Ready Plots, n.d.; Project Environments, n.d.; R: The R Project for Statistical Computing, n.d.; Read Excel Files, n.d.; Scale Functions for Visualization, n.d.; tidyverse/glue, December 23, 2016/2025; Jari Oksanen, n.d.a, n.d.b; JARI Oksanen et al., 2022; Wickham et al., 2019)","plainCitation":"(ggplot2 Based Publication Ready Plots, n.d.; Project Environments, n.d.; R: The R Project for Statistical Computing, n.d.; Read Excel Files, n.d.; Scale Functions for Visualization, n.d.; tidyverse/glue, December 23, 2016/2025; Jari Oksanen, n.d.a, n.d.b; JARI Oksanen et al., 2022; Wickham et al., 2019)","noteIndex":0},"citationItems":[{"id":3377,"uris":["http://zotero.org/users/8873894/items/R6CZVA3K"],"itemData":{"id":3377,"type":"webpage","abstract":"The ggplot2 package is excellent and flexible for elegant data visualization in R. However the default generated plots requires some formatting before we can send them for publication. Furthermore, to customize a ggplot, the syntax is opaque and this raises the level of difficulty for researchers with no advanced R programming skills. ggpubr provides some easy-to-use functions for creating and customizing ggplot2- based publication ready plots.","language":"en","title":"ggplot2 Based Publication Ready Plots","URL":"https://rpkgs.datanovia.com/ggpubr/","accessed":{"date-parts":[["2025",11,7]]}}},{"id":3382,"uris":["http://zotero.org/users/8873894/items/YUQT254R"],"itemData":{"id":3382,"type":"webpage","abstract":"A dependency management toolkit for R. Using renv, you can create and manage project-local R libraries, save the state of these libraries to a lockfile, and later restore your library as required. Together, these tools can help make your projects more isolated, portable, and reproducible.","language":"en","title":"Project Environments","URL":"https://rstudio.github.io/renv/","accessed":{"date-parts":[["2025",11,7]]}}},{"id":"EbuB7IUP/tdz6eEGd","uris":["http://zotero.org/users/8873894/items/EC46UBHE"],"itemData":{"id":3322,"type":"webpage","title":"R: The R Project for Statistical Computing","URL":"https://www.r-project.org/","accessed":{"date-parts":[["2025",10,21]]}}},{"id":3380,"uris":["http://zotero.org/users/8873894/items/8SBVVBIC"],"itemData":{"id":3380,"type":"webpage","abstract":"Import excel files into R. Supports .xls via the embedded libxls C library &lt;https://github.com/libxls/libxls&gt; and .xlsx via the embedded RapidXML C++ library &lt;https://rapidxml.sourceforge.net/&gt;. Works on Windows, Mac and Linux without external dependencies.","language":"en","title":"Read Excel Files","URL":"https://readxl.tidyverse.org/","accessed":{"date-parts":[["2025",11,7]]}}},{"id":3375,"uris":["http://zotero.org/users/8873894/items/HBZEQW6Q"],"itemData":{"id":3375,"type":"webpage","abstract":"Graphical scales map data to aesthetics, and provide methods for automatically determining breaks and labels for axes and legends.","language":"en","title":"Scale Functions for Visualization","URL":"https://scales.r-lib.org/","accessed":{"date-parts":[["2025",11,7]]}}},{"id":3379,"uris":["http://zotero.org/users/8873894/items/ZGSV4MT4"],"itemData":{"id":3379,"type":"software","abstract":"Glue strings to data in R. Small, fast, dependency free interpreted string literals.","genre":"R","note":"original-date: 2016-12-23T21:07:25Z","publisher":"tidyverse","source":"GitHub","title":"tidyverse/glue","URL":"https://github.com/tidyverse/glue","accessed":{"date-parts":[["2025",11,7]]},"issued":{"date-parts":[["2025",10,20]]}}},{"id":1853,"uris":["http://zotero.org/users/8873894/items/ALATME27"],"itemData":{"id":1853,"type":"article-journal","abstract":"This tutorial demostrates the use of ordination methods in R package vegan. The tutorial assumes familiarity both with R and with community ordination. Package vegan supports all basic ordination methods, including non-metric multidimensional scaling. The constrained ordination methods include constrained analysis of proximities, redundancy analysis and constrained correspondence analysis. Package vegan also has support functions for ﬁtting environmental variables and for ordination graphics.","language":"en","page":"43","source":"Zotero","title":"Multivariate Analysis of Ecological Communities in R: vegan tutorial","author":[{"family":"Oksanen","given":"Jari"}]}},{"id":229,"uris":["http://zotero.org/users/8873894/items/2YYN6HYX"],"itemData":{"id":229,"type":"article-journal","abstract":"The document describes typical, simple work pathways of vegetation ordination. Unconstrained ordination uses as examples detrended correspondence analysis and non-metric multidimensional scaling, and shows how to interpret their results by ﬁtting environmental vectors and factors or smooth environmental surfaces to the graph. The basic plotting command, and more advanced plotting commands for congested plots are also discussed, as well as adding items such as ellipses, convex hulls, and other items for classes. The constrained ordination uses constrained (canonical) correspondence analysis as an example. It is ﬁrst shown how a model is deﬁned, then the document discusses model building and signiﬁcance tests of the whole analysis, single constraints and axes.","language":"en","page":"12","source":"Zotero","title":"Vegan: an introduction to ordination","author":[{"family":"Oksanen","given":"Jari"}]}},{"id":975,"uris":["http://zotero.org/users/8873894/items/RDRITC3V"],"itemData":{"id":975,"type":"document","source":"Google Scholar","title":"vegan: Community Ecology Package. R package version 2.5–7. 2020","title-short":"vegan","author":[{"family":"Oksanen","given":"JARI"},{"family":"Blanchet","given":"F. Guillaume"},{"family":"Friendly","given":"M."},{"family":"Kindt","given":"R."},{"family":"Legendre","given":"P."},{"family":"McGlinn","given":"D."},{"family":"Minchin","given":"P. R."},{"family":"O’Hara","given":"R. B."},{"family":"Simpson","given":"G. L."},{"family":"Solymos","given":"P."}],"issued":{"date-parts":[["2022"]]}}},{"id":301,"uris":["http://zotero.org/users/8873894/items/T2ZAXF2T"],"itemData":{"id":301,"type":"article-journal","container-title":"Journal of Open Source Software","DOI":"10.21105/joss.01686","ISSN":"2475-9066","issue":"43","journalAbbreviation":"JOSS","page":"1686","source":"DOI.org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rsidR="00202238" w:rsidRPr="00D93D74">
        <w:rPr>
          <w:rFonts w:cs="Times New Roman"/>
          <w:szCs w:val="24"/>
        </w:rPr>
        <w:fldChar w:fldCharType="separate"/>
      </w:r>
      <w:r w:rsidR="00910CB8" w:rsidRPr="00910CB8">
        <w:rPr>
          <w:rFonts w:cs="Times New Roman"/>
        </w:rPr>
        <w:t>(</w:t>
      </w:r>
      <w:proofErr w:type="spellStart"/>
      <w:r w:rsidR="00910CB8" w:rsidRPr="00910CB8">
        <w:rPr>
          <w:rFonts w:cs="Times New Roman"/>
        </w:rPr>
        <w:t>ggplot2</w:t>
      </w:r>
      <w:proofErr w:type="spellEnd"/>
      <w:r w:rsidR="00910CB8" w:rsidRPr="00910CB8">
        <w:rPr>
          <w:rFonts w:cs="Times New Roman"/>
        </w:rPr>
        <w:t xml:space="preserve"> Based Publication Ready Plots, n.d.; Project Environments, n.d.; R: The R Project for Statistical Computing, n.d.; Read Excel Files, n.d.; Scale Functions for Visualization, n.d.; tidyverse/glue, December 23, 2016/2025; Jari Oksanen, n.d.a, n.d.b; JARI Oksanen et al., 2022; Wickham et al., 2019)</w:t>
      </w:r>
      <w:r w:rsidR="00202238" w:rsidRPr="00D93D74">
        <w:rPr>
          <w:rFonts w:cs="Times New Roman"/>
          <w:szCs w:val="24"/>
        </w:rPr>
        <w:fldChar w:fldCharType="end"/>
      </w:r>
      <w:r w:rsidR="0043153B" w:rsidRPr="00D93D74">
        <w:rPr>
          <w:rFonts w:cs="Times New Roman"/>
          <w:szCs w:val="24"/>
        </w:rPr>
        <w:t xml:space="preserve">. </w:t>
      </w:r>
    </w:p>
    <w:p w14:paraId="35B3DF21" w14:textId="77777777" w:rsidR="004B61A2" w:rsidRPr="00D93D74" w:rsidRDefault="004B61A2" w:rsidP="00CD77AB">
      <w:pPr>
        <w:rPr>
          <w:rFonts w:cs="Times New Roman"/>
          <w:szCs w:val="24"/>
        </w:rPr>
      </w:pPr>
    </w:p>
    <w:p w14:paraId="7B0346CC" w14:textId="04956BFD" w:rsidR="00E32385" w:rsidRPr="00D93D74" w:rsidRDefault="00133BF6">
      <w:pPr>
        <w:pStyle w:val="Heading4"/>
        <w:numPr>
          <w:ilvl w:val="3"/>
          <w:numId w:val="3"/>
        </w:numPr>
      </w:pPr>
      <w:bookmarkStart w:id="214" w:name="_Toc216099726"/>
      <w:bookmarkStart w:id="215" w:name="_Toc220932848"/>
      <w:r w:rsidRPr="00D93D74">
        <w:t>Criteria for d</w:t>
      </w:r>
      <w:r w:rsidR="00D07995" w:rsidRPr="00D93D74">
        <w:t>etermination of e</w:t>
      </w:r>
      <w:r w:rsidR="00546F35" w:rsidRPr="00D93D74">
        <w:t>thanol</w:t>
      </w:r>
      <w:r w:rsidR="0023210F">
        <w:t>-</w:t>
      </w:r>
      <w:r w:rsidR="00546F35" w:rsidRPr="00D93D74">
        <w:t>resistant and</w:t>
      </w:r>
      <w:r w:rsidR="0023210F">
        <w:t xml:space="preserve"> </w:t>
      </w:r>
      <w:r w:rsidR="00546F35" w:rsidRPr="00D93D74">
        <w:t>ethanol</w:t>
      </w:r>
      <w:r w:rsidR="0023210F">
        <w:t xml:space="preserve"> non-</w:t>
      </w:r>
      <w:r w:rsidR="00546F35" w:rsidRPr="00D93D74">
        <w:t xml:space="preserve">resistant </w:t>
      </w:r>
      <w:r w:rsidRPr="00D93D74">
        <w:t xml:space="preserve">OTUs </w:t>
      </w:r>
      <w:r w:rsidR="00D07995" w:rsidRPr="00D93D74">
        <w:t>in the longitudinal study</w:t>
      </w:r>
      <w:bookmarkEnd w:id="214"/>
      <w:bookmarkEnd w:id="215"/>
    </w:p>
    <w:p w14:paraId="1B5AC43F" w14:textId="481F6515" w:rsidR="00227E0D" w:rsidRPr="00D93D74" w:rsidRDefault="00A840B0" w:rsidP="00CD77AB">
      <w:pPr>
        <w:rPr>
          <w:rFonts w:cs="Times New Roman"/>
          <w:szCs w:val="24"/>
        </w:rPr>
      </w:pPr>
      <w:r w:rsidRPr="00D93D74">
        <w:rPr>
          <w:rFonts w:cs="Times New Roman"/>
          <w:szCs w:val="24"/>
        </w:rPr>
        <w:t xml:space="preserve">An individual OTU was determined as a member of the ethanol-resistant community if </w:t>
      </w:r>
      <w:r w:rsidR="00555E2B" w:rsidRPr="00D93D74">
        <w:rPr>
          <w:rFonts w:cs="Times New Roman"/>
          <w:szCs w:val="24"/>
        </w:rPr>
        <w:t xml:space="preserve">it met </w:t>
      </w:r>
      <w:r w:rsidRPr="00D93D74">
        <w:rPr>
          <w:rFonts w:cs="Times New Roman"/>
          <w:szCs w:val="24"/>
        </w:rPr>
        <w:t xml:space="preserve">the following criteria: 1) the OTU was present in both the </w:t>
      </w:r>
      <w:r w:rsidR="00B41263" w:rsidRPr="00D93D74">
        <w:rPr>
          <w:rFonts w:cs="Times New Roman"/>
          <w:szCs w:val="24"/>
        </w:rPr>
        <w:t>untreated</w:t>
      </w:r>
      <w:r w:rsidRPr="00D93D74">
        <w:rPr>
          <w:rFonts w:cs="Times New Roman"/>
          <w:szCs w:val="24"/>
        </w:rPr>
        <w:t xml:space="preserve"> and ethanol</w:t>
      </w:r>
      <w:r w:rsidR="00B41263" w:rsidRPr="00D93D74">
        <w:rPr>
          <w:rFonts w:cs="Times New Roman"/>
          <w:szCs w:val="24"/>
        </w:rPr>
        <w:t xml:space="preserve"> </w:t>
      </w:r>
      <w:r w:rsidRPr="00D93D74">
        <w:rPr>
          <w:rFonts w:cs="Times New Roman"/>
          <w:szCs w:val="24"/>
        </w:rPr>
        <w:t xml:space="preserve">treated sample from the same stool sample, </w:t>
      </w:r>
      <w:commentRangeStart w:id="216"/>
      <w:commentRangeStart w:id="217"/>
      <w:r w:rsidRPr="00D93D74">
        <w:rPr>
          <w:rFonts w:cs="Times New Roman"/>
          <w:szCs w:val="24"/>
        </w:rPr>
        <w:t>and</w:t>
      </w:r>
      <w:commentRangeEnd w:id="216"/>
      <w:r w:rsidR="00227E0D" w:rsidRPr="00D93D74">
        <w:rPr>
          <w:rStyle w:val="CommentReference"/>
          <w:rFonts w:cs="Times New Roman"/>
          <w:sz w:val="24"/>
          <w:szCs w:val="24"/>
        </w:rPr>
        <w:commentReference w:id="216"/>
      </w:r>
      <w:commentRangeEnd w:id="217"/>
      <w:r w:rsidR="00DA42F5" w:rsidRPr="00D93D74">
        <w:rPr>
          <w:rStyle w:val="CommentReference"/>
          <w:rFonts w:cs="Times New Roman"/>
          <w:sz w:val="24"/>
          <w:szCs w:val="24"/>
        </w:rPr>
        <w:commentReference w:id="217"/>
      </w:r>
      <w:r w:rsidRPr="00D93D74">
        <w:rPr>
          <w:rFonts w:cs="Times New Roman"/>
          <w:szCs w:val="24"/>
        </w:rPr>
        <w:t xml:space="preserve"> 2) it was found at a higher relative abundance in the ethanol</w:t>
      </w:r>
      <w:r w:rsidR="00D93D74">
        <w:rPr>
          <w:rFonts w:cs="Times New Roman"/>
          <w:szCs w:val="24"/>
        </w:rPr>
        <w:t xml:space="preserve"> </w:t>
      </w:r>
      <w:r w:rsidRPr="00D93D74">
        <w:rPr>
          <w:rFonts w:cs="Times New Roman"/>
          <w:szCs w:val="24"/>
        </w:rPr>
        <w:t>treated sample in at least 5% of samples where criterion 1</w:t>
      </w:r>
      <w:r w:rsidR="00032A34" w:rsidRPr="00D93D74">
        <w:rPr>
          <w:rFonts w:cs="Times New Roman"/>
          <w:szCs w:val="24"/>
        </w:rPr>
        <w:t>)</w:t>
      </w:r>
      <w:r w:rsidRPr="00D93D74">
        <w:rPr>
          <w:rFonts w:cs="Times New Roman"/>
          <w:szCs w:val="24"/>
        </w:rPr>
        <w:t xml:space="preserve"> was met. OTUs absent from all ethanol</w:t>
      </w:r>
      <w:r w:rsidR="00D93D74">
        <w:rPr>
          <w:rFonts w:cs="Times New Roman"/>
          <w:szCs w:val="24"/>
        </w:rPr>
        <w:t xml:space="preserve"> </w:t>
      </w:r>
      <w:r w:rsidRPr="00D93D74">
        <w:rPr>
          <w:rFonts w:cs="Times New Roman"/>
          <w:szCs w:val="24"/>
        </w:rPr>
        <w:t>treated samples were considered ethanol non-resistant.</w:t>
      </w:r>
      <w:r w:rsidR="003E4B71" w:rsidRPr="00D93D74">
        <w:rPr>
          <w:rFonts w:cs="Times New Roman"/>
          <w:szCs w:val="24"/>
        </w:rPr>
        <w:t xml:space="preserve"> </w:t>
      </w:r>
    </w:p>
    <w:p w14:paraId="3BA97412" w14:textId="1AA4A804" w:rsidR="00B11A96" w:rsidRDefault="00A840B0" w:rsidP="00DA42F5">
      <w:pPr>
        <w:rPr>
          <w:rFonts w:cs="Times New Roman"/>
          <w:szCs w:val="24"/>
        </w:rPr>
      </w:pPr>
      <w:r w:rsidRPr="00D93D74">
        <w:rPr>
          <w:rFonts w:cs="Times New Roman"/>
          <w:szCs w:val="24"/>
        </w:rPr>
        <w:t>OTUs detected in the ethanol-resistant community in less than 5% of the samples (determined uncertain</w:t>
      </w:r>
      <w:r w:rsidR="00032A34" w:rsidRPr="00D93D74">
        <w:rPr>
          <w:rFonts w:cs="Times New Roman"/>
          <w:szCs w:val="24"/>
        </w:rPr>
        <w:t>, n = 83</w:t>
      </w:r>
      <w:r w:rsidRPr="00D93D74">
        <w:rPr>
          <w:rFonts w:cs="Times New Roman"/>
          <w:szCs w:val="24"/>
        </w:rPr>
        <w:t xml:space="preserve">), and OTUs detected only in ethanol-treated samples (n = 141), were excluded from </w:t>
      </w:r>
      <w:r w:rsidR="00B304AC" w:rsidRPr="00D93D74">
        <w:rPr>
          <w:rFonts w:cs="Times New Roman"/>
          <w:szCs w:val="24"/>
        </w:rPr>
        <w:t xml:space="preserve">further </w:t>
      </w:r>
      <w:r w:rsidRPr="00D93D74">
        <w:rPr>
          <w:rFonts w:cs="Times New Roman"/>
          <w:szCs w:val="24"/>
        </w:rPr>
        <w:t>analysis</w:t>
      </w:r>
      <w:r w:rsidR="006B297F" w:rsidRPr="00D93D74">
        <w:rPr>
          <w:rFonts w:cs="Times New Roman"/>
          <w:szCs w:val="24"/>
        </w:rPr>
        <w:t xml:space="preserve"> (</w:t>
      </w:r>
      <w:r w:rsidR="00910CB8">
        <w:rPr>
          <w:rFonts w:cs="Times New Roman"/>
          <w:szCs w:val="24"/>
        </w:rPr>
        <w:t>Annex E</w:t>
      </w:r>
      <w:r w:rsidR="006B297F" w:rsidRPr="00D93D74">
        <w:rPr>
          <w:rFonts w:cs="Times New Roman"/>
          <w:szCs w:val="24"/>
        </w:rPr>
        <w:t>)</w:t>
      </w:r>
      <w:r w:rsidRPr="00D93D74">
        <w:rPr>
          <w:rFonts w:cs="Times New Roman"/>
          <w:szCs w:val="24"/>
        </w:rPr>
        <w:t xml:space="preserve">. </w:t>
      </w:r>
    </w:p>
    <w:p w14:paraId="7D3677C1" w14:textId="77777777" w:rsidR="004B61A2" w:rsidRPr="004B61A2" w:rsidRDefault="004B61A2" w:rsidP="00DA42F5">
      <w:pPr>
        <w:rPr>
          <w:rFonts w:cs="Times New Roman"/>
          <w:szCs w:val="24"/>
        </w:rPr>
      </w:pPr>
    </w:p>
    <w:p w14:paraId="1E7FF09C" w14:textId="6AB99189" w:rsidR="004C54E4" w:rsidRPr="00D93D74" w:rsidRDefault="00575DD2">
      <w:pPr>
        <w:pStyle w:val="Heading4"/>
        <w:numPr>
          <w:ilvl w:val="3"/>
          <w:numId w:val="3"/>
        </w:numPr>
        <w:rPr>
          <w:b/>
        </w:rPr>
      </w:pPr>
      <w:bookmarkStart w:id="218" w:name="_Toc216099727"/>
      <w:bookmarkStart w:id="219" w:name="_Toc220932849"/>
      <w:r w:rsidRPr="00D93D74">
        <w:t>Bacterial diversity and community composition analysis</w:t>
      </w:r>
      <w:bookmarkEnd w:id="218"/>
      <w:bookmarkEnd w:id="219"/>
    </w:p>
    <w:p w14:paraId="0E580989" w14:textId="77777777" w:rsidR="00617D6F" w:rsidRDefault="00A840B0" w:rsidP="00CD77AB">
      <w:pPr>
        <w:rPr>
          <w:rFonts w:cs="Times New Roman"/>
          <w:szCs w:val="24"/>
        </w:rPr>
      </w:pPr>
      <w:r w:rsidRPr="00D93D74">
        <w:rPr>
          <w:rFonts w:cs="Times New Roman"/>
          <w:szCs w:val="24"/>
        </w:rPr>
        <w:t xml:space="preserve">Community diversity of the ethanol-resistant and ethanol non-resistant communities was calculated using functions from the R package ‘vegan’. </w:t>
      </w:r>
    </w:p>
    <w:p w14:paraId="5BA3C0B8" w14:textId="3D0A12A9" w:rsidR="00617D6F" w:rsidRDefault="00A840B0" w:rsidP="00CD77AB">
      <w:pPr>
        <w:rPr>
          <w:rFonts w:cs="Times New Roman"/>
          <w:szCs w:val="24"/>
        </w:rPr>
      </w:pPr>
      <w:r w:rsidRPr="00D93D74">
        <w:rPr>
          <w:rFonts w:cs="Times New Roman"/>
          <w:szCs w:val="24"/>
        </w:rPr>
        <w:t xml:space="preserve">For alpha diversity, </w:t>
      </w:r>
      <w:commentRangeStart w:id="220"/>
      <w:r w:rsidRPr="00D93D74">
        <w:rPr>
          <w:rFonts w:cs="Times New Roman"/>
          <w:szCs w:val="24"/>
        </w:rPr>
        <w:t xml:space="preserve">we used </w:t>
      </w:r>
      <w:ins w:id="221" w:author="Maja Rupnik" w:date="2026-05-06T11:06:00Z" w16du:dateUtc="2026-05-06T09:06:00Z">
        <w:del w:id="222" w:author="Urša Miklavčič [2]" w:date="2026-05-08T12:57:00Z" w16du:dateUtc="2026-05-08T10:57:00Z">
          <w:r w:rsidR="00372991" w:rsidDel="00FE29C0">
            <w:rPr>
              <w:rFonts w:cs="Times New Roman"/>
              <w:szCs w:val="24"/>
            </w:rPr>
            <w:delText xml:space="preserve">separately </w:delText>
          </w:r>
        </w:del>
        <w:r w:rsidR="00372991">
          <w:rPr>
            <w:rFonts w:cs="Times New Roman"/>
            <w:szCs w:val="24"/>
          </w:rPr>
          <w:t>richness and evenness</w:t>
        </w:r>
        <w:r w:rsidR="00372991" w:rsidRPr="00D93D74">
          <w:rPr>
            <w:rFonts w:cs="Times New Roman"/>
            <w:szCs w:val="24"/>
          </w:rPr>
          <w:t xml:space="preserve"> </w:t>
        </w:r>
      </w:ins>
      <w:ins w:id="223" w:author="Urša Miklavčič [2]" w:date="2026-05-08T12:57:00Z" w16du:dateUtc="2026-05-08T10:57:00Z">
        <w:r w:rsidR="00FE29C0">
          <w:rPr>
            <w:rFonts w:cs="Times New Roman"/>
            <w:szCs w:val="24"/>
          </w:rPr>
          <w:t xml:space="preserve">separately, </w:t>
        </w:r>
      </w:ins>
      <w:ins w:id="224" w:author="Maja Rupnik" w:date="2026-05-06T11:06:00Z" w16du:dateUtc="2026-05-06T09:06:00Z">
        <w:r w:rsidR="00372991">
          <w:rPr>
            <w:rFonts w:cs="Times New Roman"/>
            <w:szCs w:val="24"/>
          </w:rPr>
          <w:t xml:space="preserve">as well as </w:t>
        </w:r>
      </w:ins>
      <w:r w:rsidRPr="00D93D74">
        <w:rPr>
          <w:rFonts w:cs="Times New Roman"/>
          <w:szCs w:val="24"/>
        </w:rPr>
        <w:t>the Shannon</w:t>
      </w:r>
      <w:r w:rsidR="00D93D74">
        <w:rPr>
          <w:rFonts w:cs="Times New Roman"/>
          <w:szCs w:val="24"/>
        </w:rPr>
        <w:t xml:space="preserve"> diversity</w:t>
      </w:r>
      <w:r w:rsidRPr="00D93D74">
        <w:rPr>
          <w:rFonts w:cs="Times New Roman"/>
          <w:szCs w:val="24"/>
        </w:rPr>
        <w:t xml:space="preserve"> index, which measures both the richness and evenness of a sample</w:t>
      </w:r>
      <w:ins w:id="225" w:author="Urša Miklavčič" w:date="2026-04-28T18:42:00Z" w16du:dateUtc="2026-04-28T16:42:00Z">
        <w:del w:id="226" w:author="Maja Rupnik" w:date="2026-05-06T11:06:00Z" w16du:dateUtc="2026-05-06T09:06:00Z">
          <w:r w:rsidR="0023210F" w:rsidDel="00372991">
            <w:rPr>
              <w:rFonts w:cs="Times New Roman"/>
              <w:szCs w:val="24"/>
            </w:rPr>
            <w:delText xml:space="preserve"> and separately richness and evenness</w:delText>
          </w:r>
        </w:del>
      </w:ins>
      <w:r w:rsidRPr="00D93D74">
        <w:rPr>
          <w:rFonts w:cs="Times New Roman"/>
          <w:szCs w:val="24"/>
        </w:rPr>
        <w:t xml:space="preserve">. </w:t>
      </w:r>
      <w:commentRangeEnd w:id="220"/>
      <w:r w:rsidR="00372991" w:rsidRPr="00617D6F">
        <w:rPr>
          <w:rStyle w:val="CommentReference"/>
          <w:rFonts w:cs="Times New Roman"/>
          <w:sz w:val="24"/>
          <w:szCs w:val="24"/>
        </w:rPr>
        <w:commentReference w:id="220"/>
      </w:r>
      <w:r w:rsidR="00617D6F" w:rsidRPr="00617D6F">
        <w:rPr>
          <w:rFonts w:cs="Times New Roman"/>
          <w:szCs w:val="24"/>
        </w:rPr>
        <w:t>Temporal changes in alpha diversity for each participant were compared between 16S amplicon and metagenomic data for untreated and ethanol-treated samples using repeated-measures correlation analysis implemented in the ‘</w:t>
      </w:r>
      <w:proofErr w:type="spellStart"/>
      <w:r w:rsidR="00617D6F" w:rsidRPr="00617D6F">
        <w:rPr>
          <w:rFonts w:cs="Times New Roman"/>
          <w:szCs w:val="24"/>
        </w:rPr>
        <w:t>rmcorr</w:t>
      </w:r>
      <w:proofErr w:type="spellEnd"/>
      <w:r w:rsidR="00617D6F" w:rsidRPr="00617D6F">
        <w:rPr>
          <w:rFonts w:cs="Times New Roman"/>
          <w:szCs w:val="24"/>
        </w:rPr>
        <w:t xml:space="preserve">’ R package </w:t>
      </w:r>
      <w:r w:rsidR="00617D6F">
        <w:rPr>
          <w:rFonts w:cs="Times New Roman"/>
          <w:szCs w:val="24"/>
        </w:rPr>
        <w:fldChar w:fldCharType="begin"/>
      </w:r>
      <w:r w:rsidR="000D4E60">
        <w:rPr>
          <w:rFonts w:cs="Times New Roman"/>
          <w:szCs w:val="24"/>
        </w:rPr>
        <w:instrText xml:space="preserve"> ADDIN ZOTERO_ITEM CSL_CITATION {"citationID":"nTefjh8G","properties":{"formattedCitation":"(Bakdash and Marusich, 2017)","plainCitation":"(Bakdash and Marusich, 2017)","noteIndex":0},"citationItems":[{"id":3730,"uris":["http://zotero.org/users/8873894/items/P9S8B4FK"],"itemData":{"id":3730,"type":"article-journal","abstract":"Repeated measures correlation (rmcorr) is a statistical technique for determining the common within-individual association for paired measures assessed on two or more occasions for multiple individuals. Simple regression/correlation is often applied to non-independent observations or aggregated data; this may produce biased, specious results due to violation of independence and/or differing patterns between-participants versus within-participants. Unlike simple regression/correlation, rmcorr does not violate the assumption of independence of observations. Also, rmcorr tends to have much greater statistical power because neither averaging nor aggregation is necessary for an intra-individual research question. Rmcorr estimates the common regression slope, the association shared among individuals. To make rmcorr accessible, we provide background information for its assumptions and equations, visualization, power, and tradeoffs with rmcorr compared to multilevel modeling. We introduce the R package (rmcorr) and demonstrate its use for inferential statistics and visualization with two example datasets. The examples are used to illustrate research questions at different levels of analysis, intra-individual and inter-individual. Rmcorr is well-suited for research questions regarding the common linear association in paired repeated measures data. All results are fully reproducible.","container-title":"Frontiers in Psychology","DOI":"10.3389/fpsyg.2017.00456","ISSN":"1664-1078","journalAbbreviation":"Front. Psychol.","language":"English","publisher":"Frontiers","source":"Frontiers","title":"Repeated Measures Correlation","URL":"https://www.frontiersin.org/journals/psychology/articles/10.3389/fpsyg.2017.00456/full","volume":"8","author":[{"family":"Bakdash","given":"Jonathan Z."},{"family":"Marusich","given":"Laura R."}],"accessed":{"date-parts":[["2026",3,26]]},"issued":{"date-parts":[["2017",4,7]]}}}],"schema":"https://github.com/citation-style-language/schema/raw/master/csl-citation.json"} </w:instrText>
      </w:r>
      <w:r w:rsidR="00617D6F">
        <w:rPr>
          <w:rFonts w:cs="Times New Roman"/>
          <w:szCs w:val="24"/>
        </w:rPr>
        <w:fldChar w:fldCharType="separate"/>
      </w:r>
      <w:r w:rsidR="00910CB8" w:rsidRPr="00910CB8">
        <w:rPr>
          <w:rFonts w:cs="Times New Roman"/>
        </w:rPr>
        <w:t>(</w:t>
      </w:r>
      <w:proofErr w:type="spellStart"/>
      <w:r w:rsidR="00910CB8" w:rsidRPr="00910CB8">
        <w:rPr>
          <w:rFonts w:cs="Times New Roman"/>
        </w:rPr>
        <w:t>Bakdash</w:t>
      </w:r>
      <w:proofErr w:type="spellEnd"/>
      <w:r w:rsidR="00910CB8" w:rsidRPr="00910CB8">
        <w:rPr>
          <w:rFonts w:cs="Times New Roman"/>
        </w:rPr>
        <w:t xml:space="preserve"> and Marusich, 2017)</w:t>
      </w:r>
      <w:r w:rsidR="00617D6F">
        <w:rPr>
          <w:rFonts w:cs="Times New Roman"/>
          <w:szCs w:val="24"/>
        </w:rPr>
        <w:fldChar w:fldCharType="end"/>
      </w:r>
      <w:r w:rsidR="00617D6F" w:rsidRPr="00617D6F">
        <w:rPr>
          <w:rFonts w:cs="Times New Roman"/>
          <w:szCs w:val="24"/>
        </w:rPr>
        <w:t>.</w:t>
      </w:r>
    </w:p>
    <w:p w14:paraId="08523A40" w14:textId="45440D46" w:rsidR="00617D6F" w:rsidRDefault="00A840B0" w:rsidP="00CD77AB">
      <w:pPr>
        <w:rPr>
          <w:rFonts w:cs="Times New Roman"/>
          <w:szCs w:val="24"/>
        </w:rPr>
      </w:pPr>
      <w:r w:rsidRPr="00D93D74">
        <w:rPr>
          <w:rFonts w:cs="Times New Roman"/>
          <w:szCs w:val="24"/>
        </w:rPr>
        <w:t xml:space="preserve">Between-sample diversity was assessed using Bray-Curtis dissimilarity and Jaccard distance, considering the number of OTUs and their relative abundance or presence and absence, respectively. </w:t>
      </w:r>
      <w:r w:rsidR="00617D6F" w:rsidRPr="00617D6F">
        <w:rPr>
          <w:rFonts w:cs="Times New Roman"/>
          <w:szCs w:val="24"/>
        </w:rPr>
        <w:t xml:space="preserve">Unequal group sizes in the beta diversity analysis were addressed using bootstrapping (subsample size = 104, 99 permutations). Procrustes analysis was used to assess concordance between NMDS ordinations based on Bray–Curtis dissimilarity calculated from OTU- and species-level data </w:t>
      </w:r>
      <w:r w:rsidR="00617D6F">
        <w:rPr>
          <w:rFonts w:cs="Times New Roman"/>
          <w:szCs w:val="24"/>
        </w:rPr>
        <w:fldChar w:fldCharType="begin"/>
      </w:r>
      <w:r w:rsidR="000D4E60">
        <w:rPr>
          <w:rFonts w:cs="Times New Roman"/>
          <w:szCs w:val="24"/>
        </w:rPr>
        <w:instrText xml:space="preserve"> ADDIN ZOTERO_ITEM CSL_CITATION {"citationID":"8WB3ZXWg","properties":{"formattedCitation":"(Peres-Neto and Jackson, 2001)","plainCitation":"(Peres-Neto and Jackson, 2001)","noteIndex":0},"citationItems":[{"id":3671,"uris":["http://zotero.org/users/8873894/items/2H7MEMVZ"],"itemData":{"id":3671,"type":"article-journal","abstract":"The Mantel test provides a means to test the association between distance matrices and has been widely used in ecological and evolutionary studies. Recently, another permutation test based on a Procrustes statistic (PROTEST) was developed to compare multivariate data sets. Our study contrasts the effectiveness, in terms of power and type I error rates, of the Mantel test and PROTEST. We illustrate the application of Procrustes superimposition to visually examine the concordance of observations for each dimension separately and how to conduct hypothesis testing in which the association between two data sets is tested while controlling for the variation related to other sources of data. Our simulation results show that PROTEST is as powerful or more powerful than the Mantel test for detecting matrix association under a variety of possible scenarios. As a result of the increased power of PROTEST and the ability to assess the match for individual observations (not available with the Mantel test), biologists now have an additional and powerful analytical tool to study ecological and evolutionary relationships.","container-title":"Oecologia","DOI":"10.1007/s004420100720","ISSN":"1432-1939","issue":"2","journalAbbreviation":"Oecologia","language":"en","page":"169-178","source":"Springer Link","title":"How well do multivariate data sets match? The advantages of a Procrustean superimposition approach over the Mantel test","title-short":"How well do multivariate data sets match?","volume":"129","author":[{"family":"Peres-Neto","given":"Pedro R."},{"family":"Jackson","given":"Donald A."}],"issued":{"date-parts":[["2001",10,1]]}}}],"schema":"https://github.com/citation-style-language/schema/raw/master/csl-citation.json"} </w:instrText>
      </w:r>
      <w:r w:rsidR="00617D6F">
        <w:rPr>
          <w:rFonts w:cs="Times New Roman"/>
          <w:szCs w:val="24"/>
        </w:rPr>
        <w:fldChar w:fldCharType="separate"/>
      </w:r>
      <w:r w:rsidR="00910CB8" w:rsidRPr="00910CB8">
        <w:rPr>
          <w:rFonts w:cs="Times New Roman"/>
        </w:rPr>
        <w:t>(Peres-Neto and Jackson, 2001)</w:t>
      </w:r>
      <w:r w:rsidR="00617D6F">
        <w:rPr>
          <w:rFonts w:cs="Times New Roman"/>
          <w:szCs w:val="24"/>
        </w:rPr>
        <w:fldChar w:fldCharType="end"/>
      </w:r>
      <w:r w:rsidR="00617D6F" w:rsidRPr="00617D6F">
        <w:rPr>
          <w:rFonts w:cs="Times New Roman"/>
          <w:szCs w:val="24"/>
        </w:rPr>
        <w:t xml:space="preserve">. Jaccard distance was compared between individuals and within individuals, accounting for participant-specific clustering using </w:t>
      </w:r>
      <w:proofErr w:type="spellStart"/>
      <w:r w:rsidR="00617D6F">
        <w:rPr>
          <w:rFonts w:cs="Times New Roman"/>
          <w:szCs w:val="24"/>
        </w:rPr>
        <w:t>PERMANOVA</w:t>
      </w:r>
      <w:proofErr w:type="spellEnd"/>
      <w:r w:rsidR="00617D6F">
        <w:rPr>
          <w:rFonts w:cs="Times New Roman"/>
          <w:szCs w:val="24"/>
        </w:rPr>
        <w:t xml:space="preserve"> from R package ‘vegan’.</w:t>
      </w:r>
    </w:p>
    <w:p w14:paraId="68BCBE60" w14:textId="17F5A2C6" w:rsidR="00173621" w:rsidRDefault="00A840B0" w:rsidP="00CD77AB">
      <w:pPr>
        <w:rPr>
          <w:rFonts w:cs="Times New Roman"/>
          <w:szCs w:val="24"/>
        </w:rPr>
      </w:pPr>
      <w:r w:rsidRPr="00D93D74">
        <w:rPr>
          <w:rFonts w:cs="Times New Roman"/>
          <w:szCs w:val="24"/>
        </w:rPr>
        <w:t>The composition of ethanol-resistant and ethanol non-resistant communities was analysed by comparing differences in relative abundance, persistence</w:t>
      </w:r>
      <w:r w:rsidR="00617D6F">
        <w:rPr>
          <w:rFonts w:cs="Times New Roman"/>
          <w:szCs w:val="24"/>
        </w:rPr>
        <w:t xml:space="preserve"> </w:t>
      </w:r>
      <w:r w:rsidR="007918CE" w:rsidRPr="00D93D74">
        <w:rPr>
          <w:rFonts w:cs="Times New Roman"/>
          <w:szCs w:val="24"/>
        </w:rPr>
        <w:t>(number of samples</w:t>
      </w:r>
      <w:r w:rsidR="003E4B71" w:rsidRPr="00D93D74">
        <w:rPr>
          <w:rFonts w:cs="Times New Roman"/>
          <w:szCs w:val="24"/>
        </w:rPr>
        <w:t xml:space="preserve"> per person</w:t>
      </w:r>
      <w:r w:rsidR="007918CE" w:rsidRPr="00D93D74">
        <w:rPr>
          <w:rFonts w:cs="Times New Roman"/>
          <w:szCs w:val="24"/>
        </w:rPr>
        <w:t xml:space="preserve"> in which </w:t>
      </w:r>
      <w:r w:rsidR="00BD2E54" w:rsidRPr="00D93D74">
        <w:rPr>
          <w:rFonts w:cs="Times New Roman"/>
          <w:szCs w:val="24"/>
        </w:rPr>
        <w:lastRenderedPageBreak/>
        <w:t xml:space="preserve">an </w:t>
      </w:r>
      <w:r w:rsidR="007918CE" w:rsidRPr="00D93D74">
        <w:rPr>
          <w:rFonts w:cs="Times New Roman"/>
          <w:szCs w:val="24"/>
        </w:rPr>
        <w:t>OTU was detected)</w:t>
      </w:r>
      <w:r w:rsidRPr="00D93D74">
        <w:rPr>
          <w:rFonts w:cs="Times New Roman"/>
          <w:szCs w:val="24"/>
        </w:rPr>
        <w:t>, and the number of OTUs belonging to each community</w:t>
      </w:r>
      <w:r w:rsidR="0023210F">
        <w:rPr>
          <w:rFonts w:cs="Times New Roman"/>
          <w:szCs w:val="24"/>
        </w:rPr>
        <w:t>, using Wilcox rank-sum test</w:t>
      </w:r>
      <w:r w:rsidRPr="00D93D74">
        <w:rPr>
          <w:rFonts w:cs="Times New Roman"/>
          <w:szCs w:val="24"/>
        </w:rPr>
        <w:t xml:space="preserve">. </w:t>
      </w:r>
    </w:p>
    <w:p w14:paraId="71AC9B25" w14:textId="77777777" w:rsidR="004B61A2" w:rsidRPr="00D93D74" w:rsidRDefault="004B61A2" w:rsidP="00CD77AB">
      <w:pPr>
        <w:rPr>
          <w:rFonts w:cs="Times New Roman"/>
          <w:szCs w:val="24"/>
        </w:rPr>
      </w:pPr>
    </w:p>
    <w:p w14:paraId="0E8282E6" w14:textId="1F14446F" w:rsidR="00DA35C9" w:rsidRPr="00D93D74" w:rsidRDefault="00DA35C9">
      <w:pPr>
        <w:pStyle w:val="Heading4"/>
        <w:numPr>
          <w:ilvl w:val="3"/>
          <w:numId w:val="3"/>
        </w:numPr>
        <w:rPr>
          <w:b/>
        </w:rPr>
      </w:pPr>
      <w:bookmarkStart w:id="227" w:name="_Toc216099728"/>
      <w:bookmarkStart w:id="228" w:name="_Toc220932850"/>
      <w:r w:rsidRPr="00D93D74">
        <w:t>Sporulation frequency calculation and analysis of host, time, and OTU-specific influences</w:t>
      </w:r>
      <w:bookmarkEnd w:id="227"/>
      <w:bookmarkEnd w:id="228"/>
    </w:p>
    <w:p w14:paraId="4958EDE7" w14:textId="19231BB8" w:rsidR="00617D6F" w:rsidRPr="00055836" w:rsidRDefault="00617D6F" w:rsidP="00617D6F">
      <w:bookmarkStart w:id="229" w:name="_Toc184220097"/>
      <w:r w:rsidRPr="00055836">
        <w:t xml:space="preserve">Sporulation frequency analysis was performed on a subset of OTUs that met two criteria: 1) classification within ethanol-resistant </w:t>
      </w:r>
      <w:r w:rsidRPr="00055836">
        <w:rPr>
          <w:i/>
          <w:iCs/>
        </w:rPr>
        <w:t>Bacillota</w:t>
      </w:r>
      <w:r w:rsidRPr="00055836">
        <w:t>, and 2) detection in at least 80% of both untreated and ethanol treated samples (to ensure robust temporal coverage). For each eligible OTU (</w:t>
      </w:r>
      <w:proofErr w:type="spellStart"/>
      <w:r w:rsidRPr="00055836">
        <w:t>i</w:t>
      </w:r>
      <w:proofErr w:type="spellEnd"/>
      <w:r w:rsidRPr="00055836">
        <w:t xml:space="preserve">), sporulation frequency was defined as the ratio </w:t>
      </w:r>
      <w:proofErr w:type="spellStart"/>
      <w:r w:rsidR="00372991" w:rsidRPr="00055836">
        <w:t>e</w:t>
      </w:r>
      <w:r w:rsidR="00372991" w:rsidRPr="00055836">
        <w:rPr>
          <w:vertAlign w:val="subscript"/>
        </w:rPr>
        <w:t>i</w:t>
      </w:r>
      <w:proofErr w:type="spellEnd"/>
      <w:r w:rsidR="00372991" w:rsidRPr="00055836">
        <w:t>/m</w:t>
      </w:r>
      <w:r w:rsidR="00372991" w:rsidRPr="00055836">
        <w:rPr>
          <w:vertAlign w:val="subscript"/>
        </w:rPr>
        <w:t>i</w:t>
      </w:r>
      <w:r w:rsidR="00372991" w:rsidRPr="00055836">
        <w:t xml:space="preserve"> </w:t>
      </w:r>
      <w:r w:rsidR="00372991">
        <w:t xml:space="preserve">, where </w:t>
      </w:r>
      <w:proofErr w:type="spellStart"/>
      <w:r w:rsidR="00372991" w:rsidRPr="00055836">
        <w:t>e</w:t>
      </w:r>
      <w:r w:rsidR="00372991" w:rsidRPr="00055836">
        <w:rPr>
          <w:vertAlign w:val="subscript"/>
        </w:rPr>
        <w:t>i</w:t>
      </w:r>
      <w:proofErr w:type="spellEnd"/>
      <w:r w:rsidR="00372991" w:rsidRPr="00055836">
        <w:t xml:space="preserve"> </w:t>
      </w:r>
      <w:r w:rsidR="00372991">
        <w:t>is</w:t>
      </w:r>
      <w:r w:rsidR="00372991" w:rsidRPr="00055836">
        <w:t xml:space="preserve"> </w:t>
      </w:r>
      <w:r w:rsidRPr="00055836">
        <w:t xml:space="preserve">the normalised abundance of the OTU in the ethanol treated sample </w:t>
      </w:r>
      <w:r w:rsidR="00372991">
        <w:t xml:space="preserve">and </w:t>
      </w:r>
      <w:r w:rsidR="00372991" w:rsidRPr="00055836">
        <w:t>m</w:t>
      </w:r>
      <w:r w:rsidR="00372991" w:rsidRPr="00055836">
        <w:rPr>
          <w:vertAlign w:val="subscript"/>
        </w:rPr>
        <w:t>i</w:t>
      </w:r>
      <w:r w:rsidR="00372991" w:rsidRPr="00055836">
        <w:t xml:space="preserve"> </w:t>
      </w:r>
      <w:r w:rsidR="00372991">
        <w:t xml:space="preserve">is </w:t>
      </w:r>
      <w:r w:rsidRPr="00055836">
        <w:t>normalised abundance in the untreated sample. The untreated samples include sequences from both vegetative cells and ethanol-resistant forms, while the ethanol treated sample selectively enriches for spores</w:t>
      </w:r>
      <w:r w:rsidR="00804345">
        <w:t xml:space="preserve"> </w:t>
      </w:r>
      <w:r w:rsidRPr="00055836">
        <w:t>(</w:t>
      </w:r>
      <w:r w:rsidR="0025537A">
        <w:t>Annex F</w:t>
      </w:r>
      <w:r w:rsidRPr="00055836">
        <w:t>). Sporulation frequency thus reflects the fraction of an OTU population in a sporulated state at a given time point in an individual host. The reliability of this measure is supported by a strong correlation between the relative and/or normalised abundance</w:t>
      </w:r>
      <w:r w:rsidR="00804345">
        <w:t>s</w:t>
      </w:r>
      <w:r w:rsidRPr="00055836">
        <w:t xml:space="preserve"> of the OTU in both sample types, despite different isolation protocols (</w:t>
      </w:r>
      <w:r w:rsidR="00910CB8">
        <w:t>Annex F</w:t>
      </w:r>
      <w:r w:rsidRPr="00055836">
        <w:t>).</w:t>
      </w:r>
    </w:p>
    <w:p w14:paraId="73AB90C1" w14:textId="77777777" w:rsidR="00617D6F" w:rsidRPr="00055836" w:rsidRDefault="00617D6F" w:rsidP="00617D6F">
      <w:r w:rsidRPr="00055836">
        <w:t>To assess whether the temporal order of sampling influences sporulation dynamics, we compared two scenarios for each host. First, within-individual sporulation frequency was calculated for each OTU from chronologically ordered time points; second, time points were randomly shuffled prior to calculating the within-individual sporulation frequency for each OTU. Pearson correlation coefficients were then computed between ordered and reshuffled sporulation frequency values for each OTU-host pair to quantify the influence of temporal structure.</w:t>
      </w:r>
    </w:p>
    <w:p w14:paraId="17DD3427" w14:textId="77777777" w:rsidR="00617D6F" w:rsidRPr="00055836" w:rsidRDefault="00617D6F" w:rsidP="00617D6F">
      <w:r w:rsidRPr="00055836">
        <w:t xml:space="preserve">To characterise sporulation variability, we calculated the within-individual variance in sporulation frequency for each OTU and the population-wide variance for the same OTU. Differences in the distribution of these variance values across hosts and OTUs were assessed using the Kruskal–Wallis test. To evaluate the degree of synchronisation in sporulation dynamics across OTUs within individual hosts, we also computed pairwise Spearman correlation coefficients between sporulation frequencies of all OTUs within each individual and compared these with linear mixed models to remove the intra-individual effect. </w:t>
      </w:r>
    </w:p>
    <w:p w14:paraId="2EFD0F03" w14:textId="25718F52" w:rsidR="00173621" w:rsidRPr="00D93D74" w:rsidRDefault="00173621" w:rsidP="00CD77AB">
      <w:pPr>
        <w:rPr>
          <w:rFonts w:cs="Times New Roman"/>
          <w:szCs w:val="24"/>
        </w:rPr>
      </w:pPr>
    </w:p>
    <w:p w14:paraId="7EA1A2D9" w14:textId="748B3096" w:rsidR="00945370" w:rsidRPr="00D93D74" w:rsidRDefault="0076647F">
      <w:pPr>
        <w:pStyle w:val="Heading3"/>
        <w:numPr>
          <w:ilvl w:val="2"/>
          <w:numId w:val="3"/>
        </w:numPr>
      </w:pPr>
      <w:bookmarkStart w:id="230" w:name="_Toc212712207"/>
      <w:bookmarkStart w:id="231" w:name="_Toc216099729"/>
      <w:bookmarkStart w:id="232" w:name="_Toc220932851"/>
      <w:bookmarkStart w:id="233" w:name="_Toc229225112"/>
      <w:r w:rsidRPr="00D93D74">
        <w:t xml:space="preserve">Shotgun </w:t>
      </w:r>
      <w:r w:rsidR="525B7A0E" w:rsidRPr="00D93D74">
        <w:t xml:space="preserve">metagenomic </w:t>
      </w:r>
      <w:bookmarkEnd w:id="229"/>
      <w:r w:rsidR="005B0BE4" w:rsidRPr="00D93D74">
        <w:t>data</w:t>
      </w:r>
      <w:r w:rsidR="525B7A0E" w:rsidRPr="00D93D74">
        <w:t xml:space="preserve"> </w:t>
      </w:r>
      <w:r w:rsidR="00CF3097" w:rsidRPr="00D93D74">
        <w:t>analysis</w:t>
      </w:r>
      <w:bookmarkEnd w:id="230"/>
      <w:bookmarkEnd w:id="231"/>
      <w:bookmarkEnd w:id="232"/>
      <w:bookmarkEnd w:id="233"/>
    </w:p>
    <w:p w14:paraId="0E6CB86B" w14:textId="1CFFD6AC" w:rsidR="00945370" w:rsidRPr="00D93D74" w:rsidRDefault="00945370">
      <w:pPr>
        <w:pStyle w:val="Heading4"/>
        <w:numPr>
          <w:ilvl w:val="3"/>
          <w:numId w:val="3"/>
        </w:numPr>
        <w:rPr>
          <w:bCs w:val="0"/>
        </w:rPr>
      </w:pPr>
      <w:bookmarkStart w:id="234" w:name="_Toc216099730"/>
      <w:bookmarkStart w:id="235" w:name="_Toc220932852"/>
      <w:r w:rsidRPr="00D93D74">
        <w:rPr>
          <w:bCs w:val="0"/>
        </w:rPr>
        <w:t>Preprocessing</w:t>
      </w:r>
      <w:bookmarkEnd w:id="234"/>
      <w:bookmarkEnd w:id="235"/>
      <w:r w:rsidRPr="00D93D74">
        <w:rPr>
          <w:bCs w:val="0"/>
        </w:rPr>
        <w:t xml:space="preserve"> </w:t>
      </w:r>
    </w:p>
    <w:p w14:paraId="6D117D2F" w14:textId="08FB5782" w:rsidR="00945370" w:rsidRDefault="00945370" w:rsidP="00945370">
      <w:pPr>
        <w:rPr>
          <w:rFonts w:cs="Times New Roman"/>
          <w:szCs w:val="24"/>
        </w:rPr>
      </w:pPr>
      <w:r w:rsidRPr="00D93D74">
        <w:rPr>
          <w:rFonts w:cs="Times New Roman"/>
          <w:szCs w:val="24"/>
        </w:rPr>
        <w:t xml:space="preserve">Raw metagenomic reads were filtered and trimmed </w:t>
      </w:r>
      <w:r w:rsidR="00A840B0" w:rsidRPr="00D93D74">
        <w:rPr>
          <w:rFonts w:cs="Times New Roman"/>
          <w:szCs w:val="24"/>
        </w:rPr>
        <w:t xml:space="preserve">using the </w:t>
      </w:r>
      <w:proofErr w:type="spellStart"/>
      <w:r w:rsidR="00A840B0" w:rsidRPr="00D93D74">
        <w:rPr>
          <w:rFonts w:cs="Times New Roman"/>
          <w:szCs w:val="24"/>
        </w:rPr>
        <w:t>S</w:t>
      </w:r>
      <w:r w:rsidRPr="00D93D74">
        <w:rPr>
          <w:rFonts w:cs="Times New Roman"/>
          <w:szCs w:val="24"/>
        </w:rPr>
        <w:t>OAPnuke</w:t>
      </w:r>
      <w:proofErr w:type="spellEnd"/>
      <w:r w:rsidR="00A840B0" w:rsidRPr="00D93D74">
        <w:rPr>
          <w:rFonts w:cs="Times New Roman"/>
          <w:szCs w:val="24"/>
        </w:rPr>
        <w:t xml:space="preserve"> programme</w:t>
      </w:r>
      <w:r w:rsidRPr="00D93D74">
        <w:rPr>
          <w:rFonts w:cs="Times New Roman"/>
          <w:szCs w:val="24"/>
        </w:rPr>
        <w:t xml:space="preserve"> </w:t>
      </w:r>
      <w:r w:rsidRPr="00D93D74">
        <w:rPr>
          <w:rFonts w:cs="Times New Roman"/>
          <w:szCs w:val="24"/>
        </w:rPr>
        <w:fldChar w:fldCharType="begin"/>
      </w:r>
      <w:r w:rsidR="000D4E60">
        <w:rPr>
          <w:rFonts w:cs="Times New Roman"/>
          <w:szCs w:val="24"/>
        </w:rPr>
        <w:instrText xml:space="preserve"> ADDIN ZOTERO_ITEM CSL_CITATION {"citationID":"tQw3crm1","properties":{"formattedCitation":"(Y. Chen et al., 2018)","plainCitation":"(Y. Chen et al., 2018)","noteIndex":0},"citationItems":[{"id":2239,"uris":["http://zotero.org/users/8873894/items/T2P6DQ63"],"itemData":{"id":2239,"type":"article-journal","abstract":"Quality control (QC) and preprocessing are essential steps for sequencing data analysis to ensure the accuracy of results. However, existing tools cannot provide a satisfying solution with integrated comprehensive functions, proper architectures, and highly scalable acceleration. In this article, we demonstrate SOAPnuke as a tool with abundant functions for a “QC-Preprocess-QC” workflow and MapReduce acceleration framework. Four modules with different preprocessing functions are designed for processing datasets from genomic, small RNA, Digital Gene Expression, and metagenomic experiments, respectively. As a workflow-like tool, SOAPnuke centralizes processing functions into 1 executable and predefines their order to avoid the necessity of reformatting different files when switching tools. Furthermore, the MapReduce framework enables large scalability to distribute all the processing works to an entire compute cluster.We conducted a benchmarking where SOAPnuke and other tools are used to preprocess a </w:instrText>
      </w:r>
      <w:r w:rsidR="000D4E60">
        <w:rPr>
          <w:rFonts w:ascii="Cambria Math" w:hAnsi="Cambria Math" w:cs="Cambria Math"/>
          <w:szCs w:val="24"/>
        </w:rPr>
        <w:instrText>∼</w:instrText>
      </w:r>
      <w:r w:rsidR="000D4E60">
        <w:rPr>
          <w:rFonts w:cs="Times New Roman"/>
          <w:szCs w:val="24"/>
        </w:rPr>
        <w:instrText xml:space="preserve">30× NA12878 dataset published by GIAB. The standalone operation of SOAPnuke struck a balance between resource occupancy and performance. When accelerated on 16 working nodes with MapReduce, SOAPnuke achieved </w:instrText>
      </w:r>
      <w:r w:rsidR="000D4E60">
        <w:rPr>
          <w:rFonts w:ascii="Cambria Math" w:hAnsi="Cambria Math" w:cs="Cambria Math"/>
          <w:szCs w:val="24"/>
        </w:rPr>
        <w:instrText>∼</w:instrText>
      </w:r>
      <w:r w:rsidR="000D4E60">
        <w:rPr>
          <w:rFonts w:cs="Times New Roman"/>
          <w:szCs w:val="24"/>
        </w:rPr>
        <w:instrText xml:space="preserve">5.7 times the fastest speed of other tools.","container-title":"GigaScience","DOI":"10.1093/gigascience/gix120","ISSN":"2047-217X","issue":"1","journalAbbreviation":"GigaScience","page":"gix120","source":"Silverchair","title":"SOAPnuke: a MapReduce acceleration-supported software for integrated quality control and preprocessing of high-throughput sequencing data","title-short":"SOAPnuke","volume":"7","author":[{"family":"Chen","given":"Yuxin"},{"family":"Chen","given":"Yongsheng"},{"family":"Shi","given":"Chunmei"},{"family":"Huang","given":"Zhibo"},{"family":"Zhang","given":"Yong"},{"family":"Li","given":"Shengkang"},{"family":"Li","given":"Yan"},{"family":"Ye","given":"Jia"},{"family":"Yu","given":"Chang"},{"family":"Li","given":"Zhuo"},{"family":"Zhang","given":"Xiuqing"},{"family":"Wang","given":"Jian"},{"family":"Yang","given":"Huanming"},{"family":"Fang","given":"Lin"},{"family":"Chen","given":"Qiang"}],"issued":{"date-parts":[["2018",1,1]]}}}],"schema":"https://github.com/citation-style-language/schema/raw/master/csl-citation.json"} </w:instrText>
      </w:r>
      <w:r w:rsidRPr="00D93D74">
        <w:rPr>
          <w:rFonts w:cs="Times New Roman"/>
          <w:szCs w:val="24"/>
        </w:rPr>
        <w:fldChar w:fldCharType="separate"/>
      </w:r>
      <w:r w:rsidR="00910CB8" w:rsidRPr="00910CB8">
        <w:rPr>
          <w:rFonts w:cs="Times New Roman"/>
        </w:rPr>
        <w:t>(Y. Chen et al., 2018)</w:t>
      </w:r>
      <w:r w:rsidRPr="00D93D74">
        <w:rPr>
          <w:rFonts w:cs="Times New Roman"/>
          <w:szCs w:val="24"/>
        </w:rPr>
        <w:fldChar w:fldCharType="end"/>
      </w:r>
      <w:r w:rsidRPr="00D93D74">
        <w:rPr>
          <w:rFonts w:cs="Times New Roman"/>
          <w:szCs w:val="24"/>
        </w:rPr>
        <w:t xml:space="preserve">. </w:t>
      </w:r>
      <w:r w:rsidR="00BD2E54" w:rsidRPr="00D93D74">
        <w:rPr>
          <w:rFonts w:cs="Times New Roman"/>
          <w:szCs w:val="24"/>
        </w:rPr>
        <w:t>Reads</w:t>
      </w:r>
      <w:r w:rsidRPr="00D93D74">
        <w:rPr>
          <w:rFonts w:cs="Times New Roman"/>
          <w:szCs w:val="24"/>
        </w:rPr>
        <w:t xml:space="preserve"> containing 10% </w:t>
      </w:r>
      <w:r w:rsidR="002079AE" w:rsidRPr="00D93D74">
        <w:rPr>
          <w:rFonts w:cs="Times New Roman"/>
          <w:szCs w:val="24"/>
        </w:rPr>
        <w:t xml:space="preserve">or more </w:t>
      </w:r>
      <w:r w:rsidRPr="00D93D74">
        <w:rPr>
          <w:rFonts w:cs="Times New Roman"/>
          <w:szCs w:val="24"/>
        </w:rPr>
        <w:t>of uncertain bases, adapter sequences</w:t>
      </w:r>
      <w:r w:rsidR="002079AE" w:rsidRPr="00D93D74">
        <w:rPr>
          <w:rFonts w:cs="Times New Roman"/>
          <w:szCs w:val="24"/>
        </w:rPr>
        <w:t>,</w:t>
      </w:r>
      <w:r w:rsidRPr="00D93D74">
        <w:rPr>
          <w:rFonts w:cs="Times New Roman"/>
          <w:szCs w:val="24"/>
        </w:rPr>
        <w:t xml:space="preserve"> or low-quality bases (Q &lt; 20) were removed</w:t>
      </w:r>
      <w:r w:rsidR="004502A6" w:rsidRPr="00D93D74">
        <w:rPr>
          <w:rFonts w:cs="Times New Roman"/>
          <w:szCs w:val="24"/>
        </w:rPr>
        <w:t xml:space="preserve">. </w:t>
      </w:r>
      <w:r w:rsidR="00BD2E54" w:rsidRPr="00D93D74">
        <w:rPr>
          <w:rFonts w:cs="Times New Roman"/>
          <w:szCs w:val="24"/>
        </w:rPr>
        <w:t>A</w:t>
      </w:r>
      <w:r w:rsidR="004502A6" w:rsidRPr="00D93D74">
        <w:rPr>
          <w:rFonts w:cs="Times New Roman"/>
          <w:szCs w:val="24"/>
        </w:rPr>
        <w:t>ll read</w:t>
      </w:r>
      <w:r w:rsidR="002079AE" w:rsidRPr="00D93D74">
        <w:rPr>
          <w:rFonts w:cs="Times New Roman"/>
          <w:szCs w:val="24"/>
        </w:rPr>
        <w:t>s</w:t>
      </w:r>
      <w:r w:rsidR="004502A6" w:rsidRPr="00D93D74">
        <w:rPr>
          <w:rFonts w:cs="Times New Roman"/>
          <w:szCs w:val="24"/>
        </w:rPr>
        <w:t xml:space="preserve"> with </w:t>
      </w:r>
      <w:r w:rsidR="002079AE" w:rsidRPr="00D93D74">
        <w:rPr>
          <w:rFonts w:cs="Times New Roman"/>
          <w:szCs w:val="24"/>
        </w:rPr>
        <w:t xml:space="preserve">more than </w:t>
      </w:r>
      <w:r w:rsidR="004502A6" w:rsidRPr="00D93D74">
        <w:rPr>
          <w:rFonts w:cs="Times New Roman"/>
          <w:szCs w:val="24"/>
        </w:rPr>
        <w:t xml:space="preserve">90% identity to host DNA using the </w:t>
      </w:r>
      <w:r w:rsidRPr="00D93D74">
        <w:rPr>
          <w:rFonts w:cs="Times New Roman"/>
          <w:szCs w:val="24"/>
        </w:rPr>
        <w:t xml:space="preserve">reference genome </w:t>
      </w:r>
      <w:proofErr w:type="spellStart"/>
      <w:r w:rsidRPr="00D93D74">
        <w:rPr>
          <w:rFonts w:cs="Times New Roman"/>
          <w:szCs w:val="24"/>
        </w:rPr>
        <w:t>GRCh38.p14</w:t>
      </w:r>
      <w:proofErr w:type="spellEnd"/>
      <w:r w:rsidR="00BD2E54" w:rsidRPr="00D93D74">
        <w:rPr>
          <w:rFonts w:cs="Times New Roman"/>
          <w:szCs w:val="24"/>
        </w:rPr>
        <w:t>, were also removed</w:t>
      </w:r>
      <w:r w:rsidRPr="00D93D74">
        <w:rPr>
          <w:rFonts w:cs="Times New Roman"/>
          <w:szCs w:val="24"/>
        </w:rPr>
        <w:t xml:space="preserve">. </w:t>
      </w:r>
    </w:p>
    <w:p w14:paraId="0DAFDEC6" w14:textId="77777777" w:rsidR="004B61A2" w:rsidRPr="00D93D74" w:rsidRDefault="004B61A2" w:rsidP="00945370">
      <w:pPr>
        <w:rPr>
          <w:rFonts w:cs="Times New Roman"/>
          <w:szCs w:val="24"/>
        </w:rPr>
      </w:pPr>
    </w:p>
    <w:p w14:paraId="69DFA251" w14:textId="1D5891FC" w:rsidR="00216A2B" w:rsidRPr="00D93D74" w:rsidRDefault="00D07995">
      <w:pPr>
        <w:pStyle w:val="Heading4"/>
        <w:numPr>
          <w:ilvl w:val="3"/>
          <w:numId w:val="3"/>
        </w:numPr>
        <w:rPr>
          <w:b/>
        </w:rPr>
      </w:pPr>
      <w:bookmarkStart w:id="236" w:name="_Toc216099731"/>
      <w:bookmarkStart w:id="237" w:name="_Toc220932853"/>
      <w:commentRangeStart w:id="238"/>
      <w:r w:rsidRPr="00D93D74">
        <w:lastRenderedPageBreak/>
        <w:t>Bacterial</w:t>
      </w:r>
      <w:r w:rsidR="00FE29C0">
        <w:t xml:space="preserve"> </w:t>
      </w:r>
      <w:r w:rsidRPr="00D93D74">
        <w:t xml:space="preserve">community </w:t>
      </w:r>
      <w:r w:rsidR="003125AC" w:rsidRPr="00D93D74">
        <w:t xml:space="preserve">composition </w:t>
      </w:r>
      <w:r w:rsidRPr="00D93D74">
        <w:t>analysis</w:t>
      </w:r>
      <w:bookmarkEnd w:id="236"/>
      <w:bookmarkEnd w:id="237"/>
      <w:commentRangeEnd w:id="238"/>
      <w:r w:rsidR="00065614" w:rsidRPr="00D93D74">
        <w:rPr>
          <w:rStyle w:val="CommentReference"/>
          <w:b/>
          <w:sz w:val="24"/>
          <w:szCs w:val="22"/>
        </w:rPr>
        <w:commentReference w:id="238"/>
      </w:r>
    </w:p>
    <w:p w14:paraId="4204B97F" w14:textId="105E7DEE" w:rsidR="00173621" w:rsidRDefault="00FE29C0" w:rsidP="00CD77AB">
      <w:pPr>
        <w:rPr>
          <w:rFonts w:cs="Times New Roman"/>
          <w:szCs w:val="24"/>
        </w:rPr>
      </w:pPr>
      <w:r>
        <w:rPr>
          <w:rFonts w:cs="Times New Roman"/>
          <w:szCs w:val="24"/>
        </w:rPr>
        <w:t>Bacterial</w:t>
      </w:r>
      <w:r w:rsidRPr="00D93D74">
        <w:rPr>
          <w:rFonts w:cs="Times New Roman"/>
          <w:szCs w:val="24"/>
        </w:rPr>
        <w:t xml:space="preserve"> </w:t>
      </w:r>
      <w:r w:rsidR="00663154" w:rsidRPr="00D93D74">
        <w:rPr>
          <w:rFonts w:cs="Times New Roman"/>
          <w:szCs w:val="24"/>
        </w:rPr>
        <w:t xml:space="preserve">composition was determined </w:t>
      </w:r>
      <w:r w:rsidR="002079AE" w:rsidRPr="00D93D74">
        <w:rPr>
          <w:rFonts w:cs="Times New Roman"/>
          <w:szCs w:val="24"/>
        </w:rPr>
        <w:t>using</w:t>
      </w:r>
      <w:r w:rsidR="00663154" w:rsidRPr="00D93D74">
        <w:rPr>
          <w:rFonts w:cs="Times New Roman"/>
          <w:szCs w:val="24"/>
        </w:rPr>
        <w:t xml:space="preserve"> </w:t>
      </w:r>
      <w:proofErr w:type="spellStart"/>
      <w:r w:rsidR="00663154" w:rsidRPr="00D93D74">
        <w:rPr>
          <w:rFonts w:cs="Times New Roman"/>
          <w:szCs w:val="24"/>
        </w:rPr>
        <w:t>MetaPhlAn</w:t>
      </w:r>
      <w:proofErr w:type="spellEnd"/>
      <w:r w:rsidR="00663154" w:rsidRPr="00D93D74">
        <w:rPr>
          <w:rFonts w:cs="Times New Roman"/>
          <w:szCs w:val="24"/>
        </w:rPr>
        <w:t xml:space="preserve"> </w:t>
      </w:r>
      <w:proofErr w:type="spellStart"/>
      <w:r w:rsidR="00274F2E" w:rsidRPr="00D93D74">
        <w:rPr>
          <w:rFonts w:cs="Times New Roman"/>
          <w:szCs w:val="24"/>
        </w:rPr>
        <w:t>v</w:t>
      </w:r>
      <w:r w:rsidR="00663154" w:rsidRPr="00D93D74">
        <w:rPr>
          <w:rFonts w:cs="Times New Roman"/>
          <w:szCs w:val="24"/>
        </w:rPr>
        <w:t>4.2.2</w:t>
      </w:r>
      <w:proofErr w:type="spellEnd"/>
      <w:r w:rsidR="00663154" w:rsidRPr="00D93D74">
        <w:rPr>
          <w:rFonts w:cs="Times New Roman"/>
          <w:szCs w:val="24"/>
        </w:rPr>
        <w:t xml:space="preserve">, database </w:t>
      </w:r>
      <w:proofErr w:type="spellStart"/>
      <w:r w:rsidR="00663154" w:rsidRPr="00D93D74">
        <w:rPr>
          <w:rFonts w:cs="Times New Roman"/>
          <w:szCs w:val="24"/>
        </w:rPr>
        <w:t>vJan25_202503</w:t>
      </w:r>
      <w:proofErr w:type="spellEnd"/>
      <w:r w:rsidR="002079AE" w:rsidRPr="00D93D74">
        <w:rPr>
          <w:rFonts w:cs="Times New Roman"/>
          <w:szCs w:val="24"/>
        </w:rPr>
        <w:t>,</w:t>
      </w:r>
      <w:r w:rsidR="00A571C2" w:rsidRPr="00D93D74">
        <w:rPr>
          <w:rFonts w:cs="Times New Roman"/>
          <w:szCs w:val="24"/>
        </w:rPr>
        <w:t xml:space="preserve"> with default settings</w:t>
      </w:r>
      <w:r w:rsidR="005B0BE4" w:rsidRPr="00D93D74">
        <w:rPr>
          <w:rFonts w:cs="Times New Roman"/>
          <w:szCs w:val="24"/>
        </w:rPr>
        <w:t xml:space="preserve">, but the </w:t>
      </w:r>
      <w:r w:rsidR="00A571C2" w:rsidRPr="00D93D74">
        <w:rPr>
          <w:rFonts w:cs="Times New Roman"/>
          <w:szCs w:val="24"/>
        </w:rPr>
        <w:t>calculation of relative abundance</w:t>
      </w:r>
      <w:r w:rsidR="002079AE" w:rsidRPr="00D93D74">
        <w:rPr>
          <w:rFonts w:cs="Times New Roman"/>
          <w:szCs w:val="24"/>
        </w:rPr>
        <w:t xml:space="preserve"> </w:t>
      </w:r>
      <w:r w:rsidR="005B0BE4" w:rsidRPr="00D93D74">
        <w:rPr>
          <w:rFonts w:cs="Times New Roman"/>
          <w:szCs w:val="24"/>
        </w:rPr>
        <w:t>also included</w:t>
      </w:r>
      <w:r w:rsidR="002079AE" w:rsidRPr="00D93D74">
        <w:rPr>
          <w:rFonts w:cs="Times New Roman"/>
          <w:szCs w:val="24"/>
        </w:rPr>
        <w:t xml:space="preserve"> unclassified taxa</w:t>
      </w:r>
      <w:r w:rsidR="00607519" w:rsidRPr="00D93D74">
        <w:rPr>
          <w:rFonts w:cs="Times New Roman"/>
          <w:szCs w:val="24"/>
        </w:rPr>
        <w:t xml:space="preserve"> </w:t>
      </w:r>
      <w:r w:rsidR="00607519" w:rsidRPr="00D93D74">
        <w:rPr>
          <w:rFonts w:cs="Times New Roman"/>
          <w:szCs w:val="24"/>
        </w:rPr>
        <w:fldChar w:fldCharType="begin"/>
      </w:r>
      <w:r w:rsidR="000D4E60">
        <w:rPr>
          <w:rFonts w:cs="Times New Roman"/>
          <w:szCs w:val="24"/>
        </w:rPr>
        <w:instrText xml:space="preserve"> ADDIN ZOTERO_ITEM CSL_CITATION {"citationID":"k3kJ95SO","properties":{"formattedCitation":"(Blanco-M\\uc0\\u237{}guez et al., 2023a)","plainCitation":"(Blanco-Míguez et al., 2023a)","noteIndex":0},"citationItems":[{"id":3283,"uris":["http://zotero.org/users/8873894/items/38JJ9IGH"],"itemData":{"id":3283,"type":"article-journal","abstract":"Metagenomic assembly enables new organism discovery from microbial communities, but it can only capture few abundant organisms from most metagenomes. Here we present MetaPhlAn 4, which integrates information from metagenome assemblies and microbial isolate genomes for more comprehensive metagenomic taxonomic profiling. From a curated collection of 1.01 M prokaryotic reference and metagenome-assembled genomes, we define unique marker genes for 26,970 species-level genome bins, 4,992 of them taxonomically unidentified at the species level. MetaPhlAn 4 explains ~20% more reads in most international human gut microbiomes and &gt;40% in less-characterized environments such as the rumen microbiome and proves more accurate than available alternatives on synthetic evaluations while also reliably quantifying organisms with no cultured isolates. Application of the method to &gt;24,500 metagenomes highlights previously undetected species to be strong biomarkers for host conditions and lifestyles in human and mouse microbiomes and shows that even previously uncharacterized species can be genetically profiled at the resolution of single microbial strains.","container-title":"Nature Biotechnology","DOI":"10.1038/s41587-023-01688-w","ISSN":"1546-1696","issue":"11","journalAbbreviation":"Nat Biotechnol","language":"en","license":"2023 The Author(s)","page":"1633-1644","publisher":"Nature Publishing Group","source":"www.nature.com","title":"Extending and improving metagenomic taxonomic profiling with uncharacterized species using MetaPhlAn 4","volume":"41","author":[{"family":"Blanco-Míguez","given":"Aitor"},{"family":"Beghini","given":"Francesco"},{"family":"Cumbo","given":"Fabio"},{"family":"McIver","given":"Lauren J."},{"family":"Thompson","given":"Kelsey N."},{"family":"Zolfo","given":"Moreno"},{"family":"Manghi","given":"Paolo"},{"family":"Dubois","given":"Leonard"},{"family":"Huang","given":"Kun D."},{"family":"Thomas","given":"Andrew Maltez"},{"family":"Nickols","given":"William A."},{"family":"Piccinno","given":"Gianmarco"},{"family":"Piperni","given":"Elisa"},{"family":"Punčochář","given":"Michal"},{"family":"Valles-Colomer","given":"Mireia"},{"family":"Tett","given":"Adrian"},{"family":"Giordano","given":"Francesca"},{"family":"Davies","given":"Richard"},{"family":"Wolf","given":"Jonathan"},{"family":"Berry","given":"Sarah E."},{"family":"Spector","given":"Tim D."},{"family":"Franzosa","given":"Eric A."},{"family":"Pasolli","given":"Edoardo"},{"family":"Asnicar","given":"Francesco"},{"family":"Huttenhower","given":"Curtis"},{"family":"Segata","given":"Nicola"}],"issued":{"date-parts":[["2023",11]]}}}],"schema":"https://github.com/citation-style-language/schema/raw/master/csl-citation.json"} </w:instrText>
      </w:r>
      <w:r w:rsidR="00607519" w:rsidRPr="00D93D74">
        <w:rPr>
          <w:rFonts w:cs="Times New Roman"/>
          <w:szCs w:val="24"/>
        </w:rPr>
        <w:fldChar w:fldCharType="separate"/>
      </w:r>
      <w:r w:rsidR="00910CB8" w:rsidRPr="00910CB8">
        <w:rPr>
          <w:rFonts w:cs="Times New Roman"/>
        </w:rPr>
        <w:t>(Blanco-Míguez et al., 2023a)</w:t>
      </w:r>
      <w:r w:rsidR="00607519" w:rsidRPr="00D93D74">
        <w:rPr>
          <w:rFonts w:cs="Times New Roman"/>
          <w:szCs w:val="24"/>
        </w:rPr>
        <w:fldChar w:fldCharType="end"/>
      </w:r>
      <w:r w:rsidR="00663154" w:rsidRPr="00D93D74">
        <w:rPr>
          <w:rFonts w:cs="Times New Roman"/>
          <w:szCs w:val="24"/>
        </w:rPr>
        <w:t xml:space="preserve">. </w:t>
      </w:r>
      <w:proofErr w:type="spellStart"/>
      <w:r w:rsidR="00ED29DA" w:rsidRPr="00D93D74">
        <w:rPr>
          <w:rFonts w:cs="Times New Roman"/>
          <w:szCs w:val="24"/>
        </w:rPr>
        <w:t>MetaPhlAn</w:t>
      </w:r>
      <w:proofErr w:type="spellEnd"/>
      <w:r w:rsidR="00ED29DA" w:rsidRPr="00D93D74">
        <w:rPr>
          <w:rFonts w:cs="Times New Roman"/>
          <w:szCs w:val="24"/>
        </w:rPr>
        <w:t xml:space="preserve"> profiles microbial communities by mapping reads to a curated database of unique species-level marker genes derived from </w:t>
      </w:r>
      <w:r w:rsidR="005B0BE4" w:rsidRPr="00D93D74">
        <w:rPr>
          <w:rFonts w:cs="Times New Roman"/>
          <w:szCs w:val="24"/>
        </w:rPr>
        <w:t>single-genome bins (</w:t>
      </w:r>
      <w:proofErr w:type="spellStart"/>
      <w:r w:rsidR="005B0BE4" w:rsidRPr="00D93D74">
        <w:rPr>
          <w:rFonts w:cs="Times New Roman"/>
          <w:szCs w:val="24"/>
        </w:rPr>
        <w:t>SGBs</w:t>
      </w:r>
      <w:proofErr w:type="spellEnd"/>
      <w:r w:rsidR="005B0BE4" w:rsidRPr="00D93D74">
        <w:rPr>
          <w:rFonts w:cs="Times New Roman"/>
          <w:szCs w:val="24"/>
        </w:rPr>
        <w:t xml:space="preserve">) from </w:t>
      </w:r>
      <w:r w:rsidR="00ED29DA" w:rsidRPr="00D93D74">
        <w:rPr>
          <w:rFonts w:cs="Times New Roman"/>
          <w:szCs w:val="24"/>
        </w:rPr>
        <w:t>isolate genomes and metagenome-assembled genomes</w:t>
      </w:r>
      <w:r w:rsidR="00D253B0" w:rsidRPr="00D93D74">
        <w:rPr>
          <w:rFonts w:cs="Times New Roman"/>
          <w:szCs w:val="24"/>
        </w:rPr>
        <w:t xml:space="preserve"> of </w:t>
      </w:r>
      <w:r w:rsidR="00ED29DA" w:rsidRPr="00D93D74">
        <w:rPr>
          <w:rFonts w:cs="Times New Roman"/>
          <w:szCs w:val="24"/>
        </w:rPr>
        <w:t>bacteria</w:t>
      </w:r>
      <w:r>
        <w:rPr>
          <w:rFonts w:cs="Times New Roman"/>
          <w:szCs w:val="24"/>
        </w:rPr>
        <w:t>, archaea and eukaryotes</w:t>
      </w:r>
      <w:r w:rsidR="00D253B0" w:rsidRPr="00D93D74">
        <w:rPr>
          <w:rFonts w:cs="Times New Roman"/>
          <w:szCs w:val="24"/>
        </w:rPr>
        <w:t xml:space="preserve">. </w:t>
      </w:r>
      <w:r w:rsidR="00DB6904" w:rsidRPr="00D93D74">
        <w:rPr>
          <w:rFonts w:cs="Times New Roman"/>
          <w:szCs w:val="24"/>
        </w:rPr>
        <w:t>Alpha and beta diversity, composition</w:t>
      </w:r>
      <w:r w:rsidR="002079AE" w:rsidRPr="00D93D74">
        <w:rPr>
          <w:rFonts w:cs="Times New Roman"/>
          <w:szCs w:val="24"/>
        </w:rPr>
        <w:t>,</w:t>
      </w:r>
      <w:r w:rsidR="00DB6904" w:rsidRPr="00D93D74">
        <w:rPr>
          <w:rFonts w:cs="Times New Roman"/>
          <w:szCs w:val="24"/>
        </w:rPr>
        <w:t xml:space="preserve"> and other graphical representations were calculated </w:t>
      </w:r>
      <w:r w:rsidR="002079AE" w:rsidRPr="00D93D74">
        <w:rPr>
          <w:rFonts w:cs="Times New Roman"/>
          <w:szCs w:val="24"/>
        </w:rPr>
        <w:t>using</w:t>
      </w:r>
      <w:r w:rsidR="00DB6904" w:rsidRPr="00D93D74">
        <w:rPr>
          <w:rFonts w:cs="Times New Roman"/>
          <w:szCs w:val="24"/>
        </w:rPr>
        <w:t xml:space="preserve"> functions in the R package ‘vegan’ at the </w:t>
      </w:r>
      <w:r>
        <w:rPr>
          <w:rFonts w:cs="Times New Roman"/>
          <w:szCs w:val="24"/>
        </w:rPr>
        <w:t xml:space="preserve">level of bacterial </w:t>
      </w:r>
      <w:r w:rsidR="004A6168">
        <w:rPr>
          <w:rFonts w:cs="Times New Roman"/>
          <w:szCs w:val="24"/>
        </w:rPr>
        <w:t>species</w:t>
      </w:r>
      <w:r w:rsidR="00DB6904" w:rsidRPr="00D93D74">
        <w:rPr>
          <w:rFonts w:cs="Times New Roman"/>
          <w:szCs w:val="24"/>
        </w:rPr>
        <w:t xml:space="preserve">. </w:t>
      </w:r>
      <w:r>
        <w:rPr>
          <w:rFonts w:cs="Times New Roman"/>
          <w:szCs w:val="24"/>
        </w:rPr>
        <w:t xml:space="preserve">Analysis of other microbes was not part of this dissertation. </w:t>
      </w:r>
    </w:p>
    <w:p w14:paraId="21630B9E" w14:textId="77777777" w:rsidR="004B61A2" w:rsidRPr="004B61A2" w:rsidRDefault="004B61A2" w:rsidP="00CD77AB">
      <w:pPr>
        <w:rPr>
          <w:rFonts w:cs="Times New Roman"/>
          <w:color w:val="70AD47" w:themeColor="accent6"/>
          <w:szCs w:val="24"/>
        </w:rPr>
      </w:pPr>
    </w:p>
    <w:p w14:paraId="395B1019" w14:textId="0CF93DF5" w:rsidR="005B2B25" w:rsidRPr="00D93D74" w:rsidRDefault="005C0775">
      <w:pPr>
        <w:pStyle w:val="Heading4"/>
        <w:numPr>
          <w:ilvl w:val="3"/>
          <w:numId w:val="3"/>
        </w:numPr>
        <w:rPr>
          <w:b/>
        </w:rPr>
      </w:pPr>
      <w:bookmarkStart w:id="239" w:name="_Toc216099732"/>
      <w:bookmarkStart w:id="240" w:name="_Toc220932854"/>
      <w:r w:rsidRPr="00D93D74">
        <w:t>Gene</w:t>
      </w:r>
      <w:r w:rsidR="003125AC" w:rsidRPr="00D93D74">
        <w:t>-</w:t>
      </w:r>
      <w:r w:rsidR="003467DA" w:rsidRPr="00D93D74">
        <w:t>based d</w:t>
      </w:r>
      <w:r w:rsidR="00ED29DA" w:rsidRPr="00D93D74">
        <w:t xml:space="preserve">etermination of sporulation </w:t>
      </w:r>
      <w:r w:rsidR="004A6168">
        <w:t>ability</w:t>
      </w:r>
      <w:r w:rsidR="00ED29DA" w:rsidRPr="00D93D74">
        <w:t xml:space="preserve"> </w:t>
      </w:r>
      <w:r w:rsidR="003125AC" w:rsidRPr="00D93D74">
        <w:t>for bacterial species</w:t>
      </w:r>
      <w:bookmarkEnd w:id="239"/>
      <w:bookmarkEnd w:id="240"/>
    </w:p>
    <w:p w14:paraId="292010DD" w14:textId="258755AF" w:rsidR="00173621" w:rsidRDefault="00A81532" w:rsidP="00CD77AB">
      <w:pPr>
        <w:rPr>
          <w:rFonts w:cs="Times New Roman"/>
          <w:szCs w:val="24"/>
        </w:rPr>
      </w:pPr>
      <w:r w:rsidRPr="00D93D74">
        <w:rPr>
          <w:rFonts w:cs="Times New Roman"/>
          <w:szCs w:val="24"/>
        </w:rPr>
        <w:t xml:space="preserve">Sporulation </w:t>
      </w:r>
      <w:r w:rsidR="004A6168">
        <w:rPr>
          <w:rFonts w:cs="Times New Roman"/>
          <w:szCs w:val="24"/>
        </w:rPr>
        <w:t>ability</w:t>
      </w:r>
      <w:r w:rsidRPr="00D93D74">
        <w:rPr>
          <w:rFonts w:cs="Times New Roman"/>
          <w:szCs w:val="24"/>
        </w:rPr>
        <w:t xml:space="preserve"> was determined for all bacterial species detected in </w:t>
      </w:r>
      <w:r w:rsidR="00B41263" w:rsidRPr="00D93D74">
        <w:rPr>
          <w:rFonts w:cs="Times New Roman"/>
          <w:szCs w:val="24"/>
        </w:rPr>
        <w:t>untreated</w:t>
      </w:r>
      <w:r w:rsidRPr="00D93D74">
        <w:rPr>
          <w:rFonts w:cs="Times New Roman"/>
          <w:szCs w:val="24"/>
        </w:rPr>
        <w:t xml:space="preserve"> and ethanol treated samples</w:t>
      </w:r>
      <w:r w:rsidR="005B0BE4" w:rsidRPr="00D93D74">
        <w:rPr>
          <w:rFonts w:cs="Times New Roman"/>
          <w:szCs w:val="24"/>
        </w:rPr>
        <w:t xml:space="preserve"> where the </w:t>
      </w:r>
      <w:r w:rsidR="004A6168">
        <w:rPr>
          <w:rFonts w:cs="Times New Roman"/>
          <w:szCs w:val="24"/>
        </w:rPr>
        <w:t>species</w:t>
      </w:r>
      <w:r w:rsidR="005B0BE4" w:rsidRPr="00D93D74">
        <w:rPr>
          <w:rFonts w:cs="Times New Roman"/>
          <w:szCs w:val="24"/>
        </w:rPr>
        <w:t xml:space="preserve"> also had an</w:t>
      </w:r>
      <w:r w:rsidR="004A6168">
        <w:rPr>
          <w:rFonts w:cs="Times New Roman"/>
          <w:szCs w:val="24"/>
        </w:rPr>
        <w:t xml:space="preserve"> </w:t>
      </w:r>
      <w:proofErr w:type="spellStart"/>
      <w:r w:rsidR="004A6168">
        <w:rPr>
          <w:rFonts w:cs="Times New Roman"/>
          <w:szCs w:val="24"/>
        </w:rPr>
        <w:t>NCBI</w:t>
      </w:r>
      <w:proofErr w:type="spellEnd"/>
      <w:r w:rsidR="004A6168">
        <w:rPr>
          <w:rFonts w:cs="Times New Roman"/>
          <w:szCs w:val="24"/>
        </w:rPr>
        <w:t xml:space="preserve"> </w:t>
      </w:r>
      <w:r w:rsidR="005B0BE4" w:rsidRPr="00D93D74">
        <w:rPr>
          <w:rFonts w:cs="Times New Roman"/>
          <w:szCs w:val="24"/>
        </w:rPr>
        <w:t>species-level classification</w:t>
      </w:r>
      <w:r w:rsidR="00D16657" w:rsidRPr="00D93D74">
        <w:rPr>
          <w:rFonts w:cs="Times New Roman"/>
          <w:szCs w:val="24"/>
        </w:rPr>
        <w:t xml:space="preserve">. </w:t>
      </w:r>
      <w:r w:rsidR="001D04C4" w:rsidRPr="00D93D74">
        <w:rPr>
          <w:rFonts w:cs="Times New Roman"/>
          <w:szCs w:val="24"/>
        </w:rPr>
        <w:t>The g</w:t>
      </w:r>
      <w:r w:rsidR="00D16657" w:rsidRPr="00D93D74">
        <w:rPr>
          <w:rFonts w:cs="Times New Roman"/>
          <w:szCs w:val="24"/>
        </w:rPr>
        <w:t xml:space="preserve">ene signature </w:t>
      </w:r>
      <w:r w:rsidR="001D04C4" w:rsidRPr="00D93D74">
        <w:rPr>
          <w:rFonts w:cs="Times New Roman"/>
          <w:szCs w:val="24"/>
        </w:rPr>
        <w:t>comprised</w:t>
      </w:r>
      <w:r w:rsidR="00D16657" w:rsidRPr="00D93D74">
        <w:rPr>
          <w:rFonts w:cs="Times New Roman"/>
          <w:szCs w:val="24"/>
        </w:rPr>
        <w:t xml:space="preserve"> </w:t>
      </w:r>
      <w:r w:rsidR="005B2B25" w:rsidRPr="00D93D74">
        <w:rPr>
          <w:rFonts w:cs="Times New Roman"/>
          <w:szCs w:val="24"/>
        </w:rPr>
        <w:t>66 conserved genes</w:t>
      </w:r>
      <w:r w:rsidR="00D16657" w:rsidRPr="00D93D74">
        <w:rPr>
          <w:rFonts w:cs="Times New Roman"/>
          <w:szCs w:val="24"/>
        </w:rPr>
        <w:t xml:space="preserve"> </w:t>
      </w:r>
      <w:r w:rsidR="005B2B25" w:rsidRPr="00D93D74">
        <w:rPr>
          <w:rFonts w:cs="Times New Roman"/>
          <w:szCs w:val="24"/>
        </w:rPr>
        <w:t>(</w:t>
      </w:r>
      <w:r w:rsidR="00910CB8">
        <w:rPr>
          <w:rFonts w:cs="Times New Roman"/>
          <w:szCs w:val="24"/>
        </w:rPr>
        <w:t>Annex G</w:t>
      </w:r>
      <w:r w:rsidR="005B2B25" w:rsidRPr="00D93D74">
        <w:rPr>
          <w:rFonts w:cs="Times New Roman"/>
          <w:szCs w:val="24"/>
        </w:rPr>
        <w:t>) previously shown to predict</w:t>
      </w:r>
      <w:r w:rsidR="001D04C4" w:rsidRPr="00D93D74">
        <w:rPr>
          <w:rFonts w:cs="Times New Roman"/>
          <w:szCs w:val="24"/>
        </w:rPr>
        <w:t xml:space="preserve"> the</w:t>
      </w:r>
      <w:r w:rsidR="005B2B25" w:rsidRPr="00D93D74">
        <w:rPr>
          <w:rFonts w:cs="Times New Roman"/>
          <w:szCs w:val="24"/>
        </w:rPr>
        <w:t xml:space="preserve"> </w:t>
      </w:r>
      <w:r w:rsidR="00494014" w:rsidRPr="00D93D74">
        <w:rPr>
          <w:rFonts w:cs="Times New Roman"/>
          <w:szCs w:val="24"/>
        </w:rPr>
        <w:t xml:space="preserve">sporulation </w:t>
      </w:r>
      <w:r w:rsidR="004A6168">
        <w:rPr>
          <w:rFonts w:cs="Times New Roman"/>
          <w:szCs w:val="24"/>
        </w:rPr>
        <w:t>ability</w:t>
      </w:r>
      <w:r w:rsidR="005B2B25" w:rsidRPr="00D93D74">
        <w:rPr>
          <w:rFonts w:cs="Times New Roman"/>
          <w:szCs w:val="24"/>
        </w:rPr>
        <w:t xml:space="preserve"> of bacterial species isolated from diverse environment with high accuracy </w:t>
      </w:r>
      <w:r w:rsidR="00607519" w:rsidRPr="00D93D74">
        <w:rPr>
          <w:rFonts w:cs="Times New Roman"/>
          <w:szCs w:val="24"/>
        </w:rPr>
        <w:fldChar w:fldCharType="begin"/>
      </w:r>
      <w:r w:rsidR="000D4E60">
        <w:rPr>
          <w:rFonts w:cs="Times New Roman"/>
          <w:szCs w:val="24"/>
        </w:rPr>
        <w:instrText xml:space="preserve"> ADDIN ZOTERO_ITEM CSL_CITATION {"citationID":"laokekbz","properties":{"formattedCitation":"(Browne et al., 2016b, 2021)","plainCitation":"(Browne et al., 2016b, 2021)","noteIndex":0},"citationItems":[{"id":3164,"uris":["http://zotero.org/users/8873894/items/S6UVG3L2"],"itemData":{"id":3164,"type":"article-journal","abstract":"A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00607519" w:rsidRPr="00D93D74">
        <w:rPr>
          <w:rFonts w:cs="Times New Roman"/>
          <w:szCs w:val="24"/>
        </w:rPr>
        <w:fldChar w:fldCharType="separate"/>
      </w:r>
      <w:r w:rsidR="00910CB8" w:rsidRPr="00910CB8">
        <w:rPr>
          <w:rFonts w:cs="Times New Roman"/>
        </w:rPr>
        <w:t>(Browne et al., 2016b, 2021)</w:t>
      </w:r>
      <w:r w:rsidR="00607519" w:rsidRPr="00D93D74">
        <w:rPr>
          <w:rFonts w:cs="Times New Roman"/>
          <w:szCs w:val="24"/>
        </w:rPr>
        <w:fldChar w:fldCharType="end"/>
      </w:r>
      <w:r w:rsidRPr="00D93D74">
        <w:rPr>
          <w:rFonts w:cs="Times New Roman"/>
          <w:szCs w:val="24"/>
        </w:rPr>
        <w:t xml:space="preserve">. </w:t>
      </w:r>
      <w:r w:rsidR="00575DD2" w:rsidRPr="00D93D74">
        <w:rPr>
          <w:rFonts w:cs="Times New Roman"/>
          <w:szCs w:val="24"/>
        </w:rPr>
        <w:t>Reference genome</w:t>
      </w:r>
      <w:r w:rsidR="001D04C4" w:rsidRPr="00D93D74">
        <w:rPr>
          <w:rFonts w:cs="Times New Roman"/>
          <w:szCs w:val="24"/>
        </w:rPr>
        <w:t>s</w:t>
      </w:r>
      <w:r w:rsidR="00575DD2" w:rsidRPr="00D93D74">
        <w:rPr>
          <w:rFonts w:cs="Times New Roman"/>
          <w:szCs w:val="24"/>
        </w:rPr>
        <w:t xml:space="preserve"> </w:t>
      </w:r>
      <w:r w:rsidR="004B61A2">
        <w:rPr>
          <w:rFonts w:cs="Times New Roman"/>
          <w:szCs w:val="24"/>
        </w:rPr>
        <w:t xml:space="preserve">(the representative genome for each species based on </w:t>
      </w:r>
      <w:proofErr w:type="spellStart"/>
      <w:r w:rsidR="004B61A2">
        <w:rPr>
          <w:rFonts w:cs="Times New Roman"/>
          <w:szCs w:val="24"/>
        </w:rPr>
        <w:t>GTDB</w:t>
      </w:r>
      <w:proofErr w:type="spellEnd"/>
      <w:r w:rsidR="004B61A2">
        <w:rPr>
          <w:rFonts w:cs="Times New Roman"/>
          <w:szCs w:val="24"/>
        </w:rPr>
        <w:t xml:space="preserve">) </w:t>
      </w:r>
      <w:r w:rsidR="00575DD2" w:rsidRPr="00D93D74">
        <w:rPr>
          <w:rFonts w:cs="Times New Roman"/>
          <w:szCs w:val="24"/>
        </w:rPr>
        <w:t xml:space="preserve">for detected species were retrieved from the </w:t>
      </w:r>
      <w:proofErr w:type="spellStart"/>
      <w:r w:rsidR="00575DD2" w:rsidRPr="00D93D74">
        <w:rPr>
          <w:rFonts w:cs="Times New Roman"/>
          <w:szCs w:val="24"/>
        </w:rPr>
        <w:t>NCBI</w:t>
      </w:r>
      <w:proofErr w:type="spellEnd"/>
      <w:r w:rsidR="004A6168">
        <w:rPr>
          <w:rFonts w:cs="Times New Roman"/>
          <w:szCs w:val="24"/>
        </w:rPr>
        <w:t xml:space="preserve"> Genome database</w:t>
      </w:r>
      <w:r w:rsidR="003125AC" w:rsidRPr="00D93D74">
        <w:rPr>
          <w:rFonts w:cs="Times New Roman"/>
          <w:szCs w:val="24"/>
        </w:rPr>
        <w:t>. For each s</w:t>
      </w:r>
      <w:r w:rsidR="00D16657" w:rsidRPr="00D93D74">
        <w:rPr>
          <w:rFonts w:cs="Times New Roman"/>
          <w:szCs w:val="24"/>
        </w:rPr>
        <w:t>pecies</w:t>
      </w:r>
      <w:r w:rsidR="001D04C4" w:rsidRPr="00D93D74">
        <w:rPr>
          <w:rFonts w:cs="Times New Roman"/>
          <w:szCs w:val="24"/>
        </w:rPr>
        <w:t>,</w:t>
      </w:r>
      <w:r w:rsidR="00D16657" w:rsidRPr="00D93D74">
        <w:rPr>
          <w:rFonts w:cs="Times New Roman"/>
          <w:szCs w:val="24"/>
        </w:rPr>
        <w:t xml:space="preserve"> </w:t>
      </w:r>
      <w:r w:rsidR="003125AC" w:rsidRPr="00D93D74">
        <w:rPr>
          <w:rFonts w:cs="Times New Roman"/>
          <w:szCs w:val="24"/>
        </w:rPr>
        <w:t>gene presence</w:t>
      </w:r>
      <w:r w:rsidR="00D16657" w:rsidRPr="00D93D74">
        <w:rPr>
          <w:rFonts w:cs="Times New Roman"/>
          <w:szCs w:val="24"/>
        </w:rPr>
        <w:t xml:space="preserve"> was </w:t>
      </w:r>
      <w:r w:rsidR="001D04C4" w:rsidRPr="00D93D74">
        <w:rPr>
          <w:rFonts w:cs="Times New Roman"/>
          <w:szCs w:val="24"/>
        </w:rPr>
        <w:t>assessed</w:t>
      </w:r>
      <w:r w:rsidR="00D16657" w:rsidRPr="00D93D74">
        <w:rPr>
          <w:rFonts w:cs="Times New Roman"/>
          <w:szCs w:val="24"/>
        </w:rPr>
        <w:t xml:space="preserve"> using BLAST-based gene detection</w:t>
      </w:r>
      <w:r w:rsidR="005C0775" w:rsidRPr="00D93D74">
        <w:rPr>
          <w:rFonts w:cs="Times New Roman"/>
          <w:szCs w:val="24"/>
        </w:rPr>
        <w:t xml:space="preserve"> (e-value &lt; 1</w:t>
      </w:r>
      <w:r w:rsidR="00BD2E54" w:rsidRPr="00D93D74">
        <w:rPr>
          <w:rFonts w:cs="Times New Roman"/>
          <w:szCs w:val="24"/>
        </w:rPr>
        <w:t xml:space="preserve"> × 10</w:t>
      </w:r>
      <w:r w:rsidR="0007616D" w:rsidRPr="00D93D74">
        <w:rPr>
          <w:rFonts w:cs="Times New Roman"/>
          <w:szCs w:val="24"/>
          <w:vertAlign w:val="superscript"/>
        </w:rPr>
        <w:t>-5</w:t>
      </w:r>
      <w:r w:rsidR="005C0775" w:rsidRPr="00D93D74">
        <w:rPr>
          <w:rFonts w:cs="Times New Roman"/>
          <w:szCs w:val="24"/>
        </w:rPr>
        <w:t xml:space="preserve"> and identity &gt; 30%)</w:t>
      </w:r>
      <w:r w:rsidR="00330798" w:rsidRPr="00D93D74">
        <w:rPr>
          <w:rFonts w:cs="Times New Roman"/>
          <w:szCs w:val="24"/>
        </w:rPr>
        <w:t xml:space="preserve"> </w:t>
      </w:r>
      <w:r w:rsidR="00330798" w:rsidRPr="00D93D74">
        <w:rPr>
          <w:rFonts w:cs="Times New Roman"/>
          <w:szCs w:val="24"/>
        </w:rPr>
        <w:fldChar w:fldCharType="begin"/>
      </w:r>
      <w:r w:rsidR="000D4E60">
        <w:rPr>
          <w:rFonts w:cs="Times New Roman"/>
          <w:szCs w:val="24"/>
        </w:rPr>
        <w:instrText xml:space="preserve"> ADDIN ZOTERO_ITEM CSL_CITATION {"citationID":"IpDZybkz","properties":{"formattedCitation":"(Camacho et al., 2009; Sayers et al., 2024)","plainCitation":"(Camacho et al., 2009; Sayers et al., 2024)","noteIndex":0},"citationItems":[{"id":3332,"uris":["http://zotero.org/users/8873894/items/CBS3P4K9"],"itemData":{"id":3332,"type":"article-journal","abstract":"BACKGROUND: 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applications.\nRESULTS: We describe features and improvements of rewritten BLAST software and introduce new command-line applications. Long query sequences are broken into chunks for processing, in some cases leading to dramatically shorter run times. For long database sequences, it is possible to retrieve only the relevant parts of the sequence, reducing CPU time and memory usage for searches of short queries against databases of contigs or chromosomes. The program can now retrieve masking information for database sequences from the BLAST databases. A new modular software library can now access subject sequence data from arbitrary data sources. We introduce several new features, including strategy files that allow a user to save and reuse their favorite set of options. The strategy files can be uploaded to and downloaded from the NCBI BLAST web site.\nCONCLUSION: The new BLAST command-line applications, compared to the current BLAST tools, demonstrate substantial speed improvements for long queries as well as chromosome length database sequences. We have also improved the user interface of the command-line applications.","container-title":"BMC bioinformatics","DOI":"10.1186/1471-2105-10-421","ISSN":"1471-2105","journalAbbreviation":"BMC Bioinformatics","language":"eng","page":"421","PMID":"20003500","PMCID":"PMC2803857","source":"PubMed","title":"BLAST+: architecture and applications","title-short":"BLAST+","volume":"10","author":[{"family":"Camacho","given":"Christiam"},{"family":"Coulouris","given":"George"},{"family":"Avagyan","given":"Vahram"},{"family":"Ma","given":"Ning"},{"family":"Papadopoulos","given":"Jason"},{"family":"Bealer","given":"Kevin"},{"family":"Madden","given":"Thomas L."}],"issued":{"date-parts":[["2009",12,15]]}}},{"id":3330,"uris":["http://zotero.org/users/8873894/items/8868G9NW"],"itemData":{"id":3330,"type":"article-journal","abstract":"The National Center for Biotechnology Information (NCBI) provides online information resources for biology, including the GenBank® nucleic acid sequence repository and the PubMed® repository of citations and abstracts published in life science journals. NCBI provides search and retrieval operations for most of these data from 31 distinct repositories and knowledgebases. The E-utilities serve as the programming interface for most of these. Resources receiving significant updates in the past year include PubMed, PubMed Central, Bookshelf, the NIH Comparative Genomics Resource, BLAST, Sequence Read Archive, Taxonomy, iCn3D, Conserved Domain Database, Pathogen Detection, antimicrobial resistance resources and PubChem. These resources can be accessed through the NCBI home page at https://www.ncbi.nlm.nih.gov., \nGraphical Abstract","container-title":"Nucleic Acids Research","DOI":"10.1093/nar/gkae979","ISSN":"0305-1048","issue":"D1","journalAbbreviation":"Nucleic Acids Res","page":"D20-D29","PMID":"39526373","PMCID":"PMC11701734","source":"PubMed Central","title":"Database resources of the National Center for Biotechnology Information in 2025","volume":"53","author":[{"family":"Sayers","given":"Eric W"},{"family":"Beck","given":"Jeffrey"},{"family":"Bolton","given":"Evan E"},{"family":"Brister","given":"J Rodney"},{"family":"Chan","given":"Jessica"},{"family":"Connor","given":"Ryan"},{"family":"Feldgarden","given":"Michael"},{"family":"Fine","given":"Anna M"},{"family":"Funk","given":"Kathryn"},{"family":"Hoffman","given":"Jinna"},{"family":"Kannan","given":"Sivakumar"},{"family":"Kelly","given":"Christopher"},{"family":"Klimke","given":"William"},{"family":"Kim","given":"Sunghwan"},{"family":"Lathrop","given":"Stacy"},{"family":"Marchler-Bauer","given":"Aron"},{"family":"Murphy","given":"Terence D"},{"family":"O’Sullivan","given":"Chris"},{"family":"Schmieder","given":"Erin"},{"family":"Skripchenko","given":"Yuriy"},{"family":"Stine","given":"Adam"},{"family":"Thibaud-Nissen","given":"Francoise"},{"family":"Wang","given":"Jiyao"},{"family":"Ye","given":"Jian"},{"family":"Zellers","given":"Erin"},{"family":"Schneider","given":"Valerie A"},{"family":"Pruitt","given":"Kim D"}],"issued":{"date-parts":[["2024",11,11]]}}}],"schema":"https://github.com/citation-style-language/schema/raw/master/csl-citation.json"} </w:instrText>
      </w:r>
      <w:r w:rsidR="00330798" w:rsidRPr="00D93D74">
        <w:rPr>
          <w:rFonts w:cs="Times New Roman"/>
          <w:szCs w:val="24"/>
        </w:rPr>
        <w:fldChar w:fldCharType="separate"/>
      </w:r>
      <w:r w:rsidR="00910CB8" w:rsidRPr="00910CB8">
        <w:rPr>
          <w:rFonts w:cs="Times New Roman"/>
        </w:rPr>
        <w:t>(Camacho et al., 2009; Sayers et al., 2024)</w:t>
      </w:r>
      <w:r w:rsidR="00330798" w:rsidRPr="00D93D74">
        <w:rPr>
          <w:rFonts w:cs="Times New Roman"/>
          <w:szCs w:val="24"/>
        </w:rPr>
        <w:fldChar w:fldCharType="end"/>
      </w:r>
      <w:r w:rsidR="00330798" w:rsidRPr="00D93D74">
        <w:rPr>
          <w:rFonts w:cs="Times New Roman"/>
          <w:szCs w:val="24"/>
        </w:rPr>
        <w:t>.</w:t>
      </w:r>
      <w:r w:rsidR="005C0775" w:rsidRPr="00D93D74">
        <w:rPr>
          <w:rFonts w:cs="Times New Roman"/>
          <w:szCs w:val="24"/>
        </w:rPr>
        <w:t xml:space="preserve"> If a genome had more than 33 genes present, </w:t>
      </w:r>
      <w:r w:rsidR="001D04C4" w:rsidRPr="00D93D74">
        <w:rPr>
          <w:rFonts w:cs="Times New Roman"/>
          <w:szCs w:val="24"/>
        </w:rPr>
        <w:t xml:space="preserve">the </w:t>
      </w:r>
      <w:r w:rsidR="005C0775" w:rsidRPr="00D93D74">
        <w:rPr>
          <w:rFonts w:cs="Times New Roman"/>
          <w:szCs w:val="24"/>
        </w:rPr>
        <w:t>species was classified as spore-forming.</w:t>
      </w:r>
      <w:r w:rsidR="00575DD2" w:rsidRPr="00D93D74">
        <w:rPr>
          <w:rFonts w:cs="Times New Roman"/>
          <w:szCs w:val="24"/>
        </w:rPr>
        <w:t xml:space="preserve"> The method is </w:t>
      </w:r>
      <w:r w:rsidR="001D04C4" w:rsidRPr="00D93D74">
        <w:rPr>
          <w:rFonts w:cs="Times New Roman"/>
          <w:szCs w:val="24"/>
        </w:rPr>
        <w:t>supported</w:t>
      </w:r>
      <w:r w:rsidR="00575DD2" w:rsidRPr="00D93D74">
        <w:rPr>
          <w:rFonts w:cs="Times New Roman"/>
          <w:szCs w:val="24"/>
        </w:rPr>
        <w:t xml:space="preserve"> by the distribution of the number of genes present in </w:t>
      </w:r>
      <w:r w:rsidR="001D04C4" w:rsidRPr="00D93D74">
        <w:rPr>
          <w:rFonts w:cs="Times New Roman"/>
          <w:szCs w:val="24"/>
        </w:rPr>
        <w:t xml:space="preserve">a </w:t>
      </w:r>
      <w:r w:rsidR="00575DD2" w:rsidRPr="00D93D74">
        <w:rPr>
          <w:rFonts w:cs="Times New Roman"/>
          <w:szCs w:val="24"/>
        </w:rPr>
        <w:t>diverse set of genomes, with a clear break at 30 genes</w:t>
      </w:r>
      <w:r w:rsidR="001D04C4" w:rsidRPr="00D93D74">
        <w:rPr>
          <w:rFonts w:cs="Times New Roman"/>
          <w:szCs w:val="24"/>
        </w:rPr>
        <w:t xml:space="preserve"> (</w:t>
      </w:r>
      <w:r w:rsidR="00910CB8">
        <w:rPr>
          <w:rFonts w:cs="Times New Roman"/>
          <w:szCs w:val="24"/>
        </w:rPr>
        <w:t>Annex G</w:t>
      </w:r>
      <w:r w:rsidR="001D04C4" w:rsidRPr="00D93D74">
        <w:rPr>
          <w:rFonts w:cs="Times New Roman"/>
          <w:szCs w:val="24"/>
        </w:rPr>
        <w:t>),</w:t>
      </w:r>
      <w:r w:rsidR="00575DD2" w:rsidRPr="00D93D74">
        <w:rPr>
          <w:rFonts w:cs="Times New Roman"/>
          <w:szCs w:val="24"/>
        </w:rPr>
        <w:t xml:space="preserve"> and </w:t>
      </w:r>
      <w:r w:rsidR="001D04C4" w:rsidRPr="00D93D74">
        <w:rPr>
          <w:rFonts w:cs="Times New Roman"/>
          <w:szCs w:val="24"/>
        </w:rPr>
        <w:t>by</w:t>
      </w:r>
      <w:r w:rsidR="00575DD2" w:rsidRPr="00D93D74">
        <w:rPr>
          <w:rFonts w:cs="Times New Roman"/>
          <w:szCs w:val="24"/>
        </w:rPr>
        <w:t xml:space="preserve"> previous transmission electron microscopy of spores from species determined as spore-forming</w:t>
      </w:r>
      <w:r w:rsidR="003125AC" w:rsidRPr="00D93D74">
        <w:rPr>
          <w:rFonts w:cs="Times New Roman"/>
          <w:szCs w:val="24"/>
        </w:rPr>
        <w:t xml:space="preserve"> </w:t>
      </w:r>
      <w:r w:rsidR="003125AC" w:rsidRPr="00D93D74">
        <w:rPr>
          <w:rFonts w:cs="Times New Roman"/>
          <w:szCs w:val="24"/>
        </w:rPr>
        <w:fldChar w:fldCharType="begin"/>
      </w:r>
      <w:r w:rsidR="000D4E60">
        <w:rPr>
          <w:rFonts w:cs="Times New Roman"/>
          <w:szCs w:val="24"/>
        </w:rPr>
        <w:instrText xml:space="preserve"> ADDIN ZOTERO_ITEM CSL_CITATION {"citationID":"D3M7Gq9f","properties":{"formattedCitation":"(Browne et al., 2021)","plainCitation":"(Browne et al., 2021)","noteIndex":0},"citationItems":[{"id":380,"uris":["http://zotero.org/users/8873894/items/N88GZHKF"],"itemData":{"id":380,"type":"article-journal","abstract":"Background: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003125AC" w:rsidRPr="00D93D74">
        <w:rPr>
          <w:rFonts w:cs="Times New Roman"/>
          <w:szCs w:val="24"/>
        </w:rPr>
        <w:fldChar w:fldCharType="separate"/>
      </w:r>
      <w:r w:rsidR="00910CB8" w:rsidRPr="00910CB8">
        <w:rPr>
          <w:rFonts w:cs="Times New Roman"/>
        </w:rPr>
        <w:t>(Browne et al., 2021)</w:t>
      </w:r>
      <w:r w:rsidR="003125AC" w:rsidRPr="00D93D74">
        <w:rPr>
          <w:rFonts w:cs="Times New Roman"/>
          <w:szCs w:val="24"/>
        </w:rPr>
        <w:fldChar w:fldCharType="end"/>
      </w:r>
      <w:r w:rsidR="00575DD2" w:rsidRPr="00D93D74">
        <w:rPr>
          <w:rFonts w:cs="Times New Roman"/>
          <w:szCs w:val="24"/>
        </w:rPr>
        <w:t>.</w:t>
      </w:r>
    </w:p>
    <w:p w14:paraId="461CBE01" w14:textId="77777777" w:rsidR="004B61A2" w:rsidRPr="00D93D74" w:rsidRDefault="004B61A2" w:rsidP="00CD77AB">
      <w:pPr>
        <w:rPr>
          <w:rFonts w:cs="Times New Roman"/>
          <w:szCs w:val="24"/>
        </w:rPr>
      </w:pPr>
    </w:p>
    <w:p w14:paraId="6571F425" w14:textId="14339D68" w:rsidR="00636461" w:rsidRPr="00D93D74" w:rsidRDefault="003F3118">
      <w:pPr>
        <w:pStyle w:val="Heading4"/>
        <w:numPr>
          <w:ilvl w:val="3"/>
          <w:numId w:val="3"/>
        </w:numPr>
        <w:rPr>
          <w:b/>
        </w:rPr>
      </w:pPr>
      <w:bookmarkStart w:id="241" w:name="_Toc216099733"/>
      <w:bookmarkStart w:id="242" w:name="_Toc220932855"/>
      <w:r w:rsidRPr="00D93D74">
        <w:t>Determination</w:t>
      </w:r>
      <w:r w:rsidR="007D52EA" w:rsidRPr="00D93D74">
        <w:t xml:space="preserve"> of ethanol</w:t>
      </w:r>
      <w:r w:rsidR="003125AC" w:rsidRPr="00D93D74">
        <w:t>-resistant bacterial species</w:t>
      </w:r>
      <w:bookmarkEnd w:id="241"/>
      <w:bookmarkEnd w:id="242"/>
    </w:p>
    <w:p w14:paraId="2CCAA399" w14:textId="554413B8" w:rsidR="00173621" w:rsidRDefault="00696A64" w:rsidP="00CD77AB">
      <w:pPr>
        <w:rPr>
          <w:rFonts w:cs="Times New Roman"/>
          <w:szCs w:val="24"/>
        </w:rPr>
      </w:pPr>
      <w:r w:rsidRPr="00D93D74">
        <w:rPr>
          <w:rFonts w:cs="Times New Roman"/>
          <w:szCs w:val="24"/>
        </w:rPr>
        <w:t xml:space="preserve">Ethanol resistance was determined for all bacterial species detected in </w:t>
      </w:r>
      <w:r w:rsidR="00B41263" w:rsidRPr="00D93D74">
        <w:rPr>
          <w:rFonts w:cs="Times New Roman"/>
          <w:szCs w:val="24"/>
        </w:rPr>
        <w:t>untreated</w:t>
      </w:r>
      <w:r w:rsidRPr="00D93D74">
        <w:rPr>
          <w:rFonts w:cs="Times New Roman"/>
          <w:szCs w:val="24"/>
        </w:rPr>
        <w:t xml:space="preserve"> and ethanol treated samples</w:t>
      </w:r>
      <w:r w:rsidR="003125AC" w:rsidRPr="00D93D74">
        <w:rPr>
          <w:rFonts w:cs="Times New Roman"/>
          <w:szCs w:val="24"/>
        </w:rPr>
        <w:t xml:space="preserve"> </w:t>
      </w:r>
      <w:r w:rsidR="00DA53D7" w:rsidRPr="00D93D74">
        <w:rPr>
          <w:rFonts w:cs="Times New Roman"/>
          <w:szCs w:val="24"/>
        </w:rPr>
        <w:t>using</w:t>
      </w:r>
      <w:r w:rsidR="003125AC" w:rsidRPr="00D93D74">
        <w:rPr>
          <w:rFonts w:cs="Times New Roman"/>
          <w:szCs w:val="24"/>
        </w:rPr>
        <w:t xml:space="preserve"> the same criteria as for the OTUs (</w:t>
      </w:r>
      <w:r w:rsidR="00DA53D7" w:rsidRPr="00D93D74">
        <w:rPr>
          <w:rFonts w:cs="Times New Roman"/>
          <w:szCs w:val="24"/>
        </w:rPr>
        <w:t>s</w:t>
      </w:r>
      <w:r w:rsidR="003125AC" w:rsidRPr="00D93D74">
        <w:rPr>
          <w:rFonts w:cs="Times New Roman"/>
          <w:szCs w:val="24"/>
        </w:rPr>
        <w:t xml:space="preserve">ee Chapter </w:t>
      </w:r>
      <w:r w:rsidR="00B62600" w:rsidRPr="00D93D74">
        <w:rPr>
          <w:rFonts w:cs="Times New Roman"/>
          <w:szCs w:val="24"/>
        </w:rPr>
        <w:t>2</w:t>
      </w:r>
      <w:r w:rsidR="003125AC" w:rsidRPr="00D93D74">
        <w:rPr>
          <w:rFonts w:cs="Times New Roman"/>
          <w:szCs w:val="24"/>
        </w:rPr>
        <w:t>.6.1.</w:t>
      </w:r>
      <w:r w:rsidR="00B62600" w:rsidRPr="00D93D74">
        <w:rPr>
          <w:rFonts w:cs="Times New Roman"/>
          <w:szCs w:val="24"/>
        </w:rPr>
        <w:t>2</w:t>
      </w:r>
      <w:r w:rsidR="003125AC" w:rsidRPr="00D93D74">
        <w:rPr>
          <w:rFonts w:cs="Times New Roman"/>
          <w:szCs w:val="24"/>
        </w:rPr>
        <w:t>)</w:t>
      </w:r>
      <w:r w:rsidRPr="00D93D74">
        <w:rPr>
          <w:rFonts w:cs="Times New Roman"/>
          <w:szCs w:val="24"/>
        </w:rPr>
        <w:t xml:space="preserve">. </w:t>
      </w:r>
      <w:r w:rsidR="004B61A2">
        <w:rPr>
          <w:rFonts w:cs="Times New Roman"/>
          <w:szCs w:val="24"/>
        </w:rPr>
        <w:t>Species</w:t>
      </w:r>
      <w:r w:rsidR="00D93D74" w:rsidRPr="00D93D74">
        <w:rPr>
          <w:rFonts w:cs="Times New Roman"/>
          <w:szCs w:val="24"/>
        </w:rPr>
        <w:t xml:space="preserve"> detected in the ethanol-resistant community in less than 5% of the samples (determined uncertain, n = </w:t>
      </w:r>
      <w:r w:rsidR="004B61A2">
        <w:rPr>
          <w:rFonts w:cs="Times New Roman"/>
          <w:szCs w:val="24"/>
        </w:rPr>
        <w:t>1</w:t>
      </w:r>
      <w:r w:rsidR="00910CB8">
        <w:rPr>
          <w:rFonts w:cs="Times New Roman"/>
          <w:szCs w:val="24"/>
        </w:rPr>
        <w:t>63</w:t>
      </w:r>
      <w:r w:rsidR="00D93D74" w:rsidRPr="00D93D74">
        <w:rPr>
          <w:rFonts w:cs="Times New Roman"/>
          <w:szCs w:val="24"/>
        </w:rPr>
        <w:t xml:space="preserve">), and </w:t>
      </w:r>
      <w:r w:rsidR="004B61A2">
        <w:rPr>
          <w:rFonts w:cs="Times New Roman"/>
          <w:szCs w:val="24"/>
        </w:rPr>
        <w:t>species</w:t>
      </w:r>
      <w:r w:rsidR="00D93D74" w:rsidRPr="00D93D74">
        <w:rPr>
          <w:rFonts w:cs="Times New Roman"/>
          <w:szCs w:val="24"/>
        </w:rPr>
        <w:t xml:space="preserve"> detected only in ethanol-treated samples (n = </w:t>
      </w:r>
      <w:r w:rsidR="00910CB8">
        <w:rPr>
          <w:rFonts w:cs="Times New Roman"/>
          <w:szCs w:val="24"/>
        </w:rPr>
        <w:t>110</w:t>
      </w:r>
      <w:r w:rsidR="00D93D74" w:rsidRPr="00D93D74">
        <w:rPr>
          <w:rFonts w:cs="Times New Roman"/>
          <w:szCs w:val="24"/>
        </w:rPr>
        <w:t>), were excluded from further analysis (</w:t>
      </w:r>
      <w:r w:rsidR="00910CB8">
        <w:rPr>
          <w:rFonts w:cs="Times New Roman"/>
          <w:szCs w:val="24"/>
        </w:rPr>
        <w:t>Annex E</w:t>
      </w:r>
      <w:r w:rsidR="00D93D74" w:rsidRPr="00D93D74">
        <w:rPr>
          <w:rFonts w:cs="Times New Roman"/>
          <w:szCs w:val="24"/>
        </w:rPr>
        <w:t xml:space="preserve">). </w:t>
      </w:r>
    </w:p>
    <w:p w14:paraId="1E3CB724" w14:textId="77777777" w:rsidR="004B61A2" w:rsidRPr="00D93D74" w:rsidRDefault="004B61A2" w:rsidP="00CD77AB">
      <w:pPr>
        <w:rPr>
          <w:rFonts w:cs="Times New Roman"/>
          <w:szCs w:val="24"/>
        </w:rPr>
      </w:pPr>
    </w:p>
    <w:p w14:paraId="5D573337" w14:textId="495F38F3" w:rsidR="00780C9D" w:rsidRPr="00D93D74" w:rsidRDefault="00780C9D">
      <w:pPr>
        <w:pStyle w:val="Heading4"/>
        <w:numPr>
          <w:ilvl w:val="3"/>
          <w:numId w:val="3"/>
        </w:numPr>
        <w:rPr>
          <w:b/>
        </w:rPr>
      </w:pPr>
      <w:bookmarkStart w:id="243" w:name="_Toc216099734"/>
      <w:bookmarkStart w:id="244" w:name="_Toc220932856"/>
      <w:r w:rsidRPr="00D93D74">
        <w:t>A</w:t>
      </w:r>
      <w:r w:rsidR="004B61A2">
        <w:t>nalysis of a</w:t>
      </w:r>
      <w:r w:rsidRPr="00D93D74">
        <w:t xml:space="preserve">ntibiotic resistance gene </w:t>
      </w:r>
      <w:bookmarkEnd w:id="243"/>
      <w:bookmarkEnd w:id="244"/>
      <w:r w:rsidR="004B61A2">
        <w:t xml:space="preserve">in untreated stool samples </w:t>
      </w:r>
    </w:p>
    <w:p w14:paraId="2671F7BE" w14:textId="2CC19148" w:rsidR="00522BE9" w:rsidRPr="00D93D74" w:rsidRDefault="00B10359" w:rsidP="00CD77AB">
      <w:pPr>
        <w:rPr>
          <w:rFonts w:cs="Times New Roman"/>
          <w:szCs w:val="24"/>
        </w:rPr>
      </w:pPr>
      <w:r w:rsidRPr="00D93D74">
        <w:rPr>
          <w:rFonts w:cs="Times New Roman"/>
          <w:szCs w:val="24"/>
        </w:rPr>
        <w:t>W</w:t>
      </w:r>
      <w:r w:rsidR="00780C9D" w:rsidRPr="00D93D74">
        <w:rPr>
          <w:rFonts w:cs="Times New Roman"/>
          <w:szCs w:val="24"/>
        </w:rPr>
        <w:t xml:space="preserve">e used </w:t>
      </w:r>
      <w:proofErr w:type="spellStart"/>
      <w:r w:rsidR="00780C9D" w:rsidRPr="00D93D74">
        <w:rPr>
          <w:rFonts w:cs="Times New Roman"/>
          <w:szCs w:val="24"/>
        </w:rPr>
        <w:t>AMRfinder</w:t>
      </w:r>
      <w:proofErr w:type="spellEnd"/>
      <w:r w:rsidR="00780C9D" w:rsidRPr="00D93D74">
        <w:rPr>
          <w:rFonts w:cs="Times New Roman"/>
          <w:szCs w:val="24"/>
        </w:rPr>
        <w:t xml:space="preserve"> </w:t>
      </w:r>
      <w:proofErr w:type="spellStart"/>
      <w:r w:rsidR="008A2B5E" w:rsidRPr="00D93D74">
        <w:rPr>
          <w:rFonts w:cs="Times New Roman"/>
          <w:szCs w:val="24"/>
        </w:rPr>
        <w:t>v4.0.3</w:t>
      </w:r>
      <w:proofErr w:type="spellEnd"/>
      <w:r w:rsidR="008A2B5E" w:rsidRPr="00D93D74">
        <w:rPr>
          <w:rFonts w:cs="Times New Roman"/>
          <w:szCs w:val="24"/>
        </w:rPr>
        <w:t xml:space="preserve">, </w:t>
      </w:r>
      <w:proofErr w:type="spellStart"/>
      <w:r w:rsidR="008A2B5E" w:rsidRPr="00D93D74">
        <w:rPr>
          <w:rFonts w:cs="Times New Roman"/>
          <w:szCs w:val="24"/>
        </w:rPr>
        <w:t>db</w:t>
      </w:r>
      <w:r w:rsidR="00025252" w:rsidRPr="00D93D74">
        <w:rPr>
          <w:rFonts w:cs="Times New Roman"/>
          <w:szCs w:val="24"/>
        </w:rPr>
        <w:t>2025</w:t>
      </w:r>
      <w:proofErr w:type="spellEnd"/>
      <w:r w:rsidR="00025252" w:rsidRPr="00D93D74">
        <w:rPr>
          <w:rFonts w:cs="Times New Roman"/>
          <w:szCs w:val="24"/>
        </w:rPr>
        <w:t>-07-16.1</w:t>
      </w:r>
      <w:r w:rsidR="00DA53D7" w:rsidRPr="00D93D74">
        <w:rPr>
          <w:rFonts w:cs="Times New Roman"/>
          <w:szCs w:val="24"/>
        </w:rPr>
        <w:t>,</w:t>
      </w:r>
      <w:r w:rsidR="008A2B5E" w:rsidRPr="00D93D74">
        <w:rPr>
          <w:rFonts w:cs="Times New Roman"/>
          <w:szCs w:val="24"/>
        </w:rPr>
        <w:t xml:space="preserve"> </w:t>
      </w:r>
      <w:r w:rsidR="00780C9D" w:rsidRPr="00D93D74">
        <w:rPr>
          <w:rFonts w:cs="Times New Roman"/>
          <w:szCs w:val="24"/>
        </w:rPr>
        <w:t xml:space="preserve">which </w:t>
      </w:r>
      <w:r w:rsidR="00DA53D7" w:rsidRPr="00D93D74">
        <w:rPr>
          <w:rFonts w:cs="Times New Roman"/>
          <w:szCs w:val="24"/>
        </w:rPr>
        <w:t>identifies</w:t>
      </w:r>
      <w:r w:rsidR="00780C9D" w:rsidRPr="00D93D74">
        <w:rPr>
          <w:rFonts w:cs="Times New Roman"/>
          <w:szCs w:val="24"/>
        </w:rPr>
        <w:t xml:space="preserve"> antimicrobial resistance genes </w:t>
      </w:r>
      <w:r w:rsidR="00DA53D7" w:rsidRPr="00D93D74">
        <w:rPr>
          <w:rFonts w:cs="Times New Roman"/>
          <w:szCs w:val="24"/>
        </w:rPr>
        <w:t>using</w:t>
      </w:r>
      <w:r w:rsidR="00780C9D" w:rsidRPr="00D93D74">
        <w:rPr>
          <w:rFonts w:cs="Times New Roman"/>
          <w:szCs w:val="24"/>
        </w:rPr>
        <w:t xml:space="preserve"> basic local alignment to known sequences </w:t>
      </w:r>
      <w:r w:rsidR="00696A64" w:rsidRPr="00D93D74">
        <w:rPr>
          <w:rFonts w:cs="Times New Roman"/>
          <w:szCs w:val="24"/>
        </w:rPr>
        <w:fldChar w:fldCharType="begin"/>
      </w:r>
      <w:r w:rsidR="000D4E60">
        <w:rPr>
          <w:rFonts w:cs="Times New Roman"/>
          <w:szCs w:val="24"/>
        </w:rPr>
        <w:instrText xml:space="preserve"> ADDIN ZOTERO_ITEM CSL_CITATION {"citationID":"WbJFM5YH","properties":{"formattedCitation":"(Feldgarden et al., 2019, 2021)","plainCitation":"(Feldgarden et al., 2019, 2021)","noteIndex":0},"citationItems":[{"id":3338,"uris":["http://zotero.org/users/8873894/items/LIDDZD68"],"itemData":{"id":3338,"type":"article-journal","abstract":"Antimicrobial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The Bacterial Antimicrobial Resistance Reference Gene Database consists of up-to-date gene nomenclature, a set of hidden Markov models (HMMs), and a curated protein family hierarchy. Currently, it contains 4,579 antimicrobial resistance proteins and more than 560 HMMs. Here, we describe AMRFinder and its associated database. To assess the predictive ability of AMRFinder, we measured the consistency between predicted AMR genotypes from AMRFinder and resistance phenotypes of 6,242 isolates from the National Antimicrobial Resistance Monitoring System (NARMS). This included 5,425 Salmonella enterica, 770 Campylobacter spp., and 47 Escherichia coli isolates phenotypically tested against various antimicrobial agents. Of 87,679 susceptibility tests performed, 98.4% were consistent with predictions. To assess the accuracy of AMRFinder, we compared its gene symbol output with that of a 2017 version of ResFinder, another publicly available resistance gene detection system. Most gene calls were identical, but there were 1,229 gene symbol differences (8.8%) between them, with differences due to both algorithmic differences and database composition. AMRFinder missed 16 loci that ResFinder found, while ResFinder missed 216 loci that AMRFinder identified. Based on these results, AMRFinder appears to be a highly accurate AMR gene detection system.","container-title":"Antimicrobial Agents and Chemotherapy","DOI":"10.1128/AAC.00483-19","ISSN":"0066-4804","issue":"11","journalAbbreviation":"Antimicrob Agents Chemother","page":"e00483-19","PMID":"31427293","PMCID":"PMC6811410","source":"PubMed Central","title":"Validating the AMRFinder Tool and Resistance Gene Database by Using Antimicrobial Resistance Genotype-Phenotype Correlations in a Collection of Isolates","volume":"63","author":[{"family":"Feldgarden","given":"Michael"},{"family":"Brover","given":"Vyacheslav"},{"family":"Haft","given":"Daniel H."},{"family":"Prasad","given":"Arjun B."},{"family":"Slotta","given":"Douglas J."},{"family":"Tolstoy","given":"Igor"},{"family":"Tyson","given":"Gregory H."},{"family":"Zhao","given":"Shaohua"},{"family":"Hsu","given":"Chih-Hao"},{"family":"McDermott","given":"Patrick F."},{"family":"Tadesse","given":"Daniel A."},{"family":"Morales","given":"Cesar"},{"family":"Simmons","given":"Mustafa"},{"family":"Tillman","given":"Glenn"},{"family":"Wasilenko","given":"Jamie"},{"family":"Folster","given":"Jason P."},{"family":"Klimke","given":"William"}],"issued":{"date-parts":[["2019",10,22]]}}},{"id":3335,"uris":["http://zotero.org/users/8873894/items/AB86VQVC"],"itemData":{"id":3335,"type":"article-journal","abstract":"Antimicrobial resistance (AMR) is a significant public health threat. With the rise of affordable whole genome sequencing, in silico approaches to assessing AMR gene content can be used to detect known resistance mechanisms and potentially identify novel mechanisms. To enable accurate assessment of AMR gene content, as part of a multi-agency collaboration, NCBI developed a comprehensive AMR gene database, the Bacterial Antimicrobial Resistance Reference Gene Database and the AMR gene detection tool AMRFinder. Here, we describe the expansion of the Reference Gene Database, now called the Reference Gene Catalog, to include putative acid, biocide, metal, stress resistance genes, in addition to virulence genes and species-specific point mutations. Genes and point mutations are classified by broad functions, as well as more detailed functions. As we have expanded both the functional repertoire of identified genes and functionality, NCBI released a new version of AMRFinder, known as AMRFinderPlus. This new tool allows users the option to utilize only the core set of AMR elements, or include stress response and virulence genes, too. AMRFinderPlus can detect acquired genes and point mutations in both protein and nucleotide sequence. In addition, the evidence used to identify the gene has been expanded to include whether nucleotide or protein sequence was used, its location in the contig, and presence of an internal stop codon. These database improvements and functional expansions will enable increased precision in identifying AMR genes, linking AMR genotypes and phenotypes, and determining possible relationships between AMR, virulence, and stress response.","container-title":"Scientific Reports","DOI":"10.1038/s41598-021-91456-0","ISSN":"2045-2322","issue":"1","journalAbbreviation":"Sci Rep","language":"eng","page":"12728","PMID":"34135355","PMCID":"PMC8208984","source":"PubMed","title":"AMRFinderPlus and the Reference Gene Catalog facilitate examination of the genomic links among antimicrobial resistance, stress response, and virulence","volume":"11","author":[{"family":"Feldgarden","given":"Michael"},{"family":"Brover","given":"Vyacheslav"},{"family":"Gonzalez-Escalona","given":"Narjol"},{"family":"Frye","given":"Jonathan G."},{"family":"Haendiges","given":"Julie"},{"family":"Haft","given":"Daniel H."},{"family":"Hoffmann","given":"Maria"},{"family":"Pettengill","given":"James B."},{"family":"Prasad","given":"Arjun B."},{"family":"Tillman","given":"Glenn E."},{"family":"Tyson","given":"Gregory H."},{"family":"Klimke","given":"William"}],"issued":{"date-parts":[["2021",6,16]]}}}],"schema":"https://github.com/citation-style-language/schema/raw/master/csl-citation.json"} </w:instrText>
      </w:r>
      <w:r w:rsidR="00696A64" w:rsidRPr="00D93D74">
        <w:rPr>
          <w:rFonts w:cs="Times New Roman"/>
          <w:szCs w:val="24"/>
        </w:rPr>
        <w:fldChar w:fldCharType="separate"/>
      </w:r>
      <w:r w:rsidR="00910CB8" w:rsidRPr="00910CB8">
        <w:rPr>
          <w:rFonts w:cs="Times New Roman"/>
        </w:rPr>
        <w:t>(Feldgarden et al., 2019, 2021)</w:t>
      </w:r>
      <w:r w:rsidR="00696A64" w:rsidRPr="00D93D74">
        <w:rPr>
          <w:rFonts w:cs="Times New Roman"/>
          <w:szCs w:val="24"/>
        </w:rPr>
        <w:fldChar w:fldCharType="end"/>
      </w:r>
      <w:r w:rsidR="008941CE" w:rsidRPr="00D93D74">
        <w:rPr>
          <w:rFonts w:cs="Times New Roman"/>
          <w:szCs w:val="24"/>
        </w:rPr>
        <w:t xml:space="preserve">. </w:t>
      </w:r>
      <w:proofErr w:type="spellStart"/>
      <w:r w:rsidR="00696A64" w:rsidRPr="00D93D74">
        <w:rPr>
          <w:rFonts w:cs="Times New Roman"/>
          <w:szCs w:val="24"/>
        </w:rPr>
        <w:t>AMRfinder</w:t>
      </w:r>
      <w:proofErr w:type="spellEnd"/>
      <w:r w:rsidR="00696A64" w:rsidRPr="00D93D74">
        <w:rPr>
          <w:rFonts w:cs="Times New Roman"/>
          <w:szCs w:val="24"/>
        </w:rPr>
        <w:t xml:space="preserve"> reports exact BLAST matches over the full length of the reference protein or</w:t>
      </w:r>
      <w:r w:rsidR="00DA53D7" w:rsidRPr="00D93D74">
        <w:rPr>
          <w:rFonts w:cs="Times New Roman"/>
          <w:szCs w:val="24"/>
        </w:rPr>
        <w:t>,</w:t>
      </w:r>
      <w:r w:rsidR="00696A64" w:rsidRPr="00D93D74">
        <w:rPr>
          <w:rFonts w:cs="Times New Roman"/>
          <w:szCs w:val="24"/>
        </w:rPr>
        <w:t xml:space="preserve"> if there </w:t>
      </w:r>
      <w:r w:rsidR="00DA53D7" w:rsidRPr="00D93D74">
        <w:rPr>
          <w:rFonts w:cs="Times New Roman"/>
          <w:szCs w:val="24"/>
        </w:rPr>
        <w:t>is no</w:t>
      </w:r>
      <w:r w:rsidR="00696A64" w:rsidRPr="00D93D74">
        <w:rPr>
          <w:rFonts w:cs="Times New Roman"/>
          <w:szCs w:val="24"/>
        </w:rPr>
        <w:t xml:space="preserve"> exact match, </w:t>
      </w:r>
      <w:r w:rsidR="00DA53D7" w:rsidRPr="00D93D74">
        <w:rPr>
          <w:rFonts w:cs="Times New Roman"/>
          <w:szCs w:val="24"/>
        </w:rPr>
        <w:t>reports</w:t>
      </w:r>
      <w:r w:rsidR="00696A64" w:rsidRPr="00D93D74">
        <w:rPr>
          <w:rFonts w:cs="Times New Roman"/>
          <w:szCs w:val="24"/>
        </w:rPr>
        <w:t xml:space="preserve"> </w:t>
      </w:r>
      <w:r w:rsidR="005B0BE4" w:rsidRPr="00D93D74">
        <w:rPr>
          <w:rFonts w:cs="Times New Roman"/>
          <w:szCs w:val="24"/>
        </w:rPr>
        <w:t>match</w:t>
      </w:r>
      <w:r w:rsidR="00696A64" w:rsidRPr="00D93D74">
        <w:rPr>
          <w:rFonts w:cs="Times New Roman"/>
          <w:szCs w:val="24"/>
        </w:rPr>
        <w:t xml:space="preserve"> with </w:t>
      </w:r>
      <w:r w:rsidR="00DA53D7" w:rsidRPr="00D93D74">
        <w:rPr>
          <w:rFonts w:cs="Times New Roman"/>
          <w:szCs w:val="24"/>
        </w:rPr>
        <w:t>greater than</w:t>
      </w:r>
      <w:r w:rsidR="00780C9D" w:rsidRPr="00D93D74">
        <w:rPr>
          <w:rFonts w:cs="Times New Roman"/>
          <w:szCs w:val="24"/>
        </w:rPr>
        <w:t xml:space="preserve"> 90% identity or with </w:t>
      </w:r>
      <w:r w:rsidR="00DA53D7" w:rsidRPr="00D93D74">
        <w:rPr>
          <w:rFonts w:cs="Times New Roman"/>
          <w:szCs w:val="24"/>
        </w:rPr>
        <w:t xml:space="preserve">greater </w:t>
      </w:r>
      <w:r w:rsidR="00BD2E54" w:rsidRPr="00D93D74">
        <w:rPr>
          <w:rFonts w:cs="Times New Roman"/>
          <w:szCs w:val="24"/>
        </w:rPr>
        <w:t>than</w:t>
      </w:r>
      <w:r w:rsidR="00696A64" w:rsidRPr="00D93D74">
        <w:rPr>
          <w:rFonts w:cs="Times New Roman"/>
          <w:szCs w:val="24"/>
        </w:rPr>
        <w:t xml:space="preserve"> </w:t>
      </w:r>
      <w:r w:rsidR="00780C9D" w:rsidRPr="00D93D74">
        <w:rPr>
          <w:rFonts w:cs="Times New Roman"/>
          <w:szCs w:val="24"/>
        </w:rPr>
        <w:t xml:space="preserve">50% coverage of the protein. </w:t>
      </w:r>
      <w:r w:rsidRPr="00D93D74">
        <w:rPr>
          <w:rFonts w:cs="Times New Roman"/>
          <w:szCs w:val="24"/>
        </w:rPr>
        <w:t xml:space="preserve">Results </w:t>
      </w:r>
      <w:r w:rsidRPr="00D93D74">
        <w:rPr>
          <w:rFonts w:cs="Times New Roman"/>
          <w:szCs w:val="24"/>
        </w:rPr>
        <w:lastRenderedPageBreak/>
        <w:t>were imported into R for visualisation and statistical analysis</w:t>
      </w:r>
      <w:r w:rsidR="005C0775" w:rsidRPr="00D93D74">
        <w:rPr>
          <w:rFonts w:cs="Times New Roman"/>
          <w:szCs w:val="24"/>
        </w:rPr>
        <w:t xml:space="preserve"> </w:t>
      </w:r>
      <w:r w:rsidR="00696A64" w:rsidRPr="00D93D74">
        <w:rPr>
          <w:rFonts w:cs="Times New Roman"/>
          <w:szCs w:val="24"/>
        </w:rPr>
        <w:t>to report abundance, diversity, taxonomy</w:t>
      </w:r>
      <w:r w:rsidR="00DA53D7" w:rsidRPr="00D93D74">
        <w:rPr>
          <w:rFonts w:cs="Times New Roman"/>
          <w:szCs w:val="24"/>
        </w:rPr>
        <w:t>,</w:t>
      </w:r>
      <w:r w:rsidR="00696A64" w:rsidRPr="00D93D74">
        <w:rPr>
          <w:rFonts w:cs="Times New Roman"/>
          <w:szCs w:val="24"/>
        </w:rPr>
        <w:t xml:space="preserve"> and persistence of these genes </w:t>
      </w:r>
      <w:r w:rsidR="00DA53D7" w:rsidRPr="00D93D74">
        <w:rPr>
          <w:rFonts w:cs="Times New Roman"/>
          <w:szCs w:val="24"/>
        </w:rPr>
        <w:t>over</w:t>
      </w:r>
      <w:r w:rsidR="00696A64" w:rsidRPr="00D93D74">
        <w:rPr>
          <w:rFonts w:cs="Times New Roman"/>
          <w:szCs w:val="24"/>
        </w:rPr>
        <w:t xml:space="preserve"> time within individual</w:t>
      </w:r>
      <w:r w:rsidR="00DA53D7" w:rsidRPr="00D93D74">
        <w:rPr>
          <w:rFonts w:cs="Times New Roman"/>
          <w:szCs w:val="24"/>
        </w:rPr>
        <w:t>s</w:t>
      </w:r>
      <w:r w:rsidR="00696A64" w:rsidRPr="00D93D74">
        <w:rPr>
          <w:rFonts w:cs="Times New Roman"/>
          <w:szCs w:val="24"/>
        </w:rPr>
        <w:t xml:space="preserve">. </w:t>
      </w:r>
      <w:r w:rsidR="00522BE9">
        <w:rPr>
          <w:rFonts w:cs="Times New Roman"/>
          <w:szCs w:val="24"/>
        </w:rPr>
        <w:t xml:space="preserve">Linear mixed-effect models were used to assess the association between diversity and abundance of ARGs to bacterial abundance based on species-level data. Individuals were always added as a random effect. </w:t>
      </w:r>
    </w:p>
    <w:p w14:paraId="658ADAAC" w14:textId="77777777" w:rsidR="003125AC" w:rsidRPr="00D93D74" w:rsidRDefault="003125AC" w:rsidP="00CD77AB">
      <w:pPr>
        <w:rPr>
          <w:rFonts w:cs="Times New Roman"/>
          <w:szCs w:val="24"/>
        </w:rPr>
      </w:pPr>
    </w:p>
    <w:p w14:paraId="56443B01" w14:textId="0815FFF3" w:rsidR="00213B80" w:rsidRPr="00D93D74" w:rsidRDefault="002F2009">
      <w:pPr>
        <w:pStyle w:val="Heading2"/>
        <w:numPr>
          <w:ilvl w:val="1"/>
          <w:numId w:val="3"/>
        </w:numPr>
      </w:pPr>
      <w:bookmarkStart w:id="245" w:name="_Toc212712208"/>
      <w:bookmarkStart w:id="246" w:name="_Toc216099735"/>
      <w:bookmarkStart w:id="247" w:name="_Toc220932857"/>
      <w:bookmarkStart w:id="248" w:name="_Toc229225113"/>
      <w:r w:rsidRPr="00D93D74">
        <w:t>C</w:t>
      </w:r>
      <w:r w:rsidR="00173621" w:rsidRPr="00D93D74">
        <w:t>ULTIVATION AND MOLECULAR CHARACTERISATION OF SELECTED SPORE-FORMING BACTERIA FROM HUMAN STOOL SAMPLES</w:t>
      </w:r>
      <w:bookmarkEnd w:id="245"/>
      <w:bookmarkEnd w:id="246"/>
      <w:bookmarkEnd w:id="247"/>
      <w:bookmarkEnd w:id="248"/>
      <w:r w:rsidR="00173621" w:rsidRPr="00D93D74">
        <w:t xml:space="preserve"> </w:t>
      </w:r>
    </w:p>
    <w:p w14:paraId="6CA3488A" w14:textId="20BC21D4" w:rsidR="00213B80" w:rsidRPr="00D93D74" w:rsidRDefault="00B10359">
      <w:pPr>
        <w:pStyle w:val="Heading3"/>
        <w:numPr>
          <w:ilvl w:val="2"/>
          <w:numId w:val="3"/>
        </w:numPr>
      </w:pPr>
      <w:bookmarkStart w:id="249" w:name="_Toc212712209"/>
      <w:bookmarkStart w:id="250" w:name="_Toc216099736"/>
      <w:bookmarkStart w:id="251" w:name="_Toc220932858"/>
      <w:bookmarkStart w:id="252" w:name="_Toc229225114"/>
      <w:r w:rsidRPr="00D93D74">
        <w:t>Isolat</w:t>
      </w:r>
      <w:r w:rsidR="00173621" w:rsidRPr="00D93D74">
        <w:t>ion of selected spore-forming bacteria from ethanol treated stool samples</w:t>
      </w:r>
      <w:bookmarkEnd w:id="249"/>
      <w:bookmarkEnd w:id="250"/>
      <w:bookmarkEnd w:id="251"/>
      <w:bookmarkEnd w:id="252"/>
      <w:r w:rsidR="00213B80" w:rsidRPr="00D93D74">
        <w:rPr>
          <w:rStyle w:val="Heading2Char"/>
          <w:rFonts w:eastAsiaTheme="majorEastAsia"/>
          <w:szCs w:val="24"/>
        </w:rPr>
        <w:t xml:space="preserve"> </w:t>
      </w:r>
    </w:p>
    <w:p w14:paraId="6D2FD0FA" w14:textId="5B6F1075" w:rsidR="00B10359" w:rsidRPr="00D93D74" w:rsidRDefault="005F5499" w:rsidP="004A18D8">
      <w:bookmarkStart w:id="253" w:name="_Hlk207883674"/>
      <w:r>
        <w:t>Stool samples from i</w:t>
      </w:r>
      <w:r w:rsidR="00242307" w:rsidRPr="00D93D74">
        <w:t xml:space="preserve">ndividual H </w:t>
      </w:r>
      <w:r w:rsidR="00065614">
        <w:t>were</w:t>
      </w:r>
      <w:r w:rsidR="00065614" w:rsidRPr="00D93D74">
        <w:t xml:space="preserve"> </w:t>
      </w:r>
      <w:r w:rsidR="00242307" w:rsidRPr="00D93D74">
        <w:t xml:space="preserve">selected for this analysis. Based on </w:t>
      </w:r>
      <w:r w:rsidR="00B10359" w:rsidRPr="00D93D74">
        <w:t xml:space="preserve">amplicon data from </w:t>
      </w:r>
      <w:r w:rsidR="00B41263" w:rsidRPr="00D93D74">
        <w:t>untreated</w:t>
      </w:r>
      <w:r w:rsidR="00B10359" w:rsidRPr="00D93D74">
        <w:t xml:space="preserve"> and ethanol treated samples, we </w:t>
      </w:r>
      <w:r w:rsidR="00DA53D7" w:rsidRPr="00D93D74">
        <w:t>observed</w:t>
      </w:r>
      <w:r w:rsidR="00B10359" w:rsidRPr="00D93D74">
        <w:t xml:space="preserve"> a reduction in diversity and </w:t>
      </w:r>
      <w:r w:rsidR="00213B80" w:rsidRPr="00D93D74">
        <w:t>normalised</w:t>
      </w:r>
      <w:r w:rsidR="00B10359" w:rsidRPr="00D93D74">
        <w:t xml:space="preserve"> abundance of bacteria during </w:t>
      </w:r>
      <w:r w:rsidR="008941CE" w:rsidRPr="00D93D74">
        <w:t>a</w:t>
      </w:r>
      <w:r w:rsidR="00B10359" w:rsidRPr="00D93D74">
        <w:t xml:space="preserve"> period</w:t>
      </w:r>
      <w:r w:rsidR="008941CE" w:rsidRPr="00D93D74">
        <w:t xml:space="preserve"> in individual H that coincided with antibiotic </w:t>
      </w:r>
      <w:r w:rsidR="004B61A2">
        <w:t>treatment</w:t>
      </w:r>
      <w:r w:rsidR="008941CE" w:rsidRPr="00D93D74">
        <w:t xml:space="preserve"> (amoxicillin)</w:t>
      </w:r>
      <w:r w:rsidR="00B10359" w:rsidRPr="00D93D74">
        <w:t xml:space="preserve">. </w:t>
      </w:r>
      <w:r w:rsidR="00242307" w:rsidRPr="00D93D74">
        <w:t>Stool samples from one month before, during and after antibiotic use were used for isolation of spore-forming bacteria.</w:t>
      </w:r>
    </w:p>
    <w:bookmarkEnd w:id="253"/>
    <w:p w14:paraId="5E70FB8F" w14:textId="45935AB2" w:rsidR="00B10359" w:rsidRPr="00D93D74" w:rsidRDefault="004A18D8" w:rsidP="004A18D8">
      <w:r w:rsidRPr="004A18D8">
        <w:rPr>
          <w:rFonts w:eastAsia="Calibri"/>
          <w:lang w:val="en-US"/>
        </w:rPr>
        <w:t xml:space="preserve">To isolate selected spore-forming bacteria, we treated stool samples with 70% ethanol for 24 hours at room temperature (23 °C) with </w:t>
      </w:r>
      <w:commentRangeStart w:id="254"/>
      <w:del w:id="255" w:author="Urša Miklavčič [2]" w:date="2026-05-08T13:01:00Z" w16du:dateUtc="2026-05-08T11:01:00Z">
        <w:r w:rsidRPr="004A18D8" w:rsidDel="00FE29C0">
          <w:rPr>
            <w:rFonts w:eastAsia="Calibri"/>
            <w:lang w:val="en-US"/>
          </w:rPr>
          <w:delText>mixing</w:delText>
        </w:r>
        <w:commentRangeEnd w:id="254"/>
        <w:r w:rsidR="00065614" w:rsidDel="00FE29C0">
          <w:rPr>
            <w:rStyle w:val="CommentReference"/>
            <w:rFonts w:eastAsia="Calibri"/>
            <w:sz w:val="24"/>
            <w:szCs w:val="22"/>
            <w:lang w:val="en-US"/>
          </w:rPr>
          <w:commentReference w:id="254"/>
        </w:r>
      </w:del>
      <w:ins w:id="256" w:author="Urša Miklavčič [2]" w:date="2026-05-08T13:01:00Z" w16du:dateUtc="2026-05-08T11:01:00Z">
        <w:r w:rsidR="00FE29C0">
          <w:rPr>
            <w:rFonts w:eastAsia="Calibri"/>
            <w:lang w:val="en-US"/>
          </w:rPr>
          <w:t>shaking</w:t>
        </w:r>
      </w:ins>
      <w:r w:rsidRPr="004A18D8">
        <w:rPr>
          <w:rFonts w:eastAsia="Calibri"/>
          <w:lang w:val="en-US"/>
        </w:rPr>
        <w:t>. Samples were serially diluted to 10</w:t>
      </w:r>
      <w:r w:rsidRPr="004A18D8">
        <w:rPr>
          <w:rFonts w:eastAsia="Calibri"/>
          <w:vertAlign w:val="superscript"/>
          <w:lang w:val="en-US"/>
        </w:rPr>
        <w:t>-5</w:t>
      </w:r>
      <w:r w:rsidR="00EA4C26">
        <w:rPr>
          <w:rFonts w:eastAsia="Calibri"/>
          <w:lang w:val="en-US"/>
        </w:rPr>
        <w:t xml:space="preserve">, </w:t>
      </w:r>
      <w:r w:rsidR="00065614">
        <w:rPr>
          <w:rFonts w:eastAsia="Calibri"/>
          <w:lang w:val="en-US"/>
        </w:rPr>
        <w:t>and</w:t>
      </w:r>
      <w:r w:rsidR="00EA4C26">
        <w:rPr>
          <w:rFonts w:eastAsia="Calibri"/>
          <w:lang w:val="en-US"/>
        </w:rPr>
        <w:t xml:space="preserve"> 100 </w:t>
      </w:r>
      <w:proofErr w:type="spellStart"/>
      <w:r w:rsidR="00EA4C26">
        <w:rPr>
          <w:rFonts w:eastAsia="Calibri" w:cs="Times New Roman"/>
          <w:lang w:val="en-US"/>
        </w:rPr>
        <w:t>μ</w:t>
      </w:r>
      <w:r w:rsidR="00EA4C26">
        <w:rPr>
          <w:rFonts w:eastAsia="Calibri"/>
          <w:lang w:val="en-US"/>
        </w:rPr>
        <w:t>l</w:t>
      </w:r>
      <w:proofErr w:type="spellEnd"/>
      <w:r w:rsidRPr="004A18D8">
        <w:rPr>
          <w:rFonts w:eastAsia="Calibri"/>
          <w:lang w:val="en-US"/>
        </w:rPr>
        <w:t xml:space="preserve"> of undiluted sample and its 10-fold serial dilutions were plated on oxygen-reduced </w:t>
      </w:r>
      <w:r w:rsidR="00065614">
        <w:rPr>
          <w:rFonts w:eastAsia="Calibri"/>
          <w:lang w:val="en-US"/>
        </w:rPr>
        <w:t>WCAB</w:t>
      </w:r>
      <w:r w:rsidR="00065614" w:rsidRPr="004A18D8">
        <w:rPr>
          <w:rFonts w:eastAsia="Calibri"/>
          <w:lang w:val="en-US"/>
        </w:rPr>
        <w:t xml:space="preserve"> </w:t>
      </w:r>
      <w:r w:rsidR="00065614">
        <w:rPr>
          <w:rFonts w:eastAsia="Calibri"/>
          <w:lang w:val="en-US"/>
        </w:rPr>
        <w:t>(</w:t>
      </w:r>
      <w:r w:rsidRPr="004A18D8">
        <w:rPr>
          <w:rFonts w:eastAsia="Calibri"/>
          <w:lang w:val="en-US"/>
        </w:rPr>
        <w:t>Wilkins-</w:t>
      </w:r>
      <w:proofErr w:type="spellStart"/>
      <w:r w:rsidRPr="004A18D8">
        <w:rPr>
          <w:rFonts w:eastAsia="Calibri"/>
          <w:lang w:val="en-US"/>
        </w:rPr>
        <w:t>Chalgren</w:t>
      </w:r>
      <w:proofErr w:type="spellEnd"/>
      <w:r w:rsidRPr="004A18D8">
        <w:rPr>
          <w:rFonts w:eastAsia="Calibri"/>
          <w:lang w:val="en-US"/>
        </w:rPr>
        <w:t xml:space="preserve"> Anaerobe agar (</w:t>
      </w:r>
      <w:proofErr w:type="spellStart"/>
      <w:r w:rsidRPr="004A18D8">
        <w:rPr>
          <w:rFonts w:eastAsia="Calibri"/>
          <w:lang w:val="en-US"/>
        </w:rPr>
        <w:t>Thermo</w:t>
      </w:r>
      <w:proofErr w:type="spellEnd"/>
      <w:r w:rsidRPr="004A18D8">
        <w:rPr>
          <w:rFonts w:eastAsia="Calibri"/>
          <w:lang w:val="en-US"/>
        </w:rPr>
        <w:t xml:space="preserve"> Fisher Scientific, USA) with the addition of bile acids </w:t>
      </w:r>
      <w:r w:rsidR="00065614">
        <w:rPr>
          <w:rFonts w:eastAsia="Calibri"/>
          <w:lang w:val="en-US"/>
        </w:rPr>
        <w:t>(</w:t>
      </w:r>
      <w:r w:rsidR="00FE29C0">
        <w:rPr>
          <w:rFonts w:eastAsia="Calibri"/>
          <w:lang w:val="en-US"/>
        </w:rPr>
        <w:t xml:space="preserve">5% w/v; </w:t>
      </w:r>
      <w:r w:rsidRPr="004A18D8">
        <w:rPr>
          <w:rFonts w:eastAsia="Calibri"/>
          <w:lang w:val="en-US"/>
        </w:rPr>
        <w:t xml:space="preserve">Merck, USA) and incubated for 2 days at 37 °C in an anaerobic workstation (Whitley </w:t>
      </w:r>
      <w:proofErr w:type="spellStart"/>
      <w:r w:rsidRPr="004A18D8">
        <w:rPr>
          <w:rFonts w:eastAsia="Calibri"/>
          <w:lang w:val="en-US"/>
        </w:rPr>
        <w:t>A35</w:t>
      </w:r>
      <w:proofErr w:type="spellEnd"/>
      <w:r w:rsidRPr="004A18D8">
        <w:rPr>
          <w:rFonts w:eastAsia="Calibri"/>
          <w:lang w:val="en-US"/>
        </w:rPr>
        <w:t xml:space="preserve"> Workstation, Don Whitley Scientific, UK</w:t>
      </w:r>
      <w:r w:rsidR="00EA4C26">
        <w:rPr>
          <w:rFonts w:eastAsia="Calibri"/>
          <w:lang w:val="en-US"/>
        </w:rPr>
        <w:t>).</w:t>
      </w:r>
      <w:r w:rsidRPr="004A18D8">
        <w:t xml:space="preserve"> </w:t>
      </w:r>
      <w:r w:rsidRPr="00D93D74">
        <w:t xml:space="preserve">WCAB has </w:t>
      </w:r>
      <w:r w:rsidR="00065614">
        <w:t xml:space="preserve">in our </w:t>
      </w:r>
      <w:r w:rsidRPr="00D93D74">
        <w:t xml:space="preserve">previous </w:t>
      </w:r>
      <w:r w:rsidR="00065614">
        <w:t>experiments</w:t>
      </w:r>
      <w:r w:rsidR="00065614" w:rsidRPr="00D93D74">
        <w:t xml:space="preserve"> </w:t>
      </w:r>
      <w:r w:rsidRPr="00D93D74">
        <w:t xml:space="preserve">been shown to enable germination and sustain the growth of the highest number of different spore-forming bacteria from human stool samples </w:t>
      </w:r>
      <w:r w:rsidRPr="00D93D74">
        <w:fldChar w:fldCharType="begin"/>
      </w:r>
      <w:r w:rsidR="000D4E60">
        <w:instrText xml:space="preserve"> ADDIN ZOTERO_ITEM CSL_CITATION {"citationID":"DP2sAL04","properties":{"formattedCitation":"(Dobovi\\uc0\\u353{}ek, 2021)","plainCitation":"(Dobovišek, 2021)","noteIndex":0},"citationItems":[{"id":3341,"uris":["http://zotero.org/users/8873894/items/9PZKTBQG"],"itemData":{"id":3341,"type":"thesis","abstract":"Črevesna mikrobiota človeka ima pomembno vlogo v človekovem življenju. Sodeluje pri prebavi, proizvaja kratko-verižne maščobne kisline in vitamine, ščiti gostitelja pred patogeni in vpliva na razvoj imunskega sistema. Poseben pomen imajo sporogeni predstavniki črevesne mikrobiote, ki zaradi lažjega prenosa spor omogočajo ponovno vzpostavitev ravnovesja po disbiozi, imajo pa tudi potencial za uporabo kot probiotiki. Za preverjanje in dokazovanje interakcij posameznih delov mikrobiote z gostiteljem in raziskave na črevesnih bakterijah je potrebno pridobiti čisto kulturo, kar nam omogoča le gojenje na trdnih gojiščih. Namen naše naloge je bila optimizacija metod za osamitev širokega spektra sporogenih bakterij iz fecesa človeka. Uporabili smo štiri vzorce fecesov, ki smo jih obdelali z alkoholnim šokom. Dobljene suspenzije spor smo sprva nacepili na trdna gojišča z dodatkom fekalne suspenzije ali vampnega soka, nato pa smo preverili še vpliv predhodne bogatitve suspenzije spor na uspešnost rasti na trdnih gojiščih. Za predhodno bogatitev smo uporabili štiri različna tekoča gojišča, ki so se razlikovala po razpoložljivih virih ogljika. Uporaba fekalne suspenzije je glede na ostale pristope na trdnih gojiščih povečala število različnih bakterijskih skupin. Predhodna bogatitev je omogočila rast nekaterim novim bakterijskih skupinam, hkrati pa je onemogočila razmnoževanje nekaterih drugih. Nacepitev predhodne bogatitve na trdna gojišča v primerjavi z direktno nacepitvijo suspenzije spor ni povečala števila različnih bakterijskih skupin, je pa omogočila zaznavo številnih še neidentificiranih bakterijskih skupin. Na podlagi dobljenih rezultatov lahko sklepamo, da je za osamitev širokega spektra nabora različnih sporogenih bakterijskih vrst iz fecesa človeka potrebna uporaba več različnih gojišč.","genre":"thesis","language":"slv","publisher":"Univerza v Ljubljani, Biotehniška fakulteta","source":"repozitorij.uni-lj.si","title":"Optimizacija metod za osamitev sporogenih bakterij iz fecesa človeka","URL":"https://repozitorij.uni-lj.si/IzpisGradiva.php?id=131236","author":[{"family":"Dobovišek","given":"Urška"}],"accessed":{"date-parts":[["2025",10,22]]},"issued":{"date-parts":[["2021"]]}}}],"schema":"https://github.com/citation-style-language/schema/raw/master/csl-citation.json"} </w:instrText>
      </w:r>
      <w:r w:rsidRPr="00D93D74">
        <w:fldChar w:fldCharType="separate"/>
      </w:r>
      <w:r w:rsidR="00910CB8" w:rsidRPr="00910CB8">
        <w:rPr>
          <w:rFonts w:cs="Times New Roman"/>
        </w:rPr>
        <w:t>(Dobovišek, 2021)</w:t>
      </w:r>
      <w:r w:rsidRPr="00D93D74">
        <w:fldChar w:fldCharType="end"/>
      </w:r>
      <w:r w:rsidRPr="00D93D74">
        <w:t xml:space="preserve">. </w:t>
      </w:r>
      <w:r w:rsidRPr="004A18D8">
        <w:rPr>
          <w:rFonts w:eastAsia="Calibri"/>
          <w:lang w:val="en-US"/>
        </w:rPr>
        <w:t>After 2 days, approximately 60 colonies from each sample were picked and sub</w:t>
      </w:r>
      <w:r w:rsidR="00FE29C0">
        <w:rPr>
          <w:rFonts w:eastAsia="Calibri"/>
          <w:lang w:val="en-US"/>
        </w:rPr>
        <w:t>-</w:t>
      </w:r>
      <w:r w:rsidRPr="004A18D8">
        <w:rPr>
          <w:rFonts w:eastAsia="Calibri"/>
          <w:lang w:val="en-US"/>
        </w:rPr>
        <w:t>culture</w:t>
      </w:r>
      <w:r w:rsidR="00065614">
        <w:rPr>
          <w:rFonts w:eastAsia="Calibri"/>
          <w:lang w:val="en-US"/>
        </w:rPr>
        <w:t>d</w:t>
      </w:r>
      <w:r w:rsidRPr="004A18D8">
        <w:rPr>
          <w:rFonts w:eastAsia="Calibri"/>
          <w:lang w:val="en-US"/>
        </w:rPr>
        <w:t xml:space="preserve"> on fresh WCAB. Identification of colonies was performed on overnight cultures with a commercial MALDI-TOF MS identification system (Bruker, USA).</w:t>
      </w:r>
      <w:r>
        <w:rPr>
          <w:rFonts w:eastAsia="Calibri"/>
          <w:lang w:val="en-US"/>
        </w:rPr>
        <w:t xml:space="preserve"> </w:t>
      </w:r>
      <w:r w:rsidRPr="004A18D8">
        <w:rPr>
          <w:rFonts w:eastAsia="Calibri"/>
          <w:lang w:val="en-US"/>
        </w:rPr>
        <w:t xml:space="preserve">Based on the number of isolates we chose </w:t>
      </w:r>
      <w:r w:rsidRPr="004A18D8">
        <w:rPr>
          <w:rFonts w:eastAsia="Calibri"/>
          <w:i/>
          <w:iCs/>
          <w:lang w:val="en-US"/>
        </w:rPr>
        <w:t>C. saudiense</w:t>
      </w:r>
      <w:r w:rsidRPr="004A18D8">
        <w:rPr>
          <w:rFonts w:eastAsia="Calibri"/>
          <w:lang w:val="en-US"/>
        </w:rPr>
        <w:t xml:space="preserve"> for further investigation. We froze selected isolates in oxygen-reduced 20% glycerol with WCAB medium at -80 °C until further use. </w:t>
      </w:r>
      <w:r w:rsidR="00B10359" w:rsidRPr="00D93D74">
        <w:t xml:space="preserve">DNA was isolated from </w:t>
      </w:r>
      <w:r w:rsidR="008941CE" w:rsidRPr="00D93D74">
        <w:t>a</w:t>
      </w:r>
      <w:r w:rsidR="00B10359" w:rsidRPr="00D93D74">
        <w:t xml:space="preserve"> single colony</w:t>
      </w:r>
      <w:r w:rsidR="003125AC" w:rsidRPr="00D93D74">
        <w:t xml:space="preserve"> overnight culture</w:t>
      </w:r>
      <w:r w:rsidR="00B10359" w:rsidRPr="00D93D74">
        <w:t xml:space="preserve"> </w:t>
      </w:r>
      <w:r w:rsidR="007A0B34" w:rsidRPr="00D93D74">
        <w:t>and sequence</w:t>
      </w:r>
      <w:r w:rsidR="003125AC" w:rsidRPr="00D93D74">
        <w:t>d</w:t>
      </w:r>
      <w:r w:rsidR="007A0B34" w:rsidRPr="00D93D74">
        <w:t xml:space="preserve"> as described in </w:t>
      </w:r>
      <w:r w:rsidR="005B0BE4" w:rsidRPr="00D93D74">
        <w:t>chapters</w:t>
      </w:r>
      <w:r w:rsidR="003125AC" w:rsidRPr="00D93D74">
        <w:t xml:space="preserve"> 3.5.3</w:t>
      </w:r>
      <w:r w:rsidR="005B0BE4" w:rsidRPr="00D93D74">
        <w:t xml:space="preserve"> and 3.5.4 (</w:t>
      </w:r>
      <w:r w:rsidR="00A145F1">
        <w:t>Annex D</w:t>
      </w:r>
      <w:r w:rsidR="005B0BE4" w:rsidRPr="00D93D74">
        <w:t xml:space="preserve">). </w:t>
      </w:r>
    </w:p>
    <w:p w14:paraId="7BA51AD3" w14:textId="77777777" w:rsidR="00D95346" w:rsidRPr="00D93D74" w:rsidRDefault="00D95346" w:rsidP="00CD77AB">
      <w:pPr>
        <w:rPr>
          <w:rFonts w:cs="Times New Roman"/>
          <w:szCs w:val="24"/>
        </w:rPr>
      </w:pPr>
    </w:p>
    <w:p w14:paraId="67FF70D1" w14:textId="125C46C8" w:rsidR="00B114D7" w:rsidRPr="00D93D74" w:rsidRDefault="00C2031F">
      <w:pPr>
        <w:pStyle w:val="Heading3"/>
        <w:numPr>
          <w:ilvl w:val="2"/>
          <w:numId w:val="3"/>
        </w:numPr>
      </w:pPr>
      <w:bookmarkStart w:id="257" w:name="_Toc212712210"/>
      <w:bookmarkStart w:id="258" w:name="_Toc216099737"/>
      <w:bookmarkStart w:id="259" w:name="_Toc220932859"/>
      <w:bookmarkStart w:id="260" w:name="_Toc229225115"/>
      <w:r w:rsidRPr="00D93D74">
        <w:t>Analysis of w</w:t>
      </w:r>
      <w:r w:rsidR="00D95346" w:rsidRPr="00D93D74">
        <w:t>hole</w:t>
      </w:r>
      <w:r w:rsidRPr="00D93D74">
        <w:t>-</w:t>
      </w:r>
      <w:r w:rsidR="00D95346" w:rsidRPr="00D93D74">
        <w:t xml:space="preserve">genome </w:t>
      </w:r>
      <w:bookmarkEnd w:id="257"/>
      <w:bookmarkEnd w:id="258"/>
      <w:bookmarkEnd w:id="259"/>
      <w:r w:rsidR="004A18D8">
        <w:t>sequences</w:t>
      </w:r>
      <w:bookmarkEnd w:id="260"/>
    </w:p>
    <w:p w14:paraId="0653D1AB" w14:textId="5D50EA95" w:rsidR="00832312" w:rsidRPr="00D93D74" w:rsidRDefault="00832312">
      <w:pPr>
        <w:pStyle w:val="Heading4"/>
        <w:numPr>
          <w:ilvl w:val="3"/>
          <w:numId w:val="3"/>
        </w:numPr>
      </w:pPr>
      <w:bookmarkStart w:id="261" w:name="_Toc216099738"/>
      <w:bookmarkStart w:id="262" w:name="_Toc220932860"/>
      <w:r w:rsidRPr="00D93D74">
        <w:t xml:space="preserve">Preprocessing </w:t>
      </w:r>
      <w:r w:rsidR="00025252" w:rsidRPr="00D93D74">
        <w:t>and</w:t>
      </w:r>
      <w:r w:rsidR="00C2031F" w:rsidRPr="00D93D74">
        <w:t xml:space="preserve"> assembly</w:t>
      </w:r>
      <w:r w:rsidR="00A81E78" w:rsidRPr="00D93D74">
        <w:t xml:space="preserve"> of short</w:t>
      </w:r>
      <w:r w:rsidR="00AE070D" w:rsidRPr="00D93D74">
        <w:t>-</w:t>
      </w:r>
      <w:r w:rsidR="00A81E78" w:rsidRPr="00D93D74">
        <w:t>read</w:t>
      </w:r>
      <w:r w:rsidR="00AE070D" w:rsidRPr="00D93D74">
        <w:t xml:space="preserve"> </w:t>
      </w:r>
      <w:r w:rsidR="00A81E78" w:rsidRPr="00D93D74">
        <w:t>s</w:t>
      </w:r>
      <w:r w:rsidR="00AE070D" w:rsidRPr="00D93D74">
        <w:t>equences</w:t>
      </w:r>
      <w:bookmarkEnd w:id="261"/>
      <w:bookmarkEnd w:id="262"/>
      <w:r w:rsidR="004A18D8">
        <w:t xml:space="preserve"> </w:t>
      </w:r>
    </w:p>
    <w:p w14:paraId="2818CDED" w14:textId="7730022C" w:rsidR="00B10359" w:rsidRPr="00D93D74" w:rsidRDefault="00242307" w:rsidP="00CD77AB">
      <w:pPr>
        <w:rPr>
          <w:rFonts w:cs="Times New Roman"/>
          <w:szCs w:val="24"/>
        </w:rPr>
      </w:pPr>
      <w:r w:rsidRPr="00D93D74">
        <w:rPr>
          <w:rFonts w:cs="Times New Roman"/>
          <w:szCs w:val="24"/>
        </w:rPr>
        <w:t>Sequencing was performed as described in chapter</w:t>
      </w:r>
      <w:r w:rsidR="00494014" w:rsidRPr="00D93D74">
        <w:rPr>
          <w:rFonts w:cs="Times New Roman"/>
          <w:szCs w:val="24"/>
        </w:rPr>
        <w:t xml:space="preserve"> 3.5.3</w:t>
      </w:r>
      <w:r w:rsidRPr="00D93D74">
        <w:rPr>
          <w:rFonts w:cs="Times New Roman"/>
          <w:szCs w:val="24"/>
        </w:rPr>
        <w:t xml:space="preserve">. </w:t>
      </w:r>
      <w:r w:rsidR="00DA53D7" w:rsidRPr="00D93D74">
        <w:rPr>
          <w:rFonts w:cs="Times New Roman"/>
          <w:szCs w:val="24"/>
        </w:rPr>
        <w:t>The q</w:t>
      </w:r>
      <w:r w:rsidR="007F18F0" w:rsidRPr="00D93D74">
        <w:rPr>
          <w:rFonts w:cs="Times New Roman"/>
          <w:szCs w:val="24"/>
        </w:rPr>
        <w:t xml:space="preserve">uality of Illumina short-read sequences </w:t>
      </w:r>
      <w:r w:rsidR="00DA53D7" w:rsidRPr="00D93D74">
        <w:rPr>
          <w:rFonts w:cs="Times New Roman"/>
          <w:szCs w:val="24"/>
        </w:rPr>
        <w:t>was</w:t>
      </w:r>
      <w:r w:rsidR="00EB228B" w:rsidRPr="00D93D74">
        <w:rPr>
          <w:rFonts w:cs="Times New Roman"/>
          <w:szCs w:val="24"/>
        </w:rPr>
        <w:t xml:space="preserve"> assessed </w:t>
      </w:r>
      <w:r w:rsidR="007F18F0" w:rsidRPr="00D93D74">
        <w:rPr>
          <w:rFonts w:cs="Times New Roman"/>
          <w:szCs w:val="24"/>
        </w:rPr>
        <w:t xml:space="preserve">with </w:t>
      </w:r>
      <w:proofErr w:type="spellStart"/>
      <w:r w:rsidR="00DA53D7" w:rsidRPr="00D93D74">
        <w:rPr>
          <w:rFonts w:cs="Times New Roman"/>
          <w:szCs w:val="24"/>
        </w:rPr>
        <w:t>FastQC</w:t>
      </w:r>
      <w:proofErr w:type="spellEnd"/>
      <w:r w:rsidR="007A0B34" w:rsidRPr="00D93D74">
        <w:rPr>
          <w:rFonts w:cs="Times New Roman"/>
          <w:szCs w:val="24"/>
        </w:rPr>
        <w:t xml:space="preserve"> </w:t>
      </w:r>
      <w:proofErr w:type="spellStart"/>
      <w:r w:rsidR="007F18F0" w:rsidRPr="00D93D74">
        <w:rPr>
          <w:rFonts w:cs="Times New Roman"/>
          <w:szCs w:val="24"/>
        </w:rPr>
        <w:t>v0.12.1</w:t>
      </w:r>
      <w:proofErr w:type="spellEnd"/>
      <w:r w:rsidR="00EB228B" w:rsidRPr="00D93D74">
        <w:rPr>
          <w:rFonts w:cs="Times New Roman"/>
          <w:color w:val="70AD47" w:themeColor="accent6"/>
          <w:szCs w:val="24"/>
        </w:rPr>
        <w:t xml:space="preserve"> </w:t>
      </w:r>
      <w:r w:rsidR="00EB228B" w:rsidRPr="00D93D74">
        <w:rPr>
          <w:rFonts w:cs="Times New Roman"/>
          <w:szCs w:val="24"/>
        </w:rPr>
        <w:t xml:space="preserve">and </w:t>
      </w:r>
      <w:r w:rsidR="00B114D7" w:rsidRPr="00D93D74">
        <w:rPr>
          <w:rFonts w:cs="Times New Roman"/>
          <w:szCs w:val="24"/>
        </w:rPr>
        <w:t xml:space="preserve">trimmed </w:t>
      </w:r>
      <w:r w:rsidR="00DA53D7" w:rsidRPr="00D93D74">
        <w:rPr>
          <w:rFonts w:cs="Times New Roman"/>
          <w:szCs w:val="24"/>
        </w:rPr>
        <w:t>using</w:t>
      </w:r>
      <w:r w:rsidR="00B114D7" w:rsidRPr="00D93D74">
        <w:rPr>
          <w:rFonts w:cs="Times New Roman"/>
          <w:szCs w:val="24"/>
        </w:rPr>
        <w:t xml:space="preserve"> </w:t>
      </w:r>
      <w:proofErr w:type="spellStart"/>
      <w:r w:rsidR="00B114D7" w:rsidRPr="00D93D74">
        <w:rPr>
          <w:rFonts w:cs="Times New Roman"/>
          <w:szCs w:val="24"/>
        </w:rPr>
        <w:t>Trimmomatic</w:t>
      </w:r>
      <w:proofErr w:type="spellEnd"/>
      <w:r w:rsidR="00B114D7" w:rsidRPr="00D93D74">
        <w:rPr>
          <w:rFonts w:cs="Times New Roman"/>
          <w:szCs w:val="24"/>
        </w:rPr>
        <w:t xml:space="preserve"> </w:t>
      </w:r>
      <w:proofErr w:type="spellStart"/>
      <w:r w:rsidR="00B114D7" w:rsidRPr="00D93D74">
        <w:rPr>
          <w:rFonts w:cs="Times New Roman"/>
          <w:szCs w:val="24"/>
        </w:rPr>
        <w:t>v0.39</w:t>
      </w:r>
      <w:proofErr w:type="spellEnd"/>
      <w:r w:rsidR="00B114D7" w:rsidRPr="00D93D74">
        <w:rPr>
          <w:rFonts w:cs="Times New Roman"/>
          <w:szCs w:val="24"/>
        </w:rPr>
        <w:t xml:space="preserve"> using the following settings:</w:t>
      </w:r>
      <w:r w:rsidR="00C02586" w:rsidRPr="00D93D74">
        <w:rPr>
          <w:rFonts w:cs="Times New Roman"/>
          <w:szCs w:val="24"/>
        </w:rPr>
        <w:t xml:space="preserve"> </w:t>
      </w:r>
      <w:proofErr w:type="spellStart"/>
      <w:r w:rsidR="00B114D7" w:rsidRPr="00D93D74">
        <w:rPr>
          <w:rFonts w:cs="Times New Roman"/>
          <w:szCs w:val="24"/>
        </w:rPr>
        <w:t>ILLUMINACLIP:NEBPE-PE.fa:2:30:10</w:t>
      </w:r>
      <w:proofErr w:type="spellEnd"/>
      <w:r w:rsidR="00B114D7" w:rsidRPr="00D93D74">
        <w:rPr>
          <w:rFonts w:cs="Times New Roman"/>
          <w:szCs w:val="24"/>
        </w:rPr>
        <w:t xml:space="preserve">, </w:t>
      </w:r>
      <w:proofErr w:type="spellStart"/>
      <w:r w:rsidR="00B114D7" w:rsidRPr="00D93D74">
        <w:rPr>
          <w:rFonts w:cs="Times New Roman"/>
          <w:szCs w:val="24"/>
        </w:rPr>
        <w:t>LEADING:10</w:t>
      </w:r>
      <w:proofErr w:type="spellEnd"/>
      <w:r w:rsidR="00B114D7" w:rsidRPr="00D93D74">
        <w:rPr>
          <w:rFonts w:cs="Times New Roman"/>
          <w:szCs w:val="24"/>
        </w:rPr>
        <w:t xml:space="preserve">, </w:t>
      </w:r>
      <w:proofErr w:type="spellStart"/>
      <w:r w:rsidR="00B114D7" w:rsidRPr="00D93D74">
        <w:rPr>
          <w:rFonts w:cs="Times New Roman"/>
          <w:szCs w:val="24"/>
        </w:rPr>
        <w:t>TRAILING:10</w:t>
      </w:r>
      <w:proofErr w:type="spellEnd"/>
      <w:r w:rsidR="00B114D7" w:rsidRPr="00D93D74">
        <w:rPr>
          <w:rFonts w:cs="Times New Roman"/>
          <w:szCs w:val="24"/>
        </w:rPr>
        <w:t xml:space="preserve">, </w:t>
      </w:r>
      <w:proofErr w:type="spellStart"/>
      <w:r w:rsidR="00B114D7" w:rsidRPr="00D93D74">
        <w:rPr>
          <w:rFonts w:cs="Times New Roman"/>
          <w:szCs w:val="24"/>
        </w:rPr>
        <w:t>SLIDINGWINDOW:4:20</w:t>
      </w:r>
      <w:proofErr w:type="spellEnd"/>
      <w:r w:rsidR="00B114D7" w:rsidRPr="00D93D74">
        <w:rPr>
          <w:rFonts w:cs="Times New Roman"/>
          <w:szCs w:val="24"/>
        </w:rPr>
        <w:t xml:space="preserve">, </w:t>
      </w:r>
      <w:proofErr w:type="spellStart"/>
      <w:r w:rsidR="00B114D7" w:rsidRPr="00D93D74">
        <w:rPr>
          <w:rFonts w:cs="Times New Roman"/>
          <w:szCs w:val="24"/>
        </w:rPr>
        <w:t>MINLEN:40</w:t>
      </w:r>
      <w:proofErr w:type="spellEnd"/>
      <w:r w:rsidR="007A0B34" w:rsidRPr="00D93D74">
        <w:rPr>
          <w:rFonts w:cs="Times New Roman"/>
          <w:szCs w:val="24"/>
        </w:rPr>
        <w:t xml:space="preserve"> </w:t>
      </w:r>
      <w:r w:rsidR="007A0B34" w:rsidRPr="00D93D74">
        <w:rPr>
          <w:rFonts w:cs="Times New Roman"/>
          <w:szCs w:val="24"/>
        </w:rPr>
        <w:fldChar w:fldCharType="begin"/>
      </w:r>
      <w:r w:rsidR="000D4E60">
        <w:rPr>
          <w:rFonts w:cs="Times New Roman"/>
          <w:szCs w:val="24"/>
        </w:rPr>
        <w:instrText xml:space="preserve"> ADDIN ZOTERO_ITEM CSL_CITATION {"citationID":"jSl4UwOq","properties":{"formattedCitation":"(Babraham Bioinformatics - FastQC A Quality Control tool for High Throughput Sequence Data, n.d.; Bolger et al., 2014)","plainCitation":"(Babraham Bioinformatics - FastQC A Quality Control tool for High Throughput Sequence Data, n.d.; Bolger et al., 2014)","noteIndex":0},"citationItems":[{"id":2038,"uris":["http://zotero.org/users/8873894/items/9J7NKW4U"],"itemData":{"id":2038,"type":"webpage","title":"Babraham Bioinformatics - FastQC A Quality Control tool for High Throughput Sequence Data","URL":"https://www.bioinformatics.babraham.ac.uk/projects/fastqc/","accessed":{"date-parts":[["2023",2,22]]}}},{"id":1308,"uris":["http://zotero.org/users/8873894/items/GDVEDME7"],"itemData":{"id":1308,"type":"article-journal","abstract":"Motivation: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http://www.usadellab.org/cms/index.php?page=trimmomaticContact:usadel@bio1.rwth-aachen.deSupplementary information:Supplementary data are available at Bioinformatics online.","container-title":"Bioinformatics","DOI":"10.1093/bioinformatics/btu170","ISSN":"1367-4803","issue":"15","journalAbbreviation":"Bioinformatics","page":"2114-2120","source":"Silverchair","title":"Trimmomatic: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7A0B34" w:rsidRPr="00D93D74">
        <w:rPr>
          <w:rFonts w:cs="Times New Roman"/>
          <w:szCs w:val="24"/>
        </w:rPr>
        <w:fldChar w:fldCharType="separate"/>
      </w:r>
      <w:r w:rsidR="00910CB8" w:rsidRPr="00910CB8">
        <w:rPr>
          <w:rFonts w:cs="Times New Roman"/>
        </w:rPr>
        <w:t>(Babraham Bioinformatics - FastQC A Quality Control tool for High Throughput Sequence Data, n.d.; Bolger et al., 2014)</w:t>
      </w:r>
      <w:r w:rsidR="007A0B34" w:rsidRPr="00D93D74">
        <w:rPr>
          <w:rFonts w:cs="Times New Roman"/>
          <w:szCs w:val="24"/>
        </w:rPr>
        <w:fldChar w:fldCharType="end"/>
      </w:r>
      <w:r w:rsidR="00B114D7" w:rsidRPr="00D93D74">
        <w:rPr>
          <w:rFonts w:cs="Times New Roman"/>
          <w:szCs w:val="24"/>
        </w:rPr>
        <w:t xml:space="preserve">. The trimmed reads were assembled de novo into contigs using </w:t>
      </w:r>
      <w:proofErr w:type="spellStart"/>
      <w:r w:rsidR="00B114D7" w:rsidRPr="00D93D74">
        <w:rPr>
          <w:rFonts w:cs="Times New Roman"/>
          <w:szCs w:val="24"/>
        </w:rPr>
        <w:t>SPAdes</w:t>
      </w:r>
      <w:proofErr w:type="spellEnd"/>
      <w:r w:rsidR="00B114D7" w:rsidRPr="00D93D74">
        <w:rPr>
          <w:rFonts w:cs="Times New Roman"/>
          <w:szCs w:val="24"/>
        </w:rPr>
        <w:t xml:space="preserve"> </w:t>
      </w:r>
      <w:proofErr w:type="spellStart"/>
      <w:r w:rsidR="00B114D7" w:rsidRPr="00D93D74">
        <w:rPr>
          <w:rFonts w:cs="Times New Roman"/>
          <w:szCs w:val="24"/>
        </w:rPr>
        <w:t>v3.13.0</w:t>
      </w:r>
      <w:proofErr w:type="spellEnd"/>
      <w:r w:rsidR="00B114D7" w:rsidRPr="00D93D74">
        <w:rPr>
          <w:rFonts w:cs="Times New Roman"/>
          <w:szCs w:val="24"/>
        </w:rPr>
        <w:t xml:space="preserve"> with the -</w:t>
      </w:r>
      <w:r w:rsidR="00571F06" w:rsidRPr="00D93D74">
        <w:rPr>
          <w:rFonts w:cs="Times New Roman"/>
          <w:szCs w:val="24"/>
        </w:rPr>
        <w:t>-</w:t>
      </w:r>
      <w:r w:rsidR="00B114D7" w:rsidRPr="00D93D74">
        <w:rPr>
          <w:rFonts w:cs="Times New Roman"/>
          <w:szCs w:val="24"/>
        </w:rPr>
        <w:t xml:space="preserve">careful option, retaining all other </w:t>
      </w:r>
      <w:r w:rsidR="00B114D7" w:rsidRPr="00D93D74">
        <w:rPr>
          <w:rFonts w:cs="Times New Roman"/>
          <w:szCs w:val="24"/>
        </w:rPr>
        <w:lastRenderedPageBreak/>
        <w:t>settings at their default values</w:t>
      </w:r>
      <w:r w:rsidR="007A0B34" w:rsidRPr="00D93D74">
        <w:rPr>
          <w:rFonts w:cs="Times New Roman"/>
          <w:szCs w:val="24"/>
        </w:rPr>
        <w:t xml:space="preserve"> </w:t>
      </w:r>
      <w:r w:rsidR="007A0B34" w:rsidRPr="00D93D74">
        <w:rPr>
          <w:rFonts w:cs="Times New Roman"/>
          <w:szCs w:val="24"/>
        </w:rPr>
        <w:fldChar w:fldCharType="begin"/>
      </w:r>
      <w:r w:rsidR="000D4E60">
        <w:rPr>
          <w:rFonts w:cs="Times New Roman"/>
          <w:szCs w:val="24"/>
        </w:rPr>
        <w:instrText xml:space="preserve"> ADDIN ZOTERO_ITEM CSL_CITATION {"citationID":"RyUQ2dfU","properties":{"formattedCitation":"(Prjibelski et al., 2020)","plainCitation":"(Prjibelski et al., 2020)","noteIndex":0},"citationItems":[{"id":2046,"uris":["http://zotero.org/users/8873894/items/EUDDPHE8"],"itemData":{"id":2046,"type":"article-journal","abstract":"SPAdes—St.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data","container-title":"Current Protocols in Bioinformatics","DOI":"10.1002/cpbi.102","ISSN":"1934-340X","issue":"1","language":"en","note":"_eprint: https://onlinelibrary.wiley.com/doi/pdf/10.1002/cpbi.102","page":"e102","source":"Wiley Online Library","title":"Using SPAdes De Novo Assembler","volume":"70","author":[{"family":"Prjibelski","given":"Andrey"},{"family":"Antipov","given":"Dmitry"},{"family":"Meleshko","given":"Dmitry"},{"family":"Lapidus","given":"Alla"},{"family":"Korobeynikov","given":"Anton"}],"issued":{"date-parts":[["2020"]]}}}],"schema":"https://github.com/citation-style-language/schema/raw/master/csl-citation.json"} </w:instrText>
      </w:r>
      <w:r w:rsidR="007A0B34" w:rsidRPr="00D93D74">
        <w:rPr>
          <w:rFonts w:cs="Times New Roman"/>
          <w:szCs w:val="24"/>
        </w:rPr>
        <w:fldChar w:fldCharType="separate"/>
      </w:r>
      <w:r w:rsidR="00910CB8" w:rsidRPr="00910CB8">
        <w:rPr>
          <w:rFonts w:cs="Times New Roman"/>
        </w:rPr>
        <w:t>(Prjibelski et al., 2020)</w:t>
      </w:r>
      <w:r w:rsidR="007A0B34" w:rsidRPr="00D93D74">
        <w:rPr>
          <w:rFonts w:cs="Times New Roman"/>
          <w:szCs w:val="24"/>
        </w:rPr>
        <w:fldChar w:fldCharType="end"/>
      </w:r>
      <w:r w:rsidR="00B114D7" w:rsidRPr="00D93D74">
        <w:rPr>
          <w:rFonts w:cs="Times New Roman"/>
          <w:szCs w:val="24"/>
        </w:rPr>
        <w:t xml:space="preserve">. </w:t>
      </w:r>
      <w:r w:rsidR="00EB228B" w:rsidRPr="00D93D74">
        <w:rPr>
          <w:rFonts w:cs="Times New Roman"/>
          <w:szCs w:val="24"/>
        </w:rPr>
        <w:t xml:space="preserve">The assembly was assessed with QUAST </w:t>
      </w:r>
      <w:r w:rsidR="007A0B34" w:rsidRPr="00D93D74">
        <w:rPr>
          <w:rFonts w:cs="Times New Roman"/>
          <w:szCs w:val="24"/>
        </w:rPr>
        <w:fldChar w:fldCharType="begin"/>
      </w:r>
      <w:r w:rsidR="000D4E60">
        <w:rPr>
          <w:rFonts w:cs="Times New Roman"/>
          <w:szCs w:val="24"/>
        </w:rPr>
        <w:instrText xml:space="preserve"> ADDIN ZOTERO_ITEM CSL_CITATION {"citationID":"VYUDH72W","properties":{"formattedCitation":"(Gurevich et al., 2013)","plainCitation":"(Gurevich et al., 2013)","noteIndex":0},"citationItems":[{"id":2043,"uris":["http://zotero.org/users/8873894/items/R4DELIAW"],"itemData":{"id":2043,"type":"article-journal","abstract":"Summary: Limitations of genome sequencing techniques have led to dozens of assembly algorithms, none of which is perfect. A number of methods for comparing assemblers have been developed, but none is yet a recognized benchmark. Further, most existing methods for comparing assemblies are only applicable to new assemblies of finished genomes; the problem of evaluating assemblies of previously unsequenced species has not been adequately considered. Here, we present QUAST—a quality assessment tool for evaluating and comparing genome assemblies. This tool improves on leading assembly comparison software with new ideas and quality metrics. QUAST can evaluate assemblies both with a reference genome, as well as without a reference. QUAST produces many reports, summary tables and plots to help scientists in their research and in their publications. In this study, we used QUAST to compare several genome assemblers on three datasets. QUAST tables and plots for all of them are available in the Supplementary Material, and interactive versions of these reports are on the QUAST website.Availability:  http://bioinf.spbau.ru/quastContact:  gurevich@bioinf.spbau.ruSupplementary information:  Supplementary data are available at Bioinformatics online.","container-title":"Bioinformatics","DOI":"10.1093/bioinformatics/btt086","ISSN":"1367-4803","issue":"8","journalAbbreviation":"Bioinformatics","page":"1072-1075","source":"Silverchair","title":"QUAST: quality assessment tool for genome assemblies","title-short":"QUAST","volume":"29","author":[{"family":"Gurevich","given":"Alexey"},{"family":"Saveliev","given":"Vladislav"},{"family":"Vyahhi","given":"Nikolay"},{"family":"Tesler","given":"Glenn"}],"issued":{"date-parts":[["2013",4,15]]}}}],"schema":"https://github.com/citation-style-language/schema/raw/master/csl-citation.json"} </w:instrText>
      </w:r>
      <w:r w:rsidR="007A0B34" w:rsidRPr="00D93D74">
        <w:rPr>
          <w:rFonts w:cs="Times New Roman"/>
          <w:szCs w:val="24"/>
        </w:rPr>
        <w:fldChar w:fldCharType="separate"/>
      </w:r>
      <w:r w:rsidR="00910CB8" w:rsidRPr="00910CB8">
        <w:rPr>
          <w:rFonts w:cs="Times New Roman"/>
        </w:rPr>
        <w:t>(Gurevich et al., 2013)</w:t>
      </w:r>
      <w:r w:rsidR="007A0B34" w:rsidRPr="00D93D74">
        <w:rPr>
          <w:rFonts w:cs="Times New Roman"/>
          <w:szCs w:val="24"/>
        </w:rPr>
        <w:fldChar w:fldCharType="end"/>
      </w:r>
      <w:r w:rsidR="00EB228B" w:rsidRPr="00D93D74">
        <w:rPr>
          <w:rFonts w:cs="Times New Roman"/>
          <w:szCs w:val="24"/>
        </w:rPr>
        <w:t xml:space="preserve">. </w:t>
      </w:r>
    </w:p>
    <w:p w14:paraId="2576942C" w14:textId="5E8E8949" w:rsidR="00D91312" w:rsidRPr="00D93D74" w:rsidRDefault="00D91312" w:rsidP="00CD77AB">
      <w:pPr>
        <w:rPr>
          <w:rFonts w:cs="Times New Roman"/>
          <w:szCs w:val="24"/>
        </w:rPr>
      </w:pPr>
      <w:r w:rsidRPr="00D93D74">
        <w:rPr>
          <w:rFonts w:cs="Times New Roman"/>
          <w:szCs w:val="24"/>
        </w:rPr>
        <w:t>Trimmed short</w:t>
      </w:r>
      <w:r w:rsidR="00DA53D7" w:rsidRPr="00D93D74">
        <w:rPr>
          <w:rFonts w:cs="Times New Roman"/>
          <w:szCs w:val="24"/>
        </w:rPr>
        <w:t xml:space="preserve"> </w:t>
      </w:r>
      <w:r w:rsidRPr="00D93D74">
        <w:rPr>
          <w:rFonts w:cs="Times New Roman"/>
          <w:szCs w:val="24"/>
        </w:rPr>
        <w:t xml:space="preserve">reads were mapped to a reference genome from </w:t>
      </w:r>
      <w:proofErr w:type="spellStart"/>
      <w:r w:rsidRPr="00D93D74">
        <w:rPr>
          <w:rFonts w:cs="Times New Roman"/>
          <w:szCs w:val="24"/>
        </w:rPr>
        <w:t>NCBI</w:t>
      </w:r>
      <w:proofErr w:type="spellEnd"/>
      <w:r w:rsidRPr="00D93D74">
        <w:rPr>
          <w:rFonts w:cs="Times New Roman"/>
          <w:szCs w:val="24"/>
        </w:rPr>
        <w:t xml:space="preserve"> (</w:t>
      </w:r>
      <w:proofErr w:type="spellStart"/>
      <w:r w:rsidRPr="00D93D74">
        <w:rPr>
          <w:rFonts w:cs="Times New Roman"/>
          <w:szCs w:val="24"/>
        </w:rPr>
        <w:t>NCBI</w:t>
      </w:r>
      <w:proofErr w:type="spellEnd"/>
      <w:r w:rsidRPr="00D93D74">
        <w:rPr>
          <w:rFonts w:cs="Times New Roman"/>
          <w:szCs w:val="24"/>
        </w:rPr>
        <w:t xml:space="preserve"> </w:t>
      </w:r>
      <w:proofErr w:type="spellStart"/>
      <w:r w:rsidRPr="00D93D74">
        <w:rPr>
          <w:rFonts w:cs="Times New Roman"/>
          <w:szCs w:val="24"/>
        </w:rPr>
        <w:t>R</w:t>
      </w:r>
      <w:r w:rsidR="00BD2E54" w:rsidRPr="00D93D74">
        <w:rPr>
          <w:rFonts w:cs="Times New Roman"/>
          <w:szCs w:val="24"/>
        </w:rPr>
        <w:t>e</w:t>
      </w:r>
      <w:r w:rsidRPr="00D93D74">
        <w:rPr>
          <w:rFonts w:cs="Times New Roman"/>
          <w:szCs w:val="24"/>
        </w:rPr>
        <w:t>fSeq</w:t>
      </w:r>
      <w:proofErr w:type="spellEnd"/>
      <w:r w:rsidRPr="00D93D74">
        <w:rPr>
          <w:rFonts w:cs="Times New Roman"/>
          <w:szCs w:val="24"/>
        </w:rPr>
        <w:t xml:space="preserve"> assembly </w:t>
      </w:r>
      <w:proofErr w:type="spellStart"/>
      <w:r w:rsidRPr="00D93D74">
        <w:rPr>
          <w:rFonts w:cs="Times New Roman"/>
          <w:szCs w:val="24"/>
        </w:rPr>
        <w:t>GCF_000577815.1</w:t>
      </w:r>
      <w:proofErr w:type="spellEnd"/>
      <w:r w:rsidRPr="00D93D74">
        <w:rPr>
          <w:rFonts w:cs="Times New Roman"/>
          <w:szCs w:val="24"/>
        </w:rPr>
        <w:t xml:space="preserve">) </w:t>
      </w:r>
      <w:r w:rsidR="00DA53D7" w:rsidRPr="00D93D74">
        <w:rPr>
          <w:rFonts w:cs="Times New Roman"/>
          <w:szCs w:val="24"/>
        </w:rPr>
        <w:t>using</w:t>
      </w:r>
      <w:r w:rsidRPr="00D93D74">
        <w:rPr>
          <w:rFonts w:cs="Times New Roman"/>
          <w:szCs w:val="24"/>
        </w:rPr>
        <w:t xml:space="preserve"> </w:t>
      </w:r>
      <w:proofErr w:type="spellStart"/>
      <w:r w:rsidRPr="00D93D74">
        <w:rPr>
          <w:rFonts w:cs="Times New Roman"/>
          <w:szCs w:val="24"/>
        </w:rPr>
        <w:t>bowtie2</w:t>
      </w:r>
      <w:proofErr w:type="spellEnd"/>
      <w:r w:rsidRPr="00D93D74">
        <w:rPr>
          <w:rFonts w:cs="Times New Roman"/>
          <w:szCs w:val="24"/>
        </w:rPr>
        <w:t xml:space="preserve"> with </w:t>
      </w:r>
      <w:r w:rsidR="00DA53D7" w:rsidRPr="00D93D74">
        <w:rPr>
          <w:rFonts w:cs="Times New Roman"/>
          <w:szCs w:val="24"/>
        </w:rPr>
        <w:t>the --</w:t>
      </w:r>
      <w:r w:rsidRPr="00D93D74">
        <w:rPr>
          <w:rFonts w:cs="Times New Roman"/>
          <w:szCs w:val="24"/>
        </w:rPr>
        <w:t xml:space="preserve">sensitive </w:t>
      </w:r>
      <w:r w:rsidR="00DA53D7" w:rsidRPr="00D93D74">
        <w:rPr>
          <w:rFonts w:cs="Times New Roman"/>
          <w:szCs w:val="24"/>
        </w:rPr>
        <w:t xml:space="preserve">flag </w:t>
      </w:r>
      <w:r w:rsidRPr="00D93D74">
        <w:rPr>
          <w:rFonts w:cs="Times New Roman"/>
          <w:szCs w:val="24"/>
        </w:rPr>
        <w:fldChar w:fldCharType="begin"/>
      </w:r>
      <w:r w:rsidR="000D4E60">
        <w:rPr>
          <w:rFonts w:cs="Times New Roman"/>
          <w:szCs w:val="24"/>
        </w:rPr>
        <w:instrText xml:space="preserve"> ADDIN ZOTERO_ITEM CSL_CITATION {"citationID":"i3vzonrt","properties":{"formattedCitation":"(Langmead and Salzberg, 2012)","plainCitation":"(Langmead and Salzberg, 2012)","noteIndex":0},"citationItems":[{"id":3343,"uris":["http://zotero.org/users/8873894/items/4U5YNPWK"],"itemData":{"id":3343,"type":"article-journal","abstract":"As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accuracy.","container-title":"Nature methods","DOI":"10.1038/nmeth.1923","ISSN":"1548-7091","issue":"4","journalAbbreviation":"Nat Methods","page":"357-359","PMID":"22388286","PMCID":"PMC3322381","source":"PubMed Central","title":"Fast gapped-read alignment with Bowtie 2","volume":"9","author":[{"family":"Langmead","given":"Ben"},{"family":"Salzberg","given":"Steven L"}],"issued":{"date-parts":[["2012",3,4]]}}}],"schema":"https://github.com/citation-style-language/schema/raw/master/csl-citation.json"} </w:instrText>
      </w:r>
      <w:r w:rsidRPr="00D93D74">
        <w:rPr>
          <w:rFonts w:cs="Times New Roman"/>
          <w:szCs w:val="24"/>
        </w:rPr>
        <w:fldChar w:fldCharType="separate"/>
      </w:r>
      <w:r w:rsidR="00910CB8" w:rsidRPr="00910CB8">
        <w:rPr>
          <w:rFonts w:cs="Times New Roman"/>
        </w:rPr>
        <w:t>(Langmead and Salzberg, 2012)</w:t>
      </w:r>
      <w:r w:rsidRPr="00D93D74">
        <w:rPr>
          <w:rFonts w:cs="Times New Roman"/>
          <w:szCs w:val="24"/>
        </w:rPr>
        <w:fldChar w:fldCharType="end"/>
      </w:r>
      <w:r w:rsidRPr="00D93D74">
        <w:rPr>
          <w:rFonts w:cs="Times New Roman"/>
          <w:szCs w:val="24"/>
        </w:rPr>
        <w:t xml:space="preserve">. </w:t>
      </w:r>
      <w:proofErr w:type="spellStart"/>
      <w:r w:rsidR="00DA53D7" w:rsidRPr="00D93D74">
        <w:rPr>
          <w:rFonts w:cs="Times New Roman"/>
          <w:szCs w:val="24"/>
        </w:rPr>
        <w:t>Samtools</w:t>
      </w:r>
      <w:proofErr w:type="spellEnd"/>
      <w:r w:rsidR="00DA53D7" w:rsidRPr="00D93D74">
        <w:rPr>
          <w:rFonts w:cs="Times New Roman"/>
          <w:szCs w:val="24"/>
        </w:rPr>
        <w:t xml:space="preserve"> was then used to sort and index the SAM files</w:t>
      </w:r>
      <w:r w:rsidRPr="00D93D74">
        <w:rPr>
          <w:rFonts w:cs="Times New Roman"/>
          <w:szCs w:val="24"/>
        </w:rPr>
        <w:t xml:space="preserve"> </w:t>
      </w:r>
      <w:r w:rsidRPr="00D93D74">
        <w:rPr>
          <w:rFonts w:cs="Times New Roman"/>
          <w:szCs w:val="24"/>
        </w:rPr>
        <w:fldChar w:fldCharType="begin"/>
      </w:r>
      <w:r w:rsidR="000D4E60">
        <w:rPr>
          <w:rFonts w:cs="Times New Roman"/>
          <w:szCs w:val="24"/>
        </w:rPr>
        <w:instrText xml:space="preserve"> ADDIN ZOTERO_ITEM CSL_CITATION {"citationID":"SvPHtdlI","properties":{"formattedCitation":"(H. Li et al., 2009)","plainCitation":"(H. Li et al., 2009)","noteIndex":0},"citationItems":[{"id":3346,"uris":["http://zotero.org/users/8873894/items/SCMHLNXZ"],"itemData":{"id":3346,"type":"article-journal","abstract":"Summary: The Sequence Alignment/Map (SAM) format is a generic alignment format for storing read alignments against reference sequences, supporting short and long reads (up to 128 Mbp) produced by different sequencing platforms. It is flexible in style, compact in size, efficient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alignments.Availability:  http://samtools.sourceforge.netContact:  rd@sanger.ac.uk","container-title":"Bioinformatics","DOI":"10.1093/bioinformatics/btp352","ISSN":"1367-4803","issue":"16","journalAbbreviation":"Bioinformatics","page":"2078-2079","source":"Silverchair","title":"The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Subgroup"}],"issued":{"date-parts":[["2009",8,15]]}}}],"schema":"https://github.com/citation-style-language/schema/raw/master/csl-citation.json"} </w:instrText>
      </w:r>
      <w:r w:rsidRPr="00D93D74">
        <w:rPr>
          <w:rFonts w:cs="Times New Roman"/>
          <w:szCs w:val="24"/>
        </w:rPr>
        <w:fldChar w:fldCharType="separate"/>
      </w:r>
      <w:r w:rsidR="00910CB8" w:rsidRPr="00910CB8">
        <w:rPr>
          <w:rFonts w:cs="Times New Roman"/>
        </w:rPr>
        <w:t>(H. Li et al., 2009)</w:t>
      </w:r>
      <w:r w:rsidRPr="00D93D74">
        <w:rPr>
          <w:rFonts w:cs="Times New Roman"/>
          <w:szCs w:val="24"/>
        </w:rPr>
        <w:fldChar w:fldCharType="end"/>
      </w:r>
      <w:r w:rsidR="00A81E78" w:rsidRPr="00D93D74">
        <w:rPr>
          <w:rFonts w:cs="Times New Roman"/>
          <w:szCs w:val="24"/>
        </w:rPr>
        <w:t xml:space="preserve">. Coverage was calculated using </w:t>
      </w:r>
      <w:proofErr w:type="spellStart"/>
      <w:r w:rsidR="00A81E78" w:rsidRPr="00D93D74">
        <w:rPr>
          <w:rFonts w:cs="Times New Roman"/>
          <w:szCs w:val="24"/>
        </w:rPr>
        <w:t>genomeCoverageBed</w:t>
      </w:r>
      <w:proofErr w:type="spellEnd"/>
      <w:r w:rsidR="00A81E78" w:rsidRPr="00D93D74">
        <w:rPr>
          <w:rFonts w:cs="Times New Roman"/>
          <w:szCs w:val="24"/>
        </w:rPr>
        <w:t xml:space="preserve"> within </w:t>
      </w:r>
      <w:proofErr w:type="spellStart"/>
      <w:r w:rsidR="006F7CD1" w:rsidRPr="00D93D74">
        <w:rPr>
          <w:rFonts w:cs="Times New Roman"/>
          <w:szCs w:val="24"/>
        </w:rPr>
        <w:t>BED</w:t>
      </w:r>
      <w:r w:rsidR="00A81E78" w:rsidRPr="00D93D74">
        <w:rPr>
          <w:rFonts w:cs="Times New Roman"/>
          <w:szCs w:val="24"/>
        </w:rPr>
        <w:t>tools</w:t>
      </w:r>
      <w:proofErr w:type="spellEnd"/>
      <w:r w:rsidR="00A81E78" w:rsidRPr="00D93D74">
        <w:rPr>
          <w:rFonts w:cs="Times New Roman"/>
          <w:szCs w:val="24"/>
        </w:rPr>
        <w:t xml:space="preserve"> for each individual genome and for </w:t>
      </w:r>
      <w:r w:rsidR="00BD2E54" w:rsidRPr="00D93D74">
        <w:rPr>
          <w:rFonts w:cs="Times New Roman"/>
          <w:szCs w:val="24"/>
        </w:rPr>
        <w:t xml:space="preserve">the </w:t>
      </w:r>
      <w:r w:rsidR="006F7CD1" w:rsidRPr="00D93D74">
        <w:rPr>
          <w:rFonts w:cs="Times New Roman"/>
          <w:szCs w:val="24"/>
        </w:rPr>
        <w:t xml:space="preserve">combined coverage of </w:t>
      </w:r>
      <w:r w:rsidR="00A81E78" w:rsidRPr="00D93D74">
        <w:rPr>
          <w:rFonts w:cs="Times New Roman"/>
          <w:szCs w:val="24"/>
        </w:rPr>
        <w:t>all genomes</w:t>
      </w:r>
      <w:r w:rsidR="00910CB8">
        <w:rPr>
          <w:rFonts w:cs="Times New Roman"/>
          <w:szCs w:val="24"/>
        </w:rPr>
        <w:t xml:space="preserve"> </w:t>
      </w:r>
      <w:r w:rsidR="00910CB8">
        <w:rPr>
          <w:rFonts w:cs="Times New Roman"/>
          <w:szCs w:val="24"/>
        </w:rPr>
        <w:fldChar w:fldCharType="begin"/>
      </w:r>
      <w:r w:rsidR="00910CB8">
        <w:rPr>
          <w:rFonts w:cs="Times New Roman"/>
          <w:szCs w:val="24"/>
        </w:rPr>
        <w:instrText xml:space="preserve"> ADDIN ZOTERO_ITEM CSL_CITATION {"citationID":"khHZ83m5","properties":{"unsorted":false,"formattedCitation":"(Quinlan and Hall, 2010)","plainCitation":"(Quinlan and Hall, 2010)","noteIndex":0},"citationItems":[{"id":3764,"uris":["http://zotero.org/users/8873894/items/DBPMSXKR"],"itemData":{"id":3764,"type":"article-journal","abstract":"Motivation: Testing for correlations between different sets of genomic features is a fundamental task in genomics research. However, searching for overlaps between features with existing web-based methods is complicated by the massive datasets that are routinely produced with current sequencing technologies. Fast and flexible tools are therefore required to ask complex questions of these data in an efficient manner., Results: This article introduces a new software suite for the comparison, manipulation and annotation of genomic features in Browser Extensible Data (BED) and General Feature Format (GFF) format. BEDTools also supports the comparison of sequence alignments in BAM format to both BED and GFF features. The tools are extremely efficient and allow the user to compare large datasets (e.g. next-generation sequencing data) with both public and custom genome annotation tracks. BEDTools can be combined with one another as well as with standard UNIX commands, thus facilitating routine genomics tasks as well as pipelines that can quickly answer intricate questions of large genomic datasets., Availability and implementation: BEDTools was written in C++. Source code and a comprehensive user manual are freely available at http://code.google.com/p/bedtools, Contact: aaronquinlan@gmail.com; imh4y@virginia.edu, Supplementary information: Supplementary data are available at Bioinformatics online.","container-title":"Bioinformatics","DOI":"10.1093/bioinformatics/btq033","ISSN":"1367-4803","issue":"6","journalAbbreviation":"Bioinformatics","page":"841-842","PMID":"20110278","PMCID":"PMC2832824","source":"PubMed Central","title":"BEDTools: a flexible suite of utilities for comparing genomic features","title-short":"BEDTools","volume":"26","author":[{"family":"Quinlan","given":"Aaron R."},{"family":"Hall","given":"Ira M."}],"issued":{"date-parts":[["2010",3,15]]}}}],"schema":"https://github.com/citation-style-language/schema/raw/master/csl-citation.json"} </w:instrText>
      </w:r>
      <w:r w:rsidR="00910CB8">
        <w:rPr>
          <w:rFonts w:cs="Times New Roman"/>
          <w:szCs w:val="24"/>
        </w:rPr>
        <w:fldChar w:fldCharType="separate"/>
      </w:r>
      <w:r w:rsidR="00910CB8" w:rsidRPr="00910CB8">
        <w:rPr>
          <w:rFonts w:cs="Times New Roman"/>
        </w:rPr>
        <w:t>(Quinlan and Hall, 2010)</w:t>
      </w:r>
      <w:r w:rsidR="00910CB8">
        <w:rPr>
          <w:rFonts w:cs="Times New Roman"/>
          <w:szCs w:val="24"/>
        </w:rPr>
        <w:fldChar w:fldCharType="end"/>
      </w:r>
      <w:r w:rsidR="00A81E78" w:rsidRPr="00D93D74">
        <w:rPr>
          <w:rFonts w:cs="Times New Roman"/>
          <w:szCs w:val="24"/>
        </w:rPr>
        <w:t xml:space="preserve">. </w:t>
      </w:r>
    </w:p>
    <w:p w14:paraId="48071470" w14:textId="77777777" w:rsidR="00D91312" w:rsidRDefault="00D91312" w:rsidP="00CD77AB">
      <w:pPr>
        <w:rPr>
          <w:rFonts w:cs="Times New Roman"/>
          <w:szCs w:val="24"/>
        </w:rPr>
      </w:pPr>
    </w:p>
    <w:p w14:paraId="01F2F310" w14:textId="77777777" w:rsidR="004A18D8" w:rsidRPr="00D93D74" w:rsidRDefault="004A18D8">
      <w:pPr>
        <w:pStyle w:val="Heading4"/>
        <w:numPr>
          <w:ilvl w:val="3"/>
          <w:numId w:val="3"/>
        </w:numPr>
      </w:pPr>
      <w:bookmarkStart w:id="263" w:name="_Toc216099741"/>
      <w:bookmarkStart w:id="264" w:name="_Toc220932863"/>
      <w:r w:rsidRPr="00D93D74">
        <w:t>Preprocessing of long-read sequences and hybrid assembly</w:t>
      </w:r>
      <w:bookmarkEnd w:id="263"/>
      <w:bookmarkEnd w:id="264"/>
    </w:p>
    <w:p w14:paraId="6063502D" w14:textId="4B91C3EA" w:rsidR="004A18D8" w:rsidRPr="00D93D74" w:rsidRDefault="004A18D8" w:rsidP="004A18D8">
      <w:pPr>
        <w:rPr>
          <w:rFonts w:cs="Times New Roman"/>
          <w:szCs w:val="24"/>
        </w:rPr>
      </w:pPr>
      <w:r w:rsidRPr="00D93D74">
        <w:t xml:space="preserve">Five isolates were additionally sequenced on an ONT </w:t>
      </w:r>
      <w:proofErr w:type="spellStart"/>
      <w:r w:rsidRPr="00D93D74">
        <w:t>MinION</w:t>
      </w:r>
      <w:proofErr w:type="spellEnd"/>
      <w:r w:rsidRPr="00D93D74">
        <w:t xml:space="preserve"> platform as described in chapter 3.5.4. </w:t>
      </w:r>
      <w:r w:rsidRPr="00D93D74">
        <w:rPr>
          <w:rFonts w:cs="Times New Roman"/>
          <w:szCs w:val="24"/>
        </w:rPr>
        <w:t xml:space="preserve">The quality of long-reads was assessed with </w:t>
      </w:r>
      <w:proofErr w:type="spellStart"/>
      <w:r w:rsidRPr="00D93D74">
        <w:rPr>
          <w:rFonts w:cs="Times New Roman"/>
          <w:szCs w:val="24"/>
        </w:rPr>
        <w:t>NanoPlot</w:t>
      </w:r>
      <w:proofErr w:type="spellEnd"/>
      <w:r w:rsidRPr="00D93D74">
        <w:rPr>
          <w:rFonts w:cs="Times New Roman"/>
          <w:szCs w:val="24"/>
        </w:rPr>
        <w:t xml:space="preserve"> </w:t>
      </w:r>
      <w:proofErr w:type="spellStart"/>
      <w:r w:rsidRPr="00D93D74">
        <w:rPr>
          <w:rFonts w:cs="Times New Roman"/>
          <w:szCs w:val="24"/>
        </w:rPr>
        <w:t>v1.43.0</w:t>
      </w:r>
      <w:proofErr w:type="spellEnd"/>
      <w:r w:rsidRPr="00D93D74">
        <w:rPr>
          <w:rFonts w:cs="Times New Roman"/>
          <w:szCs w:val="24"/>
        </w:rPr>
        <w:t xml:space="preserve"> and </w:t>
      </w:r>
      <w:proofErr w:type="spellStart"/>
      <w:r w:rsidRPr="00D93D74">
        <w:rPr>
          <w:rFonts w:cs="Times New Roman"/>
          <w:szCs w:val="24"/>
        </w:rPr>
        <w:t>NanoStat</w:t>
      </w:r>
      <w:proofErr w:type="spellEnd"/>
      <w:r w:rsidRPr="00D93D74">
        <w:rPr>
          <w:rFonts w:cs="Times New Roman"/>
          <w:szCs w:val="24"/>
        </w:rPr>
        <w:t xml:space="preserve"> </w:t>
      </w:r>
      <w:proofErr w:type="spellStart"/>
      <w:r w:rsidRPr="00D93D74">
        <w:rPr>
          <w:rFonts w:cs="Times New Roman"/>
          <w:szCs w:val="24"/>
        </w:rPr>
        <w:t>v1.6.0</w:t>
      </w:r>
      <w:proofErr w:type="spellEnd"/>
      <w:r w:rsidRPr="00D93D74">
        <w:rPr>
          <w:rFonts w:cs="Times New Roman"/>
          <w:szCs w:val="24"/>
        </w:rPr>
        <w:t xml:space="preserve">, and reads were filtered with </w:t>
      </w:r>
      <w:proofErr w:type="spellStart"/>
      <w:r w:rsidRPr="00D93D74">
        <w:rPr>
          <w:rFonts w:cs="Times New Roman"/>
          <w:szCs w:val="24"/>
        </w:rPr>
        <w:t>NanoFilt</w:t>
      </w:r>
      <w:proofErr w:type="spellEnd"/>
      <w:r w:rsidRPr="00D93D74">
        <w:rPr>
          <w:rFonts w:cs="Times New Roman"/>
          <w:szCs w:val="24"/>
        </w:rPr>
        <w:t xml:space="preserve"> </w:t>
      </w:r>
      <w:proofErr w:type="spellStart"/>
      <w:r w:rsidRPr="00D93D74">
        <w:rPr>
          <w:rFonts w:cs="Times New Roman"/>
          <w:szCs w:val="24"/>
        </w:rPr>
        <w:t>v2.8.0</w:t>
      </w:r>
      <w:proofErr w:type="spellEnd"/>
      <w:r w:rsidRPr="00D93D74">
        <w:rPr>
          <w:rFonts w:cs="Times New Roman"/>
          <w:szCs w:val="24"/>
        </w:rPr>
        <w:t xml:space="preserve"> using a minimum Q-score of 10 and a minimum read length of 3000 bases </w:t>
      </w:r>
      <w:r w:rsidRPr="00D93D74">
        <w:rPr>
          <w:rFonts w:cs="Times New Roman"/>
          <w:szCs w:val="24"/>
        </w:rPr>
        <w:fldChar w:fldCharType="begin"/>
      </w:r>
      <w:r w:rsidR="000D4E60">
        <w:rPr>
          <w:rFonts w:cs="Times New Roman"/>
          <w:szCs w:val="24"/>
        </w:rPr>
        <w:instrText xml:space="preserve"> ADDIN ZOTERO_ITEM CSL_CITATION {"citationID":"dyTNbwOu","properties":{"formattedCitation":"(De Coster and Rademakers, 2023; De Coster et al., 2018)","plainCitation":"(De Coster and Rademakers, 2023; De Coster et al., 2018)","noteIndex":0},"citationItems":[{"id":3389,"uris":["http://zotero.org/users/8873894/items/WDWGGYEG"],"itemData":{"id":3389,"type":"article-journal","abstract":"Here we describe NanoPack, a set of tools developed for visualization and processing of long-read sequencing data from Oxford Nanopore Technologies and Pacific Biosciences.The NanoPack tools are written in Python3 and released under the GNU GPL3.0 License. The source code can be found at https://github.com/wdecoster/nanopack, together with links to separate scripts and their documentation. The scripts are compatible with Linux, Mac OS and the MS Windows 10 subsystem for Linux and are available as a graphical user interface, a web service at http://nanoplot.bioinf.be and command line tools.Supplementary data are available at Bioinformatics online.","container-title":"Bioinformatics","DOI":"10.1093/bioinformatics/bty149","ISSN":"1367-4803","issue":"15","journalAbbreviation":"Bioinformatics","page":"2666-2669","source":"Silverchair","title":"NanoPack: visualizing and processing long-read sequencing data","title-short":"NanoPack","volume":"34","author":[{"family":"De Coster","given":"Wouter"},{"family":"D’Hert","given":"Svenn"},{"family":"Schultz","given":"Darrin T"},{"family":"Cruts","given":"Marc"},{"family":"Van Broeckhoven","given":"Christine"}],"issued":{"date-parts":[["2018",8,1]]}}},{"id":3394,"uris":["http://zotero.org/users/8873894/items/VVJ2S84R"],"itemData":{"id":3394,"type":"article-journal","abstract":"Increases in the cohort size in long-read sequencing projects necessitate more efficient software for quality assessment and processing of sequencing data from Oxford Nanopore Technologies and Pacific Biosciences. Here, we describe novel tools for summarizing experiments, filtering datasets, visualizing phased alignments results, and updates to the NanoPack software suite.The cramino, chopper, kyber, and phasius tools are written in Rust and available as executable binaries without requiring installation or managing dependencies. Binaries build on musl are available for broad compatibility. NanoPlot and NanoComp are written in Python3. Links to the separate tools and their documentation can be found at https://github.com/wdecoster/nanopack. All tools are compatible with Linux, Mac OS, and the MS Windows Subsystem for Linux and are released under the MIT license. The repositories include test data, and the tools are continuously tested using GitHub Actions and can be installed with the conda dependency manager.","container-title":"Bioinformatics","DOI":"10.1093/bioinformatics/btad311","ISSN":"1367-4811","issue":"5","journalAbbreviation":"Bioinformatics","page":"btad311","source":"Silverchair","title":"NanoPack2: population-scale evaluation of long-read sequencing data","title-short":"NanoPack2","volume":"39","author":[{"family":"De Coster","given":"Wouter"},{"family":"Rademakers","given":"Rosa"}],"issued":{"date-parts":[["2023",5,1]]}}}],"schema":"https://github.com/citation-style-language/schema/raw/master/csl-citation.json"} </w:instrText>
      </w:r>
      <w:r w:rsidRPr="00D93D74">
        <w:rPr>
          <w:rFonts w:cs="Times New Roman"/>
          <w:szCs w:val="24"/>
        </w:rPr>
        <w:fldChar w:fldCharType="separate"/>
      </w:r>
      <w:r w:rsidR="00910CB8" w:rsidRPr="00910CB8">
        <w:rPr>
          <w:rFonts w:cs="Times New Roman"/>
        </w:rPr>
        <w:t>(De Coster and Rademakers, 2023; De Coster et al., 2018)</w:t>
      </w:r>
      <w:r w:rsidRPr="00D93D74">
        <w:rPr>
          <w:rFonts w:cs="Times New Roman"/>
          <w:szCs w:val="24"/>
        </w:rPr>
        <w:fldChar w:fldCharType="end"/>
      </w:r>
      <w:r w:rsidRPr="00D93D74">
        <w:rPr>
          <w:rFonts w:cs="Times New Roman"/>
          <w:szCs w:val="24"/>
        </w:rPr>
        <w:t xml:space="preserve">. Hybrid assemblies were constructed with </w:t>
      </w:r>
      <w:proofErr w:type="spellStart"/>
      <w:r w:rsidRPr="00D93D74">
        <w:rPr>
          <w:rFonts w:cs="Times New Roman"/>
          <w:szCs w:val="24"/>
        </w:rPr>
        <w:t>flye</w:t>
      </w:r>
      <w:proofErr w:type="spellEnd"/>
      <w:r w:rsidRPr="00D93D74">
        <w:rPr>
          <w:rFonts w:cs="Times New Roman"/>
          <w:szCs w:val="24"/>
        </w:rPr>
        <w:t xml:space="preserve"> </w:t>
      </w:r>
      <w:proofErr w:type="spellStart"/>
      <w:r w:rsidRPr="00D93D74">
        <w:rPr>
          <w:rFonts w:cs="Times New Roman"/>
          <w:szCs w:val="24"/>
        </w:rPr>
        <w:t>v2.9.6</w:t>
      </w:r>
      <w:proofErr w:type="spellEnd"/>
      <w:r w:rsidRPr="00D93D74">
        <w:rPr>
          <w:rFonts w:cs="Times New Roman"/>
          <w:szCs w:val="24"/>
        </w:rPr>
        <w:t xml:space="preserve"> using trimmed short-read sequences and filtered long-read sequences with default settings</w:t>
      </w:r>
      <w:r w:rsidR="0089030D">
        <w:rPr>
          <w:rFonts w:cs="Times New Roman"/>
          <w:szCs w:val="24"/>
        </w:rPr>
        <w:t xml:space="preserve"> </w:t>
      </w:r>
      <w:r w:rsidRPr="00D93D74">
        <w:rPr>
          <w:rFonts w:cs="Times New Roman"/>
          <w:szCs w:val="24"/>
        </w:rPr>
        <w:fldChar w:fldCharType="begin"/>
      </w:r>
      <w:r w:rsidR="000D4E60">
        <w:rPr>
          <w:rFonts w:cs="Times New Roman"/>
          <w:szCs w:val="24"/>
        </w:rPr>
        <w:instrText xml:space="preserve"> ADDIN ZOTERO_ITEM CSL_CITATION {"citationID":"Iyk955Hu","properties":{"formattedCitation":"(Kolmogorov et al., 2019)","plainCitation":"(Kolmogorov et al., 2019)","noteIndex":0},"citationItems":[{"id":3587,"uris":["http://zotero.org/users/8873894/items/47BJZDP3"],"itemData":{"id":3587,"type":"article-journal","abstract":"Accurate genome assembly is hampered by repetitive regions. Although long single molecule sequencing reads are better able to resolve genomic repeats than short-read data, most long-read assembly algorithms do not provide the repeat characterization necessary for producing optimal assemblies. Here, we present Flye, a long-read assembly algorithm that generates arbitrary paths in an unknown repeat graph, called disjointigs, and constructs an accurate repeat graph from these error-riddled disjointigs. We benchmark Flye against five state-of-the-art assemblers and show that it generates better or comparable assemblies, while being an order of magnitude faster. Flye nearly doubled the contiguity of the human genome assembly (as measured by the NGA50 assembly quality metric) compared with existing assemblers.","container-title":"Nature Biotechnology","DOI":"10.1038/s41587-019-0072-8","ISSN":"1546-1696","issue":"5","journalAbbreviation":"Nat Biotechnol","language":"en","license":"2019 The Author(s), under exclusive licence to Springer Nature America, Inc.","page":"540-546","publisher":"Nature Publishing Group","source":"www.nature.com","title":"Assembly of long, error-prone reads using repeat graphs","volume":"37","author":[{"family":"Kolmogorov","given":"Mikhail"},{"family":"Yuan","given":"Jeffrey"},{"family":"Lin","given":"Yu"},{"family":"Pevzner","given":"Pavel A."}],"issued":{"date-parts":[["2019",5]]}}}],"schema":"https://github.com/citation-style-language/schema/raw/master/csl-citation.json"} </w:instrText>
      </w:r>
      <w:r w:rsidRPr="00D93D74">
        <w:rPr>
          <w:rFonts w:cs="Times New Roman"/>
          <w:szCs w:val="24"/>
        </w:rPr>
        <w:fldChar w:fldCharType="separate"/>
      </w:r>
      <w:r w:rsidR="00910CB8" w:rsidRPr="00910CB8">
        <w:rPr>
          <w:rFonts w:cs="Times New Roman"/>
        </w:rPr>
        <w:t>(Kolmogorov et al., 2019)</w:t>
      </w:r>
      <w:r w:rsidRPr="00D93D74">
        <w:rPr>
          <w:rFonts w:cs="Times New Roman"/>
          <w:szCs w:val="24"/>
        </w:rPr>
        <w:fldChar w:fldCharType="end"/>
      </w:r>
      <w:r w:rsidRPr="00D93D74">
        <w:rPr>
          <w:rFonts w:cs="Times New Roman"/>
          <w:szCs w:val="24"/>
        </w:rPr>
        <w:t xml:space="preserve">. </w:t>
      </w:r>
    </w:p>
    <w:p w14:paraId="74839A07" w14:textId="77777777" w:rsidR="004A18D8" w:rsidRPr="00D93D74" w:rsidRDefault="004A18D8" w:rsidP="00CD77AB">
      <w:pPr>
        <w:rPr>
          <w:rFonts w:cs="Times New Roman"/>
          <w:szCs w:val="24"/>
        </w:rPr>
      </w:pPr>
    </w:p>
    <w:p w14:paraId="148F864F" w14:textId="6BAE73FF" w:rsidR="00A81E78" w:rsidRPr="00D93D74" w:rsidRDefault="00A81E78">
      <w:pPr>
        <w:pStyle w:val="Heading4"/>
        <w:numPr>
          <w:ilvl w:val="3"/>
          <w:numId w:val="3"/>
        </w:numPr>
      </w:pPr>
      <w:bookmarkStart w:id="265" w:name="_Toc216099739"/>
      <w:bookmarkStart w:id="266" w:name="_Toc220932861"/>
      <w:r w:rsidRPr="00D93D74">
        <w:t>Average nucleotide identity (ANI)</w:t>
      </w:r>
      <w:bookmarkEnd w:id="265"/>
      <w:bookmarkEnd w:id="266"/>
      <w:r w:rsidRPr="00D93D74">
        <w:t xml:space="preserve"> </w:t>
      </w:r>
    </w:p>
    <w:p w14:paraId="4E567595" w14:textId="116CE5A4" w:rsidR="006F7CD1" w:rsidRPr="00D93D74" w:rsidRDefault="00A81E78" w:rsidP="004F43A6">
      <w:pPr>
        <w:rPr>
          <w:rFonts w:cs="Times New Roman"/>
          <w:szCs w:val="24"/>
        </w:rPr>
      </w:pPr>
      <w:proofErr w:type="spellStart"/>
      <w:r w:rsidRPr="00D93D74">
        <w:rPr>
          <w:rFonts w:cs="Times New Roman"/>
          <w:szCs w:val="24"/>
        </w:rPr>
        <w:t>pyANI</w:t>
      </w:r>
      <w:proofErr w:type="spellEnd"/>
      <w:r w:rsidR="005B0BE4" w:rsidRPr="00D93D74">
        <w:rPr>
          <w:rFonts w:cs="Times New Roman"/>
          <w:szCs w:val="24"/>
        </w:rPr>
        <w:t>-plus was used</w:t>
      </w:r>
      <w:r w:rsidRPr="00D93D74">
        <w:rPr>
          <w:rFonts w:cs="Times New Roman"/>
          <w:szCs w:val="24"/>
        </w:rPr>
        <w:t xml:space="preserve"> to calculate pairwise AN</w:t>
      </w:r>
      <w:r w:rsidR="00A77BF6">
        <w:rPr>
          <w:rFonts w:cs="Times New Roman"/>
          <w:szCs w:val="24"/>
        </w:rPr>
        <w:t>I blast s</w:t>
      </w:r>
      <w:r w:rsidR="005B0BE4" w:rsidRPr="00D93D74">
        <w:rPr>
          <w:rFonts w:cs="Times New Roman"/>
          <w:szCs w:val="24"/>
        </w:rPr>
        <w:t xml:space="preserve">cores </w:t>
      </w:r>
      <w:r w:rsidR="00CF2F1F" w:rsidRPr="00D93D74">
        <w:rPr>
          <w:rFonts w:cs="Times New Roman"/>
          <w:szCs w:val="24"/>
        </w:rPr>
        <w:t xml:space="preserve">with default </w:t>
      </w:r>
      <w:r w:rsidR="005B0BE4" w:rsidRPr="00D93D74">
        <w:rPr>
          <w:rFonts w:cs="Times New Roman"/>
          <w:szCs w:val="24"/>
        </w:rPr>
        <w:t>parameters</w:t>
      </w:r>
      <w:r w:rsidR="00CF2F1F" w:rsidRPr="00D93D74">
        <w:rPr>
          <w:rFonts w:cs="Times New Roman"/>
          <w:szCs w:val="24"/>
        </w:rPr>
        <w:t xml:space="preserve"> </w:t>
      </w:r>
      <w:r w:rsidRPr="00D93D74">
        <w:rPr>
          <w:rFonts w:cs="Times New Roman"/>
          <w:szCs w:val="24"/>
        </w:rPr>
        <w:t xml:space="preserve">between </w:t>
      </w:r>
      <w:r w:rsidR="006F7CD1" w:rsidRPr="00D93D74">
        <w:rPr>
          <w:rFonts w:cs="Times New Roman"/>
          <w:szCs w:val="24"/>
        </w:rPr>
        <w:t xml:space="preserve">the </w:t>
      </w:r>
      <w:r w:rsidRPr="00D93D74">
        <w:rPr>
          <w:rFonts w:cs="Times New Roman"/>
          <w:szCs w:val="24"/>
        </w:rPr>
        <w:t>core genome</w:t>
      </w:r>
      <w:r w:rsidR="004F43A6" w:rsidRPr="00D93D74">
        <w:rPr>
          <w:rFonts w:cs="Times New Roman"/>
          <w:szCs w:val="24"/>
        </w:rPr>
        <w:t>s</w:t>
      </w:r>
      <w:r w:rsidRPr="00D93D74">
        <w:rPr>
          <w:rFonts w:cs="Times New Roman"/>
          <w:szCs w:val="24"/>
        </w:rPr>
        <w:t xml:space="preserve"> of all sequenced isolates</w:t>
      </w:r>
      <w:r w:rsidR="005B0BE4" w:rsidRPr="00D93D74">
        <w:rPr>
          <w:rFonts w:cs="Times New Roman"/>
          <w:szCs w:val="24"/>
        </w:rPr>
        <w:t>. Core genome is here</w:t>
      </w:r>
      <w:r w:rsidRPr="00D93D74">
        <w:rPr>
          <w:rFonts w:cs="Times New Roman"/>
          <w:szCs w:val="24"/>
        </w:rPr>
        <w:t xml:space="preserve"> defined as </w:t>
      </w:r>
      <w:r w:rsidR="00C81F8E" w:rsidRPr="00D93D74">
        <w:rPr>
          <w:rFonts w:cs="Times New Roman"/>
          <w:szCs w:val="24"/>
        </w:rPr>
        <w:t xml:space="preserve">genes </w:t>
      </w:r>
      <w:r w:rsidRPr="00D93D74">
        <w:rPr>
          <w:rFonts w:cs="Times New Roman"/>
          <w:szCs w:val="24"/>
        </w:rPr>
        <w:t>present in all genomes</w:t>
      </w:r>
      <w:r w:rsidR="00C81F8E" w:rsidRPr="00D93D74">
        <w:rPr>
          <w:rFonts w:cs="Times New Roman"/>
          <w:szCs w:val="24"/>
        </w:rPr>
        <w:t xml:space="preserve"> analysed </w:t>
      </w:r>
      <w:r w:rsidR="00C81F8E" w:rsidRPr="00D93D74">
        <w:rPr>
          <w:rFonts w:cs="Times New Roman"/>
          <w:szCs w:val="24"/>
        </w:rPr>
        <w:fldChar w:fldCharType="begin"/>
      </w:r>
      <w:r w:rsidR="000D4E60">
        <w:rPr>
          <w:rFonts w:cs="Times New Roman"/>
          <w:szCs w:val="24"/>
        </w:rPr>
        <w:instrText xml:space="preserve"> ADDIN ZOTERO_ITEM CSL_CITATION {"citationID":"oZClCnSV","properties":{"formattedCitation":"(Pritchard et al., 2015)","plainCitation":"(Pritchard et al., 2015)","noteIndex":0},"citationItems":[{"id":3280,"uris":["http://zotero.org/users/8873894/items/GZ4CUSKQ"],"itemData":{"id":3280,"type":"article-journal","abstract":"Soft rot Enterobacteriaceae (SRE) are bacterial plant pathogens that cause blackleg, wilt and soft rot diseases on a broad range of important crop and ornamental plants worldwide. These organisms (spanning the genera Erwinia, Pectobacterium, Dickeya, and Pantoea) cause significant economic and yield losses in the field, and in storage. They are transmissible through surface water, by trade and other movement of plant material and soil, and in some cases are subject to international legislative and quarantine restrictions. Effective detection and diagnosis in support of food security legislation and epidemiology is dependent on the ability to classify pathogenic isolates precisely. Diagnostics and classification are made more difficult by the influence of horizontal gene transfer on phenotype, and historically complex and sometimes inaccurate nomenclatural and taxonomic assignments that persist in strain collections and online sequence databases. Here, we briefly discuss the relationship between taxonomy, genotype and phenotype in the SRE, and their implications for diagnostic testing and legislation. We present novel whole-genome classifications of the SRE, illustrating inconsistencies between the established taxonomies and evidence from completely sequenced isolates. We conclude with a perspective on the future impact of widespread whole-genome sequencing and classification methods on detection and identification of bacterial plant pathogens in support of legislative and policy efforts in food security.","container-title":"Analytical Methods","DOI":"10.1039/C5AY02550H","ISSN":"1759-9679","issue":"1","journalAbbreviation":"Anal. Methods","language":"en","page":"12-24","publisher":"The Royal Society of Chemistry","source":"pubs.rsc.org","title":"Genomics and taxonomy in diagnostics for food security: soft-rotting enterobacterial plant pathogens","title-short":"Genomics and taxonomy in diagnostics for food security","volume":"8","author":[{"family":"Pritchard","given":"Leighton"},{"family":"Glover","given":"Rachel H."},{"family":"Humphris","given":"Sonia"},{"family":"Elphinstone","given":"John G."},{"family":"Toth","given":"Ian K."}],"issued":{"date-parts":[["2015",12,17]]}}}],"schema":"https://github.com/citation-style-language/schema/raw/master/csl-citation.json"} </w:instrText>
      </w:r>
      <w:r w:rsidR="00C81F8E" w:rsidRPr="00D93D74">
        <w:rPr>
          <w:rFonts w:cs="Times New Roman"/>
          <w:szCs w:val="24"/>
        </w:rPr>
        <w:fldChar w:fldCharType="separate"/>
      </w:r>
      <w:r w:rsidR="00910CB8" w:rsidRPr="00910CB8">
        <w:rPr>
          <w:rFonts w:cs="Times New Roman"/>
        </w:rPr>
        <w:t>(Pritchard et al., 2015)</w:t>
      </w:r>
      <w:r w:rsidR="00C81F8E" w:rsidRPr="00D93D74">
        <w:rPr>
          <w:rFonts w:cs="Times New Roman"/>
          <w:szCs w:val="24"/>
        </w:rPr>
        <w:fldChar w:fldCharType="end"/>
      </w:r>
      <w:r w:rsidRPr="00D93D74">
        <w:rPr>
          <w:rFonts w:cs="Times New Roman"/>
          <w:szCs w:val="24"/>
        </w:rPr>
        <w:t>.</w:t>
      </w:r>
      <w:r w:rsidR="00C81F8E" w:rsidRPr="00D93D74">
        <w:rPr>
          <w:rFonts w:cs="Times New Roman"/>
          <w:szCs w:val="24"/>
        </w:rPr>
        <w:t xml:space="preserve"> </w:t>
      </w:r>
      <w:r w:rsidR="004A18D8" w:rsidRPr="004A18D8">
        <w:rPr>
          <w:rFonts w:cs="Times New Roman"/>
          <w:szCs w:val="24"/>
        </w:rPr>
        <w:t>To delineate strain boundaries, a strain break was determined by plotting ANI pairwise scores on a histogram in R. The strain break was then applied to filter the results, retaining only genome pairs that exceeded the defined identity cutoff. An undirected graph was constructed from the filtered genome pairs using the `</w:t>
      </w:r>
      <w:proofErr w:type="spellStart"/>
      <w:r w:rsidR="004A18D8" w:rsidRPr="004A18D8">
        <w:rPr>
          <w:rFonts w:cs="Times New Roman"/>
          <w:szCs w:val="24"/>
        </w:rPr>
        <w:t>igraph</w:t>
      </w:r>
      <w:proofErr w:type="spellEnd"/>
      <w:r w:rsidR="004A18D8" w:rsidRPr="004A18D8">
        <w:rPr>
          <w:rFonts w:cs="Times New Roman"/>
          <w:szCs w:val="24"/>
        </w:rPr>
        <w:t xml:space="preserve">` R package </w:t>
      </w:r>
      <w:r w:rsidR="004A18D8">
        <w:rPr>
          <w:rFonts w:cs="Times New Roman"/>
          <w:szCs w:val="24"/>
        </w:rPr>
        <w:fldChar w:fldCharType="begin"/>
      </w:r>
      <w:r w:rsidR="000D4E60">
        <w:rPr>
          <w:rFonts w:cs="Times New Roman"/>
          <w:szCs w:val="24"/>
        </w:rPr>
        <w:instrText xml:space="preserve"> ADDIN ZOTERO_ITEM CSL_CITATION {"citationID":"BKo7G3G0","properties":{"formattedCitation":"(Antonov et al., 2023)","plainCitation":"(Antonov et al., 2023)","noteIndex":0},"citationItems":[{"id":3441,"uris":["http://zotero.org/users/8873894/items/T97HQGRA"],"itemData":{"id":3441,"type":"article","abstract":"Networks or graphs are widely used across the sciences to represent relationships of many kinds. igraph (https://igraph.org) is a general-purpose software library for graph construction, analysis, and visualisation, combining fast and robust performance with a low entry barrier. igraph pairs a fast core written in C with beginner-friendly interfaces in Python, R, and Mathematica. Over the last two decades, igraph has expanded substantially. It now scales to billions of edges, supports Mathematica and interactive plotting, integrates with Jupyter notebooks and other network libraries, includes new graph layouts and community detection algorithms, and has streamlined the documentation with examples and Spanish translations. Modern testing features such as continuous integration, address sanitizers, stricter typing, and memory-managed vectors have also increased robustness. Hundreds of bug reports have been fixed and a community forum has been opened to connect users and developers. Specific effort has been made to broaden use and community participation by women, non-binary people, and other demographic groups typically underrepresented in open source software.","DOI":"10.48550/arXiv.2311.10260","note":"arXiv:2311.10260 [cs]","number":"arXiv:2311.10260","publisher":"arXiv","source":"arXiv.org","title":"igraph enables fast and robust network analysis across programming languages","URL":"http://arxiv.org/abs/2311.10260","author":[{"family":"Antonov","given":"Michael"},{"family":"Csárdi","given":"Gábor"},{"family":"Horvát","given":"Szabolcs"},{"family":"Müller","given":"Kirill"},{"family":"Nepusz","given":"Tamás"},{"family":"Noom","given":"Daniel"},{"family":"Salmon","given":"Maëlle"},{"family":"Traag","given":"Vincent"},{"family":"Welles","given":"Brooke Foucault"},{"family":"Zanini","given":"Fabio"}],"accessed":{"date-parts":[["2025",11,26]]},"issued":{"date-parts":[["2023",11,17]]}}}],"schema":"https://github.com/citation-style-language/schema/raw/master/csl-citation.json"} </w:instrText>
      </w:r>
      <w:r w:rsidR="004A18D8">
        <w:rPr>
          <w:rFonts w:cs="Times New Roman"/>
          <w:szCs w:val="24"/>
        </w:rPr>
        <w:fldChar w:fldCharType="separate"/>
      </w:r>
      <w:r w:rsidR="00910CB8" w:rsidRPr="00910CB8">
        <w:rPr>
          <w:rFonts w:cs="Times New Roman"/>
        </w:rPr>
        <w:t>(Antonov et al., 2023)</w:t>
      </w:r>
      <w:r w:rsidR="004A18D8">
        <w:rPr>
          <w:rFonts w:cs="Times New Roman"/>
          <w:szCs w:val="24"/>
        </w:rPr>
        <w:fldChar w:fldCharType="end"/>
      </w:r>
      <w:r w:rsidR="004A18D8" w:rsidRPr="004A18D8">
        <w:rPr>
          <w:rFonts w:cs="Times New Roman"/>
          <w:szCs w:val="24"/>
        </w:rPr>
        <w:t xml:space="preserve">. Each genome was represented as a node and each qualifying pairwise relationship as an edge. Connected components within the graph were identified, corresponding to discrete strain groups. Each genome was assigned to a strain group based on its graph membership. Alternatively, we also used </w:t>
      </w:r>
      <w:proofErr w:type="spellStart"/>
      <w:r w:rsidR="004A18D8" w:rsidRPr="004A18D8">
        <w:rPr>
          <w:rFonts w:cs="Times New Roman"/>
          <w:szCs w:val="24"/>
        </w:rPr>
        <w:t>pyANI</w:t>
      </w:r>
      <w:proofErr w:type="spellEnd"/>
      <w:r w:rsidR="004A18D8" w:rsidRPr="004A18D8">
        <w:rPr>
          <w:rFonts w:cs="Times New Roman"/>
          <w:szCs w:val="24"/>
        </w:rPr>
        <w:t xml:space="preserve">-plus ‘classify’ </w:t>
      </w:r>
      <w:r w:rsidR="004A18D8">
        <w:rPr>
          <w:rFonts w:cs="Times New Roman"/>
          <w:szCs w:val="24"/>
        </w:rPr>
        <w:t>with strain break at 99.72% to confirm the network determination of strain groups</w:t>
      </w:r>
      <w:r w:rsidR="00A145F1">
        <w:rPr>
          <w:rFonts w:cs="Times New Roman"/>
          <w:szCs w:val="24"/>
        </w:rPr>
        <w:t xml:space="preserve"> (Annex K2)</w:t>
      </w:r>
      <w:r w:rsidR="004A18D8">
        <w:rPr>
          <w:rFonts w:cs="Times New Roman"/>
          <w:szCs w:val="24"/>
        </w:rPr>
        <w:t xml:space="preserve">. </w:t>
      </w:r>
    </w:p>
    <w:p w14:paraId="6DB45106" w14:textId="77777777" w:rsidR="00A81E78" w:rsidRPr="00D93D74" w:rsidRDefault="00A81E78" w:rsidP="00CD77AB">
      <w:pPr>
        <w:rPr>
          <w:rFonts w:cs="Times New Roman"/>
          <w:szCs w:val="24"/>
        </w:rPr>
      </w:pPr>
    </w:p>
    <w:p w14:paraId="2166A552" w14:textId="073A2B8D" w:rsidR="00AE070D" w:rsidRPr="00D93D74" w:rsidRDefault="00A77BF6">
      <w:pPr>
        <w:pStyle w:val="Heading4"/>
        <w:numPr>
          <w:ilvl w:val="3"/>
          <w:numId w:val="3"/>
        </w:numPr>
      </w:pPr>
      <w:bookmarkStart w:id="267" w:name="_Toc216099740"/>
      <w:bookmarkStart w:id="268" w:name="_Toc220932862"/>
      <w:r>
        <w:t>Single-nucleotide polymorphism (</w:t>
      </w:r>
      <w:r w:rsidR="00AE070D" w:rsidRPr="00D93D74">
        <w:t>SNP</w:t>
      </w:r>
      <w:r>
        <w:t>)</w:t>
      </w:r>
      <w:r w:rsidR="00AE070D" w:rsidRPr="00D93D74">
        <w:t xml:space="preserve"> analysis</w:t>
      </w:r>
      <w:bookmarkEnd w:id="267"/>
      <w:bookmarkEnd w:id="268"/>
      <w:r w:rsidR="00AE070D" w:rsidRPr="00D93D74">
        <w:t xml:space="preserve"> </w:t>
      </w:r>
    </w:p>
    <w:p w14:paraId="0DA229A6" w14:textId="35080DE6" w:rsidR="00AE070D" w:rsidRDefault="00AE070D" w:rsidP="004A18D8">
      <w:pPr>
        <w:rPr>
          <w:rFonts w:cs="Times New Roman"/>
          <w:szCs w:val="24"/>
        </w:rPr>
      </w:pPr>
      <w:r w:rsidRPr="00D93D74">
        <w:t xml:space="preserve">SNPs </w:t>
      </w:r>
      <w:r w:rsidR="004A18D8">
        <w:t xml:space="preserve">in core genome were determined </w:t>
      </w:r>
      <w:r w:rsidR="006F7CD1" w:rsidRPr="00D93D74">
        <w:t>using</w:t>
      </w:r>
      <w:r w:rsidRPr="00D93D74">
        <w:t xml:space="preserve"> Snippy </w:t>
      </w:r>
      <w:proofErr w:type="spellStart"/>
      <w:r w:rsidRPr="00D93D74">
        <w:t>v4.6.0</w:t>
      </w:r>
      <w:proofErr w:type="spellEnd"/>
      <w:r w:rsidRPr="00D93D74">
        <w:t xml:space="preserve"> </w:t>
      </w:r>
      <w:r w:rsidRPr="00D93D74">
        <w:fldChar w:fldCharType="begin"/>
      </w:r>
      <w:r w:rsidR="000D4E60">
        <w:instrText xml:space="preserve"> ADDIN ZOTERO_ITEM CSL_CITATION {"citationID":"nQhnIrW9","properties":{"formattedCitation":"(Seemann, May 15, 2014/2022)","plainCitation":"(Seemann, May 15, 2014/2022)","noteIndex":0},"citationItems":[{"id":1816,"uris":["http://zotero.org/users/8873894/items/JPKEYHSQ"],"itemData":{"id":1816,"type":"software","abstract":":scissors: :zap: Rapid haploid variant calling and core genome alignment","genre":"Perl","license":"GPL-2.0","note":"original-date: 2014-05-15T01:56:12Z","source":"GitHub","title":"Snippy","URL":"https://github.com/tseemann/snippy","author":[{"family":"Seemann","given":"Torsten"}],"accessed":{"date-parts":[["2022",11,18]]},"issued":{"date-parts":[["2022",11,10]]}}}],"schema":"https://github.com/citation-style-language/schema/raw/master/csl-citation.json"} </w:instrText>
      </w:r>
      <w:r w:rsidRPr="00D93D74">
        <w:fldChar w:fldCharType="separate"/>
      </w:r>
      <w:r w:rsidR="00910CB8" w:rsidRPr="00910CB8">
        <w:rPr>
          <w:rFonts w:cs="Times New Roman"/>
        </w:rPr>
        <w:t>(Seemann, May 15, 2014/2022)</w:t>
      </w:r>
      <w:r w:rsidRPr="00D93D74">
        <w:fldChar w:fldCharType="end"/>
      </w:r>
      <w:r w:rsidRPr="00D93D74">
        <w:t xml:space="preserve">. </w:t>
      </w:r>
      <w:r w:rsidR="004F43A6" w:rsidRPr="00D93D74">
        <w:t>W</w:t>
      </w:r>
      <w:r w:rsidRPr="00D93D74">
        <w:t xml:space="preserve">e used the </w:t>
      </w:r>
      <w:r w:rsidR="000D604A">
        <w:t xml:space="preserve">hybrid assembly of genome </w:t>
      </w:r>
      <w:proofErr w:type="spellStart"/>
      <w:r w:rsidR="000D604A">
        <w:t>H009_98</w:t>
      </w:r>
      <w:proofErr w:type="spellEnd"/>
      <w:r w:rsidR="000D604A">
        <w:t xml:space="preserve"> </w:t>
      </w:r>
      <w:r w:rsidR="004F43A6" w:rsidRPr="00D93D74">
        <w:rPr>
          <w:rFonts w:cs="Times New Roman"/>
          <w:szCs w:val="24"/>
        </w:rPr>
        <w:t>as the reference genome</w:t>
      </w:r>
      <w:r w:rsidRPr="00D93D74">
        <w:rPr>
          <w:rFonts w:cs="Times New Roman"/>
          <w:szCs w:val="24"/>
        </w:rPr>
        <w:t>. G</w:t>
      </w:r>
      <w:r w:rsidR="004F43A6" w:rsidRPr="00D93D74">
        <w:rPr>
          <w:rFonts w:cs="Times New Roman"/>
          <w:szCs w:val="24"/>
        </w:rPr>
        <w:t>u</w:t>
      </w:r>
      <w:r w:rsidRPr="00D93D74">
        <w:rPr>
          <w:rFonts w:cs="Times New Roman"/>
          <w:szCs w:val="24"/>
        </w:rPr>
        <w:t xml:space="preserve">bbins </w:t>
      </w:r>
      <w:proofErr w:type="spellStart"/>
      <w:r w:rsidRPr="00D93D74">
        <w:rPr>
          <w:rFonts w:cs="Times New Roman"/>
          <w:szCs w:val="24"/>
        </w:rPr>
        <w:t>v3.4.1</w:t>
      </w:r>
      <w:proofErr w:type="spellEnd"/>
      <w:r w:rsidRPr="00D93D74">
        <w:rPr>
          <w:rFonts w:cs="Times New Roman"/>
          <w:szCs w:val="24"/>
        </w:rPr>
        <w:t xml:space="preserve"> </w:t>
      </w:r>
      <w:r w:rsidR="000D604A">
        <w:rPr>
          <w:rFonts w:cs="Times New Roman"/>
          <w:szCs w:val="24"/>
        </w:rPr>
        <w:t xml:space="preserve">was used to remove recombinant loci </w:t>
      </w:r>
      <w:r w:rsidRPr="00D93D74">
        <w:rPr>
          <w:rFonts w:cs="Times New Roman"/>
          <w:szCs w:val="24"/>
        </w:rPr>
        <w:fldChar w:fldCharType="begin"/>
      </w:r>
      <w:r w:rsidR="000D4E60">
        <w:rPr>
          <w:rFonts w:cs="Times New Roman"/>
          <w:szCs w:val="24"/>
        </w:rPr>
        <w:instrText xml:space="preserve"> ADDIN ZOTERO_ITEM CSL_CITATION {"citationID":"8LIsPj4h","properties":{"formattedCitation":"(Croucher et al., 2015)","plainCitation":"(Croucher et al., 2015)","noteIndex":0},"citationItems":[{"id":3360,"uris":["http://zotero.org/users/8873894/items/82WCRMEW"],"itemData":{"id":3360,"type":"article-journal","abstract":"The emergence of new sequencing technologies has facilitated the use of bacterial whole genome alignments for evolutionary studies and outbreak analyses. These datasets, of increasing size, often include examples of multiple different mechanisms of horizontal sequence transfer resulting in substantial alterations to prokaryotic chromosomes. The impact of these processes demands rapid and flexible approaches able to account for recombination when reconstructing isolates’ recent diversification. Gubbins is an iterative algorithm that uses spatial scanning statistics to identify loci containing elevated densities of base substitutions suggestive of horizontal sequence transfer while concurrently constructing a maximum likelihood phylogeny based on the putative point mutations outside these regions of high sequence diversity. Simulations demonstrate the algorithm generates highly accurate reconstructions under realistically parameterized models of bacterial evolution, and achieves convergence in only a few hours on alignments of hundreds of bacterial genome sequences. Gubbins is appropriate for reconstructing the recent evolutionary history of a variety of haploid genotype alignments, as it makes no assumptions about the underlying mechanism of recombination. The software is freely available for download at github.com/sanger-pathogens/Gubbins, implemented in Python and C and supported on Linux and Mac OS X.","container-title":"Nucleic Acids Research","DOI":"10.1093/nar/gku1196","ISSN":"0305-1048","issue":"3","journalAbbreviation":"Nucleic Acids Res","page":"e15","source":"Silverchair","title":"Rapid phylogenetic analysis of large samples of recombinant bacterial whole genome sequences using Gubbins","volume":"43","author":[{"family":"Croucher","given":"Nicholas J."},{"family":"Page","given":"Andrew J."},{"family":"Connor","given":"Thomas R."},{"family":"Delaney","given":"Aidan J."},{"family":"Keane","given":"Jacqueline A."},{"family":"Bentley","given":"Stephen D."},{"family":"Parkhill","given":"Julian"},{"family":"Harris","given":"Simon R."}],"issued":{"date-parts":[["2015",2,18]]}}}],"schema":"https://github.com/citation-style-language/schema/raw/master/csl-citation.json"} </w:instrText>
      </w:r>
      <w:r w:rsidRPr="00D93D74">
        <w:rPr>
          <w:rFonts w:cs="Times New Roman"/>
          <w:szCs w:val="24"/>
        </w:rPr>
        <w:fldChar w:fldCharType="separate"/>
      </w:r>
      <w:r w:rsidR="00910CB8" w:rsidRPr="00910CB8">
        <w:rPr>
          <w:rFonts w:cs="Times New Roman"/>
        </w:rPr>
        <w:t>(Croucher et al., 2015)</w:t>
      </w:r>
      <w:r w:rsidRPr="00D93D74">
        <w:rPr>
          <w:rFonts w:cs="Times New Roman"/>
          <w:szCs w:val="24"/>
        </w:rPr>
        <w:fldChar w:fldCharType="end"/>
      </w:r>
      <w:r w:rsidRPr="00D93D74">
        <w:rPr>
          <w:rFonts w:cs="Times New Roman"/>
          <w:szCs w:val="24"/>
        </w:rPr>
        <w:t xml:space="preserve">. The filtered SNP matrix </w:t>
      </w:r>
      <w:r w:rsidR="004F43A6" w:rsidRPr="00D93D74">
        <w:rPr>
          <w:rFonts w:cs="Times New Roman"/>
          <w:szCs w:val="24"/>
        </w:rPr>
        <w:t>was used to construct</w:t>
      </w:r>
      <w:r w:rsidRPr="00D93D74">
        <w:rPr>
          <w:rFonts w:cs="Times New Roman"/>
          <w:szCs w:val="24"/>
        </w:rPr>
        <w:t xml:space="preserve"> a neighbour-joining tree</w:t>
      </w:r>
      <w:r w:rsidR="00CF2F1F" w:rsidRPr="00D93D74">
        <w:rPr>
          <w:rFonts w:cs="Times New Roman"/>
          <w:szCs w:val="24"/>
        </w:rPr>
        <w:t xml:space="preserve"> in Gubbins</w:t>
      </w:r>
      <w:r w:rsidRPr="00D93D74">
        <w:rPr>
          <w:rFonts w:cs="Times New Roman"/>
          <w:szCs w:val="24"/>
        </w:rPr>
        <w:t>,</w:t>
      </w:r>
      <w:r w:rsidR="00CF2F1F" w:rsidRPr="00D93D74">
        <w:rPr>
          <w:rFonts w:cs="Times New Roman"/>
          <w:szCs w:val="24"/>
        </w:rPr>
        <w:t xml:space="preserve"> </w:t>
      </w:r>
      <w:r w:rsidR="004F43A6" w:rsidRPr="00D93D74">
        <w:rPr>
          <w:rFonts w:cs="Times New Roman"/>
          <w:szCs w:val="24"/>
        </w:rPr>
        <w:t>which we</w:t>
      </w:r>
      <w:r w:rsidRPr="00D93D74">
        <w:rPr>
          <w:rFonts w:cs="Times New Roman"/>
          <w:szCs w:val="24"/>
        </w:rPr>
        <w:t xml:space="preserve"> visualised in MEGA </w:t>
      </w:r>
      <w:proofErr w:type="spellStart"/>
      <w:r w:rsidRPr="00D93D74">
        <w:rPr>
          <w:rFonts w:cs="Times New Roman"/>
          <w:szCs w:val="24"/>
        </w:rPr>
        <w:t>v12</w:t>
      </w:r>
      <w:proofErr w:type="spellEnd"/>
      <w:r w:rsidRPr="00D93D74">
        <w:rPr>
          <w:rFonts w:cs="Times New Roman"/>
          <w:szCs w:val="24"/>
        </w:rPr>
        <w:t xml:space="preserve"> </w:t>
      </w:r>
      <w:r w:rsidRPr="00D93D74">
        <w:rPr>
          <w:rFonts w:cs="Times New Roman"/>
          <w:szCs w:val="24"/>
        </w:rPr>
        <w:fldChar w:fldCharType="begin"/>
      </w:r>
      <w:r w:rsidR="000D4E60">
        <w:rPr>
          <w:rFonts w:cs="Times New Roman"/>
          <w:szCs w:val="24"/>
        </w:rPr>
        <w:instrText xml:space="preserve"> ADDIN ZOTERO_ITEM CSL_CITATION {"citationID":"BpGBcQ54","properties":{"formattedCitation":"(Tamura et al., 2021)","plainCitation":"(Tamura et al., 2021)","noteIndex":0},"citationItems":[{"id":3363,"uris":["http://zotero.org/users/8873894/items/MGTEFQWH"],"itemData":{"id":3363,"type":"article-journal","abstract":"The Molecular Evolutionary Genetics Analysis (MEGA) software has matured to contain a large collection of methods and tools of computational molecular evolution. Here, we describe new additions that make MEGA a more comprehensive tool for building timetrees of species, pathogens, and gene families using rapid relaxed-clock methods. Methods for estimating divergence times and confidence intervals are implemented to use probability densities for calibration constraints for node-dating and sequence sampling dates for tip-dating analyses. They are supported by new options for tagging sequences with spatiotemporal sampling information, an expanded interactive Node Calibrations Editor, and an extended Tree Explorer to display timetrees. Also added is a Bayesian method for estimating neutral evolutionary probabilities of alleles in a species using multispecies sequence alignments and a machine learning method to test for the autocorrelation of evolutionary rates in phylogenies. The computer memory requirements for the maximum likelihood analysis are reduced significantly through reprogramming, and the graphical user interface has been made more responsive and interactive for very big data sets. These enhancements will improve the user experience, quality of results, and the pace of biological discovery. Natively compiled graphical user interface and command-line versions of MEGA11 are available for Microsoft Windows, Linux, and macOS from www.megasoftware.net.","container-title":"Molecular Biology and Evolution","DOI":"10.1093/molbev/msab120","ISSN":"1537-1719","issue":"7","journalAbbreviation":"Mol Biol Evol","page":"3022-3027","source":"Silverchair","title":"MEGA11: Molecular Evolutionary Genetics Analysis Version 11","title-short":"MEGA11","volume":"38","author":[{"family":"Tamura","given":"Koichiro"},{"family":"Stecher","given":"Glen"},{"family":"Kumar","given":"Sudhir"}],"issued":{"date-parts":[["2021",7,1]]}}}],"schema":"https://github.com/citation-style-language/schema/raw/master/csl-citation.json"} </w:instrText>
      </w:r>
      <w:r w:rsidRPr="00D93D74">
        <w:rPr>
          <w:rFonts w:cs="Times New Roman"/>
          <w:szCs w:val="24"/>
        </w:rPr>
        <w:fldChar w:fldCharType="separate"/>
      </w:r>
      <w:r w:rsidR="00910CB8" w:rsidRPr="00910CB8">
        <w:rPr>
          <w:rFonts w:cs="Times New Roman"/>
        </w:rPr>
        <w:t>(Tamura et al., 2021)</w:t>
      </w:r>
      <w:r w:rsidRPr="00D93D74">
        <w:rPr>
          <w:rFonts w:cs="Times New Roman"/>
          <w:szCs w:val="24"/>
        </w:rPr>
        <w:fldChar w:fldCharType="end"/>
      </w:r>
      <w:r w:rsidRPr="00D93D74">
        <w:rPr>
          <w:rFonts w:cs="Times New Roman"/>
          <w:szCs w:val="24"/>
        </w:rPr>
        <w:t>.</w:t>
      </w:r>
      <w:r w:rsidR="00571F06" w:rsidRPr="00D93D74">
        <w:rPr>
          <w:rFonts w:cs="Times New Roman"/>
          <w:szCs w:val="24"/>
        </w:rPr>
        <w:t xml:space="preserve"> </w:t>
      </w:r>
    </w:p>
    <w:p w14:paraId="5BFD826F" w14:textId="77777777" w:rsidR="004A18D8" w:rsidRPr="004A18D8" w:rsidRDefault="004A18D8" w:rsidP="004A18D8">
      <w:pPr>
        <w:rPr>
          <w:rFonts w:cs="Times New Roman"/>
          <w:szCs w:val="24"/>
        </w:rPr>
      </w:pPr>
    </w:p>
    <w:p w14:paraId="14D7919D" w14:textId="2C13061F" w:rsidR="00895E4C" w:rsidRPr="00D93D74" w:rsidRDefault="00895E4C">
      <w:pPr>
        <w:pStyle w:val="Heading4"/>
        <w:numPr>
          <w:ilvl w:val="3"/>
          <w:numId w:val="3"/>
        </w:numPr>
      </w:pPr>
      <w:bookmarkStart w:id="269" w:name="_Toc216099742"/>
      <w:bookmarkStart w:id="270" w:name="_Toc220932864"/>
      <w:r w:rsidRPr="00D93D74">
        <w:lastRenderedPageBreak/>
        <w:t>P</w:t>
      </w:r>
      <w:r w:rsidR="008941CE" w:rsidRPr="00D93D74">
        <w:t xml:space="preserve">angenome </w:t>
      </w:r>
      <w:r w:rsidR="00D95346" w:rsidRPr="00D93D74">
        <w:t>analysis</w:t>
      </w:r>
      <w:bookmarkEnd w:id="269"/>
      <w:bookmarkEnd w:id="270"/>
      <w:r w:rsidR="000D604A">
        <w:t xml:space="preserve"> </w:t>
      </w:r>
    </w:p>
    <w:p w14:paraId="2CAB2041" w14:textId="317BEC2A" w:rsidR="00FE29C0" w:rsidRDefault="00B049FB" w:rsidP="00CD77AB">
      <w:pPr>
        <w:rPr>
          <w:rFonts w:cs="Times New Roman"/>
          <w:szCs w:val="24"/>
        </w:rPr>
      </w:pPr>
      <w:r w:rsidRPr="00D93D74">
        <w:rPr>
          <w:rFonts w:cs="Times New Roman"/>
          <w:szCs w:val="24"/>
        </w:rPr>
        <w:t xml:space="preserve">All genome assemblies were annotated </w:t>
      </w:r>
      <w:r w:rsidR="00C9255A" w:rsidRPr="00D93D74">
        <w:rPr>
          <w:rFonts w:cs="Times New Roman"/>
          <w:szCs w:val="24"/>
        </w:rPr>
        <w:t xml:space="preserve">with </w:t>
      </w:r>
      <w:proofErr w:type="spellStart"/>
      <w:r w:rsidR="004F43A6" w:rsidRPr="00D93D74">
        <w:rPr>
          <w:rFonts w:cs="Times New Roman"/>
          <w:szCs w:val="24"/>
        </w:rPr>
        <w:t>P</w:t>
      </w:r>
      <w:r w:rsidR="00C9255A" w:rsidRPr="00D93D74">
        <w:rPr>
          <w:rFonts w:cs="Times New Roman"/>
          <w:szCs w:val="24"/>
        </w:rPr>
        <w:t>rokka</w:t>
      </w:r>
      <w:proofErr w:type="spellEnd"/>
      <w:r w:rsidR="00C9255A" w:rsidRPr="00D93D74">
        <w:rPr>
          <w:rFonts w:cs="Times New Roman"/>
          <w:szCs w:val="24"/>
        </w:rPr>
        <w:t xml:space="preserve"> </w:t>
      </w:r>
      <w:proofErr w:type="spellStart"/>
      <w:r w:rsidR="00C9255A" w:rsidRPr="00D93D74">
        <w:rPr>
          <w:rFonts w:cs="Times New Roman"/>
          <w:szCs w:val="24"/>
        </w:rPr>
        <w:t>v1.14.6</w:t>
      </w:r>
      <w:proofErr w:type="spellEnd"/>
      <w:r w:rsidRPr="00D93D74">
        <w:rPr>
          <w:rFonts w:cs="Times New Roman"/>
          <w:szCs w:val="24"/>
        </w:rPr>
        <w:t xml:space="preserve"> prior to pangenome construction</w:t>
      </w:r>
      <w:r w:rsidR="00C9255A" w:rsidRPr="00D93D74">
        <w:rPr>
          <w:rFonts w:cs="Times New Roman"/>
          <w:szCs w:val="24"/>
        </w:rPr>
        <w:t xml:space="preserve"> </w:t>
      </w:r>
      <w:r w:rsidR="00C9255A" w:rsidRPr="00D93D74">
        <w:rPr>
          <w:rFonts w:cs="Times New Roman"/>
          <w:szCs w:val="24"/>
        </w:rPr>
        <w:fldChar w:fldCharType="begin"/>
      </w:r>
      <w:r w:rsidR="000D4E60">
        <w:rPr>
          <w:rFonts w:cs="Times New Roman"/>
          <w:szCs w:val="24"/>
        </w:rPr>
        <w:instrText xml:space="preserve"> ADDIN ZOTERO_ITEM CSL_CITATION {"citationID":"VCVY1BHg","properties":{"formattedCitation":"(Seemann, 2014)","plainCitation":"(Seemann, 2014)","noteIndex":0},"citationItems":[{"id":2204,"uris":["http://zotero.org/users/8873894/items/93T5ZAEQ"],"itemData":{"id":2204,"type":"article-journal","abstract":"Summary: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C9255A" w:rsidRPr="00D93D74">
        <w:rPr>
          <w:rFonts w:cs="Times New Roman"/>
          <w:szCs w:val="24"/>
        </w:rPr>
        <w:fldChar w:fldCharType="separate"/>
      </w:r>
      <w:r w:rsidR="00910CB8" w:rsidRPr="00910CB8">
        <w:rPr>
          <w:rFonts w:cs="Times New Roman"/>
        </w:rPr>
        <w:t>(Seemann, 2014)</w:t>
      </w:r>
      <w:r w:rsidR="00C9255A" w:rsidRPr="00D93D74">
        <w:rPr>
          <w:rFonts w:cs="Times New Roman"/>
          <w:szCs w:val="24"/>
        </w:rPr>
        <w:fldChar w:fldCharType="end"/>
      </w:r>
      <w:r w:rsidR="00C9255A" w:rsidRPr="00D93D74">
        <w:rPr>
          <w:rFonts w:cs="Times New Roman"/>
          <w:szCs w:val="24"/>
        </w:rPr>
        <w:t xml:space="preserve">. </w:t>
      </w:r>
      <w:r w:rsidRPr="00D93D74">
        <w:rPr>
          <w:rFonts w:cs="Times New Roman"/>
          <w:szCs w:val="24"/>
        </w:rPr>
        <w:t xml:space="preserve">The pangenome was inferred with </w:t>
      </w:r>
      <w:r w:rsidR="004F43A6" w:rsidRPr="00D93D74">
        <w:rPr>
          <w:rFonts w:cs="Times New Roman"/>
          <w:szCs w:val="24"/>
        </w:rPr>
        <w:t>R</w:t>
      </w:r>
      <w:r w:rsidR="00C9255A" w:rsidRPr="00D93D74">
        <w:rPr>
          <w:rFonts w:cs="Times New Roman"/>
          <w:szCs w:val="24"/>
        </w:rPr>
        <w:t xml:space="preserve">oary </w:t>
      </w:r>
      <w:proofErr w:type="spellStart"/>
      <w:r w:rsidR="00C9255A" w:rsidRPr="00D93D74">
        <w:rPr>
          <w:rFonts w:cs="Times New Roman"/>
          <w:szCs w:val="24"/>
        </w:rPr>
        <w:t>v3.11.2</w:t>
      </w:r>
      <w:proofErr w:type="spellEnd"/>
      <w:r w:rsidR="00C9255A" w:rsidRPr="00D93D74">
        <w:rPr>
          <w:rFonts w:cs="Times New Roman"/>
          <w:szCs w:val="24"/>
        </w:rPr>
        <w:t xml:space="preserve"> and visualised with </w:t>
      </w:r>
      <w:proofErr w:type="spellStart"/>
      <w:r w:rsidR="004F43A6" w:rsidRPr="00D93D74">
        <w:rPr>
          <w:rFonts w:cs="Times New Roman"/>
          <w:szCs w:val="24"/>
        </w:rPr>
        <w:t>P</w:t>
      </w:r>
      <w:r w:rsidR="00C9255A" w:rsidRPr="00D93D74">
        <w:rPr>
          <w:rFonts w:cs="Times New Roman"/>
          <w:szCs w:val="24"/>
        </w:rPr>
        <w:t>handango</w:t>
      </w:r>
      <w:proofErr w:type="spellEnd"/>
      <w:r w:rsidR="006B77C8" w:rsidRPr="00D93D74">
        <w:rPr>
          <w:rFonts w:cs="Times New Roman"/>
          <w:szCs w:val="24"/>
        </w:rPr>
        <w:t>,</w:t>
      </w:r>
      <w:r w:rsidR="00C9255A" w:rsidRPr="00D93D74">
        <w:rPr>
          <w:rFonts w:cs="Times New Roman"/>
          <w:szCs w:val="24"/>
        </w:rPr>
        <w:t xml:space="preserve"> </w:t>
      </w:r>
      <w:r w:rsidR="00606C72" w:rsidRPr="00D93D74">
        <w:rPr>
          <w:rFonts w:cs="Times New Roman"/>
          <w:szCs w:val="24"/>
        </w:rPr>
        <w:t>including</w:t>
      </w:r>
      <w:r w:rsidR="00C9255A" w:rsidRPr="00D93D74">
        <w:rPr>
          <w:rFonts w:cs="Times New Roman"/>
          <w:szCs w:val="24"/>
        </w:rPr>
        <w:t xml:space="preserve"> metadata on </w:t>
      </w:r>
      <w:r w:rsidR="006B77C8" w:rsidRPr="00D93D74">
        <w:rPr>
          <w:rFonts w:cs="Times New Roman"/>
          <w:szCs w:val="24"/>
        </w:rPr>
        <w:t xml:space="preserve">the </w:t>
      </w:r>
      <w:r w:rsidR="00C9255A" w:rsidRPr="00D93D74">
        <w:rPr>
          <w:rFonts w:cs="Times New Roman"/>
          <w:szCs w:val="24"/>
        </w:rPr>
        <w:t xml:space="preserve">sampling </w:t>
      </w:r>
      <w:r w:rsidR="00606C72" w:rsidRPr="00D93D74">
        <w:rPr>
          <w:rFonts w:cs="Times New Roman"/>
          <w:szCs w:val="24"/>
        </w:rPr>
        <w:t>day for each</w:t>
      </w:r>
      <w:r w:rsidR="00C9255A" w:rsidRPr="00D93D74">
        <w:rPr>
          <w:rFonts w:cs="Times New Roman"/>
          <w:szCs w:val="24"/>
        </w:rPr>
        <w:t xml:space="preserve"> stool sample</w:t>
      </w:r>
      <w:r w:rsidR="004343B2" w:rsidRPr="00D93D74">
        <w:rPr>
          <w:rFonts w:cs="Times New Roman"/>
          <w:szCs w:val="24"/>
        </w:rPr>
        <w:t xml:space="preserve"> </w:t>
      </w:r>
      <w:r w:rsidR="00C9255A" w:rsidRPr="00D93D74">
        <w:rPr>
          <w:rFonts w:cs="Times New Roman"/>
          <w:szCs w:val="24"/>
        </w:rPr>
        <w:fldChar w:fldCharType="begin"/>
      </w:r>
      <w:r w:rsidR="000D4E60">
        <w:rPr>
          <w:rFonts w:cs="Times New Roman"/>
          <w:szCs w:val="24"/>
        </w:rPr>
        <w:instrText xml:space="preserve"> ADDIN ZOTERO_ITEM CSL_CITATION {"citationID":"P4VHBIN1","properties":{"formattedCitation":"(Hadfield et al., 2018; Page et al., 2015)","plainCitation":"(Hadfield et al., 2018; Page et al., 2015)","noteIndex":0},"citationItems":[{"id":3402,"uris":["http://zotero.org/users/8873894/items/DMCDDYVD"],"itemData":{"id":3402,"type":"article-journal","abstract":"Fully exploiting the wealth of data in current bacterial population genomics datasets requires synthesizing and integrating different types of analysis across millions of base pairs in hundreds or thousands of isolates. Current approaches often use static representations of phylogenetic, epidemiological, statistical and evolutionary analysis results that are difficult to relate to one another. Phandango is an interactive application running in a web browser allowing fast exploration of large-scale population genomics datasets combining the output from multiple genomic analysis methods in an intuitive and interactive manner.Phandango is a web application freely available for use at www.phandango.net and includes a diverse collection of datasets as examples. Source code together with a detailed wiki page is available on GitHub at https://github.com/jameshadfield/phandango.","container-title":"Bioinformatics","DOI":"10.1093/bioinformatics/btx610","ISSN":"1367-4803","issue":"2","journalAbbreviation":"Bioinformatics","page":"292-293","source":"Silverchair","title":"Phandango: an interactive viewer for bacterial population genomics","title-short":"Phandango","volume":"34","author":[{"family":"Hadfield","given":"James"},{"family":"Croucher","given":"Nicholas J"},{"family":"Goater","given":"Richard J"},{"family":"Abudahab","given":"Khalil"},{"family":"Aanensen","given":"David M"},{"family":"Harris","given":"Simon R"}],"issued":{"date-parts":[["2018",1,1]]}}},{"id":3356,"uris":["http://zotero.org/users/8873894/items/FDX9LF5R"],"itemData":{"id":3356,"type":"article-journal","abstract":"A typical prokaryote population sequencing study can now consist of hundreds or thousands of isolates. Interrogating these datasets can provide detailed insights into the genetic structure of prokaryotic genomes. We introduce Roary, a tool that rapidly builds large-scale pan genomes, identifying the core and accessory genes. Roary makes construction of the pan genome of thousands of prokaryote samples possible on a standard desktop without compromising on the accuracy of results. Using a single CPU Roary can produce a pan genome consisting of 1000 isolates in 4.5 hours using 13 GB of RAM, with further speedups possible using multiple processors.\nAVAILABILITY AND IMPLEMENTATION: Roary is implemented in Perl and is freely available under an open source GPLv3 license from http://sanger-pathogens.github.io/Roary\nCONTACT: roary@sanger.ac.uk\nSUPPLEMENTARY INFORMATION: Supplementary data are available at Bioinformatics online.","container-title":"Bioinformatics (Oxford, England)","DOI":"10.1093/bioinformatics/btv421","ISSN":"1367-4811","issue":"22","journalAbbreviation":"Bioinformatics","language":"eng","page":"3691-3693","PMID":"26198102","PMCID":"PMC4817141","source":"PubMed","title":"Roary: rapid large-scale prokaryote pan genome analysis","title-short":"Roary","volume":"31","author":[{"family":"Page","given":"Andrew J."},{"family":"Cummins","given":"Carla A."},{"family":"Hunt","given":"Martin"},{"family":"Wong","given":"Vanessa K."},{"family":"Reuter","given":"Sandra"},{"family":"Holden","given":"Matthew T. G."},{"family":"Fookes","given":"Maria"},{"family":"Falush","given":"Daniel"},{"family":"Keane","given":"Jacqueline A."},{"family":"Parkhill","given":"Julian"}],"issued":{"date-parts":[["2015",11,15]]}}}],"schema":"https://github.com/citation-style-language/schema/raw/master/csl-citation.json"} </w:instrText>
      </w:r>
      <w:r w:rsidR="00C9255A" w:rsidRPr="00D93D74">
        <w:rPr>
          <w:rFonts w:cs="Times New Roman"/>
          <w:szCs w:val="24"/>
        </w:rPr>
        <w:fldChar w:fldCharType="separate"/>
      </w:r>
      <w:r w:rsidR="00910CB8" w:rsidRPr="00910CB8">
        <w:rPr>
          <w:rFonts w:cs="Times New Roman"/>
        </w:rPr>
        <w:t>(Hadfield et al., 2018; Page et al., 2015)</w:t>
      </w:r>
      <w:r w:rsidR="00C9255A" w:rsidRPr="00D93D74">
        <w:rPr>
          <w:rFonts w:cs="Times New Roman"/>
          <w:szCs w:val="24"/>
        </w:rPr>
        <w:fldChar w:fldCharType="end"/>
      </w:r>
      <w:r w:rsidR="00C9255A" w:rsidRPr="00D93D74">
        <w:rPr>
          <w:rFonts w:cs="Times New Roman"/>
          <w:szCs w:val="24"/>
        </w:rPr>
        <w:t xml:space="preserve">. </w:t>
      </w:r>
    </w:p>
    <w:p w14:paraId="62AE0CE3" w14:textId="77777777" w:rsidR="00FE29C0" w:rsidRDefault="00FE29C0" w:rsidP="00CD77AB">
      <w:pPr>
        <w:rPr>
          <w:rFonts w:cs="Times New Roman"/>
          <w:szCs w:val="24"/>
        </w:rPr>
      </w:pPr>
    </w:p>
    <w:p w14:paraId="73A0DFA0" w14:textId="539525E8" w:rsidR="00FE29C0" w:rsidRPr="00FE29C0" w:rsidRDefault="00FE29C0" w:rsidP="00FE29C0">
      <w:pPr>
        <w:pStyle w:val="Heading4"/>
        <w:numPr>
          <w:ilvl w:val="3"/>
          <w:numId w:val="3"/>
        </w:numPr>
      </w:pPr>
      <w:r w:rsidRPr="00FE29C0">
        <w:t>Determination of mobile genetic elements</w:t>
      </w:r>
      <w:del w:id="271" w:author="Urša Miklavčič [2]" w:date="2026-05-09T09:58:00Z" w16du:dateUtc="2026-05-09T07:58:00Z">
        <w:r w:rsidRPr="00FE29C0" w:rsidDel="00166EC3">
          <w:delText>, bacteriophages,</w:delText>
        </w:r>
      </w:del>
      <w:r w:rsidRPr="00FE29C0">
        <w:t xml:space="preserve"> and antimicrobial resistance genes in assembled genomes </w:t>
      </w:r>
    </w:p>
    <w:p w14:paraId="53303D90" w14:textId="484D700E" w:rsidR="00FE29C0" w:rsidRDefault="00FE29C0" w:rsidP="00FE29C0">
      <w:pPr>
        <w:rPr>
          <w:rFonts w:cs="Times New Roman"/>
          <w:szCs w:val="24"/>
        </w:rPr>
      </w:pPr>
      <w:r w:rsidRPr="00FE29C0">
        <w:rPr>
          <w:rFonts w:cs="Times New Roman"/>
          <w:szCs w:val="24"/>
        </w:rPr>
        <w:t xml:space="preserve">All genome assemblies were checked for presence of mobile genetic elements using </w:t>
      </w:r>
      <w:proofErr w:type="spellStart"/>
      <w:r w:rsidRPr="00FE29C0">
        <w:rPr>
          <w:rFonts w:cs="Times New Roman"/>
          <w:szCs w:val="24"/>
        </w:rPr>
        <w:t>MobileElementFinder</w:t>
      </w:r>
      <w:proofErr w:type="spellEnd"/>
      <w:r w:rsidRPr="00FE29C0">
        <w:rPr>
          <w:rFonts w:cs="Times New Roman"/>
          <w:szCs w:val="24"/>
        </w:rPr>
        <w:t xml:space="preserve"> and </w:t>
      </w:r>
      <w:proofErr w:type="spellStart"/>
      <w:r w:rsidRPr="00FE29C0">
        <w:rPr>
          <w:rFonts w:cs="Times New Roman"/>
          <w:szCs w:val="24"/>
        </w:rPr>
        <w:t>geNomad</w:t>
      </w:r>
      <w:proofErr w:type="spellEnd"/>
      <w:r w:rsidRPr="00FE29C0">
        <w:rPr>
          <w:rFonts w:cs="Times New Roman"/>
          <w:szCs w:val="24"/>
        </w:rPr>
        <w:t xml:space="preserve">, with default settings </w:t>
      </w:r>
      <w:r>
        <w:rPr>
          <w:rFonts w:cs="Times New Roman"/>
          <w:szCs w:val="24"/>
        </w:rPr>
        <w:fldChar w:fldCharType="begin"/>
      </w:r>
      <w:r>
        <w:rPr>
          <w:rFonts w:cs="Times New Roman"/>
          <w:szCs w:val="24"/>
        </w:rPr>
        <w:instrText xml:space="preserve"> ADDIN ZOTERO_ITEM CSL_CITATION {"citationID":"Wasu915L","properties":{"unsorted":false,"formattedCitation":"(Camargo et al., 2024; Johansson et al., 2021)","plainCitation":"(Camargo et al., 2024; Johansson et al., 2021)","noteIndex":0},"citationItems":[{"id":3070,"uris":["http://zotero.org/users/8873894/items/P2PP22VE"],"itemData":{"id":3070,"type":"article-journal","abstract":"Identifying and characterizing mobile genetic elements in sequencing data is essential for understanding their diversity, ecology, biotechnological applications and impact on public health. Here we introduce geNomad, a classification and annotation framework that combines information from gene content and a deep neural network to identify sequences of plasmids and viruses. geNomad uses a dataset of more than 200,000 marker protein profiles to provide functional gene annotation and taxonomic assignment of viral genomes. Using a conditional random field model, geNomad also detects proviruses integrated into host genomes with high precision. In benchmarks, geNomad achieved high classification performance for diverse plasmids and viruses (Matthews correlation coefficient of 77.8% and 95.3%, respectively), substantially outperforming other tools. Leveraging geNomad’s speed and scalability, we processed over 2.7 trillion base pairs of sequencing data, leading to the discovery of millions of viruses and plasmids that are available through the IMG/VR and IMG/PR databases. geNomad is available at https://portal.nersc.gov/genomad.","container-title":"Nature Biotechnology","DOI":"10.1038/s41587-023-01953-y","ISSN":"1546-1696","issue":"8","journalAbbreviation":"Nat Biotechnol","language":"en","license":"2023 This is a U.S. Government work and not under copyright protection in the US; foreign copyright protection may apply","page":"1303-1312","publisher":"Nature Publishing Group","source":"www.nature.com","title":"Identification of mobile genetic elements with geNomad","volume":"42","author":[{"family":"Camargo","given":"Antonio Pedro"},{"family":"Roux","given":"Simon"},{"family":"Schulz","given":"Frederik"},{"family":"Babinski","given":"Michal"},{"family":"Xu","given":"Yan"},{"family":"Hu","given":"Bin"},{"family":"Chain","given":"Patrick S. G."},{"family":"Nayfach","given":"Stephen"},{"family":"Kyrpides","given":"Nikos C."}],"issued":{"date-parts":[["2024",8]]}}},{"id":3759,"uris":["http://zotero.org/users/8873894/items/VQAAQZKZ"],"itemData":{"id":3759,"type":"article-journal","abstract":"OBJECTIVES: Antimicrobial resistance (AMR) in clinically relevant bacteria is a growing threat to public health globally. In these bacteria, antimicrobial resistance genes are often associated with mobile genetic elements (MGEs), which promote their mobility, enabling them to rapidly spread throughout a bacterial community.\nMETHODS: The tool MobileElementFinder was developed to enable rapid detection of MGEs and their genetic context in assembled sequence data. MGEs are detected based on sequence similarity to a database of 4452 known elements augmented with annotation of resistance genes, virulence factors and detection of plasmids.\nRESULTS: MobileElementFinder was applied to analyse the mobilome of 1725 sequenced Salmonella enterica isolates of animal origin from Denmark, Germany and the USA. We found that the MGEs were seemingly conserved according to multilocus ST and not restricted to either the host or the country of origin. Moreover, we identified putative translocatable units for specific aminoglycoside, sulphonamide and tetracycline genes. Several putative composite transposons were predicted that could mobilize, among others, AMR, metal resistance and phosphodiesterase genes associated with macrophage survivability. This is, to our knowledge, the first time the phosphodiesterase-like pdeL has been found to be potentially mobilized into S. enterica.\nCONCLUSIONS: MobileElementFinder is a powerful tool to study the epidemiology of MGEs in a large number of genome sequences and to determine the potential for genomic plasticity of bacteria. This web service provides a convenient method of detecting MGEs in assembled sequence data. MobileElementFinder can be accessed at https://cge.cbs.dtu.dk/services/MobileElementFinder/.","container-title":"The Journal of Antimicrobial Chemotherapy","DOI":"10.1093/jac/dkaa390","ISSN":"1460-2091","issue":"1","journalAbbreviation":"J Antimicrob Chemother","language":"eng","page":"101-109","PMID":"33009809","PMCID":"PMC7729385","source":"PubMed","title":"Detection of mobile genetic elements associated with antibiotic resistance in Salmonella enterica using a newly developed web tool: MobileElementFinder","title-short":"Detection of mobile genetic elements associated with antibiotic resistance in Salmonella enterica using a newly developed web tool","volume":"76","author":[{"family":"Johansson","given":"Markus H. K."},{"family":"Bortolaia","given":"Valeria"},{"family":"Tansirichaiya","given":"Supathep"},{"family":"Aarestrup","given":"Frank M."},{"family":"Roberts","given":"Adam P."},{"family":"Petersen","given":"Thomas N."}],"issued":{"date-parts":[["2021",1,1]]}}}],"schema":"https://github.com/citation-style-language/schema/raw/master/csl-citation.json"} </w:instrText>
      </w:r>
      <w:r>
        <w:rPr>
          <w:rFonts w:cs="Times New Roman"/>
          <w:szCs w:val="24"/>
        </w:rPr>
        <w:fldChar w:fldCharType="separate"/>
      </w:r>
      <w:r w:rsidR="00910CB8" w:rsidRPr="00910CB8">
        <w:rPr>
          <w:rFonts w:cs="Times New Roman"/>
        </w:rPr>
        <w:t>(Camargo et al., 2024; Johansson et al., 2021)</w:t>
      </w:r>
      <w:r>
        <w:rPr>
          <w:rFonts w:cs="Times New Roman"/>
          <w:szCs w:val="24"/>
        </w:rPr>
        <w:fldChar w:fldCharType="end"/>
      </w:r>
      <w:r>
        <w:rPr>
          <w:rFonts w:cs="Times New Roman"/>
          <w:szCs w:val="24"/>
        </w:rPr>
        <w:t xml:space="preserve">. </w:t>
      </w:r>
      <w:r w:rsidRPr="00FE29C0">
        <w:rPr>
          <w:rFonts w:cs="Times New Roman"/>
          <w:szCs w:val="24"/>
        </w:rPr>
        <w:t xml:space="preserve">Viral and plasmid sequences detected by </w:t>
      </w:r>
      <w:proofErr w:type="spellStart"/>
      <w:r w:rsidRPr="00FE29C0">
        <w:rPr>
          <w:rFonts w:cs="Times New Roman"/>
          <w:szCs w:val="24"/>
        </w:rPr>
        <w:t>geNomad</w:t>
      </w:r>
      <w:proofErr w:type="spellEnd"/>
      <w:r w:rsidRPr="00FE29C0">
        <w:rPr>
          <w:rFonts w:cs="Times New Roman"/>
          <w:szCs w:val="24"/>
        </w:rPr>
        <w:t xml:space="preserve"> were clustered at 90% identity and 80% coverage using </w:t>
      </w:r>
      <w:proofErr w:type="spellStart"/>
      <w:r w:rsidRPr="00FE29C0">
        <w:rPr>
          <w:rFonts w:cs="Times New Roman"/>
          <w:szCs w:val="24"/>
        </w:rPr>
        <w:t>MMseqs2</w:t>
      </w:r>
      <w:proofErr w:type="spellEnd"/>
      <w:r w:rsidRPr="00FE29C0">
        <w:rPr>
          <w:rFonts w:cs="Times New Roman"/>
          <w:szCs w:val="24"/>
        </w:rPr>
        <w:t>, to compare detection of plasmids and viral sequences across our genomes</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{"citationID":"izt8ULnG","properties":{"unsorted":false,"formattedCitation":"(Steinegger and S\\uc0\\u246{}ding, 2017)","plainCitation":"(Steinegger and Söding, 2017)","noteIndex":0},"citationItems":[{"id":3758,"uris":["http://zotero.org/users/8873894/items/5KFE99E3"],"itemData":{"id":3758,"type":"article-journal","container-title":"Nature Biotechnology","DOI":"10.1038/nbt.3988","ISSN":"1546-1696","issue":"11","journalAbbreviation":"Nat Biotechnol","language":"en","license":"2017 Springer Nature America, Inc.","page":"1026-1028","publisher":"Nature Publishing Group","source":"www.nature.com","title":"MMseqs2 enables sensitive protein sequence searching for the analysis of massive data sets","volume":"35","author":[{"family":"Steinegger","given":"Martin"},{"family":"Söding","given":"Johannes"}],"issued":{"date-parts":[["2017",11]]}}}],"schema":"https://github.com/citation-style-language/schema/raw/master/csl-citation.json"} </w:instrText>
      </w:r>
      <w:r>
        <w:rPr>
          <w:rFonts w:cs="Times New Roman"/>
          <w:szCs w:val="24"/>
        </w:rPr>
        <w:fldChar w:fldCharType="separate"/>
      </w:r>
      <w:r w:rsidR="00910CB8" w:rsidRPr="00910CB8">
        <w:rPr>
          <w:rFonts w:cs="Times New Roman"/>
        </w:rPr>
        <w:t>(Steinegger and Söding, 2017)</w:t>
      </w:r>
      <w:r>
        <w:rPr>
          <w:rFonts w:cs="Times New Roman"/>
          <w:szCs w:val="24"/>
        </w:rPr>
        <w:fldChar w:fldCharType="end"/>
      </w:r>
      <w:r w:rsidRPr="00FE29C0">
        <w:rPr>
          <w:rFonts w:cs="Times New Roman"/>
          <w:szCs w:val="24"/>
        </w:rPr>
        <w:t xml:space="preserve">. </w:t>
      </w:r>
    </w:p>
    <w:p w14:paraId="4A88230E" w14:textId="45608498" w:rsidR="00FE29C0" w:rsidRPr="00A8637B" w:rsidRDefault="00FE29C0" w:rsidP="00FE29C0">
      <w:pPr>
        <w:rPr>
          <w:rFonts w:cs="Times New Roman"/>
          <w:szCs w:val="24"/>
        </w:rPr>
      </w:pPr>
      <w:r w:rsidRPr="00A8637B">
        <w:rPr>
          <w:rFonts w:cs="Times New Roman"/>
          <w:szCs w:val="24"/>
        </w:rPr>
        <w:t xml:space="preserve">We used </w:t>
      </w:r>
      <w:proofErr w:type="spellStart"/>
      <w:r w:rsidRPr="00A8637B">
        <w:rPr>
          <w:rFonts w:cs="Times New Roman"/>
          <w:szCs w:val="24"/>
        </w:rPr>
        <w:t>AMRfinder</w:t>
      </w:r>
      <w:proofErr w:type="spellEnd"/>
      <w:r w:rsidRPr="00A8637B">
        <w:rPr>
          <w:rFonts w:cs="Times New Roman"/>
          <w:szCs w:val="24"/>
        </w:rPr>
        <w:t xml:space="preserve"> </w:t>
      </w:r>
      <w:proofErr w:type="spellStart"/>
      <w:r w:rsidRPr="00A8637B">
        <w:rPr>
          <w:rFonts w:cs="Times New Roman"/>
          <w:szCs w:val="24"/>
        </w:rPr>
        <w:t>v4.0.3</w:t>
      </w:r>
      <w:proofErr w:type="spellEnd"/>
      <w:r w:rsidRPr="00A8637B">
        <w:rPr>
          <w:rFonts w:cs="Times New Roman"/>
          <w:szCs w:val="24"/>
        </w:rPr>
        <w:t xml:space="preserve">, </w:t>
      </w:r>
      <w:proofErr w:type="spellStart"/>
      <w:r w:rsidRPr="00A8637B">
        <w:rPr>
          <w:rFonts w:cs="Times New Roman"/>
          <w:szCs w:val="24"/>
        </w:rPr>
        <w:t>db2025</w:t>
      </w:r>
      <w:proofErr w:type="spellEnd"/>
      <w:r w:rsidRPr="00A8637B">
        <w:rPr>
          <w:rFonts w:cs="Times New Roman"/>
          <w:szCs w:val="24"/>
        </w:rPr>
        <w:t xml:space="preserve">-07-16.1, which identifies antimicrobial resistance genes using basic local alignment to known sequences </w:t>
      </w:r>
      <w:r>
        <w:rPr>
          <w:rFonts w:cs="Times New Roman"/>
          <w:szCs w:val="24"/>
        </w:rPr>
        <w:fldChar w:fldCharType="begin"/>
      </w:r>
      <w:r w:rsidR="00560D8F">
        <w:rPr>
          <w:rFonts w:cs="Times New Roman"/>
          <w:szCs w:val="24"/>
        </w:rPr>
        <w:instrText xml:space="preserve"> ADDIN ZOTERO_ITEM CSL_CITATION {"citationID":"MoQSsnug","properties":{"unsorted":false,"formattedCitation":"(Feldgarden et al., 2019, 2021)","plainCitation":"(Feldgarden et al., 2019, 2021)","noteIndex":0},"citationItems":[{"id":3338,"uris":["http://zotero.org/users/8873894/items/LIDDZD68"],"itemData":{"id":3338,"type":"article-journal","abstract":"Antimicrobial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The Bacterial Antimicrobial Resistance Reference Gene Database consists of up-to-date gene nomenclature, a set of hidden Markov models (HMMs), and a curated protein family hierarchy. Currently, it contains 4,579 antimicrobial resistance proteins and more than 560 HMMs. Here, we describe AMRFinder and its associated database. To assess the predictive ability of AMRFinder, we measured the consistency between predicted AMR genotypes from AMRFinder and resistance phenotypes of 6,242 isolates from the National Antimicrobial Resistance Monitoring System (NARMS). This included 5,425 Salmonella enterica, 770 Campylobacter spp., and 47 Escherichia coli isolates phenotypically tested against various antimicrobial agents. Of 87,679 susceptibility tests performed, 98.4% were consistent with predictions. To assess the accuracy of AMRFinder, we compared its gene symbol output with that of a 2017 version of ResFinder, another publicly available resistance gene detection system. Most gene calls were identical, but there were 1,229 gene symbol differences (8.8%) between them, with differences due to both algorithmic differences and database composition. AMRFinder missed 16 loci that ResFinder found, while ResFinder missed 216 loci that AMRFinder identified. Based on these results, AMRFinder appears to be a highly accurate AMR gene detection system.","container-title":"Antimicrobial Agents and Chemotherapy","DOI":"10.1128/AAC.00483-19","ISSN":"0066-4804","issue":"11","journalAbbreviation":"Antimicrob Agents Chemother","page":"e00483-19","PMID":"31427293","PMCID":"PMC6811410","source":"PubMed Central","title":"Validating the AMRFinder Tool and Resistance Gene Database by Using Antimicrobial Resistance Genotype-Phenotype Correlations in a Collection of Isolates","volume":"63","author":[{"family":"Feldgarden","given":"Michael"},{"family":"Brover","given":"Vyacheslav"},{"family":"Haft","given":"Daniel H."},{"family":"Prasad","given":"Arjun B."},{"family":"Slotta","given":"Douglas J."},{"family":"Tolstoy","given":"Igor"},{"family":"Tyson","given":"Gregory H."},{"family":"Zhao","given":"Shaohua"},{"family":"Hsu","given":"Chih-Hao"},{"family":"McDermott","given":"Patrick F."},{"family":"Tadesse","given":"Daniel A."},{"family":"Morales","given":"Cesar"},{"family":"Simmons","given":"Mustafa"},{"family":"Tillman","given":"Glenn"},{"family":"Wasilenko","given":"Jamie"},{"family":"Folster","given":"Jason P."},{"family":"Klimke","given":"William"}],"issued":{"date-parts":[["2019",10,22]]}}},{"id":3335,"uris":["http://zotero.org/users/8873894/items/AB86VQVC"],"itemData":{"id":3335,"type":"article-journal","abstract":"Antimicrobial resistance (AMR) is a significant public health threat. With the rise of affordable whole genome sequencing, in silico approaches to assessing AMR gene content can be used to detect known resistance mechanisms and potentially identify novel mechanisms. To enable accurate assessment of AMR gene content, as part of a multi-agency collaboration, NCBI developed a comprehensive AMR gene database, the Bacterial Antimicrobial Resistance Reference Gene Database and the AMR gene detection tool AMRFinder. Here, we describe the expansion of the Reference Gene Database, now called the Reference Gene Catalog, to include putative acid, biocide, metal, stress resistance genes, in addition to virulence genes and species-specific point mutations. Genes and point mutations are classified by broad functions, as well as more detailed functions. As we have expanded both the functional repertoire of identified genes and functionality, NCBI released a new version of AMRFinder, known as AMRFinderPlus. This new tool allows users the option to utilize only the core set of AMR elements, or include stress response and virulence genes, too. AMRFinderPlus can detect acquired genes and point mutations in both protein and nucleotide sequence. In addition, the evidence used to identify the gene has been expanded to include whether nucleotide or protein sequence was used, its location in the contig, and presence of an internal stop codon. These database improvements and functional expansions will enable increased precision in identifying AMR genes, linking AMR genotypes and phenotypes, and determining possible relationships between AMR, virulence, and stress response.","container-title":"Scientific Reports","DOI":"10.1038/s41598-021-91456-0","ISSN":"2045-2322","issue":"1","journalAbbreviation":"Sci Rep","language":"eng","page":"12728","PMID":"34135355","PMCID":"PMC8208984","source":"PubMed","title":"AMRFinderPlus and the Reference Gene Catalog facilitate examination of the genomic links among antimicrobial resistance, stress response, and virulence","volume":"11","author":[{"family":"Feldgarden","given":"Michael"},{"family":"Brover","given":"Vyacheslav"},{"family":"Gonzalez-Escalona","given":"Narjol"},{"family":"Frye","given":"Jonathan G."},{"family":"Haendiges","given":"Julie"},{"family":"Haft","given":"Daniel H."},{"family":"Hoffmann","given":"Maria"},{"family":"Pettengill","given":"James B."},{"family":"Prasad","given":"Arjun B."},{"family":"Tillman","given":"Glenn E."},{"family":"Tyson","given":"Gregory H."},{"family":"Klimke","given":"William"}],"issued":{"date-parts":[["2021",6,16]]}}}],"schema":"https://github.com/citation-style-language/schema/raw/master/csl-citation.json"} </w:instrText>
      </w:r>
      <w:r>
        <w:rPr>
          <w:rFonts w:cs="Times New Roman"/>
          <w:szCs w:val="24"/>
        </w:rPr>
        <w:fldChar w:fldCharType="separate"/>
      </w:r>
      <w:r w:rsidR="00910CB8" w:rsidRPr="00910CB8">
        <w:rPr>
          <w:rFonts w:cs="Times New Roman"/>
        </w:rPr>
        <w:t>(Feldgarden et al., 2019, 2021)</w:t>
      </w:r>
      <w:r>
        <w:rPr>
          <w:rFonts w:cs="Times New Roman"/>
          <w:szCs w:val="24"/>
        </w:rPr>
        <w:fldChar w:fldCharType="end"/>
      </w:r>
      <w:r w:rsidRPr="00A8637B">
        <w:rPr>
          <w:rFonts w:cs="Times New Roman"/>
          <w:szCs w:val="24"/>
        </w:rPr>
        <w:t xml:space="preserve">. </w:t>
      </w:r>
      <w:proofErr w:type="spellStart"/>
      <w:r w:rsidRPr="00A8637B">
        <w:rPr>
          <w:rFonts w:cs="Times New Roman"/>
          <w:szCs w:val="24"/>
        </w:rPr>
        <w:t>AMRfinder</w:t>
      </w:r>
      <w:proofErr w:type="spellEnd"/>
      <w:r w:rsidRPr="00A8637B">
        <w:rPr>
          <w:rFonts w:cs="Times New Roman"/>
          <w:szCs w:val="24"/>
        </w:rPr>
        <w:t xml:space="preserve"> reports exact BLAST matches over the full length of the reference protein or, if there is no exact match, </w:t>
      </w:r>
      <w:r>
        <w:rPr>
          <w:rFonts w:cs="Times New Roman"/>
          <w:szCs w:val="24"/>
        </w:rPr>
        <w:t xml:space="preserve">it </w:t>
      </w:r>
      <w:r w:rsidRPr="00A8637B">
        <w:rPr>
          <w:rFonts w:cs="Times New Roman"/>
          <w:szCs w:val="24"/>
        </w:rPr>
        <w:t>reports match</w:t>
      </w:r>
      <w:r>
        <w:rPr>
          <w:rFonts w:cs="Times New Roman"/>
          <w:szCs w:val="24"/>
        </w:rPr>
        <w:t>es with</w:t>
      </w:r>
      <w:r w:rsidRPr="00A8637B">
        <w:rPr>
          <w:rFonts w:cs="Times New Roman"/>
          <w:szCs w:val="24"/>
        </w:rPr>
        <w:t xml:space="preserve"> </w:t>
      </w:r>
      <w:r>
        <w:rPr>
          <w:rFonts w:cs="Times New Roman"/>
          <w:szCs w:val="24"/>
        </w:rPr>
        <w:t>more</w:t>
      </w:r>
      <w:r w:rsidRPr="00A8637B">
        <w:rPr>
          <w:rFonts w:cs="Times New Roman"/>
          <w:szCs w:val="24"/>
        </w:rPr>
        <w:t xml:space="preserve"> than 90% identity or </w:t>
      </w:r>
      <w:r>
        <w:rPr>
          <w:rFonts w:cs="Times New Roman"/>
          <w:szCs w:val="24"/>
        </w:rPr>
        <w:t>more</w:t>
      </w:r>
      <w:r w:rsidRPr="00A8637B">
        <w:rPr>
          <w:rFonts w:cs="Times New Roman"/>
          <w:szCs w:val="24"/>
        </w:rPr>
        <w:t xml:space="preserve"> than 50% coverage of the protein. </w:t>
      </w:r>
    </w:p>
    <w:p w14:paraId="003EE14E" w14:textId="77777777" w:rsidR="00D95346" w:rsidRDefault="00D95346" w:rsidP="00CD77AB">
      <w:pPr>
        <w:rPr>
          <w:ins w:id="272" w:author="Urša Miklavčič [2]" w:date="2026-05-09T09:20:00Z" w16du:dateUtc="2026-05-09T07:20:00Z"/>
          <w:rFonts w:cs="Times New Roman"/>
          <w:szCs w:val="24"/>
        </w:rPr>
      </w:pPr>
    </w:p>
    <w:p w14:paraId="706A5F30" w14:textId="2985831C" w:rsidR="00F04471" w:rsidRDefault="00F04471" w:rsidP="00F04471">
      <w:pPr>
        <w:pStyle w:val="Heading4"/>
        <w:numPr>
          <w:ilvl w:val="3"/>
          <w:numId w:val="3"/>
        </w:numPr>
        <w:rPr>
          <w:ins w:id="273" w:author="Urša Miklavčič [2]" w:date="2026-05-09T09:21:00Z" w16du:dateUtc="2026-05-09T07:21:00Z"/>
        </w:rPr>
      </w:pPr>
      <w:ins w:id="274" w:author="Urša Miklavčič [2]" w:date="2026-05-09T09:20:00Z" w16du:dateUtc="2026-05-09T07:20:00Z">
        <w:r>
          <w:rPr>
            <w:i/>
            <w:iCs w:val="0"/>
          </w:rPr>
          <w:t>In vitro</w:t>
        </w:r>
        <w:r>
          <w:t xml:space="preserve"> determination of amoxicillin resistance of </w:t>
        </w:r>
        <w:r>
          <w:rPr>
            <w:i/>
            <w:iCs w:val="0"/>
          </w:rPr>
          <w:t>C. saudiense</w:t>
        </w:r>
      </w:ins>
      <w:ins w:id="275" w:author="Urša Miklavčič [2]" w:date="2026-05-09T09:21:00Z" w16du:dateUtc="2026-05-09T07:21:00Z">
        <w:r>
          <w:t xml:space="preserve"> strains</w:t>
        </w:r>
      </w:ins>
    </w:p>
    <w:p w14:paraId="6758B97B" w14:textId="14987D66" w:rsidR="00F04471" w:rsidRDefault="00F04471" w:rsidP="00F04471">
      <w:pPr>
        <w:rPr>
          <w:ins w:id="276" w:author="Urša Miklavčič [2]" w:date="2026-05-09T09:21:00Z" w16du:dateUtc="2026-05-09T07:21:00Z"/>
          <w:iCs/>
        </w:rPr>
      </w:pPr>
      <w:ins w:id="277" w:author="Urša Miklavčič [2]" w:date="2026-05-09T09:30:00Z" w16du:dateUtc="2026-05-09T07:30:00Z">
        <w:r>
          <w:rPr>
            <w:iCs/>
          </w:rPr>
          <w:t xml:space="preserve">Amoxicillin </w:t>
        </w:r>
      </w:ins>
      <w:ins w:id="278" w:author="Urša Miklavčič [2]" w:date="2026-05-09T09:44:00Z" w16du:dateUtc="2026-05-09T07:44:00Z">
        <w:r w:rsidR="00732BAB">
          <w:rPr>
            <w:iCs/>
          </w:rPr>
          <w:t>susceptibility</w:t>
        </w:r>
      </w:ins>
      <w:ins w:id="279" w:author="Urša Miklavčič [2]" w:date="2026-05-09T09:30:00Z" w16du:dateUtc="2026-05-09T07:30:00Z">
        <w:r>
          <w:rPr>
            <w:iCs/>
          </w:rPr>
          <w:t xml:space="preserve"> of each strain was </w:t>
        </w:r>
      </w:ins>
      <w:ins w:id="280" w:author="Urša Miklavčič [2]" w:date="2026-05-09T09:40:00Z" w16du:dateUtc="2026-05-09T07:40:00Z">
        <w:r w:rsidR="001131EC">
          <w:rPr>
            <w:iCs/>
          </w:rPr>
          <w:t>determined</w:t>
        </w:r>
      </w:ins>
      <w:ins w:id="281" w:author="Urša Miklavčič [2]" w:date="2026-05-09T09:30:00Z" w16du:dateUtc="2026-05-09T07:30:00Z">
        <w:r>
          <w:rPr>
            <w:iCs/>
          </w:rPr>
          <w:t xml:space="preserve"> by the </w:t>
        </w:r>
      </w:ins>
      <w:ins w:id="282" w:author="Urša Miklavčič [2]" w:date="2026-05-09T09:40:00Z" w16du:dateUtc="2026-05-09T07:40:00Z">
        <w:r w:rsidR="001131EC">
          <w:rPr>
            <w:iCs/>
          </w:rPr>
          <w:t>minimum</w:t>
        </w:r>
      </w:ins>
      <w:ins w:id="283" w:author="Urša Miklavčič [2]" w:date="2026-05-09T09:31:00Z" w16du:dateUtc="2026-05-09T07:31:00Z">
        <w:r w:rsidR="001131EC">
          <w:rPr>
            <w:iCs/>
          </w:rPr>
          <w:t xml:space="preserve"> inhibitory concentration</w:t>
        </w:r>
      </w:ins>
      <w:ins w:id="284" w:author="Urša Miklavčič [2]" w:date="2026-05-09T09:41:00Z" w16du:dateUtc="2026-05-09T07:41:00Z">
        <w:r w:rsidR="00A665FF">
          <w:rPr>
            <w:iCs/>
          </w:rPr>
          <w:t xml:space="preserve"> (MIC)</w:t>
        </w:r>
      </w:ins>
      <w:ins w:id="285" w:author="Urša Miklavčič [2]" w:date="2026-05-09T09:31:00Z" w16du:dateUtc="2026-05-09T07:31:00Z">
        <w:r w:rsidR="001131EC">
          <w:rPr>
            <w:iCs/>
          </w:rPr>
          <w:t xml:space="preserve"> method using amoxicillin </w:t>
        </w:r>
      </w:ins>
      <w:ins w:id="286" w:author="Urša Miklavčič [2]" w:date="2026-05-09T09:41:00Z" w16du:dateUtc="2026-05-09T07:41:00Z">
        <w:r w:rsidR="00A665FF">
          <w:rPr>
            <w:iCs/>
          </w:rPr>
          <w:t>E</w:t>
        </w:r>
      </w:ins>
      <w:ins w:id="287" w:author="Urša Miklavčič [2]" w:date="2026-05-09T09:31:00Z" w16du:dateUtc="2026-05-09T07:31:00Z">
        <w:r w:rsidR="001131EC">
          <w:rPr>
            <w:iCs/>
          </w:rPr>
          <w:t>-test</w:t>
        </w:r>
      </w:ins>
      <w:ins w:id="288" w:author="Urša Miklavčič [2]" w:date="2026-05-09T09:41:00Z" w16du:dateUtc="2026-05-09T07:41:00Z">
        <w:r w:rsidR="00A665FF">
          <w:rPr>
            <w:iCs/>
          </w:rPr>
          <w:t xml:space="preserve"> strips</w:t>
        </w:r>
      </w:ins>
      <w:ins w:id="289" w:author="Urša Miklavčič [2]" w:date="2026-05-09T09:31:00Z" w16du:dateUtc="2026-05-09T07:31:00Z">
        <w:r w:rsidR="001131EC">
          <w:rPr>
            <w:iCs/>
          </w:rPr>
          <w:t xml:space="preserve"> (</w:t>
        </w:r>
      </w:ins>
      <w:ins w:id="290" w:author="Urša Miklavčič [2]" w:date="2026-05-09T09:41:00Z" w16du:dateUtc="2026-05-09T07:41:00Z">
        <w:r w:rsidR="00A665FF">
          <w:rPr>
            <w:iCs/>
          </w:rPr>
          <w:t>b</w:t>
        </w:r>
      </w:ins>
      <w:ins w:id="291" w:author="Urša Miklavčič [2]" w:date="2026-05-09T09:31:00Z" w16du:dateUtc="2026-05-09T07:31:00Z">
        <w:r w:rsidR="001131EC">
          <w:rPr>
            <w:iCs/>
          </w:rPr>
          <w:t>io</w:t>
        </w:r>
      </w:ins>
      <w:ins w:id="292" w:author="Urša Miklavčič [2]" w:date="2026-05-09T09:41:00Z" w16du:dateUtc="2026-05-09T07:41:00Z">
        <w:r w:rsidR="00A665FF">
          <w:rPr>
            <w:iCs/>
          </w:rPr>
          <w:t>M</w:t>
        </w:r>
      </w:ins>
      <w:ins w:id="293" w:author="Urša Miklavčič [2]" w:date="2026-05-09T09:42:00Z" w16du:dateUtc="2026-05-09T07:42:00Z">
        <w:r w:rsidR="00A665FF" w:rsidRPr="00044B04">
          <w:t>é</w:t>
        </w:r>
      </w:ins>
      <w:ins w:id="294" w:author="Urša Miklavčič [2]" w:date="2026-05-09T09:31:00Z" w16du:dateUtc="2026-05-09T07:31:00Z">
        <w:r w:rsidR="001131EC">
          <w:rPr>
            <w:iCs/>
          </w:rPr>
          <w:t>ri</w:t>
        </w:r>
      </w:ins>
      <w:ins w:id="295" w:author="Urša Miklavčič [2]" w:date="2026-05-09T09:32:00Z" w16du:dateUtc="2026-05-09T07:32:00Z">
        <w:r w:rsidR="001131EC">
          <w:rPr>
            <w:iCs/>
          </w:rPr>
          <w:t>eux, France)</w:t>
        </w:r>
      </w:ins>
      <w:ins w:id="296" w:author="Urša Miklavčič [2]" w:date="2026-05-09T09:30:00Z" w16du:dateUtc="2026-05-09T07:30:00Z">
        <w:r>
          <w:rPr>
            <w:iCs/>
          </w:rPr>
          <w:t>.</w:t>
        </w:r>
      </w:ins>
      <w:ins w:id="297" w:author="Urša Miklavčič [2]" w:date="2026-05-09T09:32:00Z" w16du:dateUtc="2026-05-09T07:32:00Z">
        <w:r w:rsidR="001131EC">
          <w:rPr>
            <w:iCs/>
          </w:rPr>
          <w:t xml:space="preserve"> Isolates </w:t>
        </w:r>
        <w:proofErr w:type="spellStart"/>
        <w:r w:rsidR="001131EC">
          <w:rPr>
            <w:iCs/>
          </w:rPr>
          <w:t>H005_73</w:t>
        </w:r>
        <w:proofErr w:type="spellEnd"/>
        <w:r w:rsidR="001131EC">
          <w:rPr>
            <w:iCs/>
          </w:rPr>
          <w:t xml:space="preserve">, </w:t>
        </w:r>
        <w:proofErr w:type="spellStart"/>
        <w:r w:rsidR="001131EC">
          <w:rPr>
            <w:iCs/>
          </w:rPr>
          <w:t>H005_98</w:t>
        </w:r>
        <w:proofErr w:type="spellEnd"/>
        <w:r w:rsidR="001131EC">
          <w:rPr>
            <w:iCs/>
          </w:rPr>
          <w:t xml:space="preserve">, </w:t>
        </w:r>
        <w:proofErr w:type="spellStart"/>
        <w:r w:rsidR="001131EC">
          <w:rPr>
            <w:iCs/>
          </w:rPr>
          <w:t>H005_118</w:t>
        </w:r>
        <w:proofErr w:type="spellEnd"/>
        <w:r w:rsidR="001131EC">
          <w:rPr>
            <w:iCs/>
          </w:rPr>
          <w:t xml:space="preserve">, </w:t>
        </w:r>
        <w:proofErr w:type="spellStart"/>
        <w:r w:rsidR="001131EC">
          <w:rPr>
            <w:iCs/>
          </w:rPr>
          <w:t>H007_176</w:t>
        </w:r>
        <w:proofErr w:type="spellEnd"/>
        <w:r w:rsidR="001131EC">
          <w:rPr>
            <w:iCs/>
          </w:rPr>
          <w:t xml:space="preserve">, </w:t>
        </w:r>
        <w:proofErr w:type="spellStart"/>
        <w:r w:rsidR="001131EC">
          <w:rPr>
            <w:iCs/>
          </w:rPr>
          <w:t>H007_194</w:t>
        </w:r>
      </w:ins>
      <w:proofErr w:type="spellEnd"/>
      <w:ins w:id="298" w:author="Urša Miklavčič [2]" w:date="2026-05-09T09:33:00Z" w16du:dateUtc="2026-05-09T07:33:00Z">
        <w:r w:rsidR="001131EC">
          <w:rPr>
            <w:iCs/>
          </w:rPr>
          <w:t xml:space="preserve">, </w:t>
        </w:r>
        <w:proofErr w:type="spellStart"/>
        <w:r w:rsidR="001131EC">
          <w:rPr>
            <w:iCs/>
          </w:rPr>
          <w:t>H009_221</w:t>
        </w:r>
        <w:proofErr w:type="spellEnd"/>
        <w:r w:rsidR="001131EC">
          <w:rPr>
            <w:iCs/>
          </w:rPr>
          <w:t>,</w:t>
        </w:r>
      </w:ins>
      <w:ins w:id="299" w:author="Urša Miklavčič [2]" w:date="2026-05-09T09:41:00Z" w16du:dateUtc="2026-05-09T07:41:00Z">
        <w:r w:rsidR="00A665FF">
          <w:rPr>
            <w:iCs/>
          </w:rPr>
          <w:t xml:space="preserve"> and</w:t>
        </w:r>
      </w:ins>
      <w:ins w:id="300" w:author="Urša Miklavčič [2]" w:date="2026-05-09T09:33:00Z" w16du:dateUtc="2026-05-09T07:33:00Z">
        <w:r w:rsidR="001131EC">
          <w:rPr>
            <w:iCs/>
          </w:rPr>
          <w:t xml:space="preserve"> </w:t>
        </w:r>
        <w:proofErr w:type="spellStart"/>
        <w:r w:rsidR="001131EC">
          <w:rPr>
            <w:iCs/>
          </w:rPr>
          <w:t>H009_230</w:t>
        </w:r>
        <w:proofErr w:type="spellEnd"/>
        <w:r w:rsidR="001131EC">
          <w:rPr>
            <w:iCs/>
          </w:rPr>
          <w:t xml:space="preserve"> were </w:t>
        </w:r>
      </w:ins>
      <w:ins w:id="301" w:author="Urša Miklavčič [2]" w:date="2026-05-09T09:35:00Z" w16du:dateUtc="2026-05-09T07:35:00Z">
        <w:r w:rsidR="001131EC">
          <w:rPr>
            <w:iCs/>
          </w:rPr>
          <w:t xml:space="preserve">cultured from </w:t>
        </w:r>
      </w:ins>
      <w:ins w:id="302" w:author="Urša Miklavčič [2]" w:date="2026-05-09T09:41:00Z" w16du:dateUtc="2026-05-09T07:41:00Z">
        <w:r w:rsidR="00A665FF">
          <w:rPr>
            <w:iCs/>
          </w:rPr>
          <w:t>frozen</w:t>
        </w:r>
      </w:ins>
      <w:ins w:id="303" w:author="Urša Miklavčič [2]" w:date="2026-05-09T09:35:00Z" w16du:dateUtc="2026-05-09T07:35:00Z">
        <w:r w:rsidR="001131EC">
          <w:rPr>
            <w:iCs/>
          </w:rPr>
          <w:t xml:space="preserve"> stock </w:t>
        </w:r>
      </w:ins>
      <w:ins w:id="304" w:author="Urša Miklavčič [2]" w:date="2026-05-09T09:41:00Z" w16du:dateUtc="2026-05-09T07:41:00Z">
        <w:r w:rsidR="00A665FF">
          <w:rPr>
            <w:iCs/>
          </w:rPr>
          <w:t>solutions</w:t>
        </w:r>
      </w:ins>
      <w:ins w:id="305" w:author="Urša Miklavčič [2]" w:date="2026-05-09T09:35:00Z" w16du:dateUtc="2026-05-09T07:35:00Z">
        <w:r w:rsidR="001131EC">
          <w:rPr>
            <w:iCs/>
          </w:rPr>
          <w:t xml:space="preserve"> on </w:t>
        </w:r>
        <w:r w:rsidR="001131EC" w:rsidRPr="00044B04">
          <w:t>Columbia agar plates with 5% added horse blood (COH</w:t>
        </w:r>
      </w:ins>
      <w:ins w:id="306" w:author="Urša Miklavčič [2]" w:date="2026-05-09T09:42:00Z" w16du:dateUtc="2026-05-09T07:42:00Z">
        <w:r w:rsidR="00A665FF">
          <w:t>; b</w:t>
        </w:r>
      </w:ins>
      <w:ins w:id="307" w:author="Urša Miklavčič [2]" w:date="2026-05-09T09:35:00Z" w16du:dateUtc="2026-05-09T07:35:00Z">
        <w:r w:rsidR="001131EC" w:rsidRPr="00044B04">
          <w:t>io</w:t>
        </w:r>
      </w:ins>
      <w:ins w:id="308" w:author="Urša Miklavčič [2]" w:date="2026-05-09T09:42:00Z" w16du:dateUtc="2026-05-09T07:42:00Z">
        <w:r w:rsidR="00A665FF">
          <w:t>M</w:t>
        </w:r>
      </w:ins>
      <w:ins w:id="309" w:author="Urša Miklavčič [2]" w:date="2026-05-09T09:35:00Z" w16du:dateUtc="2026-05-09T07:35:00Z">
        <w:r w:rsidR="001131EC" w:rsidRPr="00044B04">
          <w:t xml:space="preserve">érieux, France). </w:t>
        </w:r>
      </w:ins>
      <w:ins w:id="310" w:author="Urša Miklavčič [2]" w:date="2026-05-09T09:36:00Z" w16du:dateUtc="2026-05-09T07:36:00Z">
        <w:r w:rsidR="001131EC">
          <w:t>Fresh overnight culture</w:t>
        </w:r>
      </w:ins>
      <w:ins w:id="311" w:author="Urša Miklavčič [2]" w:date="2026-05-09T09:42:00Z" w16du:dateUtc="2026-05-09T07:42:00Z">
        <w:r w:rsidR="00A665FF">
          <w:t>s</w:t>
        </w:r>
      </w:ins>
      <w:ins w:id="312" w:author="Urša Miklavčič [2]" w:date="2026-05-09T09:36:00Z" w16du:dateUtc="2026-05-09T07:36:00Z">
        <w:r w:rsidR="001131EC">
          <w:t xml:space="preserve"> </w:t>
        </w:r>
      </w:ins>
      <w:ins w:id="313" w:author="Urša Miklavčič [2]" w:date="2026-05-09T09:44:00Z" w16du:dateUtc="2026-05-09T07:44:00Z">
        <w:r w:rsidR="00732BAB">
          <w:t>were</w:t>
        </w:r>
      </w:ins>
      <w:ins w:id="314" w:author="Urša Miklavčič [2]" w:date="2026-05-09T09:36:00Z" w16du:dateUtc="2026-05-09T07:36:00Z">
        <w:r w:rsidR="001131EC">
          <w:t xml:space="preserve"> </w:t>
        </w:r>
      </w:ins>
      <w:ins w:id="315" w:author="Urša Miklavčič [2]" w:date="2026-05-09T09:42:00Z" w16du:dateUtc="2026-05-09T07:42:00Z">
        <w:r w:rsidR="00A665FF">
          <w:t>suspended in</w:t>
        </w:r>
      </w:ins>
      <w:ins w:id="316" w:author="Urša Miklavčič [2]" w:date="2026-05-09T09:36:00Z" w16du:dateUtc="2026-05-09T07:36:00Z">
        <w:r w:rsidR="001131EC">
          <w:t xml:space="preserve"> 2 ml of 0.9% NaCl solution</w:t>
        </w:r>
      </w:ins>
      <w:ins w:id="317" w:author="Urša Miklavčič [2]" w:date="2026-05-09T09:42:00Z" w16du:dateUtc="2026-05-09T07:42:00Z">
        <w:r w:rsidR="00A665FF">
          <w:t xml:space="preserve"> and adjusted to turbidity equiva</w:t>
        </w:r>
      </w:ins>
      <w:ins w:id="318" w:author="Urša Miklavčič [2]" w:date="2026-05-09T09:43:00Z" w16du:dateUtc="2026-05-09T07:43:00Z">
        <w:r w:rsidR="00A665FF">
          <w:t xml:space="preserve">lent to </w:t>
        </w:r>
      </w:ins>
      <w:ins w:id="319" w:author="Urša Miklavčič [2]" w:date="2026-05-09T09:37:00Z" w16du:dateUtc="2026-05-09T07:37:00Z">
        <w:r w:rsidR="001131EC">
          <w:t>1 McFarland</w:t>
        </w:r>
      </w:ins>
      <w:ins w:id="320" w:author="Urša Miklavčič [2]" w:date="2026-05-09T09:43:00Z" w16du:dateUtc="2026-05-09T07:43:00Z">
        <w:r w:rsidR="00A665FF">
          <w:t xml:space="preserve"> standard</w:t>
        </w:r>
      </w:ins>
      <w:ins w:id="321" w:author="Urša Miklavčič [2]" w:date="2026-05-09T09:37:00Z" w16du:dateUtc="2026-05-09T07:37:00Z">
        <w:r w:rsidR="001131EC">
          <w:t xml:space="preserve">. </w:t>
        </w:r>
      </w:ins>
      <w:ins w:id="322" w:author="Urša Miklavčič [2]" w:date="2026-05-09T09:43:00Z" w16du:dateUtc="2026-05-09T07:43:00Z">
        <w:r w:rsidR="00A665FF">
          <w:t xml:space="preserve">The suspensions were inoculated </w:t>
        </w:r>
      </w:ins>
      <w:ins w:id="323" w:author="Urša Miklavčič [2]" w:date="2026-05-09T09:39:00Z" w16du:dateUtc="2026-05-09T07:39:00Z">
        <w:r w:rsidR="001131EC">
          <w:t>confluently</w:t>
        </w:r>
      </w:ins>
      <w:ins w:id="324" w:author="Urša Miklavčič [2]" w:date="2026-05-09T09:38:00Z" w16du:dateUtc="2026-05-09T07:38:00Z">
        <w:r w:rsidR="001131EC">
          <w:t xml:space="preserve"> on</w:t>
        </w:r>
      </w:ins>
      <w:ins w:id="325" w:author="Urša Miklavčič [2]" w:date="2026-05-09T09:43:00Z" w16du:dateUtc="2026-05-09T07:43:00Z">
        <w:r w:rsidR="00A665FF">
          <w:t>to</w:t>
        </w:r>
      </w:ins>
      <w:ins w:id="326" w:author="Urša Miklavčič [2]" w:date="2026-05-09T09:38:00Z" w16du:dateUtc="2026-05-09T07:38:00Z">
        <w:r w:rsidR="001131EC">
          <w:t xml:space="preserve"> oxygen</w:t>
        </w:r>
      </w:ins>
      <w:ins w:id="327" w:author="Urša Miklavčič [2]" w:date="2026-05-09T09:43:00Z" w16du:dateUtc="2026-05-09T07:43:00Z">
        <w:r w:rsidR="00A665FF">
          <w:t>-</w:t>
        </w:r>
      </w:ins>
      <w:ins w:id="328" w:author="Urša Miklavčič [2]" w:date="2026-05-09T09:38:00Z" w16du:dateUtc="2026-05-09T07:38:00Z">
        <w:r w:rsidR="001131EC">
          <w:t>reduced COH plates</w:t>
        </w:r>
      </w:ins>
      <w:ins w:id="329" w:author="Urša Miklavčič [2]" w:date="2026-05-09T09:43:00Z" w16du:dateUtc="2026-05-09T07:43:00Z">
        <w:r w:rsidR="00A665FF">
          <w:t>, after which a</w:t>
        </w:r>
      </w:ins>
      <w:ins w:id="330" w:author="Urša Miklavčič [2]" w:date="2026-05-09T09:38:00Z" w16du:dateUtc="2026-05-09T07:38:00Z">
        <w:r w:rsidR="001131EC">
          <w:t xml:space="preserve">moxicillin </w:t>
        </w:r>
      </w:ins>
      <w:ins w:id="331" w:author="Urša Miklavčič [2]" w:date="2026-05-09T09:43:00Z" w16du:dateUtc="2026-05-09T07:43:00Z">
        <w:r w:rsidR="00A665FF">
          <w:t>E</w:t>
        </w:r>
      </w:ins>
      <w:ins w:id="332" w:author="Urša Miklavčič [2]" w:date="2026-05-09T09:38:00Z" w16du:dateUtc="2026-05-09T07:38:00Z">
        <w:r w:rsidR="001131EC">
          <w:t>-test</w:t>
        </w:r>
      </w:ins>
      <w:ins w:id="333" w:author="Urša Miklavčič [2]" w:date="2026-05-09T09:43:00Z" w16du:dateUtc="2026-05-09T07:43:00Z">
        <w:r w:rsidR="00A665FF">
          <w:t xml:space="preserve"> strips were applied</w:t>
        </w:r>
      </w:ins>
      <w:ins w:id="334" w:author="Urša Miklavčič [2]" w:date="2026-05-09T09:38:00Z" w16du:dateUtc="2026-05-09T07:38:00Z">
        <w:r w:rsidR="001131EC">
          <w:t xml:space="preserve">. </w:t>
        </w:r>
      </w:ins>
      <w:ins w:id="335" w:author="Urša Miklavčič [2]" w:date="2026-05-09T09:44:00Z" w16du:dateUtc="2026-05-09T07:44:00Z">
        <w:r w:rsidR="00A665FF">
          <w:t xml:space="preserve">MIC values were determined after </w:t>
        </w:r>
      </w:ins>
      <w:ins w:id="336" w:author="Urša Miklavčič [2]" w:date="2026-05-09T09:39:00Z" w16du:dateUtc="2026-05-09T07:39:00Z">
        <w:r w:rsidR="001131EC">
          <w:t>overnight incubation.</w:t>
        </w:r>
      </w:ins>
    </w:p>
    <w:p w14:paraId="5907FDDC" w14:textId="77777777" w:rsidR="00F04471" w:rsidRPr="00F04471" w:rsidRDefault="00F04471" w:rsidP="00F04471">
      <w:pPr>
        <w:rPr>
          <w:iCs/>
        </w:rPr>
      </w:pPr>
    </w:p>
    <w:p w14:paraId="506283BA" w14:textId="45A4603F" w:rsidR="00B10359" w:rsidRPr="00D93D74" w:rsidRDefault="00ED0C51">
      <w:pPr>
        <w:pStyle w:val="Heading4"/>
        <w:numPr>
          <w:ilvl w:val="3"/>
          <w:numId w:val="3"/>
        </w:numPr>
      </w:pPr>
      <w:r>
        <w:t xml:space="preserve">Determination of </w:t>
      </w:r>
      <w:r>
        <w:rPr>
          <w:i/>
          <w:iCs w:val="0"/>
        </w:rPr>
        <w:t xml:space="preserve">C. saudiense </w:t>
      </w:r>
      <w:r>
        <w:t xml:space="preserve">strains in metagenomic data </w:t>
      </w:r>
    </w:p>
    <w:p w14:paraId="5AD7BB77" w14:textId="7D71B237" w:rsidR="00ED0C51" w:rsidRPr="00A90451" w:rsidRDefault="00ED0C51" w:rsidP="00ED0C51">
      <w:pPr>
        <w:rPr>
          <w:rFonts w:cs="Times New Roman"/>
          <w:szCs w:val="24"/>
        </w:rPr>
      </w:pPr>
      <w:r w:rsidRPr="00A90451">
        <w:rPr>
          <w:rFonts w:cs="Times New Roman"/>
          <w:szCs w:val="24"/>
        </w:rPr>
        <w:t xml:space="preserve">Using two published tools and a novel approach using similar mindset, we compared </w:t>
      </w:r>
      <w:r>
        <w:rPr>
          <w:rFonts w:cs="Times New Roman"/>
          <w:szCs w:val="24"/>
        </w:rPr>
        <w:t xml:space="preserve">the </w:t>
      </w:r>
      <w:r w:rsidRPr="00A90451">
        <w:rPr>
          <w:rFonts w:cs="Times New Roman"/>
          <w:szCs w:val="24"/>
        </w:rPr>
        <w:t xml:space="preserve">determination of strain structure of </w:t>
      </w:r>
      <w:r w:rsidRPr="00A90451">
        <w:rPr>
          <w:rFonts w:cs="Times New Roman"/>
          <w:i/>
          <w:iCs/>
          <w:szCs w:val="24"/>
        </w:rPr>
        <w:t>C. saudiense</w:t>
      </w:r>
      <w:r w:rsidRPr="00A90451">
        <w:rPr>
          <w:rFonts w:cs="Times New Roman"/>
          <w:szCs w:val="24"/>
        </w:rPr>
        <w:t xml:space="preserve"> in shotgun metagenomic samples f</w:t>
      </w:r>
      <w:r>
        <w:rPr>
          <w:rFonts w:cs="Times New Roman"/>
          <w:szCs w:val="24"/>
        </w:rPr>
        <w:t>rom</w:t>
      </w:r>
      <w:r w:rsidRPr="00A90451">
        <w:rPr>
          <w:rFonts w:cs="Times New Roman"/>
          <w:szCs w:val="24"/>
        </w:rPr>
        <w:t xml:space="preserve"> participant H. </w:t>
      </w:r>
    </w:p>
    <w:p w14:paraId="213FA6D7" w14:textId="781957F5" w:rsidR="00ED0C51" w:rsidRPr="00A90451" w:rsidRDefault="00ED0C51" w:rsidP="00ED0C51">
      <w:pPr>
        <w:rPr>
          <w:rFonts w:cs="Times New Roman"/>
          <w:szCs w:val="24"/>
        </w:rPr>
      </w:pPr>
      <w:r w:rsidRPr="00A90451">
        <w:rPr>
          <w:rFonts w:cs="Times New Roman"/>
          <w:szCs w:val="24"/>
        </w:rPr>
        <w:t xml:space="preserve">We first used </w:t>
      </w:r>
      <w:proofErr w:type="spellStart"/>
      <w:r w:rsidRPr="00A90451">
        <w:rPr>
          <w:rFonts w:cs="Times New Roman"/>
          <w:szCs w:val="24"/>
        </w:rPr>
        <w:t>StrainPhlAn</w:t>
      </w:r>
      <w:proofErr w:type="spellEnd"/>
      <w:r w:rsidRPr="00A90451">
        <w:rPr>
          <w:rFonts w:cs="Times New Roman"/>
          <w:szCs w:val="24"/>
        </w:rPr>
        <w:t xml:space="preserve"> </w:t>
      </w:r>
      <w:proofErr w:type="spellStart"/>
      <w:r w:rsidRPr="00A90451">
        <w:rPr>
          <w:rFonts w:cs="Times New Roman"/>
          <w:szCs w:val="24"/>
        </w:rPr>
        <w:t>v4.1.1</w:t>
      </w:r>
      <w:proofErr w:type="spellEnd"/>
      <w:r w:rsidRPr="00A90451">
        <w:rPr>
          <w:rFonts w:cs="Times New Roman"/>
          <w:szCs w:val="24"/>
        </w:rPr>
        <w:t xml:space="preserve"> to identify the dominant </w:t>
      </w:r>
      <w:r w:rsidRPr="00A90451">
        <w:rPr>
          <w:rFonts w:cs="Times New Roman"/>
          <w:i/>
          <w:iCs/>
          <w:szCs w:val="24"/>
        </w:rPr>
        <w:t xml:space="preserve">C. saudiense </w:t>
      </w:r>
      <w:r w:rsidRPr="00A90451">
        <w:rPr>
          <w:rFonts w:cs="Times New Roman"/>
          <w:szCs w:val="24"/>
        </w:rPr>
        <w:t xml:space="preserve">strain in </w:t>
      </w:r>
      <w:r>
        <w:rPr>
          <w:rFonts w:cs="Times New Roman"/>
          <w:szCs w:val="24"/>
        </w:rPr>
        <w:t>the</w:t>
      </w:r>
      <w:r w:rsidRPr="00A90451">
        <w:rPr>
          <w:rFonts w:cs="Times New Roman"/>
          <w:szCs w:val="24"/>
        </w:rPr>
        <w:t xml:space="preserve"> samples </w:t>
      </w:r>
      <w:r>
        <w:rPr>
          <w:rFonts w:cs="Times New Roman"/>
          <w:szCs w:val="24"/>
        </w:rPr>
        <w:t xml:space="preserve">from </w:t>
      </w:r>
      <w:r w:rsidRPr="00A90451">
        <w:rPr>
          <w:rFonts w:cs="Times New Roman"/>
          <w:szCs w:val="24"/>
        </w:rPr>
        <w:t xml:space="preserve">participant H and to construct a dendrogram based on average site substitutions between samples </w:t>
      </w:r>
      <w:r w:rsidRPr="00A90451">
        <w:rPr>
          <w:rFonts w:cs="Times New Roman"/>
          <w:szCs w:val="24"/>
        </w:rPr>
        <w:fldChar w:fldCharType="begin"/>
      </w:r>
      <w:r w:rsidR="000D4E60">
        <w:rPr>
          <w:rFonts w:cs="Times New Roman"/>
          <w:szCs w:val="24"/>
        </w:rPr>
        <w:instrText xml:space="preserve"> ADDIN ZOTERO_ITEM CSL_CITATION {"citationID":"vXBaKRdn","properties":{"formattedCitation":"(Blanco-M\\uc0\\u237{}guez et al., 2023b)","plainCitation":"(Blanco-Míguez et al., 2023b)","noteIndex":0},"citationItems":[{"id":2075,"uris":["http://zotero.org/users/8873894/items/NJE9Z5AS"],"itemData":{"id":2075,"type":"article-journal","abstract":"Metagenomic assembly enables new organism discovery from microbial communities, but it can only capture few abundant organisms from most metagenomes. Here we present MetaPhlAn 4, which integrates information from metagenome assemblies and microbial isolate genomes for more comprehensive metagenomic taxonomic profiling. From a curated collection of 1.01 M prokaryotic reference and metagenome-assembled genomes, we define unique marker genes for 26,970 species-level genome bins, 4,992 of them taxonomically unidentified at the species level. MetaPhlAn 4 explains ~20% more reads in most international human gut microbiomes and &gt;40% in less-characterized environments such as the rumen microbiome and proves more accurate than available alternatives on synthetic evaluations while also reliably quantifying organisms with no cultured isolates. Application of the method to &gt;24,500 metagenomes highlights previously undetected species to be strong biomarkers for host conditions and lifestyles in human and mouse microbiomes and shows that even previously uncharacterized species can be genetically profiled at the resolution of single microbial strains.","container-title":"Nature Biotechnology","DOI":"10.1038/s41587-023-01688-w","ISSN":"1546-1696","journalAbbreviation":"Nat Biotechnol","language":"en","license":"2023 The Author(s)","page":"1-12","publisher":"Nature Publishing Group","source":"www.nature.com","title":"Extending and improving metagenomic taxonomic profiling with uncharacterized species using MetaPhlAn 4","author":[{"family":"Blanco-Míguez","given":"Aitor"},{"family":"Beghini","given":"Francesco"},{"family":"Cumbo","given":"Fabio"},{"family":"McIver","given":"Lauren J."},{"family":"Thompson","given":"Kelsey N."},{"family":"Zolfo","given":"Moreno"},{"family":"Manghi","given":"Paolo"},{"family":"Dubois","given":"Leonard"},{"family":"Huang","given":"Kun D."},{"family":"Thomas","given":"Andrew Maltez"},{"family":"Nickols","given":"William A."},{"family":"Piccinno","given":"Gianmarco"},{"family":"Piperni","given":"Elisa"},{"family":"Punčochář","given":"Michal"},{"family":"Valles-Colomer","given":"Mireia"},{"family":"Tett","given":"Adrian"},{"family":"Giordano","given":"Francesca"},{"family":"Davies","given":"Richard"},{"family":"Wolf","given":"Jonathan"},{"family":"Berry","given":"Sarah E."},{"family":"Spector","given":"Tim D."},{"family":"Franzosa","given":"Eric A."},{"family":"Pasolli","given":"Edoardo"},{"family":"Asnicar","given":"Francesco"},{"family":"Huttenhower","given":"Curtis"},{"family":"Segata","given":"Nicola"}],"issued":{"date-parts":[["2023",2,23]]}}}],"schema":"https://github.com/citation-style-language/schema/raw/master/csl-citation.json"} </w:instrText>
      </w:r>
      <w:r w:rsidRPr="00A90451">
        <w:rPr>
          <w:rFonts w:cs="Times New Roman"/>
          <w:szCs w:val="24"/>
        </w:rPr>
        <w:fldChar w:fldCharType="separate"/>
      </w:r>
      <w:r w:rsidR="00910CB8" w:rsidRPr="00910CB8">
        <w:rPr>
          <w:rFonts w:cs="Times New Roman"/>
        </w:rPr>
        <w:t>(Blanco-Míguez et al., 2023b)</w:t>
      </w:r>
      <w:r w:rsidRPr="00A90451">
        <w:rPr>
          <w:rFonts w:cs="Times New Roman"/>
          <w:szCs w:val="24"/>
        </w:rPr>
        <w:fldChar w:fldCharType="end"/>
      </w:r>
      <w:r w:rsidRPr="00A90451">
        <w:rPr>
          <w:rFonts w:cs="Times New Roman"/>
          <w:szCs w:val="24"/>
        </w:rPr>
        <w:t xml:space="preserve">. This approach reconstructs only the dominant strain of a target </w:t>
      </w:r>
      <w:r w:rsidRPr="00A90451">
        <w:rPr>
          <w:rFonts w:cs="Times New Roman"/>
          <w:szCs w:val="24"/>
        </w:rPr>
        <w:lastRenderedPageBreak/>
        <w:t xml:space="preserve">species. It aligns all reads to species-specific marker genes and generates a multiple sequence alignment, which is then used by </w:t>
      </w:r>
      <w:proofErr w:type="spellStart"/>
      <w:r w:rsidRPr="00A90451">
        <w:rPr>
          <w:rFonts w:cs="Times New Roman"/>
          <w:szCs w:val="24"/>
        </w:rPr>
        <w:t>PhyloPhlAn</w:t>
      </w:r>
      <w:proofErr w:type="spellEnd"/>
      <w:r w:rsidRPr="00A90451">
        <w:rPr>
          <w:rFonts w:cs="Times New Roman"/>
          <w:szCs w:val="24"/>
        </w:rPr>
        <w:t xml:space="preserve"> to build a phylogenetic tree.</w:t>
      </w:r>
    </w:p>
    <w:p w14:paraId="21F03B15" w14:textId="60B47BC5" w:rsidR="00ED0C51" w:rsidRPr="00A90451" w:rsidRDefault="00ED0C51" w:rsidP="00ED0C51">
      <w:pPr>
        <w:rPr>
          <w:rFonts w:cs="Times New Roman"/>
          <w:szCs w:val="24"/>
        </w:rPr>
      </w:pPr>
      <w:r>
        <w:rPr>
          <w:rFonts w:cs="Times New Roman"/>
          <w:szCs w:val="24"/>
        </w:rPr>
        <w:t>T</w:t>
      </w:r>
      <w:r w:rsidRPr="00A90451">
        <w:rPr>
          <w:rFonts w:cs="Times New Roman"/>
          <w:szCs w:val="24"/>
        </w:rPr>
        <w:t>o connect</w:t>
      </w:r>
      <w:r>
        <w:rPr>
          <w:rFonts w:cs="Times New Roman"/>
          <w:szCs w:val="24"/>
        </w:rPr>
        <w:t xml:space="preserve"> the</w:t>
      </w:r>
      <w:r w:rsidRPr="00A90451">
        <w:rPr>
          <w:rFonts w:cs="Times New Roman"/>
          <w:szCs w:val="24"/>
        </w:rPr>
        <w:t xml:space="preserve"> whole-genome dataset with </w:t>
      </w:r>
      <w:r>
        <w:rPr>
          <w:rFonts w:cs="Times New Roman"/>
          <w:szCs w:val="24"/>
        </w:rPr>
        <w:t xml:space="preserve">the </w:t>
      </w:r>
      <w:r w:rsidRPr="00A90451">
        <w:rPr>
          <w:rFonts w:cs="Times New Roman"/>
          <w:szCs w:val="24"/>
        </w:rPr>
        <w:t>shotgun metagenomic dataset</w:t>
      </w:r>
      <w:r>
        <w:rPr>
          <w:rFonts w:cs="Times New Roman"/>
          <w:szCs w:val="24"/>
        </w:rPr>
        <w:t>,</w:t>
      </w:r>
      <w:r w:rsidRPr="00A90451">
        <w:rPr>
          <w:rFonts w:cs="Times New Roman"/>
          <w:szCs w:val="24"/>
        </w:rPr>
        <w:t xml:space="preserve"> we also used </w:t>
      </w:r>
      <w:proofErr w:type="spellStart"/>
      <w:r w:rsidRPr="00A90451">
        <w:rPr>
          <w:rFonts w:cs="Times New Roman"/>
          <w:szCs w:val="24"/>
        </w:rPr>
        <w:t>StrainScan</w:t>
      </w:r>
      <w:proofErr w:type="spellEnd"/>
      <w:r w:rsidRPr="00A90451">
        <w:rPr>
          <w:rFonts w:cs="Times New Roman"/>
          <w:szCs w:val="24"/>
        </w:rPr>
        <w:t xml:space="preserve"> </w:t>
      </w:r>
      <w:proofErr w:type="spellStart"/>
      <w:r w:rsidRPr="00A90451">
        <w:rPr>
          <w:rFonts w:cs="Times New Roman"/>
          <w:szCs w:val="24"/>
        </w:rPr>
        <w:t>v1.0.14</w:t>
      </w:r>
      <w:proofErr w:type="spellEnd"/>
      <w:r w:rsidRPr="00A90451">
        <w:rPr>
          <w:rFonts w:cs="Times New Roman"/>
          <w:szCs w:val="24"/>
        </w:rPr>
        <w:t xml:space="preserve"> </w:t>
      </w:r>
      <w:r w:rsidRPr="00A90451">
        <w:rPr>
          <w:rFonts w:cs="Times New Roman"/>
          <w:szCs w:val="24"/>
        </w:rPr>
        <w:fldChar w:fldCharType="begin"/>
      </w:r>
      <w:r w:rsidR="000D4E60">
        <w:rPr>
          <w:rFonts w:cs="Times New Roman"/>
          <w:szCs w:val="24"/>
        </w:rPr>
        <w:instrText xml:space="preserve"> ADDIN ZOTERO_ITEM CSL_CITATION {"citationID":"Ghn6XgjP","properties":{"formattedCitation":"(Liao et al., 2023)","plainCitation":"(Liao et al., 2023)","noteIndex":0},"citationItems":[{"id":3727,"uris":["http://zotero.org/users/8873894/items/LNZCK56N"],"itemData":{"id":3727,"type":"article-journal","abstract":"BACKGROUND: Bacterial strains under the same species can exhibit different biological properties, making strain-level composition analysis an important step in understanding the dynamics of microbial communities. Metagenomic sequencing has become the major means for probing the microbial composition in host-associated or environmental samples. Although there are a plethora of composition analysis tools, they are not optimized to address the challenges in strain-level analysis: highly similar strain genomes and the presence of multiple strains under one species in a sample. Thus, this work aims to provide a high-resolution and more accurate strain-level analysis tool for short reads.\nRESULTS: In this work, we present a new strain-level composition analysis tool named StrainScan that employs a novel tree-based k-mers indexing structure to strike a balance between the strain identification accuracy and the computational complexity. We tested StrainScan extensively on a large number of simulated and real sequencing data and benchmarked StrainScan with popular strain-level analysis tools including Krakenuniq, StrainSeeker, Pathoscope2, Sigma, StrainGE, and StrainEst. The results show that StrainScan has higher accuracy and resolution than the state-of-the-art tools on strain-level composition analysis. It improves the F1 score by 20% in identifying multiple strains at the strain level.\nCONCLUSIONS: By using a novel k-mer indexing structure, StrainScan is able to provide strain-level analysis with higher resolution than existing tools, enabling it to return more informative strain composition analysis in one sample or across multiple samples. StrainScan takes short reads and a set of reference strains as input and its source codes are freely available at https://github.com/liaoherui/StrainScan . Video Abstract.","container-title":"Microbiome","DOI":"10.1186/s40168-023-01615-w","ISSN":"2049-2618","issue":"1","journalAbbreviation":"Microbiome","language":"eng","page":"183","PMID":"37587527","PMCID":"PMC10433603","source":"PubMed","title":"High-resolution strain-level microbiome composition analysis from short reads","volume":"11","author":[{"family":"Liao","given":"Herui"},{"family":"Ji","given":"Yongxin"},{"family":"Sun","given":"Yanni"}],"issued":{"date-parts":[["2023",8,17]]}}}],"schema":"https://github.com/citation-style-language/schema/raw/master/csl-citation.json"} </w:instrText>
      </w:r>
      <w:r w:rsidRPr="00A90451">
        <w:rPr>
          <w:rFonts w:cs="Times New Roman"/>
          <w:szCs w:val="24"/>
        </w:rPr>
        <w:fldChar w:fldCharType="separate"/>
      </w:r>
      <w:r w:rsidR="00910CB8" w:rsidRPr="00910CB8">
        <w:rPr>
          <w:rFonts w:cs="Times New Roman"/>
        </w:rPr>
        <w:t>(Liao et al., 2023)</w:t>
      </w:r>
      <w:r w:rsidRPr="00A90451">
        <w:rPr>
          <w:rFonts w:cs="Times New Roman"/>
          <w:szCs w:val="24"/>
        </w:rPr>
        <w:fldChar w:fldCharType="end"/>
      </w:r>
      <w:r w:rsidRPr="00A90451">
        <w:rPr>
          <w:rFonts w:cs="Times New Roman"/>
          <w:szCs w:val="24"/>
        </w:rPr>
        <w:t xml:space="preserve">. </w:t>
      </w:r>
      <w:proofErr w:type="spellStart"/>
      <w:r w:rsidRPr="00A90451">
        <w:rPr>
          <w:rFonts w:cs="Times New Roman"/>
          <w:szCs w:val="24"/>
        </w:rPr>
        <w:t>StrainScan</w:t>
      </w:r>
      <w:proofErr w:type="spellEnd"/>
      <w:r w:rsidRPr="00A90451">
        <w:rPr>
          <w:rFonts w:cs="Times New Roman"/>
          <w:szCs w:val="24"/>
        </w:rPr>
        <w:t xml:space="preserve"> determine</w:t>
      </w:r>
      <w:r>
        <w:rPr>
          <w:rFonts w:cs="Times New Roman"/>
          <w:szCs w:val="24"/>
        </w:rPr>
        <w:t>s</w:t>
      </w:r>
      <w:r w:rsidRPr="00A90451">
        <w:rPr>
          <w:rFonts w:cs="Times New Roman"/>
          <w:szCs w:val="24"/>
        </w:rPr>
        <w:t xml:space="preserve"> strain structure based on hierarchical clustering of assembled genomes </w:t>
      </w:r>
      <w:r>
        <w:rPr>
          <w:rFonts w:cs="Times New Roman"/>
          <w:szCs w:val="24"/>
        </w:rPr>
        <w:t xml:space="preserve">of a species </w:t>
      </w:r>
      <w:r w:rsidRPr="00A90451">
        <w:rPr>
          <w:rFonts w:cs="Times New Roman"/>
          <w:szCs w:val="24"/>
        </w:rPr>
        <w:t>and finds strain-specific k-</w:t>
      </w:r>
      <w:proofErr w:type="spellStart"/>
      <w:r w:rsidRPr="00A90451">
        <w:rPr>
          <w:rFonts w:cs="Times New Roman"/>
          <w:szCs w:val="24"/>
        </w:rPr>
        <w:t>mers</w:t>
      </w:r>
      <w:proofErr w:type="spellEnd"/>
      <w:r w:rsidRPr="00A90451">
        <w:rPr>
          <w:rFonts w:cs="Times New Roman"/>
          <w:szCs w:val="24"/>
        </w:rPr>
        <w:t>, to which it maps short reads from metageno</w:t>
      </w:r>
      <w:r>
        <w:rPr>
          <w:rFonts w:cs="Times New Roman"/>
          <w:szCs w:val="24"/>
        </w:rPr>
        <w:t>mic</w:t>
      </w:r>
      <w:r w:rsidRPr="00A90451">
        <w:rPr>
          <w:rFonts w:cs="Times New Roman"/>
          <w:szCs w:val="24"/>
        </w:rPr>
        <w:t xml:space="preserve"> samples </w:t>
      </w:r>
      <w:r>
        <w:rPr>
          <w:rFonts w:cs="Times New Roman"/>
          <w:szCs w:val="24"/>
        </w:rPr>
        <w:t>t</w:t>
      </w:r>
      <w:r w:rsidRPr="00A90451">
        <w:rPr>
          <w:rFonts w:cs="Times New Roman"/>
          <w:szCs w:val="24"/>
        </w:rPr>
        <w:t xml:space="preserve">o determine </w:t>
      </w:r>
      <w:r>
        <w:rPr>
          <w:rFonts w:cs="Times New Roman"/>
          <w:szCs w:val="24"/>
        </w:rPr>
        <w:t xml:space="preserve">the </w:t>
      </w:r>
      <w:r w:rsidRPr="00A90451">
        <w:rPr>
          <w:rFonts w:cs="Times New Roman"/>
          <w:szCs w:val="24"/>
        </w:rPr>
        <w:t>strain structure of each sample.</w:t>
      </w:r>
    </w:p>
    <w:p w14:paraId="77AC62E1" w14:textId="5C29ABED" w:rsidR="00BE6657" w:rsidRDefault="00ED0C51" w:rsidP="00ED0C51">
      <w:pPr>
        <w:rPr>
          <w:rFonts w:cs="Times New Roman"/>
          <w:szCs w:val="24"/>
        </w:rPr>
      </w:pPr>
      <w:commentRangeStart w:id="337"/>
      <w:del w:id="338" w:author="Urša Miklavčič [2]" w:date="2026-05-08T13:06:00Z" w16du:dateUtc="2026-05-08T11:06:00Z">
        <w:r w:rsidRPr="00A90451" w:rsidDel="00560D8F">
          <w:rPr>
            <w:rFonts w:cs="Times New Roman"/>
            <w:szCs w:val="24"/>
          </w:rPr>
          <w:delText xml:space="preserve">StrainScan could not determine strains in all metagenomic samples, </w:delText>
        </w:r>
        <w:r w:rsidDel="00560D8F">
          <w:rPr>
            <w:rFonts w:cs="Times New Roman"/>
            <w:szCs w:val="24"/>
          </w:rPr>
          <w:delText xml:space="preserve">possibly </w:delText>
        </w:r>
        <w:r w:rsidRPr="00A90451" w:rsidDel="00560D8F">
          <w:rPr>
            <w:rFonts w:cs="Times New Roman"/>
            <w:szCs w:val="24"/>
          </w:rPr>
          <w:delText xml:space="preserve">due to low coverage and abundance of this species. </w:delText>
        </w:r>
        <w:commentRangeEnd w:id="337"/>
        <w:r w:rsidR="00A457C4" w:rsidDel="00560D8F">
          <w:rPr>
            <w:rStyle w:val="CommentReference"/>
            <w:rFonts w:cs="Times New Roman"/>
            <w:sz w:val="24"/>
            <w:szCs w:val="24"/>
          </w:rPr>
          <w:commentReference w:id="337"/>
        </w:r>
      </w:del>
      <w:r w:rsidR="00A457C4">
        <w:rPr>
          <w:rFonts w:cs="Times New Roman"/>
          <w:szCs w:val="24"/>
        </w:rPr>
        <w:t>In the third</w:t>
      </w:r>
      <w:ins w:id="339" w:author="Urša Miklavčič [2]" w:date="2026-05-09T09:58:00Z" w16du:dateUtc="2026-05-09T07:58:00Z">
        <w:r w:rsidR="00166EC3">
          <w:rPr>
            <w:rFonts w:cs="Times New Roman"/>
            <w:szCs w:val="24"/>
          </w:rPr>
          <w:t>, novel</w:t>
        </w:r>
      </w:ins>
      <w:r w:rsidR="00A457C4">
        <w:rPr>
          <w:rFonts w:cs="Times New Roman"/>
          <w:szCs w:val="24"/>
        </w:rPr>
        <w:t xml:space="preserve"> approach w</w:t>
      </w:r>
      <w:r w:rsidRPr="00A90451">
        <w:rPr>
          <w:rFonts w:cs="Times New Roman"/>
          <w:szCs w:val="24"/>
        </w:rPr>
        <w:t xml:space="preserve">e identified strain-specific genes for each strain determined </w:t>
      </w:r>
      <w:r>
        <w:rPr>
          <w:rFonts w:cs="Times New Roman"/>
          <w:szCs w:val="24"/>
        </w:rPr>
        <w:t>by</w:t>
      </w:r>
      <w:r w:rsidRPr="00A90451">
        <w:rPr>
          <w:rFonts w:cs="Times New Roman"/>
          <w:szCs w:val="24"/>
        </w:rPr>
        <w:t xml:space="preserve"> core SNPs and core-gene content. </w:t>
      </w:r>
      <w:del w:id="340" w:author="Urša Miklavčič [2]" w:date="2026-05-09T09:59:00Z" w16du:dateUtc="2026-05-09T07:59:00Z">
        <w:r w:rsidRPr="00A90451" w:rsidDel="00166EC3">
          <w:rPr>
            <w:rFonts w:cs="Times New Roman"/>
            <w:szCs w:val="24"/>
          </w:rPr>
          <w:delText xml:space="preserve">Shotgun </w:delText>
        </w:r>
      </w:del>
      <w:ins w:id="341" w:author="Urša Miklavčič [2]" w:date="2026-05-09T09:59:00Z" w16du:dateUtc="2026-05-09T07:59:00Z">
        <w:r w:rsidR="00166EC3">
          <w:rPr>
            <w:rFonts w:cs="Times New Roman"/>
            <w:szCs w:val="24"/>
          </w:rPr>
          <w:t xml:space="preserve">Next we mapped </w:t>
        </w:r>
      </w:ins>
      <w:r w:rsidRPr="00A90451">
        <w:rPr>
          <w:rFonts w:cs="Times New Roman"/>
          <w:szCs w:val="24"/>
        </w:rPr>
        <w:t xml:space="preserve">metagenomic reads from all stool samples of participants H and A </w:t>
      </w:r>
      <w:del w:id="342" w:author="Urša Miklavčič [2]" w:date="2026-05-09T09:59:00Z" w16du:dateUtc="2026-05-09T07:59:00Z">
        <w:r w:rsidRPr="00A90451" w:rsidDel="00166EC3">
          <w:rPr>
            <w:rFonts w:cs="Times New Roman"/>
            <w:szCs w:val="24"/>
          </w:rPr>
          <w:delText xml:space="preserve">were mapped </w:delText>
        </w:r>
      </w:del>
      <w:r w:rsidRPr="00A90451">
        <w:rPr>
          <w:rFonts w:cs="Times New Roman"/>
          <w:szCs w:val="24"/>
        </w:rPr>
        <w:t xml:space="preserve">to these strain-specific genes </w:t>
      </w:r>
      <w:del w:id="343" w:author="Urša Miklavčič [2]" w:date="2026-05-09T09:59:00Z" w16du:dateUtc="2026-05-09T07:59:00Z">
        <w:r w:rsidRPr="00A90451" w:rsidDel="00166EC3">
          <w:rPr>
            <w:rFonts w:cs="Times New Roman"/>
            <w:szCs w:val="24"/>
          </w:rPr>
          <w:delText xml:space="preserve">with </w:delText>
        </w:r>
      </w:del>
      <w:ins w:id="344" w:author="Urša Miklavčič [2]" w:date="2026-05-09T09:59:00Z" w16du:dateUtc="2026-05-09T07:59:00Z">
        <w:r w:rsidR="00166EC3">
          <w:rPr>
            <w:rFonts w:cs="Times New Roman"/>
            <w:szCs w:val="24"/>
          </w:rPr>
          <w:t>using</w:t>
        </w:r>
        <w:r w:rsidR="00166EC3" w:rsidRPr="00A90451">
          <w:rPr>
            <w:rFonts w:cs="Times New Roman"/>
            <w:szCs w:val="24"/>
          </w:rPr>
          <w:t xml:space="preserve"> </w:t>
        </w:r>
      </w:ins>
      <w:proofErr w:type="spellStart"/>
      <w:r w:rsidRPr="00A90451">
        <w:rPr>
          <w:rFonts w:cs="Times New Roman"/>
          <w:szCs w:val="24"/>
        </w:rPr>
        <w:t>bowtie2</w:t>
      </w:r>
      <w:proofErr w:type="spellEnd"/>
      <w:r w:rsidRPr="00A90451">
        <w:rPr>
          <w:rFonts w:cs="Times New Roman"/>
          <w:szCs w:val="24"/>
        </w:rPr>
        <w:t xml:space="preserve"> </w:t>
      </w:r>
      <w:del w:id="345" w:author="Urša Miklavčič [2]" w:date="2026-05-09T09:59:00Z" w16du:dateUtc="2026-05-09T07:59:00Z">
        <w:r w:rsidRPr="00A90451" w:rsidDel="00166EC3">
          <w:rPr>
            <w:rFonts w:cs="Times New Roman"/>
            <w:szCs w:val="24"/>
          </w:rPr>
          <w:delText xml:space="preserve">using </w:delText>
        </w:r>
      </w:del>
      <w:ins w:id="346" w:author="Urša Miklavčič [2]" w:date="2026-05-09T09:59:00Z" w16du:dateUtc="2026-05-09T07:59:00Z">
        <w:r w:rsidR="00166EC3">
          <w:rPr>
            <w:rFonts w:cs="Times New Roman"/>
            <w:szCs w:val="24"/>
          </w:rPr>
          <w:t>with</w:t>
        </w:r>
        <w:r w:rsidR="00166EC3" w:rsidRPr="00A90451">
          <w:rPr>
            <w:rFonts w:cs="Times New Roman"/>
            <w:szCs w:val="24"/>
          </w:rPr>
          <w:t xml:space="preserve"> </w:t>
        </w:r>
      </w:ins>
      <w:r w:rsidRPr="00A90451">
        <w:rPr>
          <w:rFonts w:cs="Times New Roman"/>
          <w:szCs w:val="24"/>
        </w:rPr>
        <w:t xml:space="preserve">the --very-sensitive flag </w:t>
      </w:r>
      <w:r w:rsidRPr="00A90451">
        <w:rPr>
          <w:rFonts w:cs="Times New Roman"/>
          <w:szCs w:val="24"/>
        </w:rPr>
        <w:fldChar w:fldCharType="begin"/>
      </w:r>
      <w:r w:rsidR="000D4E60">
        <w:rPr>
          <w:rFonts w:cs="Times New Roman"/>
          <w:szCs w:val="24"/>
        </w:rPr>
        <w:instrText xml:space="preserve"> ADDIN ZOTERO_ITEM CSL_CITATION {"citationID":"SAWqS38g","properties":{"formattedCitation":"(Langmead and Salzberg, 2012)","plainCitation":"(Langmead and Salzberg, 2012)","noteIndex":0},"citationItems":[{"id":3343,"uris":["http://zotero.org/users/8873894/items/4U5YNPWK"],"itemData":{"id":3343,"type":"article-journal","abstract":"As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accuracy.","container-title":"Nature methods","DOI":"10.1038/nmeth.1923","ISSN":"1548-7091","issue":"4","journalAbbreviation":"Nat Methods","page":"357-359","PMID":"22388286","PMCID":"PMC3322381","source":"PubMed Central","title":"Fast gapped-read alignment with Bowtie 2","volume":"9","author":[{"family":"Langmead","given":"Ben"},{"family":"Salzberg","given":"Steven L"}],"issued":{"date-parts":[["2012",3,4]]}}}],"schema":"https://github.com/citation-style-language/schema/raw/master/csl-citation.json"} </w:instrText>
      </w:r>
      <w:r w:rsidRPr="00A90451">
        <w:rPr>
          <w:rFonts w:cs="Times New Roman"/>
          <w:szCs w:val="24"/>
        </w:rPr>
        <w:fldChar w:fldCharType="separate"/>
      </w:r>
      <w:r w:rsidR="00910CB8" w:rsidRPr="00910CB8">
        <w:rPr>
          <w:rFonts w:cs="Times New Roman"/>
        </w:rPr>
        <w:t>(Langmead and Salzberg, 2012)</w:t>
      </w:r>
      <w:r w:rsidRPr="00A90451">
        <w:rPr>
          <w:rFonts w:cs="Times New Roman"/>
          <w:szCs w:val="24"/>
        </w:rPr>
        <w:fldChar w:fldCharType="end"/>
      </w:r>
      <w:r w:rsidRPr="00A90451">
        <w:rPr>
          <w:rFonts w:cs="Times New Roman"/>
          <w:szCs w:val="24"/>
        </w:rPr>
        <w:t>. Participant A served as a negative control for this approach</w:t>
      </w:r>
      <w:r>
        <w:rPr>
          <w:rFonts w:cs="Times New Roman"/>
          <w:szCs w:val="24"/>
        </w:rPr>
        <w:t xml:space="preserve">. </w:t>
      </w:r>
      <w:r w:rsidRPr="00A90451">
        <w:rPr>
          <w:rFonts w:cs="Times New Roman"/>
          <w:szCs w:val="24"/>
        </w:rPr>
        <w:t>We normalized the number of reads mapped to each gene, by gene length</w:t>
      </w:r>
      <w:ins w:id="347" w:author="Urša Miklavčič [2]" w:date="2026-05-09T09:59:00Z" w16du:dateUtc="2026-05-09T07:59:00Z">
        <w:r w:rsidR="00166EC3">
          <w:rPr>
            <w:rFonts w:cs="Times New Roman"/>
            <w:szCs w:val="24"/>
          </w:rPr>
          <w:t xml:space="preserve"> (bp)</w:t>
        </w:r>
      </w:ins>
      <w:r w:rsidRPr="00A90451">
        <w:rPr>
          <w:rFonts w:cs="Times New Roman"/>
          <w:szCs w:val="24"/>
        </w:rPr>
        <w:t xml:space="preserve"> and, for each strain, by the number of genes detected for that strain</w:t>
      </w:r>
      <w:r>
        <w:rPr>
          <w:rFonts w:cs="Times New Roman"/>
          <w:szCs w:val="24"/>
        </w:rPr>
        <w:t>,</w:t>
      </w:r>
      <w:r w:rsidRPr="00A90451">
        <w:rPr>
          <w:rFonts w:cs="Times New Roman"/>
          <w:szCs w:val="24"/>
        </w:rPr>
        <w:t xml:space="preserve"> and visualized the results in R</w:t>
      </w:r>
      <w:r>
        <w:rPr>
          <w:rFonts w:cs="Times New Roman"/>
          <w:szCs w:val="24"/>
        </w:rPr>
        <w:t xml:space="preserve">. </w:t>
      </w:r>
    </w:p>
    <w:p w14:paraId="7E116DE2" w14:textId="77777777" w:rsidR="00ED0C51" w:rsidRPr="00D93D74" w:rsidRDefault="00ED0C51" w:rsidP="00ED0C51"/>
    <w:p w14:paraId="3DD42118" w14:textId="3B9EAF99" w:rsidR="00CF5058" w:rsidRPr="00D93D74" w:rsidRDefault="00CF5058" w:rsidP="00BD2E54">
      <w:r w:rsidRPr="00D93D74">
        <w:br w:type="page"/>
      </w:r>
    </w:p>
    <w:p w14:paraId="5DC70B3A" w14:textId="3DAB9984" w:rsidR="00A0613C" w:rsidRPr="00D93D74" w:rsidRDefault="009B3EB0">
      <w:pPr>
        <w:pStyle w:val="Heading1"/>
        <w:numPr>
          <w:ilvl w:val="0"/>
          <w:numId w:val="3"/>
        </w:numPr>
      </w:pPr>
      <w:bookmarkStart w:id="348" w:name="_Toc212712211"/>
      <w:bookmarkStart w:id="349" w:name="_Toc216099744"/>
      <w:bookmarkStart w:id="350" w:name="_Toc220932867"/>
      <w:bookmarkStart w:id="351" w:name="_Toc229225116"/>
      <w:r w:rsidRPr="00D93D74">
        <w:lastRenderedPageBreak/>
        <w:t>RESULTS</w:t>
      </w:r>
      <w:bookmarkEnd w:id="348"/>
      <w:bookmarkEnd w:id="349"/>
      <w:bookmarkEnd w:id="350"/>
      <w:bookmarkEnd w:id="351"/>
    </w:p>
    <w:p w14:paraId="3259460E" w14:textId="7250699A" w:rsidR="00CD77AB" w:rsidRPr="00D93D74" w:rsidRDefault="00EE3CC9">
      <w:pPr>
        <w:pStyle w:val="Heading2"/>
        <w:numPr>
          <w:ilvl w:val="1"/>
          <w:numId w:val="3"/>
        </w:numPr>
      </w:pPr>
      <w:bookmarkStart w:id="352" w:name="_Toc212712213"/>
      <w:bookmarkStart w:id="353" w:name="_Toc216099745"/>
      <w:bookmarkStart w:id="354" w:name="_Toc220932868"/>
      <w:bookmarkStart w:id="355" w:name="_Toc229225117"/>
      <w:commentRangeStart w:id="356"/>
      <w:commentRangeStart w:id="357"/>
      <w:r w:rsidRPr="00D93D74">
        <w:t>COMPARISON OF ISOLATION PROTOCOLS FOR BACTERIAL DNA FROM HUMAN STOOL SAMPLES</w:t>
      </w:r>
      <w:bookmarkEnd w:id="352"/>
      <w:bookmarkEnd w:id="353"/>
      <w:r w:rsidR="003D12EB" w:rsidRPr="00D93D74">
        <w:t xml:space="preserve"> </w:t>
      </w:r>
      <w:bookmarkEnd w:id="354"/>
      <w:bookmarkEnd w:id="355"/>
      <w:commentRangeEnd w:id="356"/>
      <w:r w:rsidR="003031E8" w:rsidRPr="00D93D74">
        <w:rPr>
          <w:rStyle w:val="CommentReference"/>
          <w:sz w:val="24"/>
          <w:szCs w:val="22"/>
        </w:rPr>
        <w:commentReference w:id="356"/>
      </w:r>
      <w:commentRangeEnd w:id="357"/>
      <w:r w:rsidR="00494014" w:rsidRPr="00D93D74">
        <w:rPr>
          <w:rStyle w:val="CommentReference"/>
          <w:sz w:val="24"/>
          <w:szCs w:val="22"/>
        </w:rPr>
        <w:commentReference w:id="357"/>
      </w:r>
    </w:p>
    <w:p w14:paraId="3258E888" w14:textId="0B0E5274" w:rsidR="002E26D9" w:rsidRPr="00D93D74" w:rsidRDefault="002E26D9" w:rsidP="002E26D9">
      <w:pPr>
        <w:rPr>
          <w:rFonts w:cs="Times New Roman"/>
          <w:szCs w:val="24"/>
        </w:rPr>
      </w:pPr>
      <w:r w:rsidRPr="00D93D74">
        <w:rPr>
          <w:rFonts w:cs="Times New Roman"/>
          <w:szCs w:val="24"/>
        </w:rPr>
        <w:t xml:space="preserve">Four DNA isolation protocols </w:t>
      </w:r>
      <w:r w:rsidR="00CE61A7">
        <w:rPr>
          <w:rFonts w:cs="Times New Roman"/>
          <w:szCs w:val="24"/>
        </w:rPr>
        <w:t xml:space="preserve">for isolation of DNA from untreated stool samples </w:t>
      </w:r>
      <w:r w:rsidRPr="00D93D74">
        <w:rPr>
          <w:rFonts w:cs="Times New Roman"/>
          <w:szCs w:val="24"/>
        </w:rPr>
        <w:t xml:space="preserve">were compared </w:t>
      </w:r>
      <w:r w:rsidR="00643FE9" w:rsidRPr="00D93D74">
        <w:rPr>
          <w:rFonts w:cs="Times New Roman"/>
          <w:szCs w:val="24"/>
        </w:rPr>
        <w:t>using</w:t>
      </w:r>
      <w:r w:rsidRPr="00D93D74">
        <w:rPr>
          <w:rFonts w:cs="Times New Roman"/>
          <w:szCs w:val="24"/>
        </w:rPr>
        <w:t xml:space="preserve"> three stool samples and a negative control</w:t>
      </w:r>
      <w:r w:rsidR="001E2632" w:rsidRPr="00D93D74">
        <w:rPr>
          <w:rFonts w:cs="Times New Roman"/>
          <w:szCs w:val="24"/>
        </w:rPr>
        <w:t xml:space="preserve">, each processed </w:t>
      </w:r>
      <w:r w:rsidRPr="00D93D74">
        <w:rPr>
          <w:rFonts w:cs="Times New Roman"/>
          <w:szCs w:val="24"/>
        </w:rPr>
        <w:t xml:space="preserve">in triplicate. Amplicon sequencing of the </w:t>
      </w:r>
      <w:proofErr w:type="spellStart"/>
      <w:r w:rsidRPr="00D93D74">
        <w:rPr>
          <w:rFonts w:cs="Times New Roman"/>
          <w:szCs w:val="24"/>
        </w:rPr>
        <w:t>V3-V4</w:t>
      </w:r>
      <w:proofErr w:type="spellEnd"/>
      <w:r w:rsidRPr="00D93D74">
        <w:rPr>
          <w:rFonts w:cs="Times New Roman"/>
          <w:szCs w:val="24"/>
        </w:rPr>
        <w:t xml:space="preserve"> region of the 16S rRNA gene was performed to </w:t>
      </w:r>
      <w:r w:rsidR="00643FE9" w:rsidRPr="00D93D74">
        <w:rPr>
          <w:rFonts w:cs="Times New Roman"/>
          <w:szCs w:val="24"/>
        </w:rPr>
        <w:t>assess</w:t>
      </w:r>
      <w:r w:rsidRPr="00D93D74">
        <w:rPr>
          <w:rFonts w:cs="Times New Roman"/>
          <w:szCs w:val="24"/>
        </w:rPr>
        <w:t xml:space="preserve"> the efficiency of each protocol</w:t>
      </w:r>
      <w:r w:rsidR="00EC5F83" w:rsidRPr="00D93D74">
        <w:rPr>
          <w:rFonts w:cs="Times New Roman"/>
          <w:szCs w:val="24"/>
        </w:rPr>
        <w:t xml:space="preserve"> (</w:t>
      </w:r>
      <w:r w:rsidR="00A145F1">
        <w:rPr>
          <w:rFonts w:cs="Times New Roman"/>
          <w:szCs w:val="24"/>
        </w:rPr>
        <w:t>Annex D</w:t>
      </w:r>
      <w:r w:rsidR="00EC5F83" w:rsidRPr="00D93D74">
        <w:rPr>
          <w:rFonts w:cs="Times New Roman"/>
          <w:szCs w:val="24"/>
        </w:rPr>
        <w:t>)</w:t>
      </w:r>
      <w:r w:rsidRPr="00D93D74">
        <w:rPr>
          <w:rFonts w:cs="Times New Roman"/>
          <w:szCs w:val="24"/>
        </w:rPr>
        <w:t xml:space="preserve">. </w:t>
      </w:r>
      <w:r w:rsidR="001E2632" w:rsidRPr="00D93D74">
        <w:rPr>
          <w:rFonts w:cs="Times New Roman"/>
          <w:szCs w:val="24"/>
        </w:rPr>
        <w:t>Selection of the best protocol was based on t</w:t>
      </w:r>
      <w:r w:rsidRPr="00D93D74">
        <w:rPr>
          <w:rFonts w:cs="Times New Roman"/>
          <w:szCs w:val="24"/>
        </w:rPr>
        <w:t>wo</w:t>
      </w:r>
      <w:r w:rsidR="00643FE9" w:rsidRPr="00D93D74">
        <w:rPr>
          <w:rFonts w:cs="Times New Roman"/>
          <w:szCs w:val="24"/>
        </w:rPr>
        <w:t xml:space="preserve"> criteria</w:t>
      </w:r>
      <w:r w:rsidRPr="00D93D74">
        <w:rPr>
          <w:rFonts w:cs="Times New Roman"/>
          <w:szCs w:val="24"/>
        </w:rPr>
        <w:t xml:space="preserve">: the highest DNA yield and the ability to </w:t>
      </w:r>
      <w:r w:rsidR="001E2632" w:rsidRPr="00D93D74">
        <w:rPr>
          <w:rFonts w:cs="Times New Roman"/>
          <w:szCs w:val="24"/>
        </w:rPr>
        <w:t>recover</w:t>
      </w:r>
      <w:r w:rsidRPr="00D93D74">
        <w:rPr>
          <w:rFonts w:cs="Times New Roman"/>
          <w:szCs w:val="24"/>
        </w:rPr>
        <w:t xml:space="preserve"> all bacterial phyla known to reside in the human gut </w:t>
      </w:r>
      <w:r w:rsidRPr="00D93D74">
        <w:rPr>
          <w:rFonts w:cs="Times New Roman"/>
          <w:szCs w:val="24"/>
        </w:rPr>
        <w:fldChar w:fldCharType="begin"/>
      </w:r>
      <w:r w:rsidR="000D4E60">
        <w:rPr>
          <w:rFonts w:cs="Times New Roman"/>
          <w:szCs w:val="24"/>
        </w:rPr>
        <w:instrText xml:space="preserve"> ADDIN ZOTERO_ITEM CSL_CITATION {"citationID":"92x3YAZZ","properties":{"formattedCitation":"(Martino et al., 2022)","plainCitation":"(Martino et al., 2022)","noteIndex":0},"citationItems":[{"id":1108,"uris":["http://zotero.org/users/8873894/items/VS3A8XM3"],"itemData":{"id":1108,"type":"article-journal","abstract":"Associations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Limited","page":"1-14","publisher":"Nature Publishing Group","source":"www.nature.com","title":"Microbiota succession throughout life from the cradle to the grave","author":[{"family":"Martino","given":"Cameron"},{"family":"Dilmore","given":"Amanda Hazel"},{"family":"Burcham","given":"Zachary M."},{"family":"Metcalf","given":"Jessica L."},{"family":"Jeste","given":"Dilip"},{"family":"Knight","given":"Rob"}],"issued":{"date-parts":[["2022",7,29]]}}}],"schema":"https://github.com/citation-style-language/schema/raw/master/csl-citation.json"} </w:instrText>
      </w:r>
      <w:r w:rsidRPr="00D93D74">
        <w:rPr>
          <w:rFonts w:cs="Times New Roman"/>
          <w:szCs w:val="24"/>
        </w:rPr>
        <w:fldChar w:fldCharType="separate"/>
      </w:r>
      <w:r w:rsidR="00910CB8" w:rsidRPr="00910CB8">
        <w:rPr>
          <w:rFonts w:cs="Times New Roman"/>
        </w:rPr>
        <w:t>(Martino et al., 2022)</w:t>
      </w:r>
      <w:r w:rsidRPr="00D93D74">
        <w:rPr>
          <w:rFonts w:cs="Times New Roman"/>
          <w:szCs w:val="24"/>
        </w:rPr>
        <w:fldChar w:fldCharType="end"/>
      </w:r>
      <w:r w:rsidRPr="00D93D74">
        <w:rPr>
          <w:rFonts w:cs="Times New Roman"/>
          <w:szCs w:val="24"/>
        </w:rPr>
        <w:t xml:space="preserve">. </w:t>
      </w:r>
    </w:p>
    <w:p w14:paraId="5064ABE2" w14:textId="657FC047" w:rsidR="00CD77AB" w:rsidRPr="00D93D74" w:rsidRDefault="002E26D9" w:rsidP="00CD77AB">
      <w:pPr>
        <w:rPr>
          <w:rFonts w:cs="Times New Roman"/>
          <w:szCs w:val="24"/>
        </w:rPr>
      </w:pPr>
      <w:r w:rsidRPr="00D93D74">
        <w:rPr>
          <w:rFonts w:cs="Times New Roman"/>
          <w:szCs w:val="24"/>
        </w:rPr>
        <w:t xml:space="preserve">All four DNA isolation kits produced DNA concentrations sufficient for downstream molecular applications, with </w:t>
      </w:r>
      <w:r w:rsidR="001E2632" w:rsidRPr="00D93D74">
        <w:rPr>
          <w:rFonts w:cs="Times New Roman"/>
          <w:szCs w:val="24"/>
        </w:rPr>
        <w:t xml:space="preserve">the </w:t>
      </w:r>
      <w:proofErr w:type="spellStart"/>
      <w:r w:rsidRPr="00D93D74">
        <w:rPr>
          <w:rFonts w:cs="Times New Roman"/>
          <w:szCs w:val="24"/>
        </w:rPr>
        <w:t>PowerFecal</w:t>
      </w:r>
      <w:proofErr w:type="spellEnd"/>
      <w:r w:rsidR="00643FE9" w:rsidRPr="00D93D74">
        <w:rPr>
          <w:rFonts w:cs="Times New Roman"/>
          <w:szCs w:val="24"/>
        </w:rPr>
        <w:t xml:space="preserve"> kit</w:t>
      </w:r>
      <w:r w:rsidRPr="00D93D74">
        <w:rPr>
          <w:rFonts w:cs="Times New Roman"/>
          <w:szCs w:val="24"/>
        </w:rPr>
        <w:t xml:space="preserve"> yielding approximately ten times higher </w:t>
      </w:r>
      <w:r w:rsidR="001E2632" w:rsidRPr="00D93D74">
        <w:rPr>
          <w:rFonts w:cs="Times New Roman"/>
          <w:szCs w:val="24"/>
        </w:rPr>
        <w:t xml:space="preserve">DNA </w:t>
      </w:r>
      <w:r w:rsidRPr="00D93D74">
        <w:rPr>
          <w:rFonts w:cs="Times New Roman"/>
          <w:szCs w:val="24"/>
        </w:rPr>
        <w:t>concentrations than the other protocols (paired t-test, p &lt; 0.001</w:t>
      </w:r>
      <w:r w:rsidR="001E2632" w:rsidRPr="00D93D74">
        <w:rPr>
          <w:rFonts w:cs="Times New Roman"/>
          <w:szCs w:val="24"/>
        </w:rPr>
        <w:t>;</w:t>
      </w:r>
      <w:r w:rsidRPr="00D93D74">
        <w:rPr>
          <w:rFonts w:cs="Times New Roman"/>
          <w:szCs w:val="24"/>
        </w:rPr>
        <w:t xml:space="preserve"> Figure </w:t>
      </w:r>
      <w:proofErr w:type="spellStart"/>
      <w:r w:rsidR="0057609B">
        <w:rPr>
          <w:rFonts w:cs="Times New Roman"/>
          <w:szCs w:val="24"/>
        </w:rPr>
        <w:t>2</w:t>
      </w:r>
      <w:r w:rsidRPr="00D93D74">
        <w:rPr>
          <w:rFonts w:cs="Times New Roman"/>
          <w:szCs w:val="24"/>
        </w:rPr>
        <w:t>A</w:t>
      </w:r>
      <w:proofErr w:type="spellEnd"/>
      <w:r w:rsidRPr="00D93D74">
        <w:rPr>
          <w:rFonts w:cs="Times New Roman"/>
          <w:szCs w:val="24"/>
        </w:rPr>
        <w:t xml:space="preserve">). The DNA concentration of negative controls was approximately 1 ng/µl, </w:t>
      </w:r>
      <w:r w:rsidR="001E2632" w:rsidRPr="00D93D74">
        <w:rPr>
          <w:rFonts w:cs="Times New Roman"/>
          <w:szCs w:val="24"/>
        </w:rPr>
        <w:t>with</w:t>
      </w:r>
      <w:r w:rsidRPr="00D93D74">
        <w:rPr>
          <w:rFonts w:cs="Times New Roman"/>
          <w:szCs w:val="24"/>
        </w:rPr>
        <w:t xml:space="preserve"> OTUs </w:t>
      </w:r>
      <w:r w:rsidR="001E2632" w:rsidRPr="00D93D74">
        <w:rPr>
          <w:rFonts w:cs="Times New Roman"/>
          <w:szCs w:val="24"/>
        </w:rPr>
        <w:t>averaging between</w:t>
      </w:r>
      <w:r w:rsidRPr="00D93D74">
        <w:rPr>
          <w:rFonts w:cs="Times New Roman"/>
          <w:szCs w:val="24"/>
        </w:rPr>
        <w:t xml:space="preserve"> 2 </w:t>
      </w:r>
      <w:r w:rsidR="001E2632" w:rsidRPr="00D93D74">
        <w:rPr>
          <w:rFonts w:cs="Times New Roman"/>
          <w:szCs w:val="24"/>
        </w:rPr>
        <w:t>and</w:t>
      </w:r>
      <w:r w:rsidRPr="00D93D74">
        <w:rPr>
          <w:rFonts w:cs="Times New Roman"/>
          <w:szCs w:val="24"/>
        </w:rPr>
        <w:t xml:space="preserve"> 5 reads </w:t>
      </w:r>
      <w:r w:rsidR="00494014" w:rsidRPr="00D93D74">
        <w:rPr>
          <w:rFonts w:cs="Times New Roman"/>
          <w:szCs w:val="24"/>
        </w:rPr>
        <w:t>per control</w:t>
      </w:r>
      <w:r w:rsidRPr="00D93D74">
        <w:rPr>
          <w:rFonts w:cs="Times New Roman"/>
          <w:szCs w:val="24"/>
        </w:rPr>
        <w:t>.</w:t>
      </w:r>
      <w:r w:rsidR="001E2632" w:rsidRPr="00D93D74">
        <w:rPr>
          <w:rFonts w:cs="Times New Roman"/>
          <w:szCs w:val="24"/>
        </w:rPr>
        <w:t xml:space="preserve"> Microbial community composition was significantly influenced by the DNA isolation protocol, </w:t>
      </w:r>
      <w:r w:rsidR="00571F06" w:rsidRPr="00D93D74">
        <w:rPr>
          <w:rFonts w:cs="Times New Roman"/>
          <w:szCs w:val="24"/>
        </w:rPr>
        <w:t>explaining 19% of variation (</w:t>
      </w:r>
      <w:proofErr w:type="spellStart"/>
      <w:r w:rsidR="001E2632" w:rsidRPr="00D93D74">
        <w:rPr>
          <w:rFonts w:cs="Times New Roman"/>
          <w:szCs w:val="24"/>
        </w:rPr>
        <w:t>PERMANOVA</w:t>
      </w:r>
      <w:proofErr w:type="spellEnd"/>
      <w:r w:rsidR="00571F06" w:rsidRPr="00D93D74">
        <w:rPr>
          <w:rFonts w:cs="Times New Roman"/>
          <w:szCs w:val="24"/>
        </w:rPr>
        <w:t xml:space="preserve">, </w:t>
      </w:r>
      <w:r w:rsidR="001E2632" w:rsidRPr="00D93D74">
        <w:rPr>
          <w:rFonts w:cs="Times New Roman"/>
          <w:szCs w:val="24"/>
        </w:rPr>
        <w:t>p = 0.005</w:t>
      </w:r>
      <w:r w:rsidR="00571F06" w:rsidRPr="00D93D74">
        <w:rPr>
          <w:rFonts w:cs="Times New Roman"/>
          <w:szCs w:val="24"/>
        </w:rPr>
        <w:t xml:space="preserve">; </w:t>
      </w:r>
      <w:r w:rsidR="001E2632" w:rsidRPr="00D93D74">
        <w:rPr>
          <w:rFonts w:cs="Times New Roman"/>
          <w:szCs w:val="24"/>
        </w:rPr>
        <w:t xml:space="preserve">Figure </w:t>
      </w:r>
      <w:proofErr w:type="spellStart"/>
      <w:r w:rsidR="0057609B">
        <w:rPr>
          <w:rFonts w:cs="Times New Roman"/>
          <w:szCs w:val="24"/>
        </w:rPr>
        <w:t>2</w:t>
      </w:r>
      <w:r w:rsidR="001E2632" w:rsidRPr="00D93D74">
        <w:rPr>
          <w:rFonts w:cs="Times New Roman"/>
          <w:szCs w:val="24"/>
        </w:rPr>
        <w:t>B</w:t>
      </w:r>
      <w:proofErr w:type="spellEnd"/>
      <w:r w:rsidR="001E2632" w:rsidRPr="00D93D74">
        <w:rPr>
          <w:rFonts w:cs="Times New Roman"/>
          <w:szCs w:val="24"/>
        </w:rPr>
        <w:t xml:space="preserve">). </w:t>
      </w:r>
      <w:r w:rsidR="00EC5F83" w:rsidRPr="00D93D74">
        <w:rPr>
          <w:rFonts w:cs="Times New Roman"/>
          <w:szCs w:val="24"/>
        </w:rPr>
        <w:t xml:space="preserve">The </w:t>
      </w:r>
      <w:proofErr w:type="spellStart"/>
      <w:r w:rsidR="00EC5F83" w:rsidRPr="00D93D74">
        <w:rPr>
          <w:rFonts w:cs="Times New Roman"/>
          <w:szCs w:val="24"/>
        </w:rPr>
        <w:t>DNeasy</w:t>
      </w:r>
      <w:proofErr w:type="spellEnd"/>
      <w:r w:rsidR="00EC5F83" w:rsidRPr="00D93D74">
        <w:rPr>
          <w:rFonts w:cs="Times New Roman"/>
          <w:szCs w:val="24"/>
        </w:rPr>
        <w:t xml:space="preserve"> protocol </w:t>
      </w:r>
      <w:r w:rsidR="001E2632" w:rsidRPr="00D93D74">
        <w:rPr>
          <w:rFonts w:cs="Times New Roman"/>
          <w:szCs w:val="24"/>
        </w:rPr>
        <w:t>yielded</w:t>
      </w:r>
      <w:r w:rsidR="00EC5F83" w:rsidRPr="00D93D74">
        <w:rPr>
          <w:rFonts w:cs="Times New Roman"/>
          <w:szCs w:val="24"/>
        </w:rPr>
        <w:t xml:space="preserve"> significantly lower alpha diversity</w:t>
      </w:r>
      <w:r w:rsidR="001E2632" w:rsidRPr="00D93D74">
        <w:rPr>
          <w:rFonts w:cs="Times New Roman"/>
          <w:szCs w:val="24"/>
        </w:rPr>
        <w:t xml:space="preserve"> compared to the other three </w:t>
      </w:r>
      <w:r w:rsidR="00571F06" w:rsidRPr="00D93D74">
        <w:rPr>
          <w:rFonts w:cs="Times New Roman"/>
          <w:szCs w:val="24"/>
        </w:rPr>
        <w:t>protocols</w:t>
      </w:r>
      <w:r w:rsidR="00EC5F83" w:rsidRPr="00D93D74">
        <w:rPr>
          <w:rFonts w:cs="Times New Roman"/>
          <w:szCs w:val="24"/>
        </w:rPr>
        <w:t xml:space="preserve"> (</w:t>
      </w:r>
      <w:r w:rsidR="00571F06" w:rsidRPr="00D93D74">
        <w:rPr>
          <w:rFonts w:cs="Times New Roman"/>
          <w:szCs w:val="24"/>
        </w:rPr>
        <w:t xml:space="preserve">paired </w:t>
      </w:r>
      <w:r w:rsidR="00EC5F83" w:rsidRPr="00D93D74">
        <w:rPr>
          <w:rFonts w:cs="Times New Roman"/>
          <w:szCs w:val="24"/>
        </w:rPr>
        <w:t>t-test, p &lt; 0.005</w:t>
      </w:r>
      <w:r w:rsidR="00571F06" w:rsidRPr="00D93D74">
        <w:rPr>
          <w:rFonts w:cs="Times New Roman"/>
          <w:szCs w:val="24"/>
        </w:rPr>
        <w:t>;</w:t>
      </w:r>
      <w:r w:rsidR="00EC5F83" w:rsidRPr="00D93D74">
        <w:rPr>
          <w:rFonts w:cs="Times New Roman"/>
          <w:szCs w:val="24"/>
        </w:rPr>
        <w:t xml:space="preserve"> Figure </w:t>
      </w:r>
      <w:proofErr w:type="spellStart"/>
      <w:r w:rsidR="0057609B">
        <w:rPr>
          <w:rFonts w:cs="Times New Roman"/>
          <w:szCs w:val="24"/>
        </w:rPr>
        <w:t>2</w:t>
      </w:r>
      <w:r w:rsidR="001E2632" w:rsidRPr="00D93D74">
        <w:rPr>
          <w:rFonts w:cs="Times New Roman"/>
          <w:szCs w:val="24"/>
        </w:rPr>
        <w:t>C</w:t>
      </w:r>
      <w:proofErr w:type="spellEnd"/>
      <w:r w:rsidR="00EC5F83" w:rsidRPr="00D93D74">
        <w:rPr>
          <w:rFonts w:cs="Times New Roman"/>
          <w:szCs w:val="24"/>
        </w:rPr>
        <w:t>)</w:t>
      </w:r>
      <w:r w:rsidR="001E2632" w:rsidRPr="00D93D74">
        <w:rPr>
          <w:rFonts w:cs="Times New Roman"/>
          <w:szCs w:val="24"/>
        </w:rPr>
        <w:t xml:space="preserve">, largely due to its reduced efficiency in isolating bacteria from phylum </w:t>
      </w:r>
      <w:r w:rsidR="00CE61A7">
        <w:rPr>
          <w:rFonts w:cs="Times New Roman"/>
          <w:i/>
          <w:iCs/>
          <w:szCs w:val="24"/>
        </w:rPr>
        <w:t>Bacteroidota</w:t>
      </w:r>
      <w:r w:rsidR="00EC5F83" w:rsidRPr="00D93D74">
        <w:rPr>
          <w:rFonts w:cs="Times New Roman"/>
          <w:szCs w:val="24"/>
        </w:rPr>
        <w:t xml:space="preserve"> </w:t>
      </w:r>
      <w:r w:rsidR="0062246A" w:rsidRPr="00D93D74">
        <w:rPr>
          <w:rFonts w:cs="Times New Roman"/>
          <w:szCs w:val="24"/>
        </w:rPr>
        <w:t xml:space="preserve">(Figure </w:t>
      </w:r>
      <w:proofErr w:type="spellStart"/>
      <w:r w:rsidR="0057609B">
        <w:rPr>
          <w:rFonts w:cs="Times New Roman"/>
          <w:szCs w:val="24"/>
        </w:rPr>
        <w:t>2</w:t>
      </w:r>
      <w:r w:rsidR="0062246A" w:rsidRPr="00D93D74">
        <w:rPr>
          <w:rFonts w:cs="Times New Roman"/>
          <w:szCs w:val="24"/>
        </w:rPr>
        <w:t>D</w:t>
      </w:r>
      <w:proofErr w:type="spellEnd"/>
      <w:r w:rsidR="0062246A" w:rsidRPr="00D93D74">
        <w:rPr>
          <w:rFonts w:cs="Times New Roman"/>
          <w:szCs w:val="24"/>
        </w:rPr>
        <w:t xml:space="preserve">). </w:t>
      </w:r>
      <w:r w:rsidR="00643FE9" w:rsidRPr="00D93D74">
        <w:rPr>
          <w:rFonts w:cs="Times New Roman"/>
          <w:szCs w:val="24"/>
        </w:rPr>
        <w:t>The r</w:t>
      </w:r>
      <w:r w:rsidR="0062246A" w:rsidRPr="00D93D74">
        <w:rPr>
          <w:rFonts w:cs="Times New Roman"/>
          <w:szCs w:val="24"/>
        </w:rPr>
        <w:t xml:space="preserve">emaining three isolation protocols all </w:t>
      </w:r>
      <w:r w:rsidR="00643FE9" w:rsidRPr="00D93D74">
        <w:rPr>
          <w:rFonts w:cs="Times New Roman"/>
          <w:szCs w:val="24"/>
        </w:rPr>
        <w:t>produced</w:t>
      </w:r>
      <w:r w:rsidR="0062246A" w:rsidRPr="00D93D74">
        <w:rPr>
          <w:rFonts w:cs="Times New Roman"/>
          <w:szCs w:val="24"/>
        </w:rPr>
        <w:t xml:space="preserve"> distinct communities, which however did not significantly differ in alpha diversity metrics. </w:t>
      </w:r>
      <w:r w:rsidR="00695568" w:rsidRPr="00D93D74">
        <w:rPr>
          <w:rFonts w:cs="Times New Roman"/>
          <w:szCs w:val="24"/>
        </w:rPr>
        <w:t xml:space="preserve">Consequently, </w:t>
      </w:r>
      <w:r w:rsidR="0062246A" w:rsidRPr="00D93D74">
        <w:rPr>
          <w:rFonts w:cs="Times New Roman"/>
          <w:szCs w:val="24"/>
        </w:rPr>
        <w:t xml:space="preserve">the </w:t>
      </w:r>
      <w:proofErr w:type="spellStart"/>
      <w:r w:rsidR="00CD77AB" w:rsidRPr="00D93D74">
        <w:rPr>
          <w:rFonts w:cs="Times New Roman"/>
          <w:szCs w:val="24"/>
        </w:rPr>
        <w:t>PowerFecal</w:t>
      </w:r>
      <w:proofErr w:type="spellEnd"/>
      <w:r w:rsidR="00CD77AB" w:rsidRPr="00D93D74">
        <w:rPr>
          <w:rFonts w:cs="Times New Roman"/>
          <w:szCs w:val="24"/>
        </w:rPr>
        <w:t xml:space="preserve"> protocol </w:t>
      </w:r>
      <w:r w:rsidR="00695568" w:rsidRPr="00D93D74">
        <w:rPr>
          <w:rFonts w:cs="Times New Roman"/>
          <w:szCs w:val="24"/>
        </w:rPr>
        <w:t xml:space="preserve">was </w:t>
      </w:r>
      <w:r w:rsidR="0062246A" w:rsidRPr="00D93D74">
        <w:rPr>
          <w:rFonts w:cs="Times New Roman"/>
          <w:szCs w:val="24"/>
        </w:rPr>
        <w:t xml:space="preserve">selected for subsequent analysis </w:t>
      </w:r>
      <w:r w:rsidR="00695568" w:rsidRPr="00D93D74">
        <w:rPr>
          <w:rFonts w:cs="Times New Roman"/>
          <w:szCs w:val="24"/>
        </w:rPr>
        <w:t xml:space="preserve">because </w:t>
      </w:r>
      <w:r w:rsidR="00643FE9" w:rsidRPr="00D93D74">
        <w:rPr>
          <w:rFonts w:cs="Times New Roman"/>
          <w:szCs w:val="24"/>
        </w:rPr>
        <w:t>it provided</w:t>
      </w:r>
      <w:r w:rsidR="00CD77AB" w:rsidRPr="00D93D74">
        <w:rPr>
          <w:rFonts w:cs="Times New Roman"/>
          <w:szCs w:val="24"/>
        </w:rPr>
        <w:t xml:space="preserve"> </w:t>
      </w:r>
      <w:r w:rsidR="00335FC4" w:rsidRPr="00D93D74">
        <w:rPr>
          <w:rFonts w:cs="Times New Roman"/>
          <w:szCs w:val="24"/>
        </w:rPr>
        <w:t xml:space="preserve">the </w:t>
      </w:r>
      <w:r w:rsidR="00CD77AB" w:rsidRPr="00D93D74">
        <w:rPr>
          <w:rFonts w:cs="Times New Roman"/>
          <w:szCs w:val="24"/>
        </w:rPr>
        <w:t>highest DNA yield</w:t>
      </w:r>
      <w:r w:rsidR="0062246A" w:rsidRPr="00D93D74">
        <w:rPr>
          <w:rFonts w:cs="Times New Roman"/>
          <w:szCs w:val="24"/>
        </w:rPr>
        <w:t xml:space="preserve"> and comprehensive bacterial recovery</w:t>
      </w:r>
      <w:r w:rsidR="00695568" w:rsidRPr="00D93D74">
        <w:rPr>
          <w:rFonts w:cs="Times New Roman"/>
          <w:szCs w:val="24"/>
        </w:rPr>
        <w:t>.</w:t>
      </w:r>
    </w:p>
    <w:p w14:paraId="458F1F69" w14:textId="462DA5EF" w:rsidR="00801198" w:rsidRPr="00D93D74" w:rsidRDefault="00BB7F49" w:rsidP="00801198">
      <w:pPr>
        <w:keepNext/>
      </w:pPr>
      <w:r>
        <w:rPr>
          <w:rFonts w:cs="Times New Roman"/>
          <w:noProof/>
          <w:szCs w:val="24"/>
        </w:rPr>
        <w:lastRenderedPageBreak/>
        <w:drawing>
          <wp:inline distT="0" distB="0" distL="0" distR="0" wp14:anchorId="79E6C8EA" wp14:editId="40C40819">
            <wp:extent cx="5939790" cy="4969510"/>
            <wp:effectExtent l="0" t="0" r="3810" b="2540"/>
            <wp:docPr id="1185946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4969510"/>
                    </a:xfrm>
                    <a:prstGeom prst="rect">
                      <a:avLst/>
                    </a:prstGeom>
                    <a:noFill/>
                    <a:ln>
                      <a:noFill/>
                    </a:ln>
                  </pic:spPr>
                </pic:pic>
              </a:graphicData>
            </a:graphic>
          </wp:inline>
        </w:drawing>
      </w:r>
    </w:p>
    <w:p w14:paraId="23F80B6A" w14:textId="36D90DDF" w:rsidR="00C2620A" w:rsidRPr="00D93D74" w:rsidRDefault="00801198" w:rsidP="00801198">
      <w:pPr>
        <w:pStyle w:val="Caption"/>
        <w:rPr>
          <w:b w:val="0"/>
          <w:bCs/>
        </w:rPr>
      </w:pPr>
      <w:bookmarkStart w:id="358" w:name="_Hlk219364750"/>
      <w:bookmarkStart w:id="359" w:name="_Toc216101617"/>
      <w:r w:rsidRPr="00D93D74">
        <w:t xml:space="preserve">Figure </w:t>
      </w:r>
      <w:r w:rsidR="0057609B">
        <w:t>2</w:t>
      </w:r>
      <w:r w:rsidRPr="00D93D74">
        <w:t xml:space="preserve">. Comparison of DNA concentration, alpha and beta diversity, and the number of unique OTUs </w:t>
      </w:r>
      <w:r w:rsidR="00CE61A7">
        <w:t xml:space="preserve">recovered </w:t>
      </w:r>
      <w:r w:rsidRPr="00D93D74">
        <w:t>from three human stool samples using four different DNA isolation protocols.</w:t>
      </w:r>
      <w:bookmarkStart w:id="360" w:name="_Toc184220363"/>
      <w:r w:rsidRPr="00D93D74">
        <w:t xml:space="preserve"> </w:t>
      </w:r>
      <w:bookmarkEnd w:id="358"/>
      <w:r w:rsidR="00643FE9" w:rsidRPr="00D93D74">
        <w:rPr>
          <w:b w:val="0"/>
          <w:bCs/>
        </w:rPr>
        <w:t>A) DNA concentrations [ng/µl] after isolation, measured with the Quant-</w:t>
      </w:r>
      <w:proofErr w:type="spellStart"/>
      <w:r w:rsidR="00643FE9" w:rsidRPr="00D93D74">
        <w:rPr>
          <w:b w:val="0"/>
          <w:bCs/>
        </w:rPr>
        <w:t>iT</w:t>
      </w:r>
      <w:proofErr w:type="spellEnd"/>
      <w:r w:rsidR="00643FE9" w:rsidRPr="00D93D74">
        <w:rPr>
          <w:b w:val="0"/>
          <w:bCs/>
        </w:rPr>
        <w:t xml:space="preserve">™ </w:t>
      </w:r>
      <w:proofErr w:type="spellStart"/>
      <w:r w:rsidR="00643FE9" w:rsidRPr="00D93D74">
        <w:rPr>
          <w:b w:val="0"/>
          <w:bCs/>
        </w:rPr>
        <w:t>PicoGreen</w:t>
      </w:r>
      <w:proofErr w:type="spellEnd"/>
      <w:r w:rsidR="00643FE9" w:rsidRPr="00D93D74">
        <w:rPr>
          <w:b w:val="0"/>
          <w:bCs/>
        </w:rPr>
        <w:t>™ dsDNA Assay and dsDNA Reagents (Invitrogen™</w:t>
      </w:r>
      <w:r w:rsidR="00571F06" w:rsidRPr="00D93D74">
        <w:rPr>
          <w:b w:val="0"/>
          <w:bCs/>
        </w:rPr>
        <w:t>, USA</w:t>
      </w:r>
      <w:r w:rsidR="00643FE9" w:rsidRPr="00D93D74">
        <w:rPr>
          <w:b w:val="0"/>
          <w:bCs/>
        </w:rPr>
        <w:t>)</w:t>
      </w:r>
      <w:r w:rsidR="00571F06" w:rsidRPr="00D93D74">
        <w:rPr>
          <w:b w:val="0"/>
          <w:bCs/>
        </w:rPr>
        <w:t>, with p</w:t>
      </w:r>
      <w:r w:rsidR="00643FE9" w:rsidRPr="00D93D74">
        <w:rPr>
          <w:b w:val="0"/>
          <w:bCs/>
        </w:rPr>
        <w:t xml:space="preserve">-values above the connecting boxplots from paired t-tests. B) Non-metric multidimensional scaling (NMDS) ordination based on Bray–Curtis distances, with permutational multivariate analysis of variance used to assess differences between </w:t>
      </w:r>
      <w:r w:rsidR="00CE61A7">
        <w:rPr>
          <w:b w:val="0"/>
          <w:bCs/>
        </w:rPr>
        <w:t>protocols</w:t>
      </w:r>
      <w:r w:rsidR="00643FE9" w:rsidRPr="00D93D74">
        <w:rPr>
          <w:b w:val="0"/>
          <w:bCs/>
        </w:rPr>
        <w:t xml:space="preserve"> (</w:t>
      </w:r>
      <w:proofErr w:type="spellStart"/>
      <w:r w:rsidR="00643FE9" w:rsidRPr="00D93D74">
        <w:rPr>
          <w:b w:val="0"/>
          <w:bCs/>
        </w:rPr>
        <w:t>PERMANOVA</w:t>
      </w:r>
      <w:proofErr w:type="spellEnd"/>
      <w:r w:rsidR="00643FE9" w:rsidRPr="00D93D74">
        <w:rPr>
          <w:b w:val="0"/>
          <w:bCs/>
        </w:rPr>
        <w:t>). C) Shannon</w:t>
      </w:r>
      <w:r w:rsidR="00CE61A7">
        <w:rPr>
          <w:b w:val="0"/>
          <w:bCs/>
        </w:rPr>
        <w:t>’s diversity</w:t>
      </w:r>
      <w:r w:rsidR="00643FE9" w:rsidRPr="00D93D74">
        <w:rPr>
          <w:b w:val="0"/>
          <w:bCs/>
        </w:rPr>
        <w:t xml:space="preserve"> index, with p-values above the connecting boxplots from paired t-tests. D) Number of </w:t>
      </w:r>
      <w:r w:rsidR="00571F06" w:rsidRPr="00D93D74">
        <w:rPr>
          <w:b w:val="0"/>
          <w:bCs/>
        </w:rPr>
        <w:t xml:space="preserve">unique </w:t>
      </w:r>
      <w:r w:rsidR="00643FE9" w:rsidRPr="00D93D74">
        <w:rPr>
          <w:b w:val="0"/>
          <w:bCs/>
        </w:rPr>
        <w:t xml:space="preserve">OTUs in each bacterial phylum across samples for each DNA isolation protocol, </w:t>
      </w:r>
      <w:r w:rsidR="00571F06" w:rsidRPr="00D93D74">
        <w:rPr>
          <w:b w:val="0"/>
          <w:bCs/>
        </w:rPr>
        <w:t>concatenating</w:t>
      </w:r>
      <w:r w:rsidR="00643FE9" w:rsidRPr="00D93D74">
        <w:rPr>
          <w:b w:val="0"/>
          <w:bCs/>
        </w:rPr>
        <w:t xml:space="preserve"> phyla with fewer than 5 OTUs</w:t>
      </w:r>
      <w:r w:rsidR="00571F06" w:rsidRPr="00D93D74">
        <w:rPr>
          <w:b w:val="0"/>
          <w:bCs/>
        </w:rPr>
        <w:t xml:space="preserve"> into one group (&lt; 5 OTUs)</w:t>
      </w:r>
      <w:r w:rsidR="00643FE9" w:rsidRPr="00D93D74">
        <w:rPr>
          <w:b w:val="0"/>
          <w:bCs/>
        </w:rPr>
        <w:t xml:space="preserve">. Legend: </w:t>
      </w:r>
      <w:proofErr w:type="spellStart"/>
      <w:r w:rsidR="00643FE9" w:rsidRPr="00D93D74">
        <w:rPr>
          <w:b w:val="0"/>
          <w:bCs/>
        </w:rPr>
        <w:t>FastDNA</w:t>
      </w:r>
      <w:proofErr w:type="spellEnd"/>
      <w:r w:rsidR="00643FE9" w:rsidRPr="00D93D74">
        <w:rPr>
          <w:b w:val="0"/>
          <w:bCs/>
        </w:rPr>
        <w:t xml:space="preserve">: </w:t>
      </w:r>
      <w:proofErr w:type="spellStart"/>
      <w:r w:rsidR="00643FE9" w:rsidRPr="00D93D74">
        <w:rPr>
          <w:b w:val="0"/>
          <w:bCs/>
        </w:rPr>
        <w:t>QIAamp</w:t>
      </w:r>
      <w:proofErr w:type="spellEnd"/>
      <w:r w:rsidR="00643FE9" w:rsidRPr="00D93D74">
        <w:rPr>
          <w:b w:val="0"/>
          <w:bCs/>
        </w:rPr>
        <w:t xml:space="preserve"> Fast DNA Stool Mini Kit; </w:t>
      </w:r>
      <w:proofErr w:type="spellStart"/>
      <w:r w:rsidR="00643FE9" w:rsidRPr="00D93D74">
        <w:rPr>
          <w:b w:val="0"/>
          <w:bCs/>
        </w:rPr>
        <w:t>NucleoSpin</w:t>
      </w:r>
      <w:proofErr w:type="spellEnd"/>
      <w:r w:rsidR="00643FE9" w:rsidRPr="00D93D74">
        <w:rPr>
          <w:b w:val="0"/>
          <w:bCs/>
        </w:rPr>
        <w:t xml:space="preserve">: </w:t>
      </w:r>
      <w:proofErr w:type="spellStart"/>
      <w:r w:rsidR="00643FE9" w:rsidRPr="00D93D74">
        <w:rPr>
          <w:b w:val="0"/>
          <w:bCs/>
        </w:rPr>
        <w:t>NucleoSpin</w:t>
      </w:r>
      <w:proofErr w:type="spellEnd"/>
      <w:r w:rsidR="00643FE9" w:rsidRPr="00D93D74">
        <w:rPr>
          <w:b w:val="0"/>
          <w:bCs/>
        </w:rPr>
        <w:t xml:space="preserve"> Soil Mini Kit, </w:t>
      </w:r>
      <w:proofErr w:type="spellStart"/>
      <w:r w:rsidR="00643FE9" w:rsidRPr="00D93D74">
        <w:rPr>
          <w:b w:val="0"/>
          <w:bCs/>
        </w:rPr>
        <w:t>PowerFecal</w:t>
      </w:r>
      <w:proofErr w:type="spellEnd"/>
      <w:r w:rsidR="00643FE9" w:rsidRPr="00D93D74">
        <w:rPr>
          <w:b w:val="0"/>
          <w:bCs/>
        </w:rPr>
        <w:t xml:space="preserve">: </w:t>
      </w:r>
      <w:proofErr w:type="spellStart"/>
      <w:r w:rsidR="00643FE9" w:rsidRPr="00D93D74">
        <w:rPr>
          <w:b w:val="0"/>
          <w:bCs/>
        </w:rPr>
        <w:t>QIAamp</w:t>
      </w:r>
      <w:proofErr w:type="spellEnd"/>
      <w:r w:rsidR="00643FE9" w:rsidRPr="00D93D74">
        <w:rPr>
          <w:b w:val="0"/>
          <w:bCs/>
        </w:rPr>
        <w:t xml:space="preserve"> </w:t>
      </w:r>
      <w:proofErr w:type="spellStart"/>
      <w:r w:rsidR="00643FE9" w:rsidRPr="00D93D74">
        <w:rPr>
          <w:b w:val="0"/>
          <w:bCs/>
        </w:rPr>
        <w:t>PowerFecal</w:t>
      </w:r>
      <w:proofErr w:type="spellEnd"/>
      <w:r w:rsidR="00643FE9" w:rsidRPr="00D93D74">
        <w:rPr>
          <w:b w:val="0"/>
          <w:bCs/>
        </w:rPr>
        <w:t xml:space="preserve"> Pro DNA Kit; </w:t>
      </w:r>
      <w:proofErr w:type="spellStart"/>
      <w:r w:rsidR="00643FE9" w:rsidRPr="00D93D74">
        <w:rPr>
          <w:b w:val="0"/>
          <w:bCs/>
        </w:rPr>
        <w:t>DNAeasy</w:t>
      </w:r>
      <w:proofErr w:type="spellEnd"/>
      <w:r w:rsidR="00643FE9" w:rsidRPr="00D93D74">
        <w:rPr>
          <w:b w:val="0"/>
          <w:bCs/>
        </w:rPr>
        <w:t xml:space="preserve">: in-house protocol based on the </w:t>
      </w:r>
      <w:proofErr w:type="spellStart"/>
      <w:r w:rsidR="00643FE9" w:rsidRPr="00D93D74">
        <w:rPr>
          <w:b w:val="0"/>
          <w:bCs/>
        </w:rPr>
        <w:t>DNeasy</w:t>
      </w:r>
      <w:proofErr w:type="spellEnd"/>
      <w:r w:rsidR="00643FE9" w:rsidRPr="00D93D74">
        <w:rPr>
          <w:b w:val="0"/>
          <w:bCs/>
        </w:rPr>
        <w:t xml:space="preserve"> Blood &amp; Tissue protocol.</w:t>
      </w:r>
      <w:bookmarkEnd w:id="359"/>
    </w:p>
    <w:p w14:paraId="34E966E5" w14:textId="6D05CC89" w:rsidR="00801198" w:rsidRPr="00D93D74" w:rsidRDefault="00801198">
      <w:pPr>
        <w:spacing w:line="259" w:lineRule="auto"/>
        <w:jc w:val="left"/>
      </w:pPr>
      <w:r w:rsidRPr="00D93D74">
        <w:br w:type="page"/>
      </w:r>
    </w:p>
    <w:p w14:paraId="7E8114A3" w14:textId="11556A9B" w:rsidR="0002799D" w:rsidRPr="00D93D74" w:rsidRDefault="00EE3CC9">
      <w:pPr>
        <w:pStyle w:val="Heading2"/>
        <w:numPr>
          <w:ilvl w:val="1"/>
          <w:numId w:val="3"/>
        </w:numPr>
      </w:pPr>
      <w:bookmarkStart w:id="361" w:name="_Hlk184885377"/>
      <w:bookmarkStart w:id="362" w:name="_Toc216099746"/>
      <w:bookmarkStart w:id="363" w:name="_Toc220932869"/>
      <w:bookmarkStart w:id="364" w:name="_Toc229225118"/>
      <w:bookmarkEnd w:id="360"/>
      <w:r w:rsidRPr="00D93D74">
        <w:lastRenderedPageBreak/>
        <w:t xml:space="preserve">OPTIMIZATION OF </w:t>
      </w:r>
      <w:r w:rsidR="006C2546">
        <w:t xml:space="preserve">REMOVAL OF VEGETATIVE CELLS AND THEIR DNA FROM </w:t>
      </w:r>
      <w:r w:rsidRPr="00D93D74">
        <w:t>STOOL SAMPLE</w:t>
      </w:r>
      <w:bookmarkEnd w:id="361"/>
      <w:r w:rsidRPr="00D93D74">
        <w:t>S</w:t>
      </w:r>
      <w:bookmarkEnd w:id="362"/>
      <w:bookmarkEnd w:id="363"/>
      <w:bookmarkEnd w:id="364"/>
    </w:p>
    <w:p w14:paraId="2360B20B" w14:textId="60DC9ABD" w:rsidR="004A20A8" w:rsidRPr="00D93D74" w:rsidRDefault="00C50FA4" w:rsidP="00643FE9">
      <w:r w:rsidRPr="00D93D74">
        <w:t xml:space="preserve">The experiment included two stool samples, each treated in duplicate with either ethanol shock using 70% ethanol for 24 hours or heat shock at 80 °C for 30 minutes (selected based on previous experiments, see </w:t>
      </w:r>
      <w:r w:rsidR="00A145F1">
        <w:t>Annex C</w:t>
      </w:r>
      <w:r w:rsidRPr="00D93D74">
        <w:t xml:space="preserve">). Free DNA and DNA in </w:t>
      </w:r>
      <w:r w:rsidR="00661A5E">
        <w:t>damaged</w:t>
      </w:r>
      <w:r w:rsidRPr="00D93D74">
        <w:t xml:space="preserve"> cells</w:t>
      </w:r>
      <w:r w:rsidR="00661A5E">
        <w:t xml:space="preserve"> from either ethanol or heat shock,</w:t>
      </w:r>
      <w:r w:rsidRPr="00D93D74">
        <w:t xml:space="preserve"> were subsequently removed by ethidium bromide monoazide (EMA) treatment with illumination times</w:t>
      </w:r>
      <w:r w:rsidR="00C62B09" w:rsidRPr="00D93D74">
        <w:t xml:space="preserve"> of 5, 10, or 15 minutes</w:t>
      </w:r>
      <w:r w:rsidRPr="00D93D74">
        <w:t>. Negative controls included a water sample treated alongside the stool</w:t>
      </w:r>
      <w:r w:rsidR="00643FE9" w:rsidRPr="00D93D74">
        <w:t xml:space="preserve"> samples</w:t>
      </w:r>
      <w:r w:rsidRPr="00D93D74">
        <w:t xml:space="preserve">, </w:t>
      </w:r>
      <w:r w:rsidR="00C62B09" w:rsidRPr="00D93D74">
        <w:t xml:space="preserve">which was </w:t>
      </w:r>
      <w:r w:rsidRPr="00D93D74">
        <w:t xml:space="preserve">not sequenced due to low DNA concentration. </w:t>
      </w:r>
      <w:r w:rsidR="00C62B09" w:rsidRPr="00D93D74">
        <w:t>Additional controls comprised an untreated stool sample</w:t>
      </w:r>
      <w:r w:rsidR="004A20A8" w:rsidRPr="00D93D74">
        <w:t>, used to assess the fraction of the community removed by shock,</w:t>
      </w:r>
      <w:r w:rsidR="00C62B09" w:rsidRPr="00D93D74">
        <w:t xml:space="preserve"> </w:t>
      </w:r>
      <w:r w:rsidR="00661A5E">
        <w:t>or/and</w:t>
      </w:r>
      <w:r w:rsidR="004A20A8" w:rsidRPr="00D93D74">
        <w:t xml:space="preserve"> ethanol- and heat-shocked samples washed only with </w:t>
      </w:r>
      <w:r w:rsidR="007B5A5E" w:rsidRPr="00D93D74">
        <w:t>nuclease-free</w:t>
      </w:r>
      <w:r w:rsidR="004A20A8" w:rsidRPr="00D93D74">
        <w:t xml:space="preserve"> water (without EMA),</w:t>
      </w:r>
      <w:r w:rsidR="00C62B09" w:rsidRPr="00D93D74">
        <w:t xml:space="preserve"> as EMA-efficiency contro</w:t>
      </w:r>
      <w:r w:rsidR="004A20A8" w:rsidRPr="00D93D74">
        <w:t>ls</w:t>
      </w:r>
      <w:r w:rsidR="00C62B09" w:rsidRPr="00D93D74">
        <w:t xml:space="preserve">. </w:t>
      </w:r>
    </w:p>
    <w:p w14:paraId="58C9DF89" w14:textId="4CD2C9F2" w:rsidR="004A20A8" w:rsidRPr="00D93D74" w:rsidRDefault="004A20A8" w:rsidP="00643FE9">
      <w:r w:rsidRPr="00D93D74">
        <w:t xml:space="preserve">Removal efficiency of non-spore-forming bacteria was evaluated using amplicon sequencing, focusing on </w:t>
      </w:r>
      <w:r w:rsidR="00661A5E">
        <w:t>taxa</w:t>
      </w:r>
      <w:r w:rsidRPr="00D93D74">
        <w:t xml:space="preserve"> </w:t>
      </w:r>
      <w:r w:rsidR="00C62B09" w:rsidRPr="00D93D74">
        <w:t xml:space="preserve">known </w:t>
      </w:r>
      <w:r w:rsidRPr="00D93D74">
        <w:t xml:space="preserve">to form </w:t>
      </w:r>
      <w:r w:rsidR="00C62B09" w:rsidRPr="00D93D74">
        <w:t>spore</w:t>
      </w:r>
      <w:r w:rsidRPr="00D93D74">
        <w:t>s</w:t>
      </w:r>
      <w:r w:rsidR="00C62B09" w:rsidRPr="00D93D74">
        <w:t xml:space="preserve"> </w:t>
      </w:r>
      <w:r w:rsidRPr="00D93D74">
        <w:t>according to</w:t>
      </w:r>
      <w:r w:rsidR="00C62B09" w:rsidRPr="00D93D74">
        <w:t xml:space="preserve"> the literature</w:t>
      </w:r>
      <w:r w:rsidR="00571F06" w:rsidRPr="00D93D74">
        <w:t xml:space="preserve"> (Figure </w:t>
      </w:r>
      <w:r w:rsidR="00A145F1">
        <w:t>3</w:t>
      </w:r>
      <w:r w:rsidR="00571F06" w:rsidRPr="00D93D74">
        <w:t>)</w:t>
      </w:r>
      <w:r w:rsidR="00C62B09" w:rsidRPr="00D93D74">
        <w:t xml:space="preserve">. </w:t>
      </w:r>
      <w:r w:rsidR="00571F06" w:rsidRPr="00D93D74">
        <w:t xml:space="preserve">Number of unique OTUs for each of the most abundant </w:t>
      </w:r>
      <w:r w:rsidR="00C62B09" w:rsidRPr="00D93D74">
        <w:t>bacterial phyla were calculated across biological replicates for each treatment and compared</w:t>
      </w:r>
      <w:r w:rsidRPr="00D93D74">
        <w:t xml:space="preserve"> with</w:t>
      </w:r>
      <w:r w:rsidR="00C62B09" w:rsidRPr="00D93D74">
        <w:t xml:space="preserve"> the untreated stool sample</w:t>
      </w:r>
      <w:r w:rsidRPr="00D93D74">
        <w:t xml:space="preserve"> and the</w:t>
      </w:r>
      <w:r w:rsidR="00C62B09" w:rsidRPr="00D93D74">
        <w:t xml:space="preserve"> EMA-efficiency control</w:t>
      </w:r>
      <w:r w:rsidRPr="00D93D74">
        <w:t>s</w:t>
      </w:r>
      <w:r w:rsidR="00C62B09" w:rsidRPr="00D93D74">
        <w:t xml:space="preserve">. </w:t>
      </w:r>
      <w:r w:rsidR="00C50FA4" w:rsidRPr="00D93D74">
        <w:t xml:space="preserve">Both ethanol shock and heat shock enriched </w:t>
      </w:r>
      <w:r w:rsidR="00571F06" w:rsidRPr="00D93D74">
        <w:t xml:space="preserve">for </w:t>
      </w:r>
      <w:r w:rsidR="00C50FA4" w:rsidRPr="00D93D74">
        <w:t xml:space="preserve">OTUs </w:t>
      </w:r>
      <w:r w:rsidRPr="00D93D74">
        <w:t xml:space="preserve">belonging to the </w:t>
      </w:r>
      <w:r w:rsidR="00C50FA4" w:rsidRPr="00D93D74">
        <w:t xml:space="preserve">phylum </w:t>
      </w:r>
      <w:r w:rsidR="00C50FA4" w:rsidRPr="00D93D74">
        <w:rPr>
          <w:i/>
          <w:iCs/>
        </w:rPr>
        <w:t>Bacillota</w:t>
      </w:r>
      <w:r w:rsidR="00C50FA4" w:rsidRPr="00D93D74">
        <w:t xml:space="preserve"> and reduced the </w:t>
      </w:r>
      <w:r w:rsidRPr="00D93D74">
        <w:t xml:space="preserve">number </w:t>
      </w:r>
      <w:r w:rsidR="00C50FA4" w:rsidRPr="00D93D74">
        <w:t xml:space="preserve">of </w:t>
      </w:r>
      <w:r w:rsidRPr="00D93D74">
        <w:t xml:space="preserve">OTUs from </w:t>
      </w:r>
      <w:r w:rsidR="00C50FA4" w:rsidRPr="00D93D74">
        <w:t xml:space="preserve">other phyla compared to the original stool sample and </w:t>
      </w:r>
      <w:r w:rsidR="00695568" w:rsidRPr="00D93D74">
        <w:t>EMA-efficiency controls</w:t>
      </w:r>
      <w:r w:rsidR="00C50FA4" w:rsidRPr="00D93D74">
        <w:t xml:space="preserve">. The 15-minute </w:t>
      </w:r>
      <w:r w:rsidRPr="00D93D74">
        <w:t xml:space="preserve">EMA </w:t>
      </w:r>
      <w:r w:rsidR="00C50FA4" w:rsidRPr="00D93D74">
        <w:t>illumination</w:t>
      </w:r>
      <w:r w:rsidRPr="00D93D74">
        <w:t xml:space="preserve"> </w:t>
      </w:r>
      <w:r w:rsidR="00571F06" w:rsidRPr="00D93D74">
        <w:t>resulted in</w:t>
      </w:r>
      <w:r w:rsidRPr="00D93D74">
        <w:t xml:space="preserve"> the strongest depletion of non-spore-forming </w:t>
      </w:r>
      <w:r w:rsidR="00571F06" w:rsidRPr="00D93D74">
        <w:t>phyla but</w:t>
      </w:r>
      <w:r w:rsidRPr="00D93D74">
        <w:t xml:space="preserve"> </w:t>
      </w:r>
      <w:r w:rsidR="00571F06" w:rsidRPr="00D93D74">
        <w:t xml:space="preserve">had </w:t>
      </w:r>
      <w:r w:rsidRPr="00D93D74">
        <w:t>a low success rate of DNA isolation</w:t>
      </w:r>
      <w:r w:rsidR="00571F06" w:rsidRPr="00D93D74">
        <w:t xml:space="preserve">. Only 5 out of 16 samples had DNA of sufficient concentration and quality for </w:t>
      </w:r>
      <w:r w:rsidR="005330D0" w:rsidRPr="00D93D74">
        <w:t>sequencing</w:t>
      </w:r>
      <w:r w:rsidR="00571F06" w:rsidRPr="00D93D74">
        <w:t xml:space="preserve">, compared to </w:t>
      </w:r>
      <w:r w:rsidRPr="00D93D74">
        <w:t xml:space="preserve">5 minutes (14/16) and 10 minutes (8/16). </w:t>
      </w:r>
      <w:r w:rsidR="00C50FA4" w:rsidRPr="00D93D74">
        <w:t xml:space="preserve"> </w:t>
      </w:r>
    </w:p>
    <w:p w14:paraId="5BE0251E" w14:textId="77777777" w:rsidR="00801198" w:rsidRPr="00D93D74" w:rsidRDefault="00C50FA4" w:rsidP="00CD77AB">
      <w:r w:rsidRPr="00D93D74">
        <w:t xml:space="preserve">For isolation of DNA from spores in human stool samples, </w:t>
      </w:r>
      <w:r w:rsidR="004A20A8" w:rsidRPr="00D93D74">
        <w:t xml:space="preserve">ethanol shock combined with EMA treatment and 10-minute illumination was selected as the optimal compromise between selectivity and sequencing success rate. </w:t>
      </w:r>
    </w:p>
    <w:p w14:paraId="07E17AA7" w14:textId="5E0C0524" w:rsidR="00801198" w:rsidRPr="00D93D74" w:rsidRDefault="00BB7F49" w:rsidP="00801198">
      <w:pPr>
        <w:keepNext/>
      </w:pPr>
      <w:r>
        <w:rPr>
          <w:rFonts w:cs="Times New Roman"/>
          <w:noProof/>
          <w:szCs w:val="24"/>
        </w:rPr>
        <w:lastRenderedPageBreak/>
        <w:drawing>
          <wp:inline distT="0" distB="0" distL="0" distR="0" wp14:anchorId="139CEAB9" wp14:editId="086FB6CA">
            <wp:extent cx="5939790" cy="4548146"/>
            <wp:effectExtent l="0" t="0" r="3810" b="5080"/>
            <wp:docPr id="761018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7438"/>
                    <a:stretch>
                      <a:fillRect/>
                    </a:stretch>
                  </pic:blipFill>
                  <pic:spPr bwMode="auto">
                    <a:xfrm>
                      <a:off x="0" y="0"/>
                      <a:ext cx="5939790" cy="4548146"/>
                    </a:xfrm>
                    <a:prstGeom prst="rect">
                      <a:avLst/>
                    </a:prstGeom>
                    <a:noFill/>
                    <a:ln>
                      <a:noFill/>
                    </a:ln>
                    <a:extLst>
                      <a:ext uri="{53640926-AAD7-44D8-BBD7-CCE9431645EC}">
                        <a14:shadowObscured xmlns:a14="http://schemas.microsoft.com/office/drawing/2010/main"/>
                      </a:ext>
                    </a:extLst>
                  </pic:spPr>
                </pic:pic>
              </a:graphicData>
            </a:graphic>
          </wp:inline>
        </w:drawing>
      </w:r>
    </w:p>
    <w:p w14:paraId="074B9F2C" w14:textId="324CC3A4" w:rsidR="00D2438A" w:rsidRPr="00D93D74" w:rsidRDefault="00801198" w:rsidP="00801198">
      <w:pPr>
        <w:pStyle w:val="Caption"/>
        <w:rPr>
          <w:b w:val="0"/>
          <w:bCs/>
          <w:szCs w:val="22"/>
        </w:rPr>
      </w:pPr>
      <w:bookmarkStart w:id="365" w:name="_Toc216101618"/>
      <w:r w:rsidRPr="00D93D74">
        <w:t xml:space="preserve">Figure </w:t>
      </w:r>
      <w:r w:rsidR="00A145F1">
        <w:t>3</w:t>
      </w:r>
      <w:r w:rsidRPr="00D93D74">
        <w:t xml:space="preserve">. Efficiency of lysis and subsequent removal of free DNA and DNA in lysed cells by EMA treatment after heat or ethanol shock. </w:t>
      </w:r>
      <w:r w:rsidR="00571F06" w:rsidRPr="00D93D74">
        <w:rPr>
          <w:b w:val="0"/>
          <w:bCs/>
        </w:rPr>
        <w:t>Each plot represents</w:t>
      </w:r>
      <w:r w:rsidR="00571F06" w:rsidRPr="00D93D74">
        <w:t xml:space="preserve"> </w:t>
      </w:r>
      <w:r w:rsidR="00571F06" w:rsidRPr="00D93D74">
        <w:rPr>
          <w:b w:val="0"/>
          <w:bCs/>
        </w:rPr>
        <w:t xml:space="preserve">one of the most abundant phyla in stool samples. </w:t>
      </w:r>
      <w:r w:rsidR="00643FE9" w:rsidRPr="00D93D74">
        <w:rPr>
          <w:b w:val="0"/>
          <w:bCs/>
        </w:rPr>
        <w:t>Number of OTUs</w:t>
      </w:r>
      <w:r w:rsidR="00571F06" w:rsidRPr="00D93D74">
        <w:rPr>
          <w:b w:val="0"/>
          <w:bCs/>
        </w:rPr>
        <w:t xml:space="preserve"> is represented on the y-axis</w:t>
      </w:r>
      <w:r w:rsidR="00BC2437" w:rsidRPr="00D93D74">
        <w:rPr>
          <w:b w:val="0"/>
          <w:bCs/>
        </w:rPr>
        <w:t>. The boxplots are colour-coded by</w:t>
      </w:r>
      <w:r w:rsidR="00643FE9" w:rsidRPr="00D93D74">
        <w:rPr>
          <w:b w:val="0"/>
          <w:bCs/>
        </w:rPr>
        <w:t xml:space="preserve"> non-treated stool (blue), stool samples treated with ethanol shock (red), or heat shock (green), with different illumination times after EMA treatment (only water, 5 min, 10 min, and 15 min).</w:t>
      </w:r>
      <w:bookmarkEnd w:id="365"/>
      <w:r w:rsidR="00643FE9" w:rsidRPr="00D93D74">
        <w:rPr>
          <w:b w:val="0"/>
          <w:bCs/>
        </w:rPr>
        <w:t xml:space="preserve"> </w:t>
      </w:r>
    </w:p>
    <w:p w14:paraId="01D7A073" w14:textId="0512F14F" w:rsidR="00BC2437" w:rsidRPr="00D93D74" w:rsidRDefault="00BC2437">
      <w:pPr>
        <w:spacing w:line="259" w:lineRule="auto"/>
        <w:jc w:val="left"/>
      </w:pPr>
      <w:r w:rsidRPr="00D93D74">
        <w:br w:type="page"/>
      </w:r>
    </w:p>
    <w:p w14:paraId="1C122AE1" w14:textId="0759C682" w:rsidR="0052596E" w:rsidRPr="00D93D74" w:rsidRDefault="001E1E8D">
      <w:pPr>
        <w:pStyle w:val="Heading2"/>
        <w:numPr>
          <w:ilvl w:val="1"/>
          <w:numId w:val="3"/>
        </w:numPr>
      </w:pPr>
      <w:bookmarkStart w:id="366" w:name="_Toc216099747"/>
      <w:bookmarkStart w:id="367" w:name="_Toc220932870"/>
      <w:bookmarkStart w:id="368" w:name="_Toc229225119"/>
      <w:r w:rsidRPr="00D93D74">
        <w:lastRenderedPageBreak/>
        <w:t>DESCRIPTION AND COMPARISON OF THE TEMPORAL STABILITY OF THE GUT MICROBIOTA AND SPOROBIOTA IN HEALTHY INDIVIDUALS</w:t>
      </w:r>
      <w:bookmarkEnd w:id="366"/>
      <w:bookmarkEnd w:id="367"/>
      <w:bookmarkEnd w:id="368"/>
    </w:p>
    <w:p w14:paraId="14827DDD" w14:textId="02223385" w:rsidR="0054400D" w:rsidRPr="00D93D74" w:rsidRDefault="0054400D" w:rsidP="0054400D">
      <w:r w:rsidRPr="00D93D74">
        <w:t>The population consisted of nine healthy adult males (</w:t>
      </w:r>
      <w:r w:rsidR="00661A5E">
        <w:t xml:space="preserve">anonymized with letters </w:t>
      </w:r>
      <w:r w:rsidRPr="00D93D74">
        <w:t>A to I), with a BMI between 18 and 33. All except one individual followed an omnivorous diet (participant I followed a lactose-free omnivorous diet). All participants reported regular digestion, with Bristol stool types ranging from 2 to 4. The use of regular food supplements varie</w:t>
      </w:r>
      <w:ins w:id="369" w:author="Urša Miklavčič [2]" w:date="2026-05-11T10:01:00Z" w16du:dateUtc="2026-05-11T08:01:00Z">
        <w:r w:rsidR="00002972">
          <w:t>d</w:t>
        </w:r>
      </w:ins>
      <w:del w:id="370" w:author="Urša Miklavčič [2]" w:date="2026-05-11T10:01:00Z" w16du:dateUtc="2026-05-11T08:01:00Z">
        <w:r w:rsidRPr="00D93D74" w:rsidDel="00002972">
          <w:delText>s</w:delText>
        </w:r>
      </w:del>
      <w:r w:rsidRPr="00D93D74">
        <w:t>, including omega</w:t>
      </w:r>
      <w:ins w:id="371" w:author="Urša Miklavčič [2]" w:date="2026-05-11T10:01:00Z" w16du:dateUtc="2026-05-11T08:01:00Z">
        <w:r w:rsidR="00002972">
          <w:t xml:space="preserve"> </w:t>
        </w:r>
      </w:ins>
      <w:del w:id="372" w:author="Urša Miklavčič [2]" w:date="2026-05-11T10:01:00Z" w16du:dateUtc="2026-05-11T08:01:00Z">
        <w:r w:rsidRPr="00D93D74" w:rsidDel="00002972">
          <w:delText>-</w:delText>
        </w:r>
      </w:del>
      <w:r w:rsidRPr="00D93D74">
        <w:t>3 (A, I), protein powder (C, D, G), and probiotic yoghurt (D). Only participant I consistently consumed probiotics (</w:t>
      </w:r>
      <w:proofErr w:type="spellStart"/>
      <w:r w:rsidRPr="00D93D74">
        <w:t>Vivomox</w:t>
      </w:r>
      <w:proofErr w:type="spellEnd"/>
      <w:r w:rsidRPr="00D93D74">
        <w:t xml:space="preserve">, </w:t>
      </w:r>
      <w:proofErr w:type="spellStart"/>
      <w:r w:rsidRPr="00D93D74">
        <w:t>EkoŠkrnicl</w:t>
      </w:r>
      <w:proofErr w:type="spellEnd"/>
      <w:r w:rsidRPr="00D93D74">
        <w:t xml:space="preserve"> </w:t>
      </w:r>
      <w:proofErr w:type="spellStart"/>
      <w:r w:rsidRPr="00D93D74">
        <w:t>Unibiotic</w:t>
      </w:r>
      <w:proofErr w:type="spellEnd"/>
      <w:r w:rsidRPr="00D93D74">
        <w:t xml:space="preserve"> Strong)</w:t>
      </w:r>
      <w:r w:rsidR="00661A5E">
        <w:t xml:space="preserve"> (</w:t>
      </w:r>
      <w:r w:rsidR="00A145F1">
        <w:t>Annex B</w:t>
      </w:r>
      <w:r w:rsidR="00661A5E">
        <w:t>)</w:t>
      </w:r>
      <w:r w:rsidRPr="00D93D74">
        <w:t>. Others reported probiotic supplementation overlapping with antibiotic use, travel, or food poisoning. Participants E and H consumed antibiotics during the study, doxycycline and amoxicillin, respectively. Participants reported only travel longer than three days outside their country of residence. Most reported visits were to other European countries: Croatia (A, B, F, G, H), the UK (C), Switzerland and the Netherlands (D). However, one individual (B) also travelled to Tanzania and Kenya during the study</w:t>
      </w:r>
      <w:r w:rsidR="00661A5E">
        <w:t xml:space="preserve"> (</w:t>
      </w:r>
      <w:r w:rsidR="00A145F1">
        <w:t>Annex B</w:t>
      </w:r>
      <w:r w:rsidR="00661A5E">
        <w:t>)</w:t>
      </w:r>
      <w:r w:rsidRPr="00D93D74">
        <w:t>.</w:t>
      </w:r>
    </w:p>
    <w:p w14:paraId="21902791" w14:textId="77777777" w:rsidR="0054400D" w:rsidRPr="00D93D74" w:rsidRDefault="0054400D" w:rsidP="0054400D"/>
    <w:p w14:paraId="3A31C6D4" w14:textId="07EC537D" w:rsidR="0054400D" w:rsidRPr="00D93D74" w:rsidRDefault="0054400D">
      <w:pPr>
        <w:pStyle w:val="Heading3"/>
        <w:numPr>
          <w:ilvl w:val="2"/>
          <w:numId w:val="3"/>
        </w:numPr>
      </w:pPr>
      <w:bookmarkStart w:id="373" w:name="_Toc229225120"/>
      <w:r w:rsidRPr="00D93D74">
        <w:t>Comparison of 16S amplicon and metagenomic sequencing approaches</w:t>
      </w:r>
      <w:ins w:id="374" w:author="Maja Rupnik" w:date="2026-05-06T12:00:00Z" w16du:dateUtc="2026-05-06T10:00:00Z">
        <w:r w:rsidR="00B9559F">
          <w:t xml:space="preserve"> and general </w:t>
        </w:r>
        <w:del w:id="375" w:author="Urša Miklavčič [2]" w:date="2026-05-08T13:08:00Z" w16du:dateUtc="2026-05-08T11:08:00Z">
          <w:r w:rsidR="00B9559F" w:rsidDel="00560D8F">
            <w:delText>characterists</w:delText>
          </w:r>
        </w:del>
      </w:ins>
      <w:ins w:id="376" w:author="Urša Miklavčič [2]" w:date="2026-05-08T13:08:00Z" w16du:dateUtc="2026-05-08T11:08:00Z">
        <w:r w:rsidR="00560D8F">
          <w:t>characterises</w:t>
        </w:r>
      </w:ins>
      <w:ins w:id="377" w:author="Maja Rupnik" w:date="2026-05-06T12:00:00Z" w16du:dateUtc="2026-05-06T10:00:00Z">
        <w:r w:rsidR="00B9559F">
          <w:t xml:space="preserve"> of </w:t>
        </w:r>
      </w:ins>
      <w:ins w:id="378" w:author="Maja Rupnik" w:date="2026-05-06T12:01:00Z" w16du:dateUtc="2026-05-06T10:01:00Z">
        <w:r w:rsidR="00B9559F">
          <w:t>microbiota in our dataset</w:t>
        </w:r>
      </w:ins>
      <w:bookmarkEnd w:id="373"/>
    </w:p>
    <w:p w14:paraId="450AFBCE" w14:textId="330829E0" w:rsidR="0054400D" w:rsidRPr="00D93D74" w:rsidRDefault="0054400D" w:rsidP="0054400D">
      <w:r w:rsidRPr="00D93D74">
        <w:t>We obtained at least 12 stool samples (ranging 12 to 14) from each participant over a six-month period, obtaining 117 samples all together</w:t>
      </w:r>
      <w:del w:id="379" w:author="Urša Miklavčič [2]" w:date="2026-04-21T13:20:00Z" w16du:dateUtc="2026-04-21T11:20:00Z">
        <w:r w:rsidR="00104BF2" w:rsidDel="00554FAF">
          <w:delText xml:space="preserve"> (Supplement Table 1)</w:delText>
        </w:r>
      </w:del>
      <w:r w:rsidRPr="00D93D74">
        <w:t xml:space="preserve">. DNA was isolated from untreated and ethanol treated stool samples. Of all 234 samples (117 untreated and 117 ethanol treated samples) we successfully sequenced 201 samples using metagenomic sequencing and 230 samples using 16S amplicon sequencing (16S AS). </w:t>
      </w:r>
    </w:p>
    <w:p w14:paraId="516AD64A" w14:textId="0F781B23" w:rsidR="0054400D" w:rsidRPr="00D93D74" w:rsidRDefault="0054400D" w:rsidP="0054400D">
      <w:commentRangeStart w:id="380"/>
      <w:commentRangeStart w:id="381"/>
      <w:commentRangeStart w:id="382"/>
      <w:r w:rsidRPr="00D93D74">
        <w:t xml:space="preserve">Using </w:t>
      </w:r>
      <w:proofErr w:type="spellStart"/>
      <w:r w:rsidRPr="00D93D74">
        <w:t>MetaPhlAn4.1</w:t>
      </w:r>
      <w:proofErr w:type="spellEnd"/>
      <w:r w:rsidRPr="00D93D74">
        <w:t xml:space="preserve"> we detected marker genes for 1027 bacterial species across all metagenomic samples. Of these, 527 were assigned to a named </w:t>
      </w:r>
      <w:proofErr w:type="spellStart"/>
      <w:r w:rsidRPr="00D93D74">
        <w:t>NCBI</w:t>
      </w:r>
      <w:proofErr w:type="spellEnd"/>
      <w:r w:rsidRPr="00D93D74">
        <w:t xml:space="preserve"> species, while the remainder (n = 500) were classified </w:t>
      </w:r>
      <w:r w:rsidR="00104BF2">
        <w:t>at higher taxonomic</w:t>
      </w:r>
      <w:r w:rsidRPr="00D93D74">
        <w:t xml:space="preserve"> level. In 16S AS data, 2572 OTUs were detected across all samples. </w:t>
      </w:r>
      <w:commentRangeStart w:id="383"/>
      <w:del w:id="384" w:author="Urša Miklavčič [2]" w:date="2026-05-08T13:10:00Z" w16du:dateUtc="2026-05-08T11:10:00Z">
        <w:r w:rsidRPr="00D93D74" w:rsidDel="00560D8F">
          <w:delText xml:space="preserve">16S amplicon sequencing detected more OTUs than sequencing species in untreated stool samples. </w:delText>
        </w:r>
        <w:commentRangeEnd w:id="383"/>
        <w:r w:rsidR="00864A17" w:rsidRPr="00104BF2" w:rsidDel="00560D8F">
          <w:rPr>
            <w:rStyle w:val="CommentReference"/>
            <w:sz w:val="24"/>
            <w:szCs w:val="22"/>
          </w:rPr>
          <w:commentReference w:id="383"/>
        </w:r>
        <w:commentRangeEnd w:id="380"/>
        <w:r w:rsidR="00864A17" w:rsidRPr="00104BF2" w:rsidDel="00560D8F">
          <w:rPr>
            <w:rStyle w:val="CommentReference"/>
            <w:sz w:val="24"/>
            <w:szCs w:val="22"/>
          </w:rPr>
          <w:commentReference w:id="380"/>
        </w:r>
        <w:commentRangeEnd w:id="381"/>
        <w:r w:rsidR="00864A17" w:rsidRPr="00104BF2" w:rsidDel="00560D8F">
          <w:rPr>
            <w:rStyle w:val="CommentReference"/>
            <w:sz w:val="24"/>
            <w:szCs w:val="22"/>
          </w:rPr>
          <w:commentReference w:id="381"/>
        </w:r>
      </w:del>
      <w:commentRangeEnd w:id="382"/>
      <w:r w:rsidR="00A145F1" w:rsidRPr="00104BF2">
        <w:rPr>
          <w:rStyle w:val="CommentReference"/>
          <w:sz w:val="24"/>
          <w:szCs w:val="22"/>
        </w:rPr>
        <w:commentReference w:id="382"/>
      </w:r>
      <w:r w:rsidR="00104BF2" w:rsidRPr="00104BF2">
        <w:t>The combined use of 16S AS and metagenomic sequencing enabled comprehensive analysis of both community composition and longitudinal dynamics, with the 16S AS approach providing higher sensitivity for low-abundance taxa and metagenomic data supporting improved taxonomic resolution and inference of sporulation ability (</w:t>
      </w:r>
      <w:r w:rsidR="00A145F1">
        <w:t>Annex H</w:t>
      </w:r>
      <w:r w:rsidR="00104BF2" w:rsidRPr="00104BF2">
        <w:t>).</w:t>
      </w:r>
    </w:p>
    <w:p w14:paraId="3435C247" w14:textId="77D60072" w:rsidR="00104BF2" w:rsidRDefault="00104BF2" w:rsidP="0054400D">
      <w:r w:rsidRPr="00104BF2">
        <w:t xml:space="preserve">Community richness and evenness for both OTU-level (16S AS) and species-level (metagenomic) data revealed highly synchronized and stable within-individual temporal patterns (Figure </w:t>
      </w:r>
      <w:r w:rsidR="00A145F1">
        <w:t>4</w:t>
      </w:r>
      <w:r w:rsidRPr="00104BF2">
        <w:t xml:space="preserve">, repeated-measures correlation p &lt; 0.001 for both). </w:t>
      </w:r>
      <w:commentRangeStart w:id="385"/>
      <w:r w:rsidR="0054400D" w:rsidRPr="00D93D74">
        <w:t>Longitudinal trajectories varied substantially between individuals, with some participants maintaining relatively monotonic trajectories (A, B, C, F), and others experiencing large</w:t>
      </w:r>
      <w:r>
        <w:t>r</w:t>
      </w:r>
      <w:r w:rsidR="0054400D" w:rsidRPr="00D93D74">
        <w:t xml:space="preserve"> shifts (D, E, G, H).</w:t>
      </w:r>
      <w:commentRangeEnd w:id="385"/>
      <w:r w:rsidR="00B9559F" w:rsidRPr="00D93D74">
        <w:rPr>
          <w:rStyle w:val="CommentReference"/>
          <w:sz w:val="24"/>
          <w:szCs w:val="22"/>
        </w:rPr>
        <w:commentReference w:id="385"/>
      </w:r>
      <w:r w:rsidR="0054400D" w:rsidRPr="00D93D74">
        <w:t xml:space="preserve"> </w:t>
      </w:r>
      <w:r>
        <w:t xml:space="preserve">Antibiotic treatment in both participant E and H could be linked to reduced bacterial diversity. Many individuals travelled during the study, </w:t>
      </w:r>
      <w:ins w:id="386" w:author="Urša Miklavčič [2]" w:date="2026-05-11T10:05:00Z" w16du:dateUtc="2026-05-11T08:05:00Z">
        <w:r w:rsidR="00002972">
          <w:t xml:space="preserve">but </w:t>
        </w:r>
      </w:ins>
      <w:r>
        <w:t xml:space="preserve">not all events could be connected to a </w:t>
      </w:r>
      <w:ins w:id="387" w:author="Urša Miklavčič [2]" w:date="2026-05-08T13:12:00Z" w16du:dateUtc="2026-05-08T11:12:00Z">
        <w:r w:rsidR="00560D8F">
          <w:t>change</w:t>
        </w:r>
      </w:ins>
      <w:del w:id="388" w:author="Urša Miklavčič [2]" w:date="2026-05-08T13:12:00Z" w16du:dateUtc="2026-05-08T11:12:00Z">
        <w:r w:rsidDel="00560D8F">
          <w:delText>reduction</w:delText>
        </w:r>
      </w:del>
      <w:r>
        <w:t xml:space="preserve"> in bacterial diversity, as sometimes it </w:t>
      </w:r>
      <w:r w:rsidR="00293187">
        <w:t>led</w:t>
      </w:r>
      <w:r>
        <w:t xml:space="preserve"> to increase in bacterial richness</w:t>
      </w:r>
      <w:r w:rsidR="00293187">
        <w:t xml:space="preserve"> (A) and a reduction in evenness (D). The number of reported pre-defined events was too small for significant correlations and are thus reported as observational. </w:t>
      </w:r>
    </w:p>
    <w:p w14:paraId="52790A2E" w14:textId="07B90471" w:rsidR="0054400D" w:rsidRPr="00D93D74" w:rsidRDefault="00DF434D" w:rsidP="0054400D">
      <w:r>
        <w:rPr>
          <w:noProof/>
        </w:rPr>
        <w:lastRenderedPageBreak/>
        <w:drawing>
          <wp:inline distT="0" distB="0" distL="0" distR="0" wp14:anchorId="48A8AF8D" wp14:editId="5429AA39">
            <wp:extent cx="5939790" cy="6750685"/>
            <wp:effectExtent l="0" t="0" r="3810" b="0"/>
            <wp:docPr id="1509928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6750685"/>
                    </a:xfrm>
                    <a:prstGeom prst="rect">
                      <a:avLst/>
                    </a:prstGeom>
                    <a:noFill/>
                    <a:ln>
                      <a:noFill/>
                    </a:ln>
                  </pic:spPr>
                </pic:pic>
              </a:graphicData>
            </a:graphic>
          </wp:inline>
        </w:drawing>
      </w:r>
      <w:commentRangeStart w:id="389"/>
      <w:commentRangeEnd w:id="389"/>
      <w:r w:rsidR="0034031C" w:rsidRPr="00D93D74">
        <w:rPr>
          <w:rStyle w:val="CommentReference"/>
          <w:sz w:val="24"/>
          <w:szCs w:val="22"/>
        </w:rPr>
        <w:commentReference w:id="389"/>
      </w:r>
    </w:p>
    <w:p w14:paraId="31A236FD" w14:textId="509BEE23" w:rsidR="0054400D" w:rsidRPr="00A145F1" w:rsidRDefault="0054400D" w:rsidP="00293187">
      <w:pPr>
        <w:pStyle w:val="FigureTable"/>
        <w:rPr>
          <w:bCs w:val="0"/>
          <w:sz w:val="20"/>
          <w:szCs w:val="20"/>
        </w:rPr>
      </w:pPr>
      <w:r w:rsidRPr="00A145F1">
        <w:rPr>
          <w:b/>
          <w:bCs w:val="0"/>
          <w:sz w:val="20"/>
          <w:szCs w:val="20"/>
        </w:rPr>
        <w:t xml:space="preserve">Figure </w:t>
      </w:r>
      <w:r w:rsidR="00A145F1" w:rsidRPr="00A145F1">
        <w:rPr>
          <w:b/>
          <w:bCs w:val="0"/>
          <w:sz w:val="20"/>
          <w:szCs w:val="20"/>
        </w:rPr>
        <w:t>4</w:t>
      </w:r>
      <w:r w:rsidRPr="00A145F1">
        <w:rPr>
          <w:b/>
          <w:bCs w:val="0"/>
          <w:sz w:val="20"/>
          <w:szCs w:val="20"/>
        </w:rPr>
        <w:t>. Richness and evenness based on OTU-</w:t>
      </w:r>
      <w:r w:rsidR="00BA6345" w:rsidRPr="00A145F1">
        <w:rPr>
          <w:b/>
          <w:bCs w:val="0"/>
          <w:sz w:val="20"/>
          <w:szCs w:val="20"/>
        </w:rPr>
        <w:t xml:space="preserve"> (16S AS)</w:t>
      </w:r>
      <w:r w:rsidRPr="00A145F1">
        <w:rPr>
          <w:b/>
          <w:bCs w:val="0"/>
          <w:sz w:val="20"/>
          <w:szCs w:val="20"/>
        </w:rPr>
        <w:t xml:space="preserve"> and species-level </w:t>
      </w:r>
      <w:r w:rsidR="00BA6345" w:rsidRPr="00A145F1">
        <w:rPr>
          <w:b/>
          <w:bCs w:val="0"/>
          <w:sz w:val="20"/>
          <w:szCs w:val="20"/>
        </w:rPr>
        <w:t xml:space="preserve">(metagenomic) </w:t>
      </w:r>
      <w:r w:rsidRPr="00A145F1">
        <w:rPr>
          <w:b/>
          <w:bCs w:val="0"/>
          <w:sz w:val="20"/>
          <w:szCs w:val="20"/>
        </w:rPr>
        <w:t>data for untreated samples.</w:t>
      </w:r>
      <w:r w:rsidRPr="00A145F1">
        <w:rPr>
          <w:sz w:val="20"/>
          <w:szCs w:val="20"/>
        </w:rPr>
        <w:t xml:space="preserve"> </w:t>
      </w:r>
      <w:r w:rsidR="00293187" w:rsidRPr="00A145F1">
        <w:rPr>
          <w:bCs w:val="0"/>
          <w:sz w:val="20"/>
          <w:szCs w:val="20"/>
        </w:rPr>
        <w:t>Richness and evenness estimated from 16S AS data were positively associated with those derived from metagenomic data across individuals</w:t>
      </w:r>
      <w:r w:rsidR="00143307" w:rsidRPr="00A145F1">
        <w:rPr>
          <w:bCs w:val="0"/>
          <w:sz w:val="20"/>
          <w:szCs w:val="20"/>
        </w:rPr>
        <w:t>. L</w:t>
      </w:r>
      <w:r w:rsidR="00354218" w:rsidRPr="00A145F1">
        <w:rPr>
          <w:bCs w:val="0"/>
          <w:sz w:val="20"/>
          <w:szCs w:val="20"/>
        </w:rPr>
        <w:t xml:space="preserve">inear mixed-effects models with participant included as a random intercept; richness p &lt; 0.001; evenness p &lt; 0.001. No significant effect of time was observed for richness (p = 0.77) or evenness (p = 0.79). </w:t>
      </w:r>
    </w:p>
    <w:p w14:paraId="1FB6FBE6" w14:textId="4D599B77" w:rsidR="00BA6345" w:rsidRDefault="00C06F8C" w:rsidP="00BA6345">
      <w:r w:rsidRPr="00104BF2">
        <w:t xml:space="preserve">In both, 16S AS and metagenomic data, 73.0% and 73.5% of variation, respectively was explained by participant identity (Figure </w:t>
      </w:r>
      <w:r w:rsidR="00A145F1">
        <w:t>5</w:t>
      </w:r>
      <w:r w:rsidRPr="00104BF2">
        <w:t xml:space="preserve">, </w:t>
      </w:r>
      <w:proofErr w:type="spellStart"/>
      <w:r w:rsidRPr="00104BF2">
        <w:t>PERMANOVA</w:t>
      </w:r>
      <w:proofErr w:type="spellEnd"/>
      <w:r w:rsidRPr="00104BF2">
        <w:t xml:space="preserve">, 999 permutations, p = 0.001 for both </w:t>
      </w:r>
      <w:r>
        <w:t>data types</w:t>
      </w:r>
      <w:r w:rsidRPr="00104BF2">
        <w:t xml:space="preserve">). </w:t>
      </w:r>
      <w:r w:rsidR="00BA6345">
        <w:lastRenderedPageBreak/>
        <w:t xml:space="preserve">Comparison of environmental fitting of metadata onto the NMDS ordination based on OTU- or species-level data identified several individual-related variables significantly associated with microbial community structure. The strongest predictor of microbiome composition </w:t>
      </w:r>
      <w:r w:rsidR="00A145F1">
        <w:t>was</w:t>
      </w:r>
      <w:r w:rsidR="00BA6345">
        <w:t xml:space="preserve"> </w:t>
      </w:r>
      <w:commentRangeStart w:id="390"/>
      <w:commentRangeStart w:id="391"/>
      <w:r w:rsidR="00BA6345">
        <w:t>food supplement</w:t>
      </w:r>
      <w:commentRangeEnd w:id="390"/>
      <w:r w:rsidR="00864A17">
        <w:rPr>
          <w:rStyle w:val="CommentReference"/>
          <w:sz w:val="24"/>
          <w:szCs w:val="22"/>
        </w:rPr>
        <w:commentReference w:id="390"/>
      </w:r>
      <w:commentRangeEnd w:id="391"/>
      <w:r w:rsidR="00A145F1">
        <w:rPr>
          <w:rStyle w:val="CommentReference"/>
          <w:sz w:val="24"/>
          <w:szCs w:val="22"/>
        </w:rPr>
        <w:commentReference w:id="391"/>
      </w:r>
      <w:r w:rsidR="00BA6345">
        <w:t>s</w:t>
      </w:r>
      <w:r w:rsidR="00560D8F">
        <w:t xml:space="preserve"> when taken as a group</w:t>
      </w:r>
      <w:ins w:id="392" w:author="Urša Miklavčič [2]" w:date="2026-05-08T13:13:00Z" w16du:dateUtc="2026-05-08T11:13:00Z">
        <w:r w:rsidR="00560D8F">
          <w:t xml:space="preserve"> (vitamins, omega 3</w:t>
        </w:r>
      </w:ins>
      <w:ins w:id="393" w:author="Urša Miklavčič [2]" w:date="2026-05-08T13:14:00Z" w16du:dateUtc="2026-05-08T11:14:00Z">
        <w:r w:rsidR="00560D8F">
          <w:t>, pro- and pre-biotics all together)</w:t>
        </w:r>
      </w:ins>
      <w:r w:rsidR="00BA6345">
        <w:t>, while lower but consistent predictors across both data types were also height, weight, age, stress and consumption of pre- and probiotics (</w:t>
      </w:r>
      <w:r w:rsidR="0025537A">
        <w:t>Annex H</w:t>
      </w:r>
      <w:r w:rsidR="00BA6345">
        <w:t xml:space="preserve">). </w:t>
      </w:r>
      <w:r w:rsidR="00864A17">
        <w:t>S</w:t>
      </w:r>
      <w:r w:rsidR="00BA6345">
        <w:t xml:space="preserve">easonality had no effect on microbiota composition. </w:t>
      </w:r>
    </w:p>
    <w:p w14:paraId="7A4F5CBD" w14:textId="48BCA822" w:rsidR="0096278F" w:rsidRPr="00D93D74" w:rsidRDefault="00C06F8C" w:rsidP="0096278F">
      <w:r w:rsidRPr="00104BF2">
        <w:t xml:space="preserve">Spatial separation in NMDS ordination space was maintained between the two sequencing methods, indicating a robust individual-specific microbiome signatures (Figure </w:t>
      </w:r>
      <w:r w:rsidR="00A145F1">
        <w:t>5</w:t>
      </w:r>
      <w:r w:rsidRPr="00104BF2">
        <w:t xml:space="preserve">, symmetric Procrustes analysis, r = 0.94, 999 permutations, p = 0.001). </w:t>
      </w:r>
    </w:p>
    <w:p w14:paraId="51A5B86B" w14:textId="53654ECC" w:rsidR="0096278F" w:rsidRPr="00D93D74" w:rsidRDefault="0034031C" w:rsidP="0096278F">
      <w:commentRangeStart w:id="394"/>
      <w:commentRangeEnd w:id="394"/>
      <w:r>
        <w:rPr>
          <w:rStyle w:val="CommentReference"/>
          <w:noProof/>
          <w:sz w:val="24"/>
          <w:szCs w:val="22"/>
        </w:rPr>
        <w:commentReference w:id="394"/>
      </w:r>
      <w:r w:rsidR="00345C53">
        <w:rPr>
          <w:noProof/>
        </w:rPr>
        <w:drawing>
          <wp:inline distT="0" distB="0" distL="0" distR="0" wp14:anchorId="6032E9D0" wp14:editId="5AA80FA7">
            <wp:extent cx="5931535" cy="2846705"/>
            <wp:effectExtent l="0" t="0" r="0" b="0"/>
            <wp:docPr id="563882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1535" cy="2846705"/>
                    </a:xfrm>
                    <a:prstGeom prst="rect">
                      <a:avLst/>
                    </a:prstGeom>
                    <a:noFill/>
                    <a:ln>
                      <a:noFill/>
                    </a:ln>
                  </pic:spPr>
                </pic:pic>
              </a:graphicData>
            </a:graphic>
          </wp:inline>
        </w:drawing>
      </w:r>
    </w:p>
    <w:p w14:paraId="1EF6DCE5" w14:textId="7BDC57B5" w:rsidR="0096278F" w:rsidRPr="00A145F1" w:rsidRDefault="0096278F" w:rsidP="0096278F">
      <w:pPr>
        <w:rPr>
          <w:sz w:val="20"/>
          <w:szCs w:val="20"/>
        </w:rPr>
      </w:pPr>
      <w:r w:rsidRPr="00A145F1">
        <w:rPr>
          <w:b/>
          <w:bCs/>
          <w:sz w:val="20"/>
          <w:szCs w:val="20"/>
        </w:rPr>
        <w:t xml:space="preserve">Figure </w:t>
      </w:r>
      <w:r w:rsidR="00A145F1" w:rsidRPr="00A145F1">
        <w:rPr>
          <w:b/>
          <w:bCs/>
          <w:sz w:val="20"/>
          <w:szCs w:val="20"/>
        </w:rPr>
        <w:t>5</w:t>
      </w:r>
      <w:r w:rsidRPr="00A145F1">
        <w:rPr>
          <w:b/>
          <w:bCs/>
          <w:sz w:val="20"/>
          <w:szCs w:val="20"/>
        </w:rPr>
        <w:t xml:space="preserve">. </w:t>
      </w:r>
      <w:r w:rsidR="00C06F8C" w:rsidRPr="00A145F1">
        <w:rPr>
          <w:b/>
          <w:bCs/>
          <w:sz w:val="20"/>
          <w:szCs w:val="20"/>
        </w:rPr>
        <w:t>Beta diversity of untreated stool samples based on 16S amplicon (left) and metagenomic data (right)</w:t>
      </w:r>
      <w:r w:rsidRPr="00A145F1">
        <w:rPr>
          <w:b/>
          <w:bCs/>
          <w:sz w:val="20"/>
          <w:szCs w:val="20"/>
        </w:rPr>
        <w:t>.</w:t>
      </w:r>
      <w:r w:rsidRPr="00A145F1">
        <w:rPr>
          <w:sz w:val="20"/>
          <w:szCs w:val="20"/>
        </w:rPr>
        <w:t xml:space="preserve"> </w:t>
      </w:r>
      <w:r w:rsidR="00C06F8C" w:rsidRPr="00A145F1">
        <w:rPr>
          <w:rFonts w:cs="Times New Roman"/>
          <w:sz w:val="20"/>
          <w:szCs w:val="20"/>
        </w:rPr>
        <w:t>NMDS ordinations based on Bray-Curtis dissimilarity of untreated samples derived from 16S amplicon (OTU-level) and metagenomic (species-level) relative abundances.</w:t>
      </w:r>
      <w:ins w:id="395" w:author="Urša Miklavčič [2]" w:date="2026-04-17T16:05:00Z" w16du:dateUtc="2026-04-17T14:05:00Z">
        <w:r w:rsidR="00BA6345" w:rsidRPr="00A145F1">
          <w:rPr>
            <w:rFonts w:cs="Times New Roman"/>
            <w:sz w:val="20"/>
            <w:szCs w:val="20"/>
          </w:rPr>
          <w:t xml:space="preserve"> </w:t>
        </w:r>
      </w:ins>
      <w:r w:rsidRPr="00A145F1">
        <w:rPr>
          <w:sz w:val="20"/>
          <w:szCs w:val="20"/>
        </w:rPr>
        <w:t xml:space="preserve">Colours indicate participants. </w:t>
      </w:r>
    </w:p>
    <w:p w14:paraId="7B1EDEAA" w14:textId="7E934426" w:rsidR="0096278F" w:rsidRPr="00D93D74" w:rsidRDefault="0096278F" w:rsidP="0096278F">
      <w:r w:rsidRPr="00D93D74">
        <w:t xml:space="preserve">16S AS and metagenomic sequencing produced broadly consistent phylum-level profiles, with </w:t>
      </w:r>
      <w:r w:rsidRPr="00D93D74">
        <w:rPr>
          <w:i/>
          <w:iCs/>
        </w:rPr>
        <w:t>Bacillota</w:t>
      </w:r>
      <w:r w:rsidRPr="00D93D74">
        <w:t xml:space="preserve"> dominating all sample types (Figure </w:t>
      </w:r>
      <w:r w:rsidR="00A145F1">
        <w:t>6</w:t>
      </w:r>
      <w:r w:rsidRPr="00D93D74">
        <w:t xml:space="preserve">). In untreated stool samples, 16S AS data showed a higher relative abundance of </w:t>
      </w:r>
      <w:r w:rsidRPr="00D93D74">
        <w:rPr>
          <w:i/>
          <w:iCs/>
        </w:rPr>
        <w:t>Bacteroidota</w:t>
      </w:r>
      <w:r w:rsidRPr="00D93D74">
        <w:t xml:space="preserve"> and </w:t>
      </w:r>
      <w:r w:rsidRPr="00D93D74">
        <w:rPr>
          <w:i/>
          <w:iCs/>
        </w:rPr>
        <w:t>Actinomycetota</w:t>
      </w:r>
      <w:r w:rsidRPr="00D93D74">
        <w:t xml:space="preserve"> phylum, whereas metagenomic data were more strongly dominated by </w:t>
      </w:r>
      <w:r w:rsidRPr="00D93D74">
        <w:rPr>
          <w:i/>
          <w:iCs/>
        </w:rPr>
        <w:t>Bacillota</w:t>
      </w:r>
      <w:r w:rsidRPr="00D93D74">
        <w:t xml:space="preserve">. In ethanol treated samples, both methods showed an even stronger enrichment of </w:t>
      </w:r>
      <w:r w:rsidRPr="00D93D74">
        <w:rPr>
          <w:i/>
          <w:iCs/>
        </w:rPr>
        <w:t>Bacillota</w:t>
      </w:r>
      <w:r w:rsidRPr="00D93D74">
        <w:t xml:space="preserve"> and a marked depletion of other phyla, consistent with selective retention of ethanol‑resistant taxa</w:t>
      </w:r>
      <w:ins w:id="396" w:author="Urša Miklavčič [2]" w:date="2026-05-11T10:07:00Z" w16du:dateUtc="2026-05-11T08:07:00Z">
        <w:r w:rsidR="00002972">
          <w:t xml:space="preserve"> and sporeformers</w:t>
        </w:r>
      </w:ins>
      <w:r w:rsidRPr="00D93D74">
        <w:t>.</w:t>
      </w:r>
      <w:r w:rsidR="00F80430">
        <w:t xml:space="preserve"> </w:t>
      </w:r>
    </w:p>
    <w:p w14:paraId="6A51165E" w14:textId="51E54108" w:rsidR="0096278F" w:rsidRPr="00A145F1" w:rsidRDefault="00FB6810" w:rsidP="0096278F">
      <w:pPr>
        <w:rPr>
          <w:sz w:val="20"/>
          <w:szCs w:val="20"/>
        </w:rPr>
      </w:pPr>
      <w:r w:rsidRPr="00A145F1">
        <w:rPr>
          <w:noProof/>
          <w:sz w:val="20"/>
          <w:szCs w:val="20"/>
        </w:rPr>
        <w:lastRenderedPageBreak/>
        <w:drawing>
          <wp:inline distT="0" distB="0" distL="0" distR="0" wp14:anchorId="752A1393" wp14:editId="79749DBF">
            <wp:extent cx="5939790" cy="3625850"/>
            <wp:effectExtent l="0" t="0" r="3810" b="0"/>
            <wp:docPr id="11916114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3625850"/>
                    </a:xfrm>
                    <a:prstGeom prst="rect">
                      <a:avLst/>
                    </a:prstGeom>
                    <a:noFill/>
                    <a:ln>
                      <a:noFill/>
                    </a:ln>
                  </pic:spPr>
                </pic:pic>
              </a:graphicData>
            </a:graphic>
          </wp:inline>
        </w:drawing>
      </w:r>
      <w:commentRangeStart w:id="397"/>
      <w:commentRangeEnd w:id="397"/>
      <w:r w:rsidR="0034031C" w:rsidRPr="00A145F1">
        <w:rPr>
          <w:rStyle w:val="CommentReference"/>
          <w:sz w:val="20"/>
          <w:szCs w:val="20"/>
        </w:rPr>
        <w:commentReference w:id="397"/>
      </w:r>
    </w:p>
    <w:p w14:paraId="43D402AB" w14:textId="586969D5" w:rsidR="0096278F" w:rsidDel="00435F59" w:rsidRDefault="0096278F" w:rsidP="00F80430">
      <w:pPr>
        <w:rPr>
          <w:del w:id="398" w:author="Urša Miklavčič [2]" w:date="2026-05-11T09:31:00Z" w16du:dateUtc="2026-05-11T07:31:00Z"/>
          <w:sz w:val="20"/>
          <w:szCs w:val="20"/>
        </w:rPr>
      </w:pPr>
      <w:r w:rsidRPr="00A145F1">
        <w:rPr>
          <w:b/>
          <w:bCs/>
          <w:sz w:val="20"/>
          <w:szCs w:val="20"/>
        </w:rPr>
        <w:t xml:space="preserve">Figure </w:t>
      </w:r>
      <w:r w:rsidR="00A145F1" w:rsidRPr="00A145F1">
        <w:rPr>
          <w:b/>
          <w:bCs/>
          <w:sz w:val="20"/>
          <w:szCs w:val="20"/>
        </w:rPr>
        <w:t>6</w:t>
      </w:r>
      <w:r w:rsidRPr="00A145F1">
        <w:rPr>
          <w:b/>
          <w:bCs/>
          <w:sz w:val="20"/>
          <w:szCs w:val="20"/>
        </w:rPr>
        <w:t xml:space="preserve">. Relative abundance of bacterial phyla across samples for 16S AS and metagenomic </w:t>
      </w:r>
      <w:del w:id="399" w:author="Urša Miklavčič [2]" w:date="2026-04-17T16:12:00Z" w16du:dateUtc="2026-04-17T14:12:00Z">
        <w:r w:rsidRPr="00A145F1" w:rsidDel="00FB6810">
          <w:rPr>
            <w:b/>
            <w:bCs/>
            <w:sz w:val="20"/>
            <w:szCs w:val="20"/>
          </w:rPr>
          <w:delText>sequencing</w:delText>
        </w:r>
      </w:del>
      <w:ins w:id="400" w:author="Urša Miklavčič [2]" w:date="2026-04-17T16:12:00Z" w16du:dateUtc="2026-04-17T14:12:00Z">
        <w:r w:rsidR="00FB6810" w:rsidRPr="00A145F1">
          <w:rPr>
            <w:b/>
            <w:bCs/>
            <w:sz w:val="20"/>
            <w:szCs w:val="20"/>
          </w:rPr>
          <w:t>data</w:t>
        </w:r>
      </w:ins>
      <w:ins w:id="401" w:author="Maja Rupnik" w:date="2026-05-06T12:06:00Z" w16du:dateUtc="2026-05-06T10:06:00Z">
        <w:r w:rsidR="00B9559F" w:rsidRPr="00A145F1">
          <w:rPr>
            <w:b/>
            <w:bCs/>
            <w:sz w:val="20"/>
            <w:szCs w:val="20"/>
          </w:rPr>
          <w:t xml:space="preserve"> in </w:t>
        </w:r>
        <w:del w:id="402" w:author="Urša Miklavčič [2]" w:date="2026-05-11T10:07:00Z" w16du:dateUtc="2026-05-11T08:07:00Z">
          <w:r w:rsidR="00B9559F" w:rsidRPr="00A145F1" w:rsidDel="00002972">
            <w:rPr>
              <w:b/>
              <w:bCs/>
              <w:sz w:val="20"/>
              <w:szCs w:val="20"/>
            </w:rPr>
            <w:delText>t</w:delText>
          </w:r>
        </w:del>
      </w:ins>
      <w:ins w:id="403" w:author="Urša Miklavčič [2]" w:date="2026-05-11T10:07:00Z" w16du:dateUtc="2026-05-11T08:07:00Z">
        <w:r w:rsidR="00002972">
          <w:rPr>
            <w:b/>
            <w:bCs/>
            <w:sz w:val="20"/>
            <w:szCs w:val="20"/>
          </w:rPr>
          <w:t>unt</w:t>
        </w:r>
      </w:ins>
      <w:ins w:id="404" w:author="Maja Rupnik" w:date="2026-05-06T12:06:00Z" w16du:dateUtc="2026-05-06T10:06:00Z">
        <w:r w:rsidR="00B9559F" w:rsidRPr="00A145F1">
          <w:rPr>
            <w:b/>
            <w:bCs/>
            <w:sz w:val="20"/>
            <w:szCs w:val="20"/>
          </w:rPr>
          <w:t xml:space="preserve">reated and </w:t>
        </w:r>
      </w:ins>
      <w:ins w:id="405" w:author="Urša Miklavčič [2]" w:date="2026-05-11T10:07:00Z" w16du:dateUtc="2026-05-11T08:07:00Z">
        <w:r w:rsidR="00002972">
          <w:rPr>
            <w:b/>
            <w:bCs/>
            <w:sz w:val="20"/>
            <w:szCs w:val="20"/>
          </w:rPr>
          <w:t xml:space="preserve">ethanol </w:t>
        </w:r>
      </w:ins>
      <w:ins w:id="406" w:author="Maja Rupnik" w:date="2026-05-06T12:06:00Z" w16du:dateUtc="2026-05-06T10:06:00Z">
        <w:del w:id="407" w:author="Urša Miklavčič [2]" w:date="2026-05-11T10:07:00Z" w16du:dateUtc="2026-05-11T08:07:00Z">
          <w:r w:rsidR="00B9559F" w:rsidRPr="00A145F1" w:rsidDel="00002972">
            <w:rPr>
              <w:b/>
              <w:bCs/>
              <w:sz w:val="20"/>
              <w:szCs w:val="20"/>
            </w:rPr>
            <w:delText>un</w:delText>
          </w:r>
        </w:del>
        <w:r w:rsidR="00B9559F" w:rsidRPr="00A145F1">
          <w:rPr>
            <w:b/>
            <w:bCs/>
            <w:sz w:val="20"/>
            <w:szCs w:val="20"/>
          </w:rPr>
          <w:t>treated samples</w:t>
        </w:r>
      </w:ins>
      <w:r w:rsidRPr="00A145F1">
        <w:rPr>
          <w:b/>
          <w:bCs/>
          <w:sz w:val="20"/>
          <w:szCs w:val="20"/>
        </w:rPr>
        <w:t>.</w:t>
      </w:r>
      <w:r w:rsidRPr="00A145F1">
        <w:rPr>
          <w:sz w:val="20"/>
          <w:szCs w:val="20"/>
        </w:rPr>
        <w:t xml:space="preserve"> </w:t>
      </w:r>
    </w:p>
    <w:p w14:paraId="15882DBB" w14:textId="77777777" w:rsidR="008444DF" w:rsidRDefault="008444DF" w:rsidP="00F80430">
      <w:pPr>
        <w:rPr>
          <w:szCs w:val="24"/>
        </w:rPr>
      </w:pPr>
    </w:p>
    <w:p w14:paraId="19A929EF" w14:textId="77777777" w:rsidR="008444DF" w:rsidRPr="008444DF" w:rsidDel="009D50E2" w:rsidRDefault="008444DF" w:rsidP="00A145F1">
      <w:pPr>
        <w:rPr>
          <w:del w:id="408" w:author="Urša Miklavčič [2]" w:date="2026-05-08T13:57:00Z" w16du:dateUtc="2026-05-08T11:57:00Z"/>
          <w:szCs w:val="24"/>
        </w:rPr>
      </w:pPr>
    </w:p>
    <w:p w14:paraId="44CB29BA" w14:textId="0A2A6A98" w:rsidR="0054400D" w:rsidRPr="00002972" w:rsidDel="00F80430" w:rsidRDefault="00F80430" w:rsidP="008444DF">
      <w:pPr>
        <w:rPr>
          <w:del w:id="409" w:author="Urša Miklavčič [2]" w:date="2026-05-09T11:47:00Z" w16du:dateUtc="2026-05-09T09:47:00Z"/>
          <w:rFonts w:cs="Times New Roman"/>
          <w:i/>
          <w:iCs/>
          <w:rPrChange w:id="410" w:author="Urša Miklavčič [2]" w:date="2026-05-11T10:08:00Z" w16du:dateUtc="2026-05-11T08:08:00Z">
            <w:rPr>
              <w:del w:id="411" w:author="Urša Miklavčič [2]" w:date="2026-05-09T11:47:00Z" w16du:dateUtc="2026-05-09T09:47:00Z"/>
              <w:rFonts w:cs="Times New Roman"/>
              <w:i/>
              <w:iCs/>
              <w:u w:val="single"/>
            </w:rPr>
          </w:rPrChange>
        </w:rPr>
      </w:pPr>
      <w:ins w:id="412" w:author="Urša Miklavčič [2]" w:date="2026-05-09T11:40:00Z" w16du:dateUtc="2026-05-09T09:40:00Z">
        <w:r>
          <w:rPr>
            <w:rFonts w:cs="Times New Roman"/>
          </w:rPr>
          <w:t xml:space="preserve">At lower taxonomical levels the comparison is made </w:t>
        </w:r>
      </w:ins>
      <w:ins w:id="413" w:author="Urša Miklavčič [2]" w:date="2026-05-09T11:41:00Z" w16du:dateUtc="2026-05-09T09:41:00Z">
        <w:r>
          <w:rPr>
            <w:rFonts w:cs="Times New Roman"/>
          </w:rPr>
          <w:t xml:space="preserve">more complicated due to </w:t>
        </w:r>
        <w:proofErr w:type="spellStart"/>
        <w:r>
          <w:rPr>
            <w:rFonts w:cs="Times New Roman"/>
          </w:rPr>
          <w:t>MetaPhlAn</w:t>
        </w:r>
        <w:proofErr w:type="spellEnd"/>
        <w:r>
          <w:rPr>
            <w:rFonts w:cs="Times New Roman"/>
          </w:rPr>
          <w:t xml:space="preserve"> naming </w:t>
        </w:r>
      </w:ins>
      <w:ins w:id="414" w:author="Urša Miklavčič [2]" w:date="2026-05-11T10:07:00Z" w16du:dateUtc="2026-05-11T08:07:00Z">
        <w:r w:rsidR="00002972">
          <w:rPr>
            <w:rFonts w:cs="Times New Roman"/>
          </w:rPr>
          <w:t xml:space="preserve">of </w:t>
        </w:r>
      </w:ins>
      <w:ins w:id="415" w:author="Urša Miklavčič [2]" w:date="2026-05-09T11:42:00Z" w16du:dateUtc="2026-05-09T09:42:00Z">
        <w:r>
          <w:rPr>
            <w:rFonts w:cs="Times New Roman"/>
          </w:rPr>
          <w:t xml:space="preserve">genera, which are not in line with generally accepted nomenclature. </w:t>
        </w:r>
      </w:ins>
      <w:ins w:id="416" w:author="Urša Miklavčič [2]" w:date="2026-05-09T11:43:00Z" w16du:dateUtc="2026-05-09T09:43:00Z">
        <w:r>
          <w:rPr>
            <w:rFonts w:cs="Times New Roman"/>
          </w:rPr>
          <w:t>In metagenomic data in untreated samples we see that the top ten genera</w:t>
        </w:r>
      </w:ins>
      <w:ins w:id="417" w:author="Urša Miklavčič [2]" w:date="2026-05-09T11:47:00Z" w16du:dateUtc="2026-05-09T09:47:00Z">
        <w:r>
          <w:rPr>
            <w:rFonts w:cs="Times New Roman"/>
          </w:rPr>
          <w:t xml:space="preserve"> (from most abundant to least)</w:t>
        </w:r>
      </w:ins>
      <w:ins w:id="418" w:author="Urša Miklavčič [2]" w:date="2026-05-09T11:43:00Z" w16du:dateUtc="2026-05-09T09:43:00Z">
        <w:r>
          <w:rPr>
            <w:rFonts w:cs="Times New Roman"/>
          </w:rPr>
          <w:t xml:space="preserve"> are </w:t>
        </w:r>
      </w:ins>
      <w:proofErr w:type="spellStart"/>
      <w:ins w:id="419" w:author="Urša Miklavčič [2]" w:date="2026-05-09T11:47:00Z" w16du:dateUtc="2026-05-09T09:47:00Z">
        <w:r w:rsidRPr="00F80430">
          <w:rPr>
            <w:rFonts w:cs="Times New Roman"/>
            <w:i/>
            <w:iCs/>
          </w:rPr>
          <w:t>Faecalibacterium</w:t>
        </w:r>
      </w:ins>
      <w:proofErr w:type="spellEnd"/>
      <w:ins w:id="420" w:author="Urša Miklavčič [2]" w:date="2026-05-09T11:43:00Z" w16du:dateUtc="2026-05-09T09:43:00Z">
        <w:r>
          <w:rPr>
            <w:rFonts w:cs="Times New Roman"/>
            <w:i/>
            <w:iCs/>
          </w:rPr>
          <w:t xml:space="preserve">, </w:t>
        </w:r>
        <w:proofErr w:type="spellStart"/>
        <w:r>
          <w:rPr>
            <w:rFonts w:cs="Times New Roman"/>
            <w:i/>
            <w:iCs/>
          </w:rPr>
          <w:t>Alistipes</w:t>
        </w:r>
        <w:proofErr w:type="spellEnd"/>
        <w:r>
          <w:rPr>
            <w:rFonts w:cs="Times New Roman"/>
            <w:i/>
            <w:iCs/>
          </w:rPr>
          <w:t xml:space="preserve">, Bacteroides, </w:t>
        </w:r>
        <w:proofErr w:type="spellStart"/>
        <w:r>
          <w:rPr>
            <w:rFonts w:cs="Times New Roman"/>
            <w:i/>
            <w:iCs/>
          </w:rPr>
          <w:t>Oscillibacter</w:t>
        </w:r>
        <w:proofErr w:type="spellEnd"/>
        <w:r>
          <w:rPr>
            <w:rFonts w:cs="Times New Roman"/>
            <w:i/>
            <w:iCs/>
          </w:rPr>
          <w:t xml:space="preserve">, </w:t>
        </w:r>
        <w:r>
          <w:rPr>
            <w:rFonts w:cs="Times New Roman"/>
          </w:rPr>
          <w:t xml:space="preserve">two genera from phylum </w:t>
        </w:r>
        <w:r>
          <w:rPr>
            <w:rFonts w:cs="Times New Roman"/>
            <w:i/>
            <w:iCs/>
          </w:rPr>
          <w:t>Bacillota</w:t>
        </w:r>
        <w:r>
          <w:rPr>
            <w:rFonts w:cs="Times New Roman"/>
          </w:rPr>
          <w:t xml:space="preserve">, </w:t>
        </w:r>
        <w:r w:rsidRPr="00F80430">
          <w:rPr>
            <w:rFonts w:cs="Times New Roman"/>
            <w:i/>
            <w:iCs/>
          </w:rPr>
          <w:t>Bif</w:t>
        </w:r>
      </w:ins>
      <w:ins w:id="421" w:author="Urša Miklavčič [2]" w:date="2026-05-09T11:44:00Z" w16du:dateUtc="2026-05-09T09:44:00Z">
        <w:r w:rsidRPr="00F80430">
          <w:rPr>
            <w:rFonts w:cs="Times New Roman"/>
            <w:i/>
            <w:iCs/>
          </w:rPr>
          <w:t>idobacterium</w:t>
        </w:r>
        <w:r>
          <w:rPr>
            <w:rFonts w:cs="Times New Roman"/>
          </w:rPr>
          <w:t xml:space="preserve">, </w:t>
        </w:r>
        <w:proofErr w:type="spellStart"/>
        <w:r w:rsidRPr="00F80430">
          <w:rPr>
            <w:rFonts w:cs="Times New Roman"/>
            <w:i/>
            <w:iCs/>
          </w:rPr>
          <w:t>Wujia</w:t>
        </w:r>
        <w:proofErr w:type="spellEnd"/>
        <w:r>
          <w:rPr>
            <w:rFonts w:cs="Times New Roman"/>
          </w:rPr>
          <w:t xml:space="preserve"> and another two genera from </w:t>
        </w:r>
        <w:r>
          <w:rPr>
            <w:rFonts w:cs="Times New Roman"/>
            <w:i/>
            <w:iCs/>
          </w:rPr>
          <w:t>Bacillota.</w:t>
        </w:r>
        <w:r>
          <w:rPr>
            <w:rFonts w:cs="Times New Roman"/>
          </w:rPr>
          <w:t xml:space="preserve"> While in 16S AS data the top ten most abundant genera are </w:t>
        </w:r>
        <w:r>
          <w:rPr>
            <w:rFonts w:cs="Times New Roman"/>
            <w:i/>
            <w:iCs/>
          </w:rPr>
          <w:t>Bacteroides</w:t>
        </w:r>
        <w:r w:rsidRPr="00002972">
          <w:rPr>
            <w:rFonts w:cs="Times New Roman"/>
            <w:i/>
            <w:iCs/>
          </w:rPr>
          <w:t>,</w:t>
        </w:r>
      </w:ins>
      <w:ins w:id="422" w:author="Urša Miklavčič [2]" w:date="2026-05-09T11:45:00Z" w16du:dateUtc="2026-05-09T09:45:00Z">
        <w:r w:rsidRPr="00002972">
          <w:rPr>
            <w:rFonts w:cs="Times New Roman"/>
            <w:i/>
            <w:iCs/>
            <w:rPrChange w:id="423" w:author="Urša Miklavčič [2]" w:date="2026-05-11T10:08:00Z" w16du:dateUtc="2026-05-11T08:08:00Z">
              <w:rPr>
                <w:rFonts w:cs="Times New Roman"/>
                <w:i/>
                <w:iCs/>
                <w:u w:val="single"/>
              </w:rPr>
            </w:rPrChange>
          </w:rPr>
          <w:t xml:space="preserve"> </w:t>
        </w:r>
        <w:proofErr w:type="spellStart"/>
        <w:r w:rsidRPr="00002972">
          <w:rPr>
            <w:rFonts w:cs="Times New Roman"/>
            <w:i/>
            <w:iCs/>
            <w:rPrChange w:id="424" w:author="Urša Miklavčič [2]" w:date="2026-05-11T10:08:00Z" w16du:dateUtc="2026-05-11T08:08:00Z">
              <w:rPr>
                <w:rFonts w:cs="Times New Roman"/>
                <w:i/>
                <w:iCs/>
                <w:u w:val="single"/>
              </w:rPr>
            </w:rPrChange>
          </w:rPr>
          <w:t>Lachnospiraceae</w:t>
        </w:r>
        <w:proofErr w:type="spellEnd"/>
        <w:r w:rsidRPr="00002972">
          <w:rPr>
            <w:rFonts w:cs="Times New Roman"/>
            <w:i/>
            <w:iCs/>
            <w:rPrChange w:id="425" w:author="Urša Miklavčič [2]" w:date="2026-05-11T10:08:00Z" w16du:dateUtc="2026-05-11T08:08:00Z">
              <w:rPr>
                <w:rFonts w:cs="Times New Roman"/>
                <w:i/>
                <w:iCs/>
                <w:u w:val="single"/>
              </w:rPr>
            </w:rPrChange>
          </w:rPr>
          <w:t xml:space="preserve">, </w:t>
        </w:r>
      </w:ins>
      <w:proofErr w:type="spellStart"/>
      <w:ins w:id="426" w:author="Urša Miklavčič [2]" w:date="2026-05-09T11:46:00Z" w16du:dateUtc="2026-05-09T09:46:00Z">
        <w:r w:rsidRPr="00002972">
          <w:rPr>
            <w:rFonts w:cs="Times New Roman"/>
            <w:i/>
            <w:iCs/>
            <w:rPrChange w:id="427" w:author="Urša Miklavčič [2]" w:date="2026-05-11T10:08:00Z" w16du:dateUtc="2026-05-11T08:08:00Z">
              <w:rPr>
                <w:rFonts w:cs="Times New Roman"/>
                <w:i/>
                <w:iCs/>
                <w:u w:val="single"/>
              </w:rPr>
            </w:rPrChange>
          </w:rPr>
          <w:t>C</w:t>
        </w:r>
      </w:ins>
      <w:ins w:id="428" w:author="Urša Miklavčič [2]" w:date="2026-05-09T11:45:00Z" w16du:dateUtc="2026-05-09T09:45:00Z">
        <w:r w:rsidRPr="00002972">
          <w:rPr>
            <w:rFonts w:cs="Times New Roman"/>
            <w:i/>
            <w:iCs/>
            <w:rPrChange w:id="429" w:author="Urša Miklavčič [2]" w:date="2026-05-11T10:08:00Z" w16du:dateUtc="2026-05-11T08:08:00Z">
              <w:rPr>
                <w:rFonts w:cs="Times New Roman"/>
                <w:i/>
                <w:iCs/>
                <w:u w:val="single"/>
              </w:rPr>
            </w:rPrChange>
          </w:rPr>
          <w:t>ollinsela</w:t>
        </w:r>
        <w:proofErr w:type="spellEnd"/>
        <w:r w:rsidRPr="00002972">
          <w:rPr>
            <w:rFonts w:cs="Times New Roman"/>
            <w:i/>
            <w:iCs/>
            <w:rPrChange w:id="430" w:author="Urša Miklavčič [2]" w:date="2026-05-11T10:08:00Z" w16du:dateUtc="2026-05-11T08:08:00Z">
              <w:rPr>
                <w:rFonts w:cs="Times New Roman"/>
                <w:i/>
                <w:iCs/>
                <w:u w:val="single"/>
              </w:rPr>
            </w:rPrChange>
          </w:rPr>
          <w:t xml:space="preserve">, </w:t>
        </w:r>
      </w:ins>
      <w:ins w:id="431" w:author="Urša Miklavčič [2]" w:date="2026-05-11T10:08:00Z" w16du:dateUtc="2026-05-11T08:08:00Z">
        <w:r w:rsidR="00002972" w:rsidRPr="00002972">
          <w:rPr>
            <w:rFonts w:cs="Times New Roman"/>
          </w:rPr>
          <w:t>unclassified</w:t>
        </w:r>
      </w:ins>
      <w:ins w:id="432" w:author="Urša Miklavčič [2]" w:date="2026-05-09T11:45:00Z" w16du:dateUtc="2026-05-09T09:45:00Z">
        <w:r w:rsidRPr="00002972">
          <w:rPr>
            <w:rFonts w:cs="Times New Roman"/>
            <w:i/>
            <w:iCs/>
            <w:rPrChange w:id="433" w:author="Urša Miklavčič [2]" w:date="2026-05-11T10:08:00Z" w16du:dateUtc="2026-05-11T08:08:00Z">
              <w:rPr>
                <w:rFonts w:cs="Times New Roman"/>
                <w:i/>
                <w:iCs/>
                <w:u w:val="single"/>
              </w:rPr>
            </w:rPrChange>
          </w:rPr>
          <w:t xml:space="preserve"> </w:t>
        </w:r>
        <w:proofErr w:type="spellStart"/>
        <w:r w:rsidRPr="00002972">
          <w:rPr>
            <w:rFonts w:cs="Times New Roman"/>
            <w:i/>
            <w:iCs/>
            <w:rPrChange w:id="434" w:author="Urša Miklavčič [2]" w:date="2026-05-11T10:08:00Z" w16du:dateUtc="2026-05-11T08:08:00Z">
              <w:rPr>
                <w:rFonts w:cs="Times New Roman"/>
                <w:i/>
                <w:iCs/>
                <w:u w:val="single"/>
              </w:rPr>
            </w:rPrChange>
          </w:rPr>
          <w:t>Ruminococcaceae</w:t>
        </w:r>
        <w:proofErr w:type="spellEnd"/>
        <w:r w:rsidRPr="00002972">
          <w:rPr>
            <w:rFonts w:cs="Times New Roman"/>
            <w:i/>
            <w:iCs/>
            <w:rPrChange w:id="435" w:author="Urša Miklavčič [2]" w:date="2026-05-11T10:08:00Z" w16du:dateUtc="2026-05-11T08:08:00Z">
              <w:rPr>
                <w:rFonts w:cs="Times New Roman"/>
                <w:i/>
                <w:iCs/>
                <w:u w:val="single"/>
              </w:rPr>
            </w:rPrChange>
          </w:rPr>
          <w:t xml:space="preserve">, </w:t>
        </w:r>
        <w:proofErr w:type="spellStart"/>
        <w:r w:rsidRPr="00002972">
          <w:rPr>
            <w:rFonts w:cs="Times New Roman"/>
            <w:i/>
            <w:iCs/>
            <w:rPrChange w:id="436" w:author="Urša Miklavčič [2]" w:date="2026-05-11T10:08:00Z" w16du:dateUtc="2026-05-11T08:08:00Z">
              <w:rPr>
                <w:rFonts w:cs="Times New Roman"/>
                <w:i/>
                <w:iCs/>
                <w:u w:val="single"/>
              </w:rPr>
            </w:rPrChange>
          </w:rPr>
          <w:t>Prevotella</w:t>
        </w:r>
        <w:proofErr w:type="spellEnd"/>
        <w:r w:rsidRPr="00002972">
          <w:rPr>
            <w:rFonts w:cs="Times New Roman"/>
            <w:i/>
            <w:iCs/>
            <w:rPrChange w:id="437" w:author="Urša Miklavčič [2]" w:date="2026-05-11T10:08:00Z" w16du:dateUtc="2026-05-11T08:08:00Z">
              <w:rPr>
                <w:rFonts w:cs="Times New Roman"/>
                <w:i/>
                <w:iCs/>
                <w:u w:val="single"/>
              </w:rPr>
            </w:rPrChange>
          </w:rPr>
          <w:t xml:space="preserve">, </w:t>
        </w:r>
        <w:proofErr w:type="spellStart"/>
        <w:r w:rsidRPr="00002972">
          <w:rPr>
            <w:rFonts w:cs="Times New Roman"/>
            <w:i/>
            <w:iCs/>
            <w:rPrChange w:id="438" w:author="Urša Miklavčič [2]" w:date="2026-05-11T10:08:00Z" w16du:dateUtc="2026-05-11T08:08:00Z">
              <w:rPr>
                <w:rFonts w:cs="Times New Roman"/>
                <w:i/>
                <w:iCs/>
                <w:u w:val="single"/>
              </w:rPr>
            </w:rPrChange>
          </w:rPr>
          <w:t>Ruminococcus</w:t>
        </w:r>
        <w:proofErr w:type="spellEnd"/>
        <w:r w:rsidRPr="00002972">
          <w:rPr>
            <w:rFonts w:cs="Times New Roman"/>
            <w:i/>
            <w:iCs/>
            <w:rPrChange w:id="439" w:author="Urša Miklavčič [2]" w:date="2026-05-11T10:08:00Z" w16du:dateUtc="2026-05-11T08:08:00Z">
              <w:rPr>
                <w:rFonts w:cs="Times New Roman"/>
                <w:i/>
                <w:iCs/>
                <w:u w:val="single"/>
              </w:rPr>
            </w:rPrChange>
          </w:rPr>
          <w:t xml:space="preserve">, </w:t>
        </w:r>
        <w:proofErr w:type="spellStart"/>
        <w:r w:rsidRPr="00002972">
          <w:rPr>
            <w:rFonts w:cs="Times New Roman"/>
            <w:i/>
            <w:iCs/>
            <w:rPrChange w:id="440" w:author="Urša Miklavčič [2]" w:date="2026-05-11T10:08:00Z" w16du:dateUtc="2026-05-11T08:08:00Z">
              <w:rPr>
                <w:rFonts w:cs="Times New Roman"/>
                <w:i/>
                <w:iCs/>
                <w:u w:val="single"/>
              </w:rPr>
            </w:rPrChange>
          </w:rPr>
          <w:t>Dialis</w:t>
        </w:r>
      </w:ins>
      <w:ins w:id="441" w:author="Urša Miklavčič [2]" w:date="2026-05-09T11:46:00Z" w16du:dateUtc="2026-05-09T09:46:00Z">
        <w:r w:rsidRPr="00002972">
          <w:rPr>
            <w:rFonts w:cs="Times New Roman"/>
            <w:i/>
            <w:iCs/>
            <w:rPrChange w:id="442" w:author="Urša Miklavčič [2]" w:date="2026-05-11T10:08:00Z" w16du:dateUtc="2026-05-11T08:08:00Z">
              <w:rPr>
                <w:rFonts w:cs="Times New Roman"/>
                <w:i/>
                <w:iCs/>
                <w:u w:val="single"/>
              </w:rPr>
            </w:rPrChange>
          </w:rPr>
          <w:t>ter</w:t>
        </w:r>
        <w:proofErr w:type="spellEnd"/>
        <w:r w:rsidRPr="00002972">
          <w:rPr>
            <w:rFonts w:cs="Times New Roman"/>
            <w:i/>
            <w:iCs/>
            <w:rPrChange w:id="443" w:author="Urša Miklavčič [2]" w:date="2026-05-11T10:08:00Z" w16du:dateUtc="2026-05-11T08:08:00Z">
              <w:rPr>
                <w:rFonts w:cs="Times New Roman"/>
                <w:i/>
                <w:iCs/>
                <w:u w:val="single"/>
              </w:rPr>
            </w:rPrChange>
          </w:rPr>
          <w:t xml:space="preserve">, </w:t>
        </w:r>
        <w:proofErr w:type="spellStart"/>
        <w:r w:rsidRPr="00002972">
          <w:rPr>
            <w:rFonts w:cs="Times New Roman"/>
            <w:i/>
            <w:iCs/>
            <w:rPrChange w:id="444" w:author="Urša Miklavčič [2]" w:date="2026-05-11T10:08:00Z" w16du:dateUtc="2026-05-11T08:08:00Z">
              <w:rPr>
                <w:rFonts w:cs="Times New Roman"/>
                <w:i/>
                <w:iCs/>
                <w:u w:val="single"/>
              </w:rPr>
            </w:rPrChange>
          </w:rPr>
          <w:t>Erysipelotrichaceae</w:t>
        </w:r>
        <w:proofErr w:type="spellEnd"/>
        <w:r w:rsidRPr="00002972">
          <w:rPr>
            <w:rFonts w:cs="Times New Roman"/>
            <w:i/>
            <w:iCs/>
            <w:rPrChange w:id="445" w:author="Urša Miklavčič [2]" w:date="2026-05-11T10:08:00Z" w16du:dateUtc="2026-05-11T08:08:00Z">
              <w:rPr>
                <w:rFonts w:cs="Times New Roman"/>
                <w:i/>
                <w:iCs/>
                <w:u w:val="single"/>
              </w:rPr>
            </w:rPrChange>
          </w:rPr>
          <w:t xml:space="preserve"> </w:t>
        </w:r>
        <w:r w:rsidRPr="00002972">
          <w:rPr>
            <w:rFonts w:cs="Times New Roman"/>
            <w:rPrChange w:id="446" w:author="Urša Miklavčič [2]" w:date="2026-05-11T10:08:00Z" w16du:dateUtc="2026-05-11T08:08:00Z">
              <w:rPr>
                <w:rFonts w:cs="Times New Roman"/>
                <w:u w:val="single"/>
              </w:rPr>
            </w:rPrChange>
          </w:rPr>
          <w:t>incerta sedis</w:t>
        </w:r>
        <w:r w:rsidRPr="00002972">
          <w:rPr>
            <w:rFonts w:cs="Times New Roman"/>
            <w:i/>
            <w:iCs/>
            <w:rPrChange w:id="447" w:author="Urša Miklavčič [2]" w:date="2026-05-11T10:08:00Z" w16du:dateUtc="2026-05-11T08:08:00Z">
              <w:rPr>
                <w:rFonts w:cs="Times New Roman"/>
                <w:i/>
                <w:iCs/>
                <w:u w:val="single"/>
              </w:rPr>
            </w:rPrChange>
          </w:rPr>
          <w:t xml:space="preserve">, </w:t>
        </w:r>
        <w:proofErr w:type="spellStart"/>
        <w:r w:rsidRPr="00002972">
          <w:rPr>
            <w:rFonts w:cs="Times New Roman"/>
            <w:i/>
            <w:iCs/>
            <w:rPrChange w:id="448" w:author="Urša Miklavčič [2]" w:date="2026-05-11T10:08:00Z" w16du:dateUtc="2026-05-11T08:08:00Z">
              <w:rPr>
                <w:rFonts w:cs="Times New Roman"/>
                <w:i/>
                <w:iCs/>
                <w:u w:val="single"/>
              </w:rPr>
            </w:rPrChange>
          </w:rPr>
          <w:t>Coprococcus</w:t>
        </w:r>
        <w:proofErr w:type="spellEnd"/>
        <w:r w:rsidRPr="00002972">
          <w:rPr>
            <w:rFonts w:cs="Times New Roman"/>
            <w:i/>
            <w:iCs/>
            <w:rPrChange w:id="449" w:author="Urša Miklavčič [2]" w:date="2026-05-11T10:08:00Z" w16du:dateUtc="2026-05-11T08:08:00Z">
              <w:rPr>
                <w:rFonts w:cs="Times New Roman"/>
                <w:i/>
                <w:iCs/>
                <w:u w:val="single"/>
              </w:rPr>
            </w:rPrChange>
          </w:rPr>
          <w:t xml:space="preserve"> </w:t>
        </w:r>
        <w:r w:rsidRPr="00002972">
          <w:rPr>
            <w:rFonts w:cs="Times New Roman"/>
            <w:rPrChange w:id="450" w:author="Urša Miklavčič [2]" w:date="2026-05-11T10:08:00Z" w16du:dateUtc="2026-05-11T08:08:00Z">
              <w:rPr>
                <w:rFonts w:cs="Times New Roman"/>
                <w:u w:val="single"/>
              </w:rPr>
            </w:rPrChange>
          </w:rPr>
          <w:t>and</w:t>
        </w:r>
        <w:r w:rsidRPr="00002972">
          <w:rPr>
            <w:rFonts w:cs="Times New Roman"/>
            <w:i/>
            <w:iCs/>
            <w:rPrChange w:id="451" w:author="Urša Miklavčič [2]" w:date="2026-05-11T10:08:00Z" w16du:dateUtc="2026-05-11T08:08:00Z">
              <w:rPr>
                <w:rFonts w:cs="Times New Roman"/>
                <w:i/>
                <w:iCs/>
                <w:u w:val="single"/>
              </w:rPr>
            </w:rPrChange>
          </w:rPr>
          <w:t xml:space="preserve"> </w:t>
        </w:r>
        <w:proofErr w:type="spellStart"/>
        <w:r w:rsidRPr="00002972">
          <w:rPr>
            <w:rFonts w:cs="Times New Roman"/>
            <w:i/>
            <w:iCs/>
            <w:rPrChange w:id="452" w:author="Urša Miklavčič [2]" w:date="2026-05-11T10:08:00Z" w16du:dateUtc="2026-05-11T08:08:00Z">
              <w:rPr>
                <w:rFonts w:cs="Times New Roman"/>
                <w:i/>
                <w:iCs/>
                <w:u w:val="single"/>
              </w:rPr>
            </w:rPrChange>
          </w:rPr>
          <w:t>Clostridioides</w:t>
        </w:r>
        <w:proofErr w:type="spellEnd"/>
        <w:r w:rsidRPr="00002972">
          <w:rPr>
            <w:rFonts w:cs="Times New Roman"/>
            <w:i/>
            <w:iCs/>
            <w:rPrChange w:id="453" w:author="Urša Miklavčič [2]" w:date="2026-05-11T10:08:00Z" w16du:dateUtc="2026-05-11T08:08:00Z">
              <w:rPr>
                <w:rFonts w:cs="Times New Roman"/>
                <w:i/>
                <w:iCs/>
                <w:u w:val="single"/>
              </w:rPr>
            </w:rPrChange>
          </w:rPr>
          <w:t>.</w:t>
        </w:r>
      </w:ins>
      <w:ins w:id="454" w:author="Maja Rupnik" w:date="2026-05-06T14:17:00Z" w16du:dateUtc="2026-05-06T12:17:00Z">
        <w:del w:id="455" w:author="Urša Miklavčič [2]" w:date="2026-05-09T11:47:00Z" w16du:dateUtc="2026-05-09T09:47:00Z">
          <w:r w:rsidR="002F117F" w:rsidRPr="00002972" w:rsidDel="00F80430">
            <w:rPr>
              <w:rFonts w:cs="Times New Roman"/>
            </w:rPr>
            <w:delText>Kateri rodovi so prevladovali????</w:delText>
          </w:r>
        </w:del>
      </w:ins>
      <w:ins w:id="456" w:author="Maja Rupnik" w:date="2026-05-06T14:18:00Z" w16du:dateUtc="2026-05-06T12:18:00Z">
        <w:del w:id="457" w:author="Urša Miklavčič [2]" w:date="2026-05-09T11:47:00Z" w16du:dateUtc="2026-05-09T09:47:00Z">
          <w:r w:rsidR="002F117F" w:rsidRPr="00002972" w:rsidDel="00F80430">
            <w:rPr>
              <w:rFonts w:cs="Times New Roman"/>
            </w:rPr>
            <w:delText xml:space="preserve"> Se tvoji podatki ujemajo tudi v rodovih? Nivo debel ni ravno poveden pri zdravi populaciji</w:delText>
          </w:r>
        </w:del>
      </w:ins>
    </w:p>
    <w:p w14:paraId="5A7795A7" w14:textId="77777777" w:rsidR="002F117F" w:rsidRPr="00002972" w:rsidDel="009D50E2" w:rsidRDefault="002F117F" w:rsidP="008444DF">
      <w:pPr>
        <w:rPr>
          <w:del w:id="458" w:author="Urša Miklavčič [2]" w:date="2026-05-08T13:57:00Z" w16du:dateUtc="2026-05-08T11:57:00Z"/>
        </w:rPr>
      </w:pPr>
    </w:p>
    <w:p w14:paraId="1CD040B5" w14:textId="504FB9DE" w:rsidR="0054400D" w:rsidRPr="00002972" w:rsidDel="009D50E2" w:rsidRDefault="005E294F" w:rsidP="008444DF">
      <w:pPr>
        <w:pStyle w:val="Heading3"/>
        <w:numPr>
          <w:ilvl w:val="2"/>
          <w:numId w:val="6"/>
        </w:numPr>
        <w:ind w:left="0"/>
        <w:rPr>
          <w:del w:id="459" w:author="Urša Miklavčič [2]" w:date="2026-05-08T13:57:00Z" w16du:dateUtc="2026-05-08T11:57:00Z"/>
        </w:rPr>
      </w:pPr>
      <w:bookmarkStart w:id="460" w:name="_Toc216099748"/>
      <w:bookmarkStart w:id="461" w:name="_Toc220932871"/>
      <w:bookmarkStart w:id="462" w:name="_Toc229225121"/>
      <w:commentRangeStart w:id="463"/>
      <w:commentRangeStart w:id="464"/>
      <w:del w:id="465" w:author="Urša Miklavčič [2]" w:date="2026-05-08T13:57:00Z" w16du:dateUtc="2026-05-08T11:57:00Z">
        <w:r w:rsidRPr="00002972" w:rsidDel="009D50E2">
          <w:delText xml:space="preserve">Composition, abundance and diversity of </w:delText>
        </w:r>
      </w:del>
      <w:commentRangeStart w:id="466"/>
      <w:del w:id="467" w:author="Urša Miklavčič [2]" w:date="2026-05-08T13:36:00Z" w16du:dateUtc="2026-05-08T11:36:00Z">
        <w:r w:rsidRPr="00002972" w:rsidDel="00344049">
          <w:delText>human gut microbiota</w:delText>
        </w:r>
      </w:del>
      <w:bookmarkEnd w:id="460"/>
      <w:bookmarkEnd w:id="461"/>
      <w:del w:id="468" w:author="Urša Miklavčič [2]" w:date="2026-05-08T13:57:00Z" w16du:dateUtc="2026-05-08T11:57:00Z">
        <w:r w:rsidRPr="00002972" w:rsidDel="009D50E2">
          <w:delText xml:space="preserve"> </w:delText>
        </w:r>
        <w:bookmarkEnd w:id="462"/>
        <w:commentRangeEnd w:id="463"/>
        <w:r w:rsidR="00C64662" w:rsidRPr="00002972" w:rsidDel="009D50E2">
          <w:rPr>
            <w:rStyle w:val="CommentReference"/>
            <w:sz w:val="24"/>
            <w:szCs w:val="22"/>
          </w:rPr>
          <w:commentReference w:id="463"/>
        </w:r>
        <w:commentRangeEnd w:id="464"/>
        <w:r w:rsidR="00B9559F" w:rsidRPr="00002972" w:rsidDel="009D50E2">
          <w:rPr>
            <w:rStyle w:val="CommentReference"/>
            <w:sz w:val="24"/>
            <w:szCs w:val="22"/>
          </w:rPr>
          <w:commentReference w:id="464"/>
        </w:r>
        <w:commentRangeEnd w:id="466"/>
        <w:r w:rsidR="00B9559F" w:rsidRPr="00002972" w:rsidDel="009D50E2">
          <w:rPr>
            <w:rStyle w:val="CommentReference"/>
            <w:sz w:val="24"/>
            <w:szCs w:val="22"/>
          </w:rPr>
          <w:commentReference w:id="466"/>
        </w:r>
      </w:del>
    </w:p>
    <w:p w14:paraId="276BA41A" w14:textId="0EEEDDB2" w:rsidR="00723A85" w:rsidRPr="00002972" w:rsidDel="009D50E2" w:rsidRDefault="00723A85" w:rsidP="008444DF">
      <w:pPr>
        <w:rPr>
          <w:del w:id="469" w:author="Urša Miklavčič [2]" w:date="2026-05-08T13:56:00Z" w16du:dateUtc="2026-05-08T11:56:00Z"/>
        </w:rPr>
      </w:pPr>
      <w:del w:id="470" w:author="Urša Miklavčič [2]" w:date="2026-05-08T13:56:00Z" w16du:dateUtc="2026-05-08T11:56:00Z">
        <w:r w:rsidRPr="00002972" w:rsidDel="009D50E2">
          <w:delText xml:space="preserve">In the metagenomic dataset, we determined the taxonomy using MetaPhlAn, which aligns reads to a database of highly curated marker genes. MetaPhlAn determined </w:delText>
        </w:r>
        <w:r w:rsidR="00AD5011" w:rsidRPr="00002972" w:rsidDel="009D50E2">
          <w:delText>96.8</w:delText>
        </w:r>
        <w:r w:rsidRPr="00002972" w:rsidDel="009D50E2">
          <w:delText xml:space="preserve">% to be of bacterial, </w:delText>
        </w:r>
        <w:r w:rsidR="00AD5011" w:rsidRPr="00002972" w:rsidDel="009D50E2">
          <w:delText xml:space="preserve">0.26 </w:delText>
        </w:r>
        <w:r w:rsidRPr="00002972" w:rsidDel="009D50E2">
          <w:delText xml:space="preserve">% of archaeal, </w:delText>
        </w:r>
        <w:r w:rsidR="00AD5011" w:rsidRPr="00002972" w:rsidDel="009D50E2">
          <w:delText xml:space="preserve">and 0.01% eukaryotic origin </w:delText>
        </w:r>
        <w:r w:rsidRPr="00002972" w:rsidDel="009D50E2">
          <w:delText xml:space="preserve">but it does not determine viral sequences. </w:delText>
        </w:r>
      </w:del>
    </w:p>
    <w:p w14:paraId="67833157" w14:textId="670D24E4" w:rsidR="00723A85" w:rsidRPr="00002972" w:rsidDel="009D50E2" w:rsidRDefault="00723A85" w:rsidP="008444DF">
      <w:pPr>
        <w:rPr>
          <w:del w:id="471" w:author="Urša Miklavčič [2]" w:date="2026-05-08T13:56:00Z" w16du:dateUtc="2026-05-08T11:56:00Z"/>
        </w:rPr>
      </w:pPr>
      <w:del w:id="472" w:author="Urša Miklavčič [2]" w:date="2026-05-08T13:56:00Z" w16du:dateUtc="2026-05-08T11:56:00Z">
        <w:r w:rsidRPr="00002972" w:rsidDel="009D50E2">
          <w:delText xml:space="preserve">Archaea were detected in 5 out of 9 individuals in our cohort. The genus </w:delText>
        </w:r>
        <w:r w:rsidRPr="00002972" w:rsidDel="009D50E2">
          <w:rPr>
            <w:i/>
            <w:iCs/>
          </w:rPr>
          <w:delText>Methanobrevibacter</w:delText>
        </w:r>
        <w:r w:rsidRPr="00002972" w:rsidDel="009D50E2">
          <w:delText xml:space="preserve"> was present in all five individuals, while </w:delText>
        </w:r>
        <w:r w:rsidRPr="00002972" w:rsidDel="009D50E2">
          <w:rPr>
            <w:i/>
            <w:iCs/>
          </w:rPr>
          <w:delText>Methanosphera</w:delText>
        </w:r>
        <w:r w:rsidRPr="00002972" w:rsidDel="009D50E2">
          <w:delText xml:space="preserve"> were found in only two (Figure 8). </w:delText>
        </w:r>
        <w:r w:rsidRPr="00002972" w:rsidDel="009D50E2">
          <w:rPr>
            <w:i/>
            <w:iCs/>
          </w:rPr>
          <w:delText>Methanobrevibacter smithii</w:delText>
        </w:r>
        <w:r w:rsidRPr="00002972" w:rsidDel="009D50E2">
          <w:delText xml:space="preserve"> exhibited oscillatory abundance within participants over time, while </w:delText>
        </w:r>
        <w:r w:rsidRPr="00002972" w:rsidDel="009D50E2">
          <w:rPr>
            <w:i/>
            <w:iCs/>
          </w:rPr>
          <w:delText>Methanosphera stadmanae</w:delText>
        </w:r>
        <w:r w:rsidRPr="00002972" w:rsidDel="009D50E2">
          <w:delText xml:space="preserve"> was present at a lower relative abundance in a more equal abundance through time. Their abundance changes could not be connected to selected events from participants questionnaires. </w:delText>
        </w:r>
      </w:del>
    </w:p>
    <w:p w14:paraId="1E45C3E8" w14:textId="7E4D2BFF" w:rsidR="004271D5" w:rsidRPr="00002972" w:rsidDel="009D50E2" w:rsidRDefault="004271D5" w:rsidP="008444DF">
      <w:pPr>
        <w:rPr>
          <w:del w:id="473" w:author="Urša Miklavčič [2]" w:date="2026-05-08T13:56:00Z" w16du:dateUtc="2026-05-08T11:56:00Z"/>
          <w:szCs w:val="20"/>
        </w:rPr>
      </w:pPr>
    </w:p>
    <w:p w14:paraId="7D12386F" w14:textId="07D06AB8" w:rsidR="00801198" w:rsidRPr="00002972" w:rsidDel="009D50E2" w:rsidRDefault="0004536B" w:rsidP="008444DF">
      <w:pPr>
        <w:keepNext/>
        <w:rPr>
          <w:del w:id="474" w:author="Urša Miklavčič [2]" w:date="2026-05-08T13:56:00Z" w16du:dateUtc="2026-05-08T11:56:00Z"/>
        </w:rPr>
      </w:pPr>
      <w:del w:id="475" w:author="Urša Miklavčič [2]" w:date="2026-05-08T13:56:00Z" w16du:dateUtc="2026-05-08T11:56:00Z">
        <w:r w:rsidRPr="00002972" w:rsidDel="009D50E2">
          <w:rPr>
            <w:rFonts w:cs="Times New Roman"/>
            <w:noProof/>
            <w:szCs w:val="24"/>
          </w:rPr>
          <w:drawing>
            <wp:inline distT="0" distB="0" distL="0" distR="0" wp14:anchorId="479802E8" wp14:editId="62F1D857">
              <wp:extent cx="5902088" cy="2979420"/>
              <wp:effectExtent l="0" t="0" r="3810" b="0"/>
              <wp:docPr id="134820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b="11517"/>
                      <a:stretch/>
                    </pic:blipFill>
                    <pic:spPr bwMode="auto">
                      <a:xfrm>
                        <a:off x="0" y="0"/>
                        <a:ext cx="5913540" cy="2985201"/>
                      </a:xfrm>
                      <a:prstGeom prst="rect">
                        <a:avLst/>
                      </a:prstGeom>
                      <a:noFill/>
                      <a:ln>
                        <a:noFill/>
                      </a:ln>
                      <a:extLst>
                        <a:ext uri="{53640926-AAD7-44D8-BBD7-CCE9431645EC}">
                          <a14:shadowObscured xmlns:a14="http://schemas.microsoft.com/office/drawing/2010/main"/>
                        </a:ext>
                      </a:extLst>
                    </pic:spPr>
                  </pic:pic>
                </a:graphicData>
              </a:graphic>
            </wp:inline>
          </w:drawing>
        </w:r>
      </w:del>
    </w:p>
    <w:p w14:paraId="54F16434" w14:textId="63AB324B" w:rsidR="00BC2437" w:rsidRPr="00002972" w:rsidDel="009D50E2" w:rsidRDefault="00801198" w:rsidP="008444DF">
      <w:pPr>
        <w:pStyle w:val="Caption"/>
        <w:rPr>
          <w:del w:id="476" w:author="Urša Miklavčič [2]" w:date="2026-05-08T13:56:00Z" w16du:dateUtc="2026-05-08T11:56:00Z"/>
          <w:rFonts w:cs="Times New Roman"/>
          <w:b w:val="0"/>
          <w:bCs/>
          <w:szCs w:val="24"/>
        </w:rPr>
      </w:pPr>
      <w:bookmarkStart w:id="477" w:name="_Toc216101620"/>
      <w:del w:id="478" w:author="Urša Miklavčič [2]" w:date="2026-05-08T13:56:00Z" w16du:dateUtc="2026-05-08T11:56:00Z">
        <w:r w:rsidRPr="00002972" w:rsidDel="009D50E2">
          <w:delText xml:space="preserve">Figure </w:delText>
        </w:r>
        <w:r w:rsidR="00723A85" w:rsidRPr="00002972" w:rsidDel="009D50E2">
          <w:delText>8</w:delText>
        </w:r>
        <w:r w:rsidRPr="00002972" w:rsidDel="009D50E2">
          <w:delText xml:space="preserve">. Relative abundance and persistence of archaeal species in participants gut microbiota. </w:delText>
        </w:r>
        <w:r w:rsidRPr="00002972" w:rsidDel="009D50E2">
          <w:rPr>
            <w:b w:val="0"/>
            <w:bCs/>
          </w:rPr>
          <w:delText>Species were determined using MetaPhlAn.</w:delText>
        </w:r>
        <w:r w:rsidRPr="00002972" w:rsidDel="009D50E2">
          <w:delText xml:space="preserve"> </w:delText>
        </w:r>
        <w:r w:rsidR="007C0931" w:rsidRPr="00002972" w:rsidDel="009D50E2">
          <w:rPr>
            <w:b w:val="0"/>
            <w:bCs/>
          </w:rPr>
          <w:delText xml:space="preserve">Each plot </w:delText>
        </w:r>
        <w:r w:rsidR="00BC2437" w:rsidRPr="00002972" w:rsidDel="009D50E2">
          <w:rPr>
            <w:b w:val="0"/>
            <w:bCs/>
          </w:rPr>
          <w:delText>depicts one</w:delText>
        </w:r>
        <w:r w:rsidR="007C0931" w:rsidRPr="00002972" w:rsidDel="009D50E2">
          <w:rPr>
            <w:b w:val="0"/>
            <w:bCs/>
          </w:rPr>
          <w:delText xml:space="preserve"> participant (labelled with capital letters</w:delText>
        </w:r>
        <w:r w:rsidR="00BC2437" w:rsidRPr="00002972" w:rsidDel="009D50E2">
          <w:rPr>
            <w:b w:val="0"/>
            <w:bCs/>
          </w:rPr>
          <w:delText xml:space="preserve"> A to I</w:delText>
        </w:r>
        <w:r w:rsidR="007C0931" w:rsidRPr="00002972" w:rsidDel="009D50E2">
          <w:rPr>
            <w:b w:val="0"/>
            <w:bCs/>
          </w:rPr>
          <w:delText xml:space="preserve">), with days </w:delText>
        </w:r>
        <w:r w:rsidR="00BC2437" w:rsidRPr="00002972" w:rsidDel="009D50E2">
          <w:rPr>
            <w:b w:val="0"/>
            <w:bCs/>
          </w:rPr>
          <w:delText xml:space="preserve">on the x-axis </w:delText>
        </w:r>
        <w:r w:rsidR="007C0931" w:rsidRPr="00002972" w:rsidDel="009D50E2">
          <w:rPr>
            <w:b w:val="0"/>
            <w:bCs/>
          </w:rPr>
          <w:delText>indicating when the stool samples were collected.</w:delText>
        </w:r>
        <w:bookmarkEnd w:id="477"/>
        <w:r w:rsidR="00BC2437" w:rsidRPr="00002972" w:rsidDel="009D50E2">
          <w:rPr>
            <w:b w:val="0"/>
            <w:bCs/>
          </w:rPr>
          <w:delText xml:space="preserve"> Vertical coloured lines indicate out-of-the-ordinary events reported by participants in their questionnaires.  </w:delText>
        </w:r>
      </w:del>
    </w:p>
    <w:p w14:paraId="7A5138DD" w14:textId="39B541FC" w:rsidR="00BC2437" w:rsidRPr="00002972" w:rsidDel="009D50E2" w:rsidRDefault="00BC2437" w:rsidP="008444DF">
      <w:pPr>
        <w:rPr>
          <w:del w:id="479" w:author="Urša Miklavčič [2]" w:date="2026-05-08T13:56:00Z" w16du:dateUtc="2026-05-08T11:56:00Z"/>
          <w:rFonts w:cs="Times New Roman"/>
          <w:szCs w:val="24"/>
        </w:rPr>
      </w:pPr>
    </w:p>
    <w:p w14:paraId="2165009F" w14:textId="7C6E7B90" w:rsidR="00AD5011" w:rsidRPr="00002972" w:rsidDel="009D50E2" w:rsidRDefault="005E294F" w:rsidP="008444DF">
      <w:pPr>
        <w:rPr>
          <w:del w:id="480" w:author="Urša Miklavčič [2]" w:date="2026-05-08T13:56:00Z" w16du:dateUtc="2026-05-08T11:56:00Z"/>
          <w:rFonts w:cs="Times New Roman"/>
          <w:szCs w:val="24"/>
        </w:rPr>
      </w:pPr>
      <w:del w:id="481" w:author="Urša Miklavčič [2]" w:date="2026-05-08T13:56:00Z" w16du:dateUtc="2026-05-08T11:56:00Z">
        <w:r w:rsidRPr="00002972" w:rsidDel="009D50E2">
          <w:rPr>
            <w:rFonts w:cs="Times New Roman"/>
            <w:szCs w:val="24"/>
          </w:rPr>
          <w:delText xml:space="preserve">Eukaryotes were detected </w:delText>
        </w:r>
      </w:del>
      <w:del w:id="482" w:author="Urša Miklavčič [2]" w:date="2026-04-17T11:54:00Z" w16du:dateUtc="2026-04-17T09:54:00Z">
        <w:r w:rsidRPr="00002972" w:rsidDel="00AD5011">
          <w:rPr>
            <w:rFonts w:cs="Times New Roman"/>
            <w:szCs w:val="24"/>
          </w:rPr>
          <w:delText>in 8</w:delText>
        </w:r>
        <w:r w:rsidR="007C0931" w:rsidRPr="00002972" w:rsidDel="00AD5011">
          <w:rPr>
            <w:rFonts w:cs="Times New Roman"/>
            <w:szCs w:val="24"/>
          </w:rPr>
          <w:delText xml:space="preserve"> out of </w:delText>
        </w:r>
        <w:r w:rsidRPr="00002972" w:rsidDel="00AD5011">
          <w:rPr>
            <w:rFonts w:cs="Times New Roman"/>
            <w:szCs w:val="24"/>
          </w:rPr>
          <w:delText>9 individuals in ou</w:delText>
        </w:r>
        <w:r w:rsidR="007C0931" w:rsidRPr="00002972" w:rsidDel="00AD5011">
          <w:rPr>
            <w:rFonts w:cs="Times New Roman"/>
            <w:szCs w:val="24"/>
          </w:rPr>
          <w:delText>r</w:delText>
        </w:r>
        <w:r w:rsidRPr="00002972" w:rsidDel="00AD5011">
          <w:rPr>
            <w:rFonts w:cs="Times New Roman"/>
            <w:szCs w:val="24"/>
          </w:rPr>
          <w:delText xml:space="preserve"> cohort</w:delText>
        </w:r>
        <w:r w:rsidR="00EC1414" w:rsidRPr="00002972" w:rsidDel="00AD5011">
          <w:rPr>
            <w:rFonts w:cs="Times New Roman"/>
            <w:szCs w:val="24"/>
          </w:rPr>
          <w:delText xml:space="preserve">, but not persistently throughout the </w:delText>
        </w:r>
        <w:r w:rsidR="007C0931" w:rsidRPr="00002972" w:rsidDel="00AD5011">
          <w:rPr>
            <w:rFonts w:cs="Times New Roman"/>
            <w:szCs w:val="24"/>
          </w:rPr>
          <w:delText xml:space="preserve">study </w:delText>
        </w:r>
        <w:r w:rsidR="00EC1414" w:rsidRPr="00002972" w:rsidDel="00AD5011">
          <w:rPr>
            <w:rFonts w:cs="Times New Roman"/>
            <w:szCs w:val="24"/>
          </w:rPr>
          <w:delText xml:space="preserve">duration </w:delText>
        </w:r>
        <w:r w:rsidR="00591EA4" w:rsidRPr="00002972" w:rsidDel="00AD5011">
          <w:rPr>
            <w:rFonts w:cs="Times New Roman"/>
            <w:szCs w:val="24"/>
          </w:rPr>
          <w:delText>as detected by MetaPhlAn</w:delText>
        </w:r>
        <w:r w:rsidRPr="00002972" w:rsidDel="00AD5011">
          <w:rPr>
            <w:rFonts w:cs="Times New Roman"/>
            <w:szCs w:val="24"/>
          </w:rPr>
          <w:delText xml:space="preserve">. </w:delText>
        </w:r>
        <w:r w:rsidR="0097501B" w:rsidRPr="00002972" w:rsidDel="00AD5011">
          <w:rPr>
            <w:rFonts w:cs="Times New Roman"/>
            <w:szCs w:val="24"/>
          </w:rPr>
          <w:delText xml:space="preserve">In 7 out of 9 individuals (B, C, D, E, F, G, H, I), we detected fungal species </w:delText>
        </w:r>
        <w:r w:rsidR="0097501B" w:rsidRPr="00002972" w:rsidDel="00AD5011">
          <w:rPr>
            <w:rFonts w:cs="Times New Roman"/>
            <w:i/>
            <w:iCs/>
            <w:szCs w:val="24"/>
          </w:rPr>
          <w:delText>Saccharomyces cerevisiae</w:delText>
        </w:r>
        <w:r w:rsidR="0097501B" w:rsidRPr="00002972" w:rsidDel="00AD5011">
          <w:rPr>
            <w:rFonts w:cs="Times New Roman"/>
            <w:szCs w:val="24"/>
          </w:rPr>
          <w:delText xml:space="preserve"> but not consistently though out the study and in </w:delText>
        </w:r>
        <w:r w:rsidR="006A3531" w:rsidRPr="00002972" w:rsidDel="00AD5011">
          <w:rPr>
            <w:rFonts w:cs="Times New Roman"/>
            <w:szCs w:val="24"/>
          </w:rPr>
          <w:delText xml:space="preserve">4 out of 9 individuals (C, D, E, H), we detected the genus </w:delText>
        </w:r>
        <w:r w:rsidR="006A3531" w:rsidRPr="00002972" w:rsidDel="00AD5011">
          <w:rPr>
            <w:rFonts w:cs="Times New Roman"/>
            <w:i/>
            <w:iCs/>
            <w:szCs w:val="24"/>
          </w:rPr>
          <w:delText xml:space="preserve">Blastocystis </w:delText>
        </w:r>
        <w:r w:rsidR="006A3531" w:rsidRPr="00002972" w:rsidDel="00AD5011">
          <w:rPr>
            <w:rFonts w:cs="Times New Roman"/>
            <w:szCs w:val="24"/>
          </w:rPr>
          <w:delText>at low abundances (0.01 to 0.6% of total relative abundance)</w:delText>
        </w:r>
        <w:r w:rsidR="0097501B" w:rsidRPr="00002972" w:rsidDel="00AD5011">
          <w:rPr>
            <w:rFonts w:cs="Times New Roman"/>
            <w:szCs w:val="24"/>
          </w:rPr>
          <w:delText xml:space="preserve">. </w:delText>
        </w:r>
        <w:r w:rsidR="00723A85" w:rsidRPr="00002972" w:rsidDel="00AD5011">
          <w:rPr>
            <w:rFonts w:cs="Times New Roman"/>
            <w:szCs w:val="24"/>
          </w:rPr>
          <w:delText>9</w:delText>
        </w:r>
      </w:del>
    </w:p>
    <w:p w14:paraId="06675D7E" w14:textId="5BAF7E2F" w:rsidR="00F950DC" w:rsidRPr="00002972" w:rsidDel="009D50E2" w:rsidRDefault="00B129CB" w:rsidP="008444DF">
      <w:pPr>
        <w:rPr>
          <w:del w:id="483" w:author="Urša Miklavčič [2]" w:date="2026-05-08T13:56:00Z" w16du:dateUtc="2026-05-08T11:56:00Z"/>
        </w:rPr>
      </w:pPr>
      <w:del w:id="484" w:author="Urša Miklavčič [2]" w:date="2026-05-08T13:56:00Z" w16du:dateUtc="2026-05-08T11:56:00Z">
        <w:r w:rsidRPr="00002972" w:rsidDel="009D50E2">
          <w:rPr>
            <w:rFonts w:cs="Times New Roman"/>
            <w:b/>
            <w:bCs/>
            <w:noProof/>
            <w:szCs w:val="24"/>
          </w:rPr>
          <w:drawing>
            <wp:inline distT="0" distB="0" distL="0" distR="0" wp14:anchorId="0F8E6630" wp14:editId="4C3048FD">
              <wp:extent cx="5943600" cy="4303395"/>
              <wp:effectExtent l="0" t="0" r="0" b="1905"/>
              <wp:docPr id="114358664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86647" name="Picture 1" descr="A graph of different colored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4303395"/>
                      </a:xfrm>
                      <a:prstGeom prst="rect">
                        <a:avLst/>
                      </a:prstGeom>
                    </pic:spPr>
                  </pic:pic>
                </a:graphicData>
              </a:graphic>
            </wp:inline>
          </w:drawing>
        </w:r>
        <w:r w:rsidR="00723A85" w:rsidRPr="00002972" w:rsidDel="009D50E2">
          <w:rPr>
            <w:b/>
          </w:rPr>
          <w:delText>9</w:delText>
        </w:r>
        <w:r w:rsidR="00723A85" w:rsidRPr="00002972" w:rsidDel="009D50E2">
          <w:delText xml:space="preserve"> Each plot depicts a participant (labelled with capital letters A to I), with days on the x-axis indicating when the stool samples were collected. Vertical coloured lines indicate out-of-the-ordinary events reported by participants in their questionnaires.  </w:delText>
        </w:r>
      </w:del>
    </w:p>
    <w:p w14:paraId="2F9646AA" w14:textId="7D91DDD6" w:rsidR="00721B43" w:rsidRPr="00002972" w:rsidDel="009D50E2" w:rsidRDefault="00620AB8" w:rsidP="008444DF">
      <w:pPr>
        <w:rPr>
          <w:del w:id="485" w:author="Urša Miklavčič [2]" w:date="2026-05-08T13:56:00Z" w16du:dateUtc="2026-05-08T11:56:00Z"/>
          <w:rFonts w:cs="Times New Roman"/>
          <w:szCs w:val="24"/>
        </w:rPr>
      </w:pPr>
      <w:del w:id="486" w:author="Urša Miklavčič [2]" w:date="2026-05-08T13:56:00Z" w16du:dateUtc="2026-05-08T11:56:00Z">
        <w:r w:rsidRPr="00002972" w:rsidDel="009D50E2">
          <w:rPr>
            <w:rFonts w:cs="Times New Roman"/>
            <w:szCs w:val="24"/>
          </w:rPr>
          <w:delText xml:space="preserve">Using GeNomad program we detected </w:delText>
        </w:r>
        <w:r w:rsidR="005E294F" w:rsidRPr="00002972" w:rsidDel="009D50E2">
          <w:rPr>
            <w:rFonts w:cs="Times New Roman"/>
            <w:szCs w:val="24"/>
          </w:rPr>
          <w:delText>both eukaryotic (</w:delText>
        </w:r>
        <w:r w:rsidR="005E294F" w:rsidRPr="00002972" w:rsidDel="009D50E2">
          <w:rPr>
            <w:rFonts w:cs="Times New Roman"/>
            <w:i/>
            <w:iCs/>
            <w:szCs w:val="24"/>
          </w:rPr>
          <w:delText xml:space="preserve">Alsuviricetes, Arfiviricetes, Herviviricetes </w:delText>
        </w:r>
        <w:r w:rsidR="005E294F" w:rsidRPr="00002972" w:rsidDel="009D50E2">
          <w:rPr>
            <w:rFonts w:cs="Times New Roman"/>
            <w:szCs w:val="24"/>
          </w:rPr>
          <w:delText>and</w:delText>
        </w:r>
        <w:r w:rsidR="005E294F" w:rsidRPr="00002972" w:rsidDel="009D50E2">
          <w:rPr>
            <w:rFonts w:cs="Times New Roman"/>
            <w:i/>
            <w:iCs/>
            <w:szCs w:val="24"/>
          </w:rPr>
          <w:delText xml:space="preserve"> Megavirictes</w:delText>
        </w:r>
        <w:r w:rsidR="005E294F" w:rsidRPr="00002972" w:rsidDel="009D50E2">
          <w:rPr>
            <w:rFonts w:cs="Times New Roman"/>
            <w:szCs w:val="24"/>
          </w:rPr>
          <w:delText>) and bacterial viruses (</w:delText>
        </w:r>
        <w:r w:rsidR="005E294F" w:rsidRPr="00002972" w:rsidDel="009D50E2">
          <w:rPr>
            <w:rFonts w:cs="Times New Roman"/>
            <w:i/>
            <w:iCs/>
            <w:szCs w:val="24"/>
          </w:rPr>
          <w:delText>Faserviricetes, Malgrandeviricetes</w:delText>
        </w:r>
        <w:r w:rsidR="00721B43" w:rsidRPr="00002972" w:rsidDel="009D50E2">
          <w:rPr>
            <w:rFonts w:cs="Times New Roman"/>
            <w:szCs w:val="24"/>
          </w:rPr>
          <w:delText>,</w:delText>
        </w:r>
        <w:r w:rsidR="005E294F" w:rsidRPr="00002972" w:rsidDel="009D50E2">
          <w:rPr>
            <w:rFonts w:cs="Times New Roman"/>
            <w:szCs w:val="24"/>
          </w:rPr>
          <w:delText xml:space="preserve"> and </w:delText>
        </w:r>
        <w:r w:rsidR="005E294F" w:rsidRPr="00002972" w:rsidDel="009D50E2">
          <w:rPr>
            <w:rFonts w:cs="Times New Roman"/>
            <w:i/>
            <w:iCs/>
            <w:szCs w:val="24"/>
          </w:rPr>
          <w:delText>Caudoviricetes</w:delText>
        </w:r>
        <w:r w:rsidR="005E294F" w:rsidRPr="00002972" w:rsidDel="009D50E2">
          <w:rPr>
            <w:rFonts w:cs="Times New Roman"/>
            <w:szCs w:val="24"/>
          </w:rPr>
          <w:delText>)</w:delText>
        </w:r>
      </w:del>
      <w:del w:id="487" w:author="Urša Miklavčič [2]" w:date="2026-04-17T11:58:00Z" w16du:dateUtc="2026-04-17T09:58:00Z">
        <w:r w:rsidR="005E294F" w:rsidRPr="00002972" w:rsidDel="009A3E33">
          <w:rPr>
            <w:rFonts w:cs="Times New Roman"/>
            <w:szCs w:val="24"/>
          </w:rPr>
          <w:delText xml:space="preserve">, </w:delText>
        </w:r>
        <w:r w:rsidR="00721B43" w:rsidRPr="00002972" w:rsidDel="009A3E33">
          <w:rPr>
            <w:rFonts w:cs="Times New Roman"/>
            <w:szCs w:val="24"/>
          </w:rPr>
          <w:delText>as well as</w:delText>
        </w:r>
        <w:r w:rsidR="005E294F" w:rsidRPr="00002972" w:rsidDel="009A3E33">
          <w:rPr>
            <w:rFonts w:cs="Times New Roman"/>
            <w:szCs w:val="24"/>
          </w:rPr>
          <w:delText xml:space="preserve"> a </w:delText>
        </w:r>
        <w:r w:rsidR="00C64662" w:rsidRPr="00002972" w:rsidDel="009A3E33">
          <w:rPr>
            <w:rFonts w:cs="Times New Roman"/>
            <w:szCs w:val="24"/>
          </w:rPr>
          <w:delText>class</w:delText>
        </w:r>
        <w:r w:rsidR="005E294F" w:rsidRPr="00002972" w:rsidDel="009A3E33">
          <w:rPr>
            <w:rFonts w:cs="Times New Roman"/>
            <w:szCs w:val="24"/>
          </w:rPr>
          <w:delText xml:space="preserve"> of viruses able to infect </w:delText>
        </w:r>
      </w:del>
      <w:del w:id="488" w:author="Urša Miklavčič [2]" w:date="2026-04-17T11:57:00Z" w16du:dateUtc="2026-04-17T09:57:00Z">
        <w:r w:rsidR="005E294F" w:rsidRPr="00002972" w:rsidDel="009A3E33">
          <w:rPr>
            <w:rFonts w:cs="Times New Roman"/>
            <w:szCs w:val="24"/>
          </w:rPr>
          <w:delText xml:space="preserve">both </w:delText>
        </w:r>
      </w:del>
      <w:commentRangeStart w:id="489"/>
      <w:del w:id="490" w:author="Urša Miklavčič [2]" w:date="2026-04-17T11:58:00Z" w16du:dateUtc="2026-04-17T09:58:00Z">
        <w:r w:rsidR="005E294F" w:rsidRPr="00002972" w:rsidDel="009A3E33">
          <w:rPr>
            <w:rFonts w:cs="Times New Roman"/>
            <w:szCs w:val="24"/>
          </w:rPr>
          <w:delText xml:space="preserve">eukaryotic </w:delText>
        </w:r>
      </w:del>
      <w:del w:id="491" w:author="Urša Miklavčič [2]" w:date="2026-04-17T11:57:00Z" w16du:dateUtc="2026-04-17T09:57:00Z">
        <w:r w:rsidR="005E294F" w:rsidRPr="00002972" w:rsidDel="009A3E33">
          <w:rPr>
            <w:rFonts w:cs="Times New Roman"/>
            <w:szCs w:val="24"/>
          </w:rPr>
          <w:delText xml:space="preserve">and bacterial </w:delText>
        </w:r>
      </w:del>
      <w:del w:id="492" w:author="Urša Miklavčič [2]" w:date="2026-04-17T11:58:00Z" w16du:dateUtc="2026-04-17T09:58:00Z">
        <w:r w:rsidR="005E294F" w:rsidRPr="00002972" w:rsidDel="009A3E33">
          <w:rPr>
            <w:rFonts w:cs="Times New Roman"/>
            <w:szCs w:val="24"/>
          </w:rPr>
          <w:delText>cells (</w:delText>
        </w:r>
      </w:del>
      <w:del w:id="493" w:author="Urša Miklavčič [2]" w:date="2026-04-17T11:57:00Z" w16du:dateUtc="2026-04-17T09:57:00Z">
        <w:r w:rsidR="005E294F" w:rsidRPr="00002972" w:rsidDel="009A3E33">
          <w:rPr>
            <w:rFonts w:cs="Times New Roman"/>
            <w:i/>
            <w:iCs/>
            <w:szCs w:val="24"/>
          </w:rPr>
          <w:delText>Duplopiviricetes</w:delText>
        </w:r>
      </w:del>
      <w:del w:id="494" w:author="Urša Miklavčič [2]" w:date="2026-04-17T11:58:00Z" w16du:dateUtc="2026-04-17T09:58:00Z">
        <w:r w:rsidR="005E294F" w:rsidRPr="00002972" w:rsidDel="009A3E33">
          <w:rPr>
            <w:rFonts w:cs="Times New Roman"/>
            <w:szCs w:val="24"/>
          </w:rPr>
          <w:delText>)</w:delText>
        </w:r>
        <w:r w:rsidR="00150795" w:rsidRPr="00002972" w:rsidDel="009A3E33">
          <w:rPr>
            <w:rFonts w:cs="Times New Roman"/>
            <w:szCs w:val="24"/>
          </w:rPr>
          <w:delText xml:space="preserve"> </w:delText>
        </w:r>
        <w:commentRangeEnd w:id="489"/>
        <w:r w:rsidR="00C64662" w:rsidRPr="00002972" w:rsidDel="009A3E33">
          <w:rPr>
            <w:rStyle w:val="CommentReference"/>
            <w:rFonts w:cs="Times New Roman"/>
            <w:sz w:val="24"/>
            <w:szCs w:val="24"/>
          </w:rPr>
          <w:commentReference w:id="489"/>
        </w:r>
      </w:del>
      <w:del w:id="495" w:author="Urša Miklavčič [2]" w:date="2026-05-08T13:56:00Z" w16du:dateUtc="2026-05-08T11:56:00Z">
        <w:r w:rsidR="005E294F" w:rsidRPr="00002972" w:rsidDel="009D50E2">
          <w:rPr>
            <w:rFonts w:cs="Times New Roman"/>
            <w:szCs w:val="24"/>
          </w:rPr>
          <w:delText xml:space="preserve">(Figure </w:delText>
        </w:r>
        <w:r w:rsidRPr="00002972" w:rsidDel="009D50E2">
          <w:rPr>
            <w:rFonts w:cs="Times New Roman"/>
            <w:szCs w:val="24"/>
          </w:rPr>
          <w:delText>10</w:delText>
        </w:r>
        <w:r w:rsidR="005E294F" w:rsidRPr="00002972" w:rsidDel="009D50E2">
          <w:rPr>
            <w:rFonts w:cs="Times New Roman"/>
            <w:szCs w:val="24"/>
          </w:rPr>
          <w:delText>). Bacteriophages were present at ten</w:delText>
        </w:r>
        <w:r w:rsidR="00721B43" w:rsidRPr="00002972" w:rsidDel="009D50E2">
          <w:rPr>
            <w:rFonts w:cs="Times New Roman"/>
            <w:szCs w:val="24"/>
          </w:rPr>
          <w:delText xml:space="preserve"> </w:delText>
        </w:r>
        <w:r w:rsidR="005E294F" w:rsidRPr="00002972" w:rsidDel="009D50E2">
          <w:rPr>
            <w:rFonts w:cs="Times New Roman"/>
            <w:szCs w:val="24"/>
          </w:rPr>
          <w:delText xml:space="preserve">times the relative abundance </w:delText>
        </w:r>
        <w:r w:rsidR="00721B43" w:rsidRPr="00002972" w:rsidDel="009D50E2">
          <w:rPr>
            <w:rFonts w:cs="Times New Roman"/>
            <w:szCs w:val="24"/>
          </w:rPr>
          <w:delText>of</w:delText>
        </w:r>
        <w:r w:rsidR="005E294F" w:rsidRPr="00002972" w:rsidDel="009D50E2">
          <w:rPr>
            <w:rFonts w:cs="Times New Roman"/>
            <w:szCs w:val="24"/>
          </w:rPr>
          <w:delText xml:space="preserve"> eukaryotic viruses</w:delText>
        </w:r>
        <w:r w:rsidR="00721B43" w:rsidRPr="00002972" w:rsidDel="009D50E2">
          <w:rPr>
            <w:rFonts w:cs="Times New Roman"/>
            <w:szCs w:val="24"/>
          </w:rPr>
          <w:delText xml:space="preserve">. </w:delText>
        </w:r>
        <w:commentRangeStart w:id="496"/>
        <w:r w:rsidR="005E294F" w:rsidRPr="00002972" w:rsidDel="009D50E2">
          <w:rPr>
            <w:rFonts w:cs="Times New Roman"/>
            <w:i/>
            <w:iCs/>
            <w:szCs w:val="24"/>
          </w:rPr>
          <w:delText xml:space="preserve">Caudovirales </w:delText>
        </w:r>
        <w:r w:rsidR="00721B43" w:rsidRPr="00002972" w:rsidDel="009D50E2">
          <w:rPr>
            <w:rFonts w:cs="Times New Roman"/>
            <w:szCs w:val="24"/>
          </w:rPr>
          <w:delText>showed</w:delText>
        </w:r>
        <w:r w:rsidR="005E294F" w:rsidRPr="00002972" w:rsidDel="009D50E2">
          <w:rPr>
            <w:rFonts w:cs="Times New Roman"/>
            <w:szCs w:val="24"/>
          </w:rPr>
          <w:delText xml:space="preserve"> the </w:delText>
        </w:r>
        <w:r w:rsidR="00721B43" w:rsidRPr="00002972" w:rsidDel="009D50E2">
          <w:rPr>
            <w:rFonts w:cs="Times New Roman"/>
            <w:szCs w:val="24"/>
          </w:rPr>
          <w:delText>highest</w:delText>
        </w:r>
        <w:r w:rsidR="005E294F" w:rsidRPr="00002972" w:rsidDel="009D50E2">
          <w:rPr>
            <w:rFonts w:cs="Times New Roman"/>
            <w:szCs w:val="24"/>
          </w:rPr>
          <w:delText xml:space="preserve"> abundance</w:delText>
        </w:r>
        <w:r w:rsidR="00721B43" w:rsidRPr="00002972" w:rsidDel="009D50E2">
          <w:rPr>
            <w:rFonts w:cs="Times New Roman"/>
            <w:szCs w:val="24"/>
          </w:rPr>
          <w:delText xml:space="preserve"> among all groups</w:delText>
        </w:r>
        <w:r w:rsidR="005E294F" w:rsidRPr="00002972" w:rsidDel="009D50E2">
          <w:rPr>
            <w:rFonts w:cs="Times New Roman"/>
            <w:szCs w:val="24"/>
          </w:rPr>
          <w:delText xml:space="preserve">. Viral communities in the human gut were individual-specific (Supplement Figure </w:delText>
        </w:r>
      </w:del>
      <w:del w:id="497" w:author="Urša Miklavčič [2]" w:date="2026-01-29T14:43:00Z" w16du:dateUtc="2026-01-29T13:43:00Z">
        <w:r w:rsidR="00BC2437" w:rsidRPr="00002972" w:rsidDel="00717053">
          <w:rPr>
            <w:rFonts w:cs="Times New Roman"/>
            <w:szCs w:val="24"/>
          </w:rPr>
          <w:delText>7</w:delText>
        </w:r>
      </w:del>
      <w:del w:id="498" w:author="Urša Miklavčič [2]" w:date="2026-05-08T13:56:00Z" w16du:dateUtc="2026-05-08T11:56:00Z">
        <w:r w:rsidR="005E294F" w:rsidRPr="00002972" w:rsidDel="009D50E2">
          <w:rPr>
            <w:rFonts w:cs="Times New Roman"/>
            <w:szCs w:val="24"/>
          </w:rPr>
          <w:delText>)</w:delText>
        </w:r>
        <w:commentRangeEnd w:id="496"/>
        <w:r w:rsidR="00C64662" w:rsidRPr="00002972" w:rsidDel="009D50E2">
          <w:rPr>
            <w:rStyle w:val="CommentReference"/>
            <w:rFonts w:cs="Times New Roman"/>
            <w:sz w:val="24"/>
            <w:szCs w:val="24"/>
          </w:rPr>
          <w:commentReference w:id="496"/>
        </w:r>
        <w:r w:rsidR="005E294F" w:rsidRPr="00002972" w:rsidDel="009D50E2">
          <w:rPr>
            <w:rFonts w:cs="Times New Roman"/>
            <w:szCs w:val="24"/>
          </w:rPr>
          <w:delText xml:space="preserve">. </w:delText>
        </w:r>
        <w:commentRangeStart w:id="499"/>
        <w:r w:rsidR="00721B43" w:rsidRPr="00002972" w:rsidDel="009D50E2">
          <w:rPr>
            <w:rFonts w:cs="Times New Roman"/>
            <w:szCs w:val="24"/>
          </w:rPr>
          <w:delText>The a</w:delText>
        </w:r>
        <w:r w:rsidR="005E294F" w:rsidRPr="00002972" w:rsidDel="009D50E2">
          <w:rPr>
            <w:rFonts w:cs="Times New Roman"/>
            <w:szCs w:val="24"/>
          </w:rPr>
          <w:delText xml:space="preserve">bundance of </w:delText>
        </w:r>
      </w:del>
      <w:del w:id="500" w:author="Urša Miklavčič [2]" w:date="2026-04-17T11:59:00Z" w16du:dateUtc="2026-04-17T09:59:00Z">
        <w:r w:rsidR="005E294F" w:rsidRPr="00002972" w:rsidDel="009A3E33">
          <w:rPr>
            <w:rFonts w:cs="Times New Roman"/>
            <w:szCs w:val="24"/>
          </w:rPr>
          <w:delText xml:space="preserve">viruses </w:delText>
        </w:r>
      </w:del>
      <w:del w:id="501" w:author="Urša Miklavčič [2]" w:date="2026-05-08T13:56:00Z" w16du:dateUtc="2026-05-08T11:56:00Z">
        <w:r w:rsidR="005E294F" w:rsidRPr="00002972" w:rsidDel="009D50E2">
          <w:rPr>
            <w:rFonts w:cs="Times New Roman"/>
            <w:szCs w:val="24"/>
          </w:rPr>
          <w:delText xml:space="preserve">was persistent </w:delText>
        </w:r>
        <w:r w:rsidR="00721B43" w:rsidRPr="00002972" w:rsidDel="009D50E2">
          <w:rPr>
            <w:rFonts w:cs="Times New Roman"/>
            <w:szCs w:val="24"/>
          </w:rPr>
          <w:delText>over</w:delText>
        </w:r>
        <w:r w:rsidR="005E294F" w:rsidRPr="00002972" w:rsidDel="009D50E2">
          <w:rPr>
            <w:rFonts w:cs="Times New Roman"/>
            <w:szCs w:val="24"/>
          </w:rPr>
          <w:delText xml:space="preserve"> time and was not affected by </w:delText>
        </w:r>
      </w:del>
      <w:del w:id="502" w:author="Urša Miklavčič [2]" w:date="2026-04-17T12:02:00Z" w16du:dateUtc="2026-04-17T10:02:00Z">
        <w:r w:rsidR="005E294F" w:rsidRPr="00002972" w:rsidDel="009A3E33">
          <w:rPr>
            <w:rFonts w:cs="Times New Roman"/>
            <w:szCs w:val="24"/>
          </w:rPr>
          <w:delText xml:space="preserve">extreme </w:delText>
        </w:r>
      </w:del>
      <w:del w:id="503" w:author="Urša Miklavčič [2]" w:date="2026-05-08T13:56:00Z" w16du:dateUtc="2026-05-08T11:56:00Z">
        <w:r w:rsidR="005E294F" w:rsidRPr="00002972" w:rsidDel="009D50E2">
          <w:rPr>
            <w:rFonts w:cs="Times New Roman"/>
            <w:szCs w:val="24"/>
          </w:rPr>
          <w:delText>events</w:delText>
        </w:r>
      </w:del>
      <w:del w:id="504" w:author="Urša Miklavčič [2]" w:date="2026-04-17T12:02:00Z" w16du:dateUtc="2026-04-17T10:02:00Z">
        <w:r w:rsidR="005E294F" w:rsidRPr="00002972" w:rsidDel="009A3E33">
          <w:rPr>
            <w:rFonts w:cs="Times New Roman"/>
            <w:szCs w:val="24"/>
          </w:rPr>
          <w:delText xml:space="preserve"> or other metadata we </w:delText>
        </w:r>
        <w:r w:rsidR="00721B43" w:rsidRPr="00002972" w:rsidDel="009A3E33">
          <w:rPr>
            <w:rFonts w:cs="Times New Roman"/>
            <w:szCs w:val="24"/>
          </w:rPr>
          <w:delText>collected</w:delText>
        </w:r>
        <w:r w:rsidR="005E294F" w:rsidRPr="00002972" w:rsidDel="009A3E33">
          <w:rPr>
            <w:rFonts w:cs="Times New Roman"/>
            <w:szCs w:val="24"/>
          </w:rPr>
          <w:delText xml:space="preserve"> from </w:delText>
        </w:r>
        <w:r w:rsidR="00721B43" w:rsidRPr="00002972" w:rsidDel="009A3E33">
          <w:rPr>
            <w:rFonts w:cs="Times New Roman"/>
            <w:szCs w:val="24"/>
          </w:rPr>
          <w:delText>participants</w:delText>
        </w:r>
        <w:r w:rsidR="005E294F" w:rsidRPr="00002972" w:rsidDel="009A3E33">
          <w:rPr>
            <w:rFonts w:cs="Times New Roman"/>
            <w:szCs w:val="24"/>
          </w:rPr>
          <w:delText xml:space="preserve"> in ou</w:delText>
        </w:r>
        <w:r w:rsidR="00150795" w:rsidRPr="00002972" w:rsidDel="009A3E33">
          <w:rPr>
            <w:rFonts w:cs="Times New Roman"/>
            <w:szCs w:val="24"/>
          </w:rPr>
          <w:delText>r</w:delText>
        </w:r>
        <w:r w:rsidR="005E294F" w:rsidRPr="00002972" w:rsidDel="009A3E33">
          <w:rPr>
            <w:rFonts w:cs="Times New Roman"/>
            <w:szCs w:val="24"/>
          </w:rPr>
          <w:delText xml:space="preserve"> cohort</w:delText>
        </w:r>
      </w:del>
      <w:del w:id="505" w:author="Urša Miklavčič [2]" w:date="2026-05-08T13:56:00Z" w16du:dateUtc="2026-05-08T11:56:00Z">
        <w:r w:rsidR="005E294F" w:rsidRPr="00002972" w:rsidDel="009D50E2">
          <w:rPr>
            <w:rFonts w:cs="Times New Roman"/>
            <w:szCs w:val="24"/>
          </w:rPr>
          <w:delText>.</w:delText>
        </w:r>
        <w:commentRangeEnd w:id="499"/>
        <w:r w:rsidR="00C64662" w:rsidRPr="00002972" w:rsidDel="009D50E2">
          <w:rPr>
            <w:rStyle w:val="CommentReference"/>
            <w:rFonts w:cs="Times New Roman"/>
            <w:sz w:val="24"/>
            <w:szCs w:val="24"/>
          </w:rPr>
          <w:commentReference w:id="499"/>
        </w:r>
      </w:del>
    </w:p>
    <w:p w14:paraId="0B655B84" w14:textId="5D9E3E5E" w:rsidR="00287EE1" w:rsidRPr="00002972" w:rsidDel="009D50E2" w:rsidRDefault="00C003EE" w:rsidP="008444DF">
      <w:pPr>
        <w:keepNext/>
        <w:rPr>
          <w:del w:id="506" w:author="Urša Miklavčič [2]" w:date="2026-05-08T13:56:00Z" w16du:dateUtc="2026-05-08T11:56:00Z"/>
        </w:rPr>
      </w:pPr>
      <w:del w:id="507" w:author="Urša Miklavčič [2]" w:date="2026-05-08T13:56:00Z" w16du:dateUtc="2026-05-08T11:56:00Z">
        <w:r w:rsidRPr="00002972" w:rsidDel="009D50E2">
          <w:rPr>
            <w:rFonts w:cs="Times New Roman"/>
            <w:noProof/>
            <w:szCs w:val="24"/>
          </w:rPr>
          <w:drawing>
            <wp:inline distT="0" distB="0" distL="0" distR="0" wp14:anchorId="04213FF5" wp14:editId="114EF374">
              <wp:extent cx="5943600" cy="3685540"/>
              <wp:effectExtent l="0" t="0" r="0" b="0"/>
              <wp:docPr id="222200409" name="Picture 3" descr="A group of graphs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00409" name="Picture 3" descr="A group of graphs showing different colore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685540"/>
                      </a:xfrm>
                      <a:prstGeom prst="rect">
                        <a:avLst/>
                      </a:prstGeom>
                    </pic:spPr>
                  </pic:pic>
                </a:graphicData>
              </a:graphic>
            </wp:inline>
          </w:drawing>
        </w:r>
      </w:del>
    </w:p>
    <w:p w14:paraId="78C94E26" w14:textId="075324FA" w:rsidR="00C003EE" w:rsidRPr="00002972" w:rsidDel="009D50E2" w:rsidRDefault="00287EE1" w:rsidP="008444DF">
      <w:pPr>
        <w:pStyle w:val="FigureTable"/>
        <w:rPr>
          <w:del w:id="508" w:author="Urša Miklavčič [2]" w:date="2026-05-08T13:56:00Z" w16du:dateUtc="2026-05-08T11:56:00Z"/>
          <w:b/>
          <w:szCs w:val="24"/>
        </w:rPr>
      </w:pPr>
      <w:bookmarkStart w:id="509" w:name="_Toc216101622"/>
      <w:del w:id="510" w:author="Urša Miklavčič [2]" w:date="2026-05-08T13:56:00Z" w16du:dateUtc="2026-05-08T11:56:00Z">
        <w:r w:rsidRPr="00002972" w:rsidDel="009D50E2">
          <w:rPr>
            <w:b/>
            <w:bCs w:val="0"/>
          </w:rPr>
          <w:delText xml:space="preserve">Figure </w:delText>
        </w:r>
        <w:r w:rsidR="00620AB8" w:rsidRPr="00002972" w:rsidDel="009D50E2">
          <w:rPr>
            <w:b/>
            <w:bCs w:val="0"/>
          </w:rPr>
          <w:delText>10</w:delText>
        </w:r>
        <w:r w:rsidRPr="00002972" w:rsidDel="009D50E2">
          <w:rPr>
            <w:b/>
            <w:bCs w:val="0"/>
          </w:rPr>
          <w:delText>. Log-scaled reads per million</w:delText>
        </w:r>
      </w:del>
      <w:del w:id="511" w:author="Urša Miklavčič [2]" w:date="2026-01-21T09:57:00Z" w16du:dateUtc="2026-01-21T08:57:00Z">
        <w:r w:rsidRPr="00002972" w:rsidDel="00253CCD">
          <w:rPr>
            <w:b/>
            <w:bCs w:val="0"/>
          </w:rPr>
          <w:delText xml:space="preserve"> (TPM)</w:delText>
        </w:r>
      </w:del>
      <w:del w:id="512" w:author="Urša Miklavčič [2]" w:date="2026-05-08T13:56:00Z" w16du:dateUtc="2026-05-08T11:56:00Z">
        <w:r w:rsidRPr="00002972" w:rsidDel="009D50E2">
          <w:rPr>
            <w:b/>
            <w:bCs w:val="0"/>
          </w:rPr>
          <w:delText xml:space="preserve"> of viral classes in participants' gut microbiota.</w:delText>
        </w:r>
        <w:r w:rsidRPr="00002972" w:rsidDel="009D50E2">
          <w:delText xml:space="preserve"> </w:delText>
        </w:r>
        <w:r w:rsidR="00BC2437" w:rsidRPr="00002972" w:rsidDel="009D50E2">
          <w:delText>Viral sequences were</w:delText>
        </w:r>
        <w:r w:rsidR="00150795" w:rsidRPr="00002972" w:rsidDel="009D50E2">
          <w:delText xml:space="preserve"> </w:delText>
        </w:r>
        <w:r w:rsidR="00BC2437" w:rsidRPr="00002972" w:rsidDel="009D50E2">
          <w:delText>identified</w:delText>
        </w:r>
        <w:r w:rsidR="00150795" w:rsidRPr="00002972" w:rsidDel="009D50E2">
          <w:delText xml:space="preserve"> using geNomad. Each plot </w:delText>
        </w:r>
        <w:r w:rsidR="00BC2437" w:rsidRPr="00002972" w:rsidDel="009D50E2">
          <w:delText>depicts</w:delText>
        </w:r>
        <w:r w:rsidR="00150795" w:rsidRPr="00002972" w:rsidDel="009D50E2">
          <w:delText xml:space="preserve"> </w:delText>
        </w:r>
        <w:r w:rsidR="00BC2437" w:rsidRPr="00002972" w:rsidDel="009D50E2">
          <w:delText>one</w:delText>
        </w:r>
        <w:r w:rsidR="00150795" w:rsidRPr="00002972" w:rsidDel="009D50E2">
          <w:delText xml:space="preserve"> participant (labelled </w:delText>
        </w:r>
        <w:r w:rsidR="00BC2437" w:rsidRPr="00002972" w:rsidDel="009D50E2">
          <w:delText xml:space="preserve">with capital letters </w:delText>
        </w:r>
        <w:r w:rsidR="00150795" w:rsidRPr="00002972" w:rsidDel="009D50E2">
          <w:delText>A to I), with days</w:delText>
        </w:r>
        <w:r w:rsidR="00BC2437" w:rsidRPr="00002972" w:rsidDel="009D50E2">
          <w:delText xml:space="preserve"> on the x-axis</w:delText>
        </w:r>
        <w:r w:rsidR="00150795" w:rsidRPr="00002972" w:rsidDel="009D50E2">
          <w:delText xml:space="preserve"> indicating when stool samples were collected. Vertical coloured lines indicate out-of-the-ordinary events reported by participants in their questionnaires.</w:delText>
        </w:r>
        <w:bookmarkEnd w:id="509"/>
        <w:r w:rsidR="00150795" w:rsidRPr="00002972" w:rsidDel="009D50E2">
          <w:delText xml:space="preserve">  </w:delText>
        </w:r>
      </w:del>
    </w:p>
    <w:p w14:paraId="17B03697" w14:textId="77777777" w:rsidR="00F7553E" w:rsidRPr="00002972" w:rsidRDefault="00F7553E" w:rsidP="00B30A25">
      <w:pPr>
        <w:rPr>
          <w:rFonts w:cs="Times New Roman"/>
          <w:szCs w:val="24"/>
        </w:rPr>
      </w:pPr>
    </w:p>
    <w:p w14:paraId="2E577720" w14:textId="77777777" w:rsidR="00301C1C" w:rsidRPr="00D93D74" w:rsidRDefault="00301C1C" w:rsidP="00723A85">
      <w:pPr>
        <w:pStyle w:val="FigureTable"/>
      </w:pPr>
    </w:p>
    <w:p w14:paraId="00CDD41A" w14:textId="3C482E6D" w:rsidR="00E318AD" w:rsidRPr="00D93D74" w:rsidRDefault="00CD77AB">
      <w:pPr>
        <w:pStyle w:val="Heading3"/>
        <w:numPr>
          <w:ilvl w:val="2"/>
          <w:numId w:val="6"/>
        </w:numPr>
      </w:pPr>
      <w:bookmarkStart w:id="513" w:name="_Toc216099749"/>
      <w:bookmarkStart w:id="514" w:name="_Toc220932872"/>
      <w:bookmarkStart w:id="515" w:name="_Toc229225122"/>
      <w:r w:rsidRPr="00D93D74">
        <w:t xml:space="preserve">Composition, abundance and diversity of ethanol-resistant bacterial community </w:t>
      </w:r>
      <w:r w:rsidR="00950BD7" w:rsidRPr="00D93D74">
        <w:t xml:space="preserve">and sporobiota </w:t>
      </w:r>
      <w:r w:rsidR="008444DF">
        <w:t>in our dataset</w:t>
      </w:r>
      <w:commentRangeStart w:id="516"/>
      <w:del w:id="517" w:author="Urša Miklavčič [2]" w:date="2026-05-08T13:57:00Z" w16du:dateUtc="2026-05-08T11:57:00Z">
        <w:r w:rsidR="00F665E9" w:rsidRPr="009D50E2" w:rsidDel="009D50E2">
          <w:rPr>
            <w:highlight w:val="yellow"/>
            <w:rPrChange w:id="518" w:author="Maja Rupnik" w:date="2026-05-06T12:03:00Z" w16du:dateUtc="2026-05-06T10:03:00Z">
              <w:rPr/>
            </w:rPrChange>
          </w:rPr>
          <w:delText>in the human gut</w:delText>
        </w:r>
        <w:bookmarkEnd w:id="513"/>
        <w:bookmarkEnd w:id="514"/>
        <w:bookmarkEnd w:id="515"/>
        <w:commentRangeEnd w:id="516"/>
        <w:r w:rsidR="00B9559F" w:rsidRPr="00D93D74" w:rsidDel="009D50E2">
          <w:rPr>
            <w:rStyle w:val="CommentReference"/>
            <w:sz w:val="24"/>
            <w:szCs w:val="22"/>
          </w:rPr>
          <w:commentReference w:id="516"/>
        </w:r>
      </w:del>
    </w:p>
    <w:p w14:paraId="5B7B64AE" w14:textId="0DE538FE" w:rsidR="00CE5E1C" w:rsidRDefault="00CE5E1C" w:rsidP="00CE5E1C">
      <w:bookmarkStart w:id="519" w:name="_Toc216099750"/>
      <w:bookmarkStart w:id="520" w:name="_Toc220932873"/>
      <w:r w:rsidRPr="00D93D74">
        <w:t>First, we present results from 16S AS data, in which we analysed compositional characteristics and temporal dynamics in the ethanol-resistant community of the human microbiota. Ethanol-resistant taxa were determined based on presence</w:t>
      </w:r>
      <w:r w:rsidR="00661D47">
        <w:t xml:space="preserve"> and abundance criteria</w:t>
      </w:r>
      <w:r w:rsidRPr="00D93D74">
        <w:t xml:space="preserve"> in the ethanol treated samples</w:t>
      </w:r>
      <w:r w:rsidR="0075285B">
        <w:t xml:space="preserve"> (see Chapter 3.6.1.2)</w:t>
      </w:r>
      <w:r w:rsidRPr="00D93D74">
        <w:t>. Second, we present metagenomic data where the same criteria were used for determination of ethanol resistance</w:t>
      </w:r>
      <w:r w:rsidR="00B84807">
        <w:t xml:space="preserve"> at the level of presence and abundance of each species (see Chapter 3.6.2.4). Additionally, in metagenomic data we could also determine sporulation ability based on presence of sporulation-associated genes (see Chapter 3.6.2.5)</w:t>
      </w:r>
      <w:r w:rsidRPr="00D93D74">
        <w:t>.</w:t>
      </w:r>
    </w:p>
    <w:p w14:paraId="2AF9BE5C" w14:textId="109626C4" w:rsidR="00216C48" w:rsidRDefault="00D471DC" w:rsidP="00CE5E1C">
      <w:r w:rsidRPr="00055836">
        <w:lastRenderedPageBreak/>
        <w:t xml:space="preserve">With 16S AS we detected a total of </w:t>
      </w:r>
      <w:commentRangeStart w:id="521"/>
      <w:commentRangeStart w:id="522"/>
      <w:r w:rsidRPr="00055836">
        <w:t>2420 OTUs</w:t>
      </w:r>
      <w:commentRangeEnd w:id="521"/>
      <w:r w:rsidR="0075285B">
        <w:rPr>
          <w:rStyle w:val="CommentReference"/>
          <w:sz w:val="24"/>
          <w:szCs w:val="22"/>
        </w:rPr>
        <w:commentReference w:id="521"/>
      </w:r>
      <w:commentRangeEnd w:id="522"/>
      <w:r w:rsidR="009D50E2">
        <w:rPr>
          <w:rStyle w:val="CommentReference"/>
          <w:sz w:val="24"/>
          <w:szCs w:val="22"/>
        </w:rPr>
        <w:commentReference w:id="522"/>
      </w:r>
      <w:r w:rsidR="009D50E2">
        <w:t xml:space="preserve"> in untreated stool samples</w:t>
      </w:r>
      <w:r w:rsidRPr="00055836">
        <w:t xml:space="preserve">. Of these, 411 OTUs (17.0%) met the criteria for ethanol resistance, 1932 OTUs (79.8%) were determined as ethanol non-resistant, and 77 OTUs (3.2%) were designated as undetermined (Figure </w:t>
      </w:r>
      <w:proofErr w:type="spellStart"/>
      <w:r w:rsidR="008444DF">
        <w:t>7</w:t>
      </w:r>
      <w:r>
        <w:t>A</w:t>
      </w:r>
      <w:proofErr w:type="spellEnd"/>
      <w:r w:rsidRPr="00055836">
        <w:t>).</w:t>
      </w:r>
      <w:r w:rsidR="00166EC3">
        <w:t xml:space="preserve"> </w:t>
      </w:r>
      <w:ins w:id="523" w:author="Urša Miklavčič [2]" w:date="2026-05-09T09:53:00Z" w16du:dateUtc="2026-05-09T07:53:00Z">
        <w:r w:rsidR="00166EC3">
          <w:t xml:space="preserve">The 152 OTUs detected only in ethanol treated samples are described in Annex </w:t>
        </w:r>
      </w:ins>
      <w:ins w:id="524" w:author="Urša Miklavčič [2]" w:date="2026-05-09T09:54:00Z" w16du:dateUtc="2026-05-09T07:54:00Z">
        <w:r w:rsidR="00166EC3">
          <w:t xml:space="preserve">E. </w:t>
        </w:r>
      </w:ins>
      <w:r w:rsidR="00216C48" w:rsidRPr="00D93D74">
        <w:t xml:space="preserve">Most ethanol-resistant representatives </w:t>
      </w:r>
      <w:r w:rsidR="00216C48">
        <w:t xml:space="preserve">in the 16S AS </w:t>
      </w:r>
      <w:r w:rsidR="00216C48" w:rsidRPr="00D93D74">
        <w:t xml:space="preserve">were found in the phylum </w:t>
      </w:r>
      <w:r w:rsidR="00216C48" w:rsidRPr="00D93D74">
        <w:rPr>
          <w:i/>
          <w:iCs/>
        </w:rPr>
        <w:t>Bacillota</w:t>
      </w:r>
      <w:r w:rsidR="00216C48" w:rsidRPr="00D93D74">
        <w:t xml:space="preserve"> (n = 315), accounting for 77.5% of the total richness in the ethanol-resistant community (Figure </w:t>
      </w:r>
      <w:proofErr w:type="spellStart"/>
      <w:r w:rsidR="008444DF">
        <w:t>7</w:t>
      </w:r>
      <w:r w:rsidR="00216C48" w:rsidRPr="00D93D74">
        <w:t>A</w:t>
      </w:r>
      <w:proofErr w:type="spellEnd"/>
      <w:r w:rsidR="00216C48" w:rsidRPr="00D93D74">
        <w:t xml:space="preserve">). Within </w:t>
      </w:r>
      <w:r w:rsidR="00216C48" w:rsidRPr="00D93D74">
        <w:rPr>
          <w:i/>
          <w:iCs/>
        </w:rPr>
        <w:t>Bacillota</w:t>
      </w:r>
      <w:r w:rsidR="00216C48" w:rsidRPr="00D93D74">
        <w:t xml:space="preserve">, 17.7% of all detected OTUs exhibited ethanol resistance, predominantly from the genera </w:t>
      </w:r>
      <w:r w:rsidR="00216C48" w:rsidRPr="00D93D74">
        <w:rPr>
          <w:i/>
          <w:iCs/>
        </w:rPr>
        <w:t>Clostridium</w:t>
      </w:r>
      <w:r w:rsidR="00216C48" w:rsidRPr="00D93D74">
        <w:t xml:space="preserve"> (n = 75), unclassified </w:t>
      </w:r>
      <w:proofErr w:type="spellStart"/>
      <w:r w:rsidR="00216C48" w:rsidRPr="00D93D74">
        <w:rPr>
          <w:i/>
          <w:iCs/>
        </w:rPr>
        <w:t>Lachnospiraceae</w:t>
      </w:r>
      <w:proofErr w:type="spellEnd"/>
      <w:r w:rsidR="00216C48" w:rsidRPr="00D93D74">
        <w:t xml:space="preserve"> (n = 47), unclassified </w:t>
      </w:r>
      <w:proofErr w:type="spellStart"/>
      <w:r w:rsidR="00216C48" w:rsidRPr="00D93D74">
        <w:rPr>
          <w:i/>
          <w:iCs/>
        </w:rPr>
        <w:t>Ruminococcaceae</w:t>
      </w:r>
      <w:proofErr w:type="spellEnd"/>
      <w:r w:rsidR="00216C48" w:rsidRPr="00D93D74">
        <w:t xml:space="preserve"> (n = 42), unclassified </w:t>
      </w:r>
      <w:proofErr w:type="spellStart"/>
      <w:r w:rsidR="00216C48" w:rsidRPr="00D93D74">
        <w:rPr>
          <w:i/>
          <w:iCs/>
        </w:rPr>
        <w:t>Peptostreptococcaceae</w:t>
      </w:r>
      <w:proofErr w:type="spellEnd"/>
      <w:r w:rsidR="00216C48" w:rsidRPr="00D93D74">
        <w:t xml:space="preserve"> (n = 13), and </w:t>
      </w:r>
      <w:proofErr w:type="spellStart"/>
      <w:r w:rsidR="00216C48" w:rsidRPr="00D93D74">
        <w:rPr>
          <w:i/>
          <w:iCs/>
        </w:rPr>
        <w:t>Blautia</w:t>
      </w:r>
      <w:proofErr w:type="spellEnd"/>
      <w:r w:rsidR="00216C48" w:rsidRPr="00D93D74">
        <w:t xml:space="preserve"> (n = 12). The remaining ethanol-resistant community included representatives from </w:t>
      </w:r>
      <w:r w:rsidR="00216C48" w:rsidRPr="00D93D74">
        <w:rPr>
          <w:i/>
          <w:iCs/>
        </w:rPr>
        <w:t>Actinomycetota</w:t>
      </w:r>
      <w:r w:rsidR="00216C48" w:rsidRPr="00D93D74">
        <w:t xml:space="preserve"> (n = 41, 11%), </w:t>
      </w:r>
      <w:proofErr w:type="spellStart"/>
      <w:r w:rsidR="00216C48" w:rsidRPr="00D93D74">
        <w:rPr>
          <w:i/>
          <w:iCs/>
        </w:rPr>
        <w:t>Pseudomonadota</w:t>
      </w:r>
      <w:proofErr w:type="spellEnd"/>
      <w:r w:rsidR="00216C48" w:rsidRPr="00D93D74">
        <w:t xml:space="preserve"> (n = 23, 5.5%), and unclassified </w:t>
      </w:r>
      <w:r w:rsidR="00216C48" w:rsidRPr="00D93D74">
        <w:rPr>
          <w:i/>
          <w:iCs/>
        </w:rPr>
        <w:t>Bacteria</w:t>
      </w:r>
      <w:r w:rsidR="00216C48" w:rsidRPr="00D93D74">
        <w:t xml:space="preserve"> (n = 14, 3.7%).</w:t>
      </w:r>
      <w:r w:rsidR="00B84807">
        <w:t xml:space="preserve"> </w:t>
      </w:r>
      <w:r w:rsidR="00216C48" w:rsidRPr="00D93D74">
        <w:t xml:space="preserve">In these groups, the proportion of ethanol-resistant OTUs was 36.6%, 39.6%, and 20.8%, respectively, exhibiting this trait. Additionally, phyla with fewer than ten representatives collectively contributed 2.3% of the ethanol-resistant richness, most notably the biologically relevant genus </w:t>
      </w:r>
      <w:proofErr w:type="spellStart"/>
      <w:r w:rsidR="00216C48" w:rsidRPr="00D93D74">
        <w:rPr>
          <w:i/>
          <w:iCs/>
        </w:rPr>
        <w:t>Akkermansia</w:t>
      </w:r>
      <w:proofErr w:type="spellEnd"/>
      <w:r w:rsidR="00216C48" w:rsidRPr="00D93D74">
        <w:t xml:space="preserve">. Ethanol treatment had the strongest elimination effect on the phylum </w:t>
      </w:r>
      <w:r w:rsidR="00216C48" w:rsidRPr="00D93D74">
        <w:rPr>
          <w:i/>
          <w:iCs/>
        </w:rPr>
        <w:t>Bacteroidota</w:t>
      </w:r>
      <w:r w:rsidR="00216C48" w:rsidRPr="00D93D74">
        <w:t>, with only 9 representatives remaining in the ethanol-resistant community, accounting for 0.5% of the total relative abundance.</w:t>
      </w:r>
      <w:r w:rsidR="00216C48">
        <w:t xml:space="preserve"> </w:t>
      </w:r>
      <w:r w:rsidR="00216C48" w:rsidRPr="00D93D74">
        <w:t xml:space="preserve">Ethanol-resistant taxa exhibited higher relative abundance, primarily driven by </w:t>
      </w:r>
      <w:r w:rsidR="00216C48" w:rsidRPr="00D93D74">
        <w:rPr>
          <w:i/>
          <w:iCs/>
        </w:rPr>
        <w:t>Bacillota</w:t>
      </w:r>
      <w:r w:rsidR="00216C48" w:rsidRPr="00D93D74">
        <w:t xml:space="preserve"> OTUs due to their high abundance, although similar trends were also observed </w:t>
      </w:r>
      <w:r w:rsidR="002F04A2">
        <w:t xml:space="preserve">in phylum </w:t>
      </w:r>
      <w:r w:rsidR="002F04A2">
        <w:rPr>
          <w:i/>
          <w:iCs/>
        </w:rPr>
        <w:t xml:space="preserve">Actinomycetota </w:t>
      </w:r>
      <w:r w:rsidR="002F04A2">
        <w:t xml:space="preserve">and for unclassified </w:t>
      </w:r>
      <w:r w:rsidR="002F04A2">
        <w:rPr>
          <w:i/>
          <w:iCs/>
        </w:rPr>
        <w:t>Bacteria</w:t>
      </w:r>
      <w:r w:rsidR="002F04A2">
        <w:t xml:space="preserve"> </w:t>
      </w:r>
      <w:r w:rsidR="00216C48" w:rsidRPr="00D93D74">
        <w:t>(</w:t>
      </w:r>
      <w:r w:rsidR="008444DF">
        <w:t>Annex I</w:t>
      </w:r>
      <w:r w:rsidR="00216C48" w:rsidRPr="00D93D74">
        <w:t xml:space="preserve">). </w:t>
      </w:r>
    </w:p>
    <w:p w14:paraId="7DD6A276" w14:textId="25AF67F8" w:rsidR="00D471DC" w:rsidRDefault="00D471DC" w:rsidP="00CE5E1C">
      <w:r>
        <w:t>In metagenomic data</w:t>
      </w:r>
      <w:r w:rsidRPr="00055836">
        <w:t xml:space="preserve">, a total of </w:t>
      </w:r>
      <w:commentRangeStart w:id="525"/>
      <w:commentRangeStart w:id="526"/>
      <w:r w:rsidRPr="009D50E2">
        <w:rPr>
          <w:highlight w:val="yellow"/>
        </w:rPr>
        <w:t>9</w:t>
      </w:r>
      <w:r w:rsidR="00AB2E67">
        <w:rPr>
          <w:highlight w:val="yellow"/>
        </w:rPr>
        <w:t>1</w:t>
      </w:r>
      <w:ins w:id="527" w:author="Urša Miklavčič [2]" w:date="2026-05-11T09:27:00Z" w16du:dateUtc="2026-05-11T07:27:00Z">
        <w:r w:rsidR="00976AA6">
          <w:rPr>
            <w:highlight w:val="yellow"/>
          </w:rPr>
          <w:t>7</w:t>
        </w:r>
      </w:ins>
      <w:del w:id="528" w:author="Urša Miklavčič [2]" w:date="2026-05-11T09:27:00Z" w16du:dateUtc="2026-05-11T07:27:00Z">
        <w:r w:rsidR="00AB2E67" w:rsidDel="00976AA6">
          <w:rPr>
            <w:highlight w:val="yellow"/>
          </w:rPr>
          <w:delText>5</w:delText>
        </w:r>
      </w:del>
      <w:r w:rsidRPr="009D50E2">
        <w:rPr>
          <w:highlight w:val="yellow"/>
        </w:rPr>
        <w:t xml:space="preserve"> species </w:t>
      </w:r>
      <w:commentRangeEnd w:id="525"/>
      <w:r w:rsidR="004C3E77" w:rsidRPr="00055836">
        <w:rPr>
          <w:rStyle w:val="CommentReference"/>
          <w:sz w:val="24"/>
          <w:szCs w:val="22"/>
        </w:rPr>
        <w:commentReference w:id="525"/>
      </w:r>
      <w:commentRangeEnd w:id="526"/>
      <w:r w:rsidR="009D50E2" w:rsidRPr="00055836">
        <w:rPr>
          <w:rStyle w:val="CommentReference"/>
          <w:sz w:val="24"/>
          <w:szCs w:val="22"/>
        </w:rPr>
        <w:commentReference w:id="526"/>
      </w:r>
      <w:r w:rsidRPr="00055836">
        <w:t>were detected</w:t>
      </w:r>
      <w:r w:rsidR="009D50E2">
        <w:t xml:space="preserve"> in untreated stool samples</w:t>
      </w:r>
      <w:r w:rsidRPr="00055836">
        <w:t>, of these 253 (2</w:t>
      </w:r>
      <w:r w:rsidR="00AB2E67">
        <w:t>7</w:t>
      </w:r>
      <w:r w:rsidRPr="00055836">
        <w:t>.</w:t>
      </w:r>
      <w:r w:rsidR="00AB2E67">
        <w:t>6</w:t>
      </w:r>
      <w:r w:rsidRPr="00055836">
        <w:t>%) met criteria for ethanol resistance, 50</w:t>
      </w:r>
      <w:r w:rsidR="00AB2E67">
        <w:t>1</w:t>
      </w:r>
      <w:r w:rsidRPr="00055836">
        <w:t xml:space="preserve"> (5</w:t>
      </w:r>
      <w:r w:rsidR="00AB2E67">
        <w:t>4</w:t>
      </w:r>
      <w:r w:rsidRPr="00055836">
        <w:t>.</w:t>
      </w:r>
      <w:r w:rsidR="00AB2E67">
        <w:t>7</w:t>
      </w:r>
      <w:r w:rsidRPr="00055836">
        <w:t>%) were determined as ethanol non-resistant and 1</w:t>
      </w:r>
      <w:r w:rsidR="00AB2E67">
        <w:t>63</w:t>
      </w:r>
      <w:r w:rsidRPr="00055836">
        <w:t xml:space="preserve"> (1</w:t>
      </w:r>
      <w:r w:rsidR="00AB2E67">
        <w:t>7</w:t>
      </w:r>
      <w:r w:rsidRPr="00055836">
        <w:t xml:space="preserve">.8%) did not meet the criteria and were designated as undetermined (Figure </w:t>
      </w:r>
      <w:proofErr w:type="spellStart"/>
      <w:r w:rsidR="008444DF">
        <w:t>7</w:t>
      </w:r>
      <w:r>
        <w:t>A</w:t>
      </w:r>
      <w:proofErr w:type="spellEnd"/>
      <w:r w:rsidRPr="00055836">
        <w:t xml:space="preserve">). </w:t>
      </w:r>
      <w:ins w:id="529" w:author="Urša Miklavčič [2]" w:date="2026-05-09T09:54:00Z" w16du:dateUtc="2026-05-09T07:54:00Z">
        <w:r w:rsidR="00166EC3">
          <w:t>The</w:t>
        </w:r>
      </w:ins>
      <w:ins w:id="530" w:author="Urša Miklavčič [2]" w:date="2026-05-11T09:21:00Z" w16du:dateUtc="2026-05-11T07:21:00Z">
        <w:r w:rsidR="00973474">
          <w:t xml:space="preserve"> properties of the</w:t>
        </w:r>
      </w:ins>
      <w:ins w:id="531" w:author="Urša Miklavčič [2]" w:date="2026-05-09T09:54:00Z" w16du:dateUtc="2026-05-09T07:54:00Z">
        <w:r w:rsidR="00166EC3">
          <w:t xml:space="preserve"> </w:t>
        </w:r>
      </w:ins>
      <w:ins w:id="532" w:author="Urša Miklavčič [2]" w:date="2026-05-11T09:21:00Z" w16du:dateUtc="2026-05-11T07:21:00Z">
        <w:r w:rsidR="00973474">
          <w:t>110</w:t>
        </w:r>
      </w:ins>
      <w:ins w:id="533" w:author="Urša Miklavčič [2]" w:date="2026-05-09T09:55:00Z" w16du:dateUtc="2026-05-09T07:55:00Z">
        <w:r w:rsidR="00166EC3">
          <w:t xml:space="preserve"> species detected only in ethanol treated samples</w:t>
        </w:r>
      </w:ins>
      <w:ins w:id="534" w:author="Urša Miklavčič [2]" w:date="2026-05-09T09:54:00Z" w16du:dateUtc="2026-05-09T07:54:00Z">
        <w:r w:rsidR="00166EC3">
          <w:t xml:space="preserve"> </w:t>
        </w:r>
      </w:ins>
      <w:ins w:id="535" w:author="Urša Miklavčič [2]" w:date="2026-05-09T09:55:00Z" w16du:dateUtc="2026-05-09T07:55:00Z">
        <w:r w:rsidR="00166EC3">
          <w:t xml:space="preserve">are described in Annex E. </w:t>
        </w:r>
      </w:ins>
      <w:r w:rsidRPr="00055836">
        <w:t xml:space="preserve">The ethanol-resistant community was dominated by members of the phylum </w:t>
      </w:r>
      <w:r w:rsidRPr="00055836">
        <w:rPr>
          <w:i/>
          <w:iCs/>
        </w:rPr>
        <w:t>Bacillota</w:t>
      </w:r>
      <w:r w:rsidRPr="00055836">
        <w:t>, 81.8% of all ethanol-resistant taxa in untreated samples. In contrast, the number of ethanol-resistant taxa was notably lower in remaining phyla</w:t>
      </w:r>
      <w:r w:rsidR="002F04A2">
        <w:t xml:space="preserve"> (Figure </w:t>
      </w:r>
      <w:proofErr w:type="spellStart"/>
      <w:r w:rsidR="008444DF">
        <w:t>7</w:t>
      </w:r>
      <w:r w:rsidR="002F04A2">
        <w:t>A</w:t>
      </w:r>
      <w:proofErr w:type="spellEnd"/>
      <w:r w:rsidR="002F04A2">
        <w:t>)</w:t>
      </w:r>
      <w:r w:rsidRPr="00055836">
        <w:t xml:space="preserve">. Fractions of ethanol-resistant taxa showed consistency across different phyla between the two sequencing approaches (Figure </w:t>
      </w:r>
      <w:proofErr w:type="spellStart"/>
      <w:r w:rsidR="008444DF">
        <w:t>7</w:t>
      </w:r>
      <w:r>
        <w:t>A</w:t>
      </w:r>
      <w:proofErr w:type="spellEnd"/>
      <w:r w:rsidRPr="00055836">
        <w:t xml:space="preserve">, mean difference 0.6 %, paired t-test, p = 0.96). </w:t>
      </w:r>
    </w:p>
    <w:bookmarkEnd w:id="519"/>
    <w:bookmarkEnd w:id="520"/>
    <w:p w14:paraId="52745A62" w14:textId="77777777" w:rsidR="00F1576E" w:rsidRDefault="00856AD2" w:rsidP="00216C48">
      <w:pPr>
        <w:rPr>
          <w:ins w:id="536" w:author="Urša Miklavčič [2]" w:date="2026-05-08T14:00:00Z" w16du:dateUtc="2026-05-08T12:00:00Z"/>
        </w:rPr>
      </w:pPr>
      <w:r w:rsidRPr="00D93D74">
        <w:t xml:space="preserve">Using metagenomic data we could </w:t>
      </w:r>
      <w:r>
        <w:t xml:space="preserve">also </w:t>
      </w:r>
      <w:r w:rsidRPr="00D93D74">
        <w:t>determine sporulation ability based on presence of sporulation genes</w:t>
      </w:r>
      <w:r w:rsidR="00112248">
        <w:t xml:space="preserve"> - sporobiota</w:t>
      </w:r>
      <w:r>
        <w:t xml:space="preserve">. Including this information besides the ethanol resistance determined based on presence and abundance criteria in the ethanol treated samples, </w:t>
      </w:r>
      <w:r w:rsidRPr="00D93D74">
        <w:t xml:space="preserve">we obtained information on actual sporulation (presence of spores) </w:t>
      </w:r>
      <w:r>
        <w:t xml:space="preserve">of a </w:t>
      </w:r>
      <w:r w:rsidRPr="00D93D74">
        <w:t xml:space="preserve"> species in a given </w:t>
      </w:r>
      <w:r w:rsidR="00890FB0">
        <w:t xml:space="preserve">gut </w:t>
      </w:r>
      <w:r w:rsidRPr="00D93D74">
        <w:t xml:space="preserve">environment. </w:t>
      </w:r>
    </w:p>
    <w:p w14:paraId="194807FE" w14:textId="7A824BFB" w:rsidR="00F1576E" w:rsidRDefault="00856AD2" w:rsidP="00216C48">
      <w:pPr>
        <w:rPr>
          <w:ins w:id="537" w:author="Urša Miklavčič [2]" w:date="2026-05-08T14:00:00Z" w16du:dateUtc="2026-05-08T12:00:00Z"/>
        </w:rPr>
      </w:pPr>
      <w:r w:rsidRPr="00D93D74">
        <w:t xml:space="preserve">A total of 527 species were assigned a known </w:t>
      </w:r>
      <w:proofErr w:type="spellStart"/>
      <w:r w:rsidRPr="00D93D74">
        <w:t>NCBI</w:t>
      </w:r>
      <w:proofErr w:type="spellEnd"/>
      <w:r w:rsidRPr="00D93D74">
        <w:t xml:space="preserve"> species name with available genome sequence in the entire set of </w:t>
      </w:r>
      <w:del w:id="538" w:author="Urša Miklavčič [2]" w:date="2026-05-11T09:27:00Z" w16du:dateUtc="2026-05-11T07:27:00Z">
        <w:r w:rsidR="008444DF" w:rsidDel="00E978A5">
          <w:delText xml:space="preserve"> </w:delText>
        </w:r>
      </w:del>
      <w:r w:rsidRPr="00D93D74">
        <w:t>20</w:t>
      </w:r>
      <w:del w:id="539" w:author="Urša Miklavčič [2]" w:date="2026-05-11T10:09:00Z" w16du:dateUtc="2026-05-11T08:09:00Z">
        <w:r w:rsidRPr="00D93D74" w:rsidDel="00002972">
          <w:delText>3</w:delText>
        </w:r>
      </w:del>
      <w:ins w:id="540" w:author="Urša Miklavčič [2]" w:date="2026-05-11T10:09:00Z" w16du:dateUtc="2026-05-11T08:09:00Z">
        <w:r w:rsidR="00002972">
          <w:t>1</w:t>
        </w:r>
      </w:ins>
      <w:r w:rsidRPr="00D93D74">
        <w:t xml:space="preserve"> stool samples, enabling inference of sporulation ability based on the presence of a predefined set of sporulation genes (Figure </w:t>
      </w:r>
      <w:proofErr w:type="spellStart"/>
      <w:r w:rsidR="008444DF">
        <w:t>7</w:t>
      </w:r>
      <w:r>
        <w:t>B</w:t>
      </w:r>
      <w:proofErr w:type="spellEnd"/>
      <w:r w:rsidRPr="00D93D74">
        <w:t xml:space="preserve">). The remaining species (n = </w:t>
      </w:r>
      <w:r w:rsidR="00AB2E67">
        <w:t>388</w:t>
      </w:r>
      <w:r w:rsidRPr="00D93D74">
        <w:t>) could not be assigned to a species-level name and were excluded from further analysis</w:t>
      </w:r>
      <w:r w:rsidR="002F04A2">
        <w:t xml:space="preserve">. </w:t>
      </w:r>
      <w:r w:rsidR="005C170D">
        <w:t xml:space="preserve">The </w:t>
      </w:r>
      <w:r w:rsidR="005C170D" w:rsidRPr="00D93D74">
        <w:t xml:space="preserve">unassigned species represented around 22.8% of total relative abundance, predominantly comprising </w:t>
      </w:r>
      <w:r w:rsidR="005C170D" w:rsidRPr="00D93D74">
        <w:rPr>
          <w:i/>
          <w:iCs/>
        </w:rPr>
        <w:t>Bacillota</w:t>
      </w:r>
      <w:r w:rsidR="005C170D" w:rsidRPr="00D93D74">
        <w:t xml:space="preserve"> (17.8%) and </w:t>
      </w:r>
      <w:r w:rsidR="005C170D" w:rsidRPr="00D93D74">
        <w:rPr>
          <w:i/>
          <w:iCs/>
        </w:rPr>
        <w:t>Bacteroidota</w:t>
      </w:r>
      <w:r w:rsidR="005C170D" w:rsidRPr="00D93D74">
        <w:t xml:space="preserve"> (3.3%), while other phyla contributed less than 0.6% of total relative abundance per sample. </w:t>
      </w:r>
      <w:r w:rsidR="002F04A2">
        <w:t>A</w:t>
      </w:r>
      <w:r w:rsidRPr="00856AD2">
        <w:t>ssembly-based reconstruction</w:t>
      </w:r>
      <w:r>
        <w:t xml:space="preserve"> of metagenome-assembled genomes </w:t>
      </w:r>
      <w:r>
        <w:lastRenderedPageBreak/>
        <w:t>(</w:t>
      </w:r>
      <w:proofErr w:type="spellStart"/>
      <w:r>
        <w:t>MAGs</w:t>
      </w:r>
      <w:proofErr w:type="spellEnd"/>
      <w:r>
        <w:t>)</w:t>
      </w:r>
      <w:r w:rsidRPr="00856AD2">
        <w:t xml:space="preserve"> produced only 64 high-quality </w:t>
      </w:r>
      <w:proofErr w:type="spellStart"/>
      <w:r>
        <w:t>MAGs</w:t>
      </w:r>
      <w:proofErr w:type="spellEnd"/>
      <w:r>
        <w:t xml:space="preserve"> </w:t>
      </w:r>
      <w:r w:rsidRPr="00856AD2">
        <w:t>(completion &gt; 90%, contamination &lt; 10%), thereby preventing genome-resolved analyses</w:t>
      </w:r>
      <w:r w:rsidRPr="00D93D74">
        <w:t>.</w:t>
      </w:r>
      <w:r w:rsidR="002F04A2">
        <w:t xml:space="preserve"> </w:t>
      </w:r>
    </w:p>
    <w:p w14:paraId="23DF5E28" w14:textId="35B69326" w:rsidR="002F04A2" w:rsidRDefault="00856AD2" w:rsidP="00216C48">
      <w:r w:rsidRPr="00D93D74">
        <w:t xml:space="preserve">We identified 236 spore-forming species in the phylum </w:t>
      </w:r>
      <w:r w:rsidRPr="00D93D74">
        <w:rPr>
          <w:i/>
          <w:iCs/>
        </w:rPr>
        <w:t>Bacillota,</w:t>
      </w:r>
      <w:r w:rsidRPr="00D93D74">
        <w:t xml:space="preserve"> and 292 non-spore-forming species distributed across </w:t>
      </w:r>
      <w:r w:rsidRPr="00D93D74">
        <w:rPr>
          <w:i/>
          <w:iCs/>
        </w:rPr>
        <w:t>Bacillota</w:t>
      </w:r>
      <w:r w:rsidRPr="00D93D74">
        <w:t xml:space="preserve"> (n = 134) and other phyla (n = 158).</w:t>
      </w:r>
      <w:r w:rsidR="00216C48">
        <w:t xml:space="preserve"> </w:t>
      </w:r>
      <w:r w:rsidRPr="00D93D74">
        <w:t>Spore-formers defined by gene presence</w:t>
      </w:r>
      <w:r w:rsidR="002F04A2">
        <w:t>, the true</w:t>
      </w:r>
      <w:r w:rsidRPr="00D93D74">
        <w:t xml:space="preserve"> sporobiota, are present at higher relative abundance (</w:t>
      </w:r>
      <w:r w:rsidR="008444DF">
        <w:t>Annex I</w:t>
      </w:r>
      <w:r w:rsidRPr="00D93D74">
        <w:t xml:space="preserve">). This remains true when comparing the spore-formers to all other bacteria in the human gut or to other </w:t>
      </w:r>
      <w:r w:rsidRPr="00D93D74">
        <w:rPr>
          <w:i/>
          <w:iCs/>
        </w:rPr>
        <w:t>Bacillota</w:t>
      </w:r>
      <w:r w:rsidRPr="00D93D74">
        <w:t xml:space="preserve"> members. </w:t>
      </w:r>
    </w:p>
    <w:p w14:paraId="4BD8C714" w14:textId="410B5CD1" w:rsidR="00276690" w:rsidRDefault="002F04A2" w:rsidP="00E9210E">
      <w:r w:rsidRPr="002F04A2">
        <w:t xml:space="preserve">Among </w:t>
      </w:r>
      <w:r w:rsidRPr="009D50E2">
        <w:rPr>
          <w:i/>
          <w:iCs/>
        </w:rPr>
        <w:t>Bacillota</w:t>
      </w:r>
      <w:r w:rsidRPr="002F04A2">
        <w:t xml:space="preserve">, ethanol-resistant taxa were significantly enriched in spore-forming species relative to ethanol-non-resistant taxa (Figure </w:t>
      </w:r>
      <w:proofErr w:type="spellStart"/>
      <w:r w:rsidR="008444DF">
        <w:t>7</w:t>
      </w:r>
      <w:r>
        <w:t>B</w:t>
      </w:r>
      <w:proofErr w:type="spellEnd"/>
      <w:r w:rsidRPr="002F04A2">
        <w:t>, Fisher’s exact test, two-sided p = 0.034). However, ethanol resistance was not restricted to spore-forming taxa, as a notable number of ethanol-resistant representatives were classified as non-spore-forming, indicating that mechanisms other than sporulation likely also contribute to ethanol tolerance in these bacteria. Conversely, several spore-forming taxa (54%) were not detected in the ethanol-resistant fraction, despite occurring at relative abundances comparable to those of ethanol-resistant taxa (</w:t>
      </w:r>
      <w:r w:rsidR="008444DF">
        <w:t>Annex I</w:t>
      </w:r>
      <w:r w:rsidRPr="002F04A2">
        <w:t>). Moreover, the presence or absence of sporulation-associated genes did not predict ethanol resistance status, either within the spore-forming or the non-spore-forming communities (</w:t>
      </w:r>
      <w:r w:rsidR="008444DF">
        <w:t>Annex G</w:t>
      </w:r>
      <w:r w:rsidRPr="002F04A2">
        <w:t xml:space="preserve">). </w:t>
      </w:r>
      <w:r w:rsidR="00276690" w:rsidRPr="00D93D74">
        <w:t xml:space="preserve">In </w:t>
      </w:r>
      <w:r w:rsidR="00276690">
        <w:t>metagenomic data</w:t>
      </w:r>
      <w:r w:rsidR="00276690" w:rsidRPr="00D93D74">
        <w:t xml:space="preserve"> we </w:t>
      </w:r>
      <w:r w:rsidR="004C3E77">
        <w:t xml:space="preserve">detected </w:t>
      </w:r>
      <w:r w:rsidR="00276690" w:rsidRPr="00D93D74">
        <w:t>only about 32% of spore-form</w:t>
      </w:r>
      <w:r w:rsidR="00276690">
        <w:t>ing species</w:t>
      </w:r>
      <w:r w:rsidR="00276690" w:rsidRPr="00D93D74">
        <w:t xml:space="preserve"> </w:t>
      </w:r>
      <w:r w:rsidR="004C3E77">
        <w:t xml:space="preserve">(of all species defined based on sporulation genes) </w:t>
      </w:r>
      <w:r w:rsidR="00276690" w:rsidRPr="00D93D74">
        <w:t>in the ethanol-resistant community, indicating they were forming spores at the time of our sampling.</w:t>
      </w:r>
      <w:r w:rsidR="00276690">
        <w:t xml:space="preserve"> </w:t>
      </w:r>
    </w:p>
    <w:p w14:paraId="27EAAB74" w14:textId="329CFE69" w:rsidR="00216C48" w:rsidRDefault="002F04A2" w:rsidP="00E9210E">
      <w:r w:rsidRPr="002F04A2">
        <w:t>Together, these findings indicate that although ethanol resistance is associated with sporulation ability, it is not determined by sporulation gene content alone. Integrating ethanol-resistance profiles with inferred sporulation ability therefore enabled us to distinguish taxa capable of sporulation from those most likely present in spore form at the time of sampling, that is, members of the active sporobiota.</w:t>
      </w:r>
    </w:p>
    <w:p w14:paraId="5D1AA79D" w14:textId="77777777" w:rsidR="00D471DC" w:rsidRDefault="00D471DC" w:rsidP="00CA07DF">
      <w:pPr>
        <w:rPr>
          <w:b/>
          <w:sz w:val="22"/>
        </w:rPr>
      </w:pPr>
    </w:p>
    <w:p w14:paraId="42A91C4E" w14:textId="10C15325" w:rsidR="00D471DC" w:rsidRDefault="002F04A2" w:rsidP="00CA07DF">
      <w:pPr>
        <w:rPr>
          <w:b/>
          <w:sz w:val="22"/>
        </w:rPr>
      </w:pPr>
      <w:r>
        <w:rPr>
          <w:b/>
          <w:noProof/>
          <w:sz w:val="22"/>
        </w:rPr>
        <w:lastRenderedPageBreak/>
        <w:drawing>
          <wp:inline distT="0" distB="0" distL="0" distR="0" wp14:anchorId="54536A35" wp14:editId="1A100270">
            <wp:extent cx="5478449" cy="4467239"/>
            <wp:effectExtent l="0" t="0" r="8255" b="0"/>
            <wp:docPr id="209782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5073" r="4016"/>
                    <a:stretch>
                      <a:fillRect/>
                    </a:stretch>
                  </pic:blipFill>
                  <pic:spPr bwMode="auto">
                    <a:xfrm>
                      <a:off x="0" y="0"/>
                      <a:ext cx="5484789" cy="4472409"/>
                    </a:xfrm>
                    <a:prstGeom prst="rect">
                      <a:avLst/>
                    </a:prstGeom>
                    <a:noFill/>
                    <a:ln>
                      <a:noFill/>
                    </a:ln>
                    <a:extLst>
                      <a:ext uri="{53640926-AAD7-44D8-BBD7-CCE9431645EC}">
                        <a14:shadowObscured xmlns:a14="http://schemas.microsoft.com/office/drawing/2010/main"/>
                      </a:ext>
                    </a:extLst>
                  </pic:spPr>
                </pic:pic>
              </a:graphicData>
            </a:graphic>
          </wp:inline>
        </w:drawing>
      </w:r>
    </w:p>
    <w:p w14:paraId="7D5AEF27" w14:textId="633A2C34" w:rsidR="00CA07DF" w:rsidRPr="008444DF" w:rsidRDefault="00CA07DF" w:rsidP="00E9210E">
      <w:pPr>
        <w:rPr>
          <w:sz w:val="20"/>
          <w:szCs w:val="20"/>
        </w:rPr>
      </w:pPr>
      <w:r w:rsidRPr="008444DF">
        <w:rPr>
          <w:b/>
          <w:sz w:val="20"/>
          <w:szCs w:val="20"/>
        </w:rPr>
        <w:t xml:space="preserve">Figure </w:t>
      </w:r>
      <w:r w:rsidR="008444DF" w:rsidRPr="008444DF">
        <w:rPr>
          <w:b/>
          <w:sz w:val="20"/>
          <w:szCs w:val="20"/>
        </w:rPr>
        <w:t>7</w:t>
      </w:r>
      <w:r w:rsidRPr="008444DF">
        <w:rPr>
          <w:b/>
          <w:sz w:val="20"/>
          <w:szCs w:val="20"/>
        </w:rPr>
        <w:t xml:space="preserve">. </w:t>
      </w:r>
      <w:r w:rsidR="00856AD2" w:rsidRPr="008444DF">
        <w:rPr>
          <w:b/>
          <w:sz w:val="20"/>
          <w:szCs w:val="20"/>
        </w:rPr>
        <w:t>Characteristics of ethanol-resistant and ethanol non-resistant bacterial communities and sporobiota in 16S amplicon and metagenomic data.</w:t>
      </w:r>
      <w:r w:rsidR="00856AD2" w:rsidRPr="008444DF">
        <w:rPr>
          <w:sz w:val="20"/>
          <w:szCs w:val="20"/>
        </w:rPr>
        <w:t xml:space="preserve"> A) Distributions of OTUs (left) and species (right) across phyla according to ethanol resistance. Stacked bar plots show the relative proportions of ethanol-resistant and ethanol non-resistant taxa within each phylum. The numbers at the beginning of each coloured bar segment indicate the number of taxa per phylum in the ethanol-resistant and ethanol non-resistant communities. B) Distribution of ethanol-resistant species across spore- and non-spore-forming bacteria, shown for the phylum </w:t>
      </w:r>
      <w:r w:rsidR="00856AD2" w:rsidRPr="008444DF">
        <w:rPr>
          <w:i/>
          <w:iCs/>
          <w:sz w:val="20"/>
          <w:szCs w:val="20"/>
        </w:rPr>
        <w:t>Bacillota</w:t>
      </w:r>
      <w:r w:rsidR="00856AD2" w:rsidRPr="008444DF">
        <w:rPr>
          <w:sz w:val="20"/>
          <w:szCs w:val="20"/>
        </w:rPr>
        <w:t xml:space="preserve"> (the only phylum containing spore-forming taxa).</w:t>
      </w:r>
    </w:p>
    <w:p w14:paraId="2002BB1B" w14:textId="77777777" w:rsidR="00112248" w:rsidRPr="00D93D74" w:rsidRDefault="00112248" w:rsidP="00CB7573">
      <w:pPr>
        <w:rPr>
          <w:rFonts w:cs="Times New Roman"/>
          <w:szCs w:val="24"/>
        </w:rPr>
      </w:pPr>
    </w:p>
    <w:p w14:paraId="28B2684C" w14:textId="343DBF1E" w:rsidR="001E2B98" w:rsidRPr="00D93D74" w:rsidRDefault="001E2B98">
      <w:pPr>
        <w:pStyle w:val="Heading3"/>
        <w:numPr>
          <w:ilvl w:val="2"/>
          <w:numId w:val="6"/>
        </w:numPr>
      </w:pPr>
      <w:bookmarkStart w:id="541" w:name="_Toc229225123"/>
      <w:bookmarkStart w:id="542" w:name="_Toc216099752"/>
      <w:bookmarkStart w:id="543" w:name="_Toc220932875"/>
      <w:r w:rsidRPr="00D93D74">
        <w:t>Between</w:t>
      </w:r>
      <w:r w:rsidR="00112248">
        <w:t>-</w:t>
      </w:r>
      <w:r w:rsidRPr="00D93D74">
        <w:t xml:space="preserve"> and within-individual dynamics of </w:t>
      </w:r>
      <w:r w:rsidR="00112248">
        <w:t>ethanol-resistant community and sporobiota</w:t>
      </w:r>
      <w:bookmarkEnd w:id="541"/>
      <w:r w:rsidR="00112248">
        <w:t xml:space="preserve"> </w:t>
      </w:r>
      <w:bookmarkEnd w:id="542"/>
      <w:bookmarkEnd w:id="543"/>
    </w:p>
    <w:p w14:paraId="53CE915E" w14:textId="55FC0849" w:rsidR="00216C48" w:rsidRDefault="00524225" w:rsidP="00524225">
      <w:commentRangeStart w:id="544"/>
      <w:r w:rsidRPr="00D93D74">
        <w:t xml:space="preserve">Ethanol-resistant </w:t>
      </w:r>
      <w:r w:rsidR="00DE18CC">
        <w:t>OTUs and species</w:t>
      </w:r>
      <w:r w:rsidR="00DE18CC" w:rsidRPr="00D93D74">
        <w:t xml:space="preserve"> </w:t>
      </w:r>
      <w:r w:rsidRPr="00D93D74">
        <w:t>exhibited greater sharing across participants and enhanced temporal stability within individual over the six months</w:t>
      </w:r>
      <w:commentRangeEnd w:id="544"/>
      <w:r w:rsidR="0034031C" w:rsidRPr="00D93D74">
        <w:rPr>
          <w:rStyle w:val="CommentReference"/>
          <w:sz w:val="24"/>
          <w:szCs w:val="22"/>
        </w:rPr>
        <w:commentReference w:id="544"/>
      </w:r>
      <w:r w:rsidRPr="00D93D74">
        <w:t xml:space="preserve">. This pattern was especially pronounced among ethanol-resistant spore-forming </w:t>
      </w:r>
      <w:r w:rsidR="00DE18CC">
        <w:t>species</w:t>
      </w:r>
      <w:r w:rsidRPr="00D93D74">
        <w:t xml:space="preserve">. </w:t>
      </w:r>
    </w:p>
    <w:p w14:paraId="7F03B5A5" w14:textId="2187DCB7" w:rsidR="00216C48" w:rsidRDefault="00524225" w:rsidP="00524225">
      <w:r w:rsidRPr="00D93D74">
        <w:t xml:space="preserve">Ethanol-resistant communities demonstrated significantly lower variability both between and within individuals compared to the non-resistant communities (16S AS, Jaccard distance, </w:t>
      </w:r>
      <w:proofErr w:type="spellStart"/>
      <w:r w:rsidR="00216C48" w:rsidRPr="00055836">
        <w:rPr>
          <w:rFonts w:cs="Times New Roman"/>
          <w:szCs w:val="24"/>
        </w:rPr>
        <w:t>PERMANOVA</w:t>
      </w:r>
      <w:proofErr w:type="spellEnd"/>
      <w:r w:rsidR="00216C48" w:rsidRPr="00055836">
        <w:rPr>
          <w:rFonts w:cs="Times New Roman"/>
          <w:szCs w:val="24"/>
        </w:rPr>
        <w:t xml:space="preserve"> with permutations constrained within participant, p = 0.001 for between- and within-individual comparisons</w:t>
      </w:r>
      <w:r w:rsidRPr="00D93D74">
        <w:t xml:space="preserve">; Figure </w:t>
      </w:r>
      <w:proofErr w:type="spellStart"/>
      <w:r w:rsidR="008444DF">
        <w:t>8</w:t>
      </w:r>
      <w:r w:rsidRPr="00D93D74">
        <w:t>A</w:t>
      </w:r>
      <w:proofErr w:type="spellEnd"/>
      <w:r w:rsidRPr="00D93D74">
        <w:t xml:space="preserve">). The reduced within-individual </w:t>
      </w:r>
      <w:bookmarkStart w:id="545" w:name="_Hlk228962859"/>
      <w:r w:rsidRPr="00D93D74">
        <w:t>variability of ethanol-</w:t>
      </w:r>
      <w:r w:rsidRPr="00D93D74">
        <w:lastRenderedPageBreak/>
        <w:t>resistant communities</w:t>
      </w:r>
      <w:bookmarkEnd w:id="545"/>
      <w:r w:rsidRPr="00D93D74">
        <w:t xml:space="preserve"> was particularly evident within the phylum </w:t>
      </w:r>
      <w:r w:rsidRPr="00D93D74">
        <w:rPr>
          <w:i/>
          <w:iCs/>
        </w:rPr>
        <w:t>Bacillota</w:t>
      </w:r>
      <w:r w:rsidRPr="00D93D74">
        <w:t xml:space="preserve"> compared with other bacterial phyla</w:t>
      </w:r>
      <w:r w:rsidR="000C5085">
        <w:t>. R</w:t>
      </w:r>
      <w:r w:rsidRPr="00D93D74">
        <w:t xml:space="preserve">educed </w:t>
      </w:r>
      <w:r w:rsidR="000C5085" w:rsidRPr="00D93D74">
        <w:t>between-individual variability</w:t>
      </w:r>
      <w:r w:rsidR="000C5085" w:rsidRPr="000C5085">
        <w:t xml:space="preserve"> of ethanol-resistant communities </w:t>
      </w:r>
      <w:r w:rsidRPr="00D93D74">
        <w:t xml:space="preserve">was observed both in </w:t>
      </w:r>
      <w:r w:rsidRPr="00D93D74">
        <w:rPr>
          <w:i/>
          <w:iCs/>
        </w:rPr>
        <w:t>Bacillota</w:t>
      </w:r>
      <w:r w:rsidRPr="00D93D74">
        <w:t xml:space="preserve"> and across other phyla. A similar pattern was observed when comparing spore-forming and non-spore-forming species, as between and within individual Jaccard distances were significantly lower for spore-forming bacteria than non-spore-forming (metagenomic data, </w:t>
      </w:r>
      <w:proofErr w:type="spellStart"/>
      <w:r w:rsidR="00216C48" w:rsidRPr="00055836">
        <w:rPr>
          <w:rFonts w:cs="Times New Roman"/>
          <w:szCs w:val="24"/>
        </w:rPr>
        <w:t>PERMANOVA</w:t>
      </w:r>
      <w:proofErr w:type="spellEnd"/>
      <w:r w:rsidR="00216C48" w:rsidRPr="00055836">
        <w:rPr>
          <w:rFonts w:cs="Times New Roman"/>
          <w:szCs w:val="24"/>
        </w:rPr>
        <w:t xml:space="preserve"> with permutations constrained within participant, p = 0.001 for between and within individuals</w:t>
      </w:r>
      <w:r w:rsidRPr="00D93D74">
        <w:t xml:space="preserve">; Figure </w:t>
      </w:r>
      <w:proofErr w:type="spellStart"/>
      <w:r w:rsidR="008444DF">
        <w:t>8</w:t>
      </w:r>
      <w:r w:rsidR="002F7108">
        <w:t>D</w:t>
      </w:r>
      <w:proofErr w:type="spellEnd"/>
      <w:r w:rsidRPr="00D93D74">
        <w:t xml:space="preserve">). </w:t>
      </w:r>
    </w:p>
    <w:p w14:paraId="1EE0F728" w14:textId="2CE08E67" w:rsidR="00216C48" w:rsidRDefault="00216C48" w:rsidP="00524225">
      <w:r w:rsidRPr="00216C48">
        <w:t xml:space="preserve">Resistance to ethanol was the key factor for species- and OTU-level overlap across individuals in our cohort (Figure </w:t>
      </w:r>
      <w:proofErr w:type="spellStart"/>
      <w:r w:rsidR="008444DF">
        <w:t>8</w:t>
      </w:r>
      <w:r w:rsidRPr="00216C48">
        <w:t>B</w:t>
      </w:r>
      <w:proofErr w:type="spellEnd"/>
      <w:r w:rsidRPr="00216C48">
        <w:t xml:space="preserve">, E; n=9). This effect was most pronounced among ethanol-resistant spore-forming species (Figure </w:t>
      </w:r>
      <w:proofErr w:type="spellStart"/>
      <w:r w:rsidR="008444DF">
        <w:t>8</w:t>
      </w:r>
      <w:r w:rsidRPr="00216C48">
        <w:t>E</w:t>
      </w:r>
      <w:proofErr w:type="spellEnd"/>
      <w:r w:rsidRPr="00216C48">
        <w:t xml:space="preserve">, Fisher’s exact test, all pairwise Benjamini-Hochberg-adjusted p &lt; 0.001, Figure </w:t>
      </w:r>
      <w:proofErr w:type="spellStart"/>
      <w:r w:rsidR="008444DF">
        <w:t>8</w:t>
      </w:r>
      <w:r w:rsidRPr="00216C48">
        <w:t>B</w:t>
      </w:r>
      <w:proofErr w:type="spellEnd"/>
      <w:r w:rsidRPr="00216C48">
        <w:t>).</w:t>
      </w:r>
    </w:p>
    <w:p w14:paraId="0591B45C" w14:textId="76FE0877" w:rsidR="00524225" w:rsidRPr="00D93D74" w:rsidRDefault="00524225" w:rsidP="00524225">
      <w:r w:rsidRPr="00D93D74">
        <w:t xml:space="preserve">We next quantified temporal trends of within-individual persistence by exploring </w:t>
      </w:r>
      <w:r w:rsidR="00D67D7E">
        <w:t xml:space="preserve">number of timepoints </w:t>
      </w:r>
      <w:r w:rsidRPr="00D93D74">
        <w:t xml:space="preserve">a taxon was detected across six months sampling period within each individual. At the OTU-level, a significantly larger fraction of ethanol-resistant OTUs remained present throughout the six months compared to ethanol non-resistant taxa (Figure </w:t>
      </w:r>
      <w:proofErr w:type="spellStart"/>
      <w:r w:rsidR="008444DF">
        <w:t>8</w:t>
      </w:r>
      <w:r w:rsidRPr="00D93D74">
        <w:t>C</w:t>
      </w:r>
      <w:proofErr w:type="spellEnd"/>
      <w:r w:rsidRPr="00D93D74">
        <w:t xml:space="preserve">, Wilcox rank-sum test, p &lt; 0.001). An even more pronounced pattern was observed at the species-level, where ethanol-resistant spore-forming species were the most persistent within individual, being detected at approximately 92% of </w:t>
      </w:r>
      <w:r w:rsidR="00D67D7E" w:rsidRPr="00D93D74">
        <w:t>sampl</w:t>
      </w:r>
      <w:r w:rsidR="00D67D7E">
        <w:t>ing</w:t>
      </w:r>
      <w:r w:rsidR="00D67D7E" w:rsidRPr="00D93D74">
        <w:t xml:space="preserve"> </w:t>
      </w:r>
      <w:r w:rsidRPr="00D93D74">
        <w:t xml:space="preserve">time points on average, compared to approximately 72% time points for ethanol non-resistant, non-spore-formers (Figure </w:t>
      </w:r>
      <w:proofErr w:type="spellStart"/>
      <w:r w:rsidR="008444DF">
        <w:t>8</w:t>
      </w:r>
      <w:r w:rsidR="002F7108">
        <w:t>E</w:t>
      </w:r>
      <w:proofErr w:type="spellEnd"/>
      <w:r w:rsidRPr="00D93D74">
        <w:t>, pairwise Wilcoxon rank sum tests all pairwise Benjamini–Hochberg adjusted p &lt; 0.05). These results indicate that ethanol resistance particularly in combination with sporulation ability is associated with an increased fraction of highly persistent taxa within individual.</w:t>
      </w:r>
    </w:p>
    <w:p w14:paraId="50AA90B5" w14:textId="77777777" w:rsidR="00524225" w:rsidRPr="00D93D74" w:rsidRDefault="00524225" w:rsidP="00524225"/>
    <w:p w14:paraId="5EE321C7" w14:textId="6CD236A1" w:rsidR="00524225" w:rsidRPr="00D93D74" w:rsidRDefault="0034031C" w:rsidP="00524225">
      <w:pPr>
        <w:rPr>
          <w:b/>
          <w:bCs/>
          <w:sz w:val="22"/>
        </w:rPr>
      </w:pPr>
      <w:commentRangeStart w:id="546"/>
      <w:commentRangeStart w:id="547"/>
      <w:commentRangeStart w:id="548"/>
      <w:commentRangeEnd w:id="546"/>
      <w:r>
        <w:rPr>
          <w:rStyle w:val="CommentReference"/>
          <w:b/>
          <w:bCs/>
          <w:noProof/>
          <w:sz w:val="22"/>
          <w:szCs w:val="22"/>
        </w:rPr>
        <w:lastRenderedPageBreak/>
        <w:commentReference w:id="546"/>
      </w:r>
      <w:commentRangeEnd w:id="547"/>
      <w:r w:rsidR="0095066A">
        <w:rPr>
          <w:rStyle w:val="CommentReference"/>
          <w:b/>
          <w:bCs/>
          <w:noProof/>
          <w:sz w:val="22"/>
          <w:szCs w:val="22"/>
        </w:rPr>
        <w:commentReference w:id="547"/>
      </w:r>
      <w:commentRangeEnd w:id="548"/>
      <w:r w:rsidR="00D67D7E">
        <w:rPr>
          <w:rStyle w:val="CommentReference"/>
          <w:b/>
          <w:bCs/>
          <w:noProof/>
          <w:sz w:val="22"/>
          <w:szCs w:val="22"/>
        </w:rPr>
        <w:commentReference w:id="548"/>
      </w:r>
      <w:r w:rsidR="000347A8">
        <w:rPr>
          <w:b/>
          <w:bCs/>
          <w:noProof/>
          <w:sz w:val="22"/>
        </w:rPr>
        <w:drawing>
          <wp:inline distT="0" distB="0" distL="0" distR="0" wp14:anchorId="2E0397B6" wp14:editId="31C82050">
            <wp:extent cx="5715376" cy="7522234"/>
            <wp:effectExtent l="0" t="0" r="0" b="2540"/>
            <wp:docPr id="895088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8661"/>
                    <a:stretch>
                      <a:fillRect/>
                    </a:stretch>
                  </pic:blipFill>
                  <pic:spPr bwMode="auto">
                    <a:xfrm>
                      <a:off x="0" y="0"/>
                      <a:ext cx="5741309" cy="7556365"/>
                    </a:xfrm>
                    <a:prstGeom prst="rect">
                      <a:avLst/>
                    </a:prstGeom>
                    <a:noFill/>
                    <a:ln>
                      <a:noFill/>
                    </a:ln>
                    <a:extLst>
                      <a:ext uri="{53640926-AAD7-44D8-BBD7-CCE9431645EC}">
                        <a14:shadowObscured xmlns:a14="http://schemas.microsoft.com/office/drawing/2010/main"/>
                      </a:ext>
                    </a:extLst>
                  </pic:spPr>
                </pic:pic>
              </a:graphicData>
            </a:graphic>
          </wp:inline>
        </w:drawing>
      </w:r>
    </w:p>
    <w:p w14:paraId="0747DD16" w14:textId="1470DE5F" w:rsidR="002F7108" w:rsidRPr="00B1591A" w:rsidRDefault="00524225" w:rsidP="002F7108">
      <w:pPr>
        <w:pStyle w:val="Caption"/>
        <w:rPr>
          <w:b w:val="0"/>
          <w:bCs/>
          <w:szCs w:val="20"/>
        </w:rPr>
      </w:pPr>
      <w:r w:rsidRPr="00B1591A">
        <w:rPr>
          <w:bCs/>
          <w:szCs w:val="20"/>
        </w:rPr>
        <w:t xml:space="preserve">Figure </w:t>
      </w:r>
      <w:r w:rsidR="008444DF">
        <w:rPr>
          <w:bCs/>
          <w:szCs w:val="20"/>
        </w:rPr>
        <w:t>8</w:t>
      </w:r>
      <w:r w:rsidRPr="00B1591A">
        <w:rPr>
          <w:bCs/>
          <w:szCs w:val="20"/>
        </w:rPr>
        <w:t xml:space="preserve">. </w:t>
      </w:r>
      <w:bookmarkStart w:id="549" w:name="_Hlk222732182"/>
      <w:r w:rsidR="002F7108" w:rsidRPr="00B1591A">
        <w:rPr>
          <w:bCs/>
          <w:szCs w:val="20"/>
        </w:rPr>
        <w:t>Dynamics of ethanol-resistant and ethanol non-resistant community and sporobiota between and within individuals.</w:t>
      </w:r>
      <w:r w:rsidR="002F7108" w:rsidRPr="00B1591A">
        <w:rPr>
          <w:szCs w:val="20"/>
        </w:rPr>
        <w:t xml:space="preserve"> </w:t>
      </w:r>
      <w:bookmarkEnd w:id="549"/>
      <w:r w:rsidR="002F7108" w:rsidRPr="00B1591A">
        <w:rPr>
          <w:b w:val="0"/>
          <w:bCs/>
          <w:szCs w:val="20"/>
        </w:rPr>
        <w:t xml:space="preserve">A) Boxplots showing between- and within-individual variability in community composition for ethanol-resistant and non-resistant communities in the 16S AS dataset and B) for spore-forming and non-spore-forming communities in the metagenomic dataset. </w:t>
      </w:r>
      <w:bookmarkStart w:id="550" w:name="_Hlk223683379"/>
      <w:r w:rsidR="002F7108" w:rsidRPr="00B1591A">
        <w:rPr>
          <w:b w:val="0"/>
          <w:bCs/>
          <w:szCs w:val="20"/>
        </w:rPr>
        <w:t xml:space="preserve">Variability was assessed using Jaccard distance, calculated separately for </w:t>
      </w:r>
      <w:r w:rsidR="002F7108" w:rsidRPr="00B1591A">
        <w:rPr>
          <w:b w:val="0"/>
          <w:bCs/>
          <w:szCs w:val="20"/>
        </w:rPr>
        <w:lastRenderedPageBreak/>
        <w:t xml:space="preserve">each community. Jaccard distances was derived from randomly subsampled communities, with the median distance used for visualisation and statistical comparisons. Distributions were compared using a </w:t>
      </w:r>
      <w:proofErr w:type="spellStart"/>
      <w:r w:rsidR="002F7108" w:rsidRPr="00B1591A">
        <w:rPr>
          <w:b w:val="0"/>
          <w:bCs/>
          <w:szCs w:val="20"/>
        </w:rPr>
        <w:t>PERMANOVA</w:t>
      </w:r>
      <w:proofErr w:type="spellEnd"/>
      <w:r w:rsidR="002F7108" w:rsidRPr="00B1591A">
        <w:rPr>
          <w:b w:val="0"/>
          <w:bCs/>
          <w:szCs w:val="20"/>
        </w:rPr>
        <w:t>.</w:t>
      </w:r>
      <w:bookmarkEnd w:id="550"/>
      <w:r w:rsidR="002F7108" w:rsidRPr="00B1591A">
        <w:rPr>
          <w:b w:val="0"/>
          <w:bCs/>
          <w:szCs w:val="20"/>
        </w:rPr>
        <w:t xml:space="preserve"> B) and E) stacked bar plots show the number of taxa present in only 1 individual vs more than 1 individual, based on their ethanol-resistance and spore-forming ability. In this analysis only highly persistent taxa were included (present in more than 90% of time-points per individual; 206 species and 873 OTUs). C) and F) Persistence of taxa within individuals. Persistence was calculated for each taxon in each participant, excluding taxa detected at only one time point. Lines represent the median percentage of taxa across participants detected at a given percentage of sampled time points. Colours indicate classification as ethanol-resistant or ethanol-non-resistant, and line type indicates sporulation ability. Statistical significance is indicated as *** for p &lt; 0.001.</w:t>
      </w:r>
    </w:p>
    <w:p w14:paraId="0BA6714C" w14:textId="77777777" w:rsidR="002731BF" w:rsidRPr="00D93D74" w:rsidRDefault="002731BF" w:rsidP="00386B8B">
      <w:pPr>
        <w:rPr>
          <w:rFonts w:cs="Times New Roman"/>
          <w:szCs w:val="24"/>
        </w:rPr>
      </w:pPr>
    </w:p>
    <w:p w14:paraId="68D5BF03" w14:textId="4778113E" w:rsidR="00CD77AB" w:rsidRPr="00D93D74" w:rsidRDefault="00CD77AB">
      <w:pPr>
        <w:pStyle w:val="Heading3"/>
        <w:numPr>
          <w:ilvl w:val="2"/>
          <w:numId w:val="6"/>
        </w:numPr>
      </w:pPr>
      <w:bookmarkStart w:id="551" w:name="_Toc216099753"/>
      <w:bookmarkStart w:id="552" w:name="_Toc220932876"/>
      <w:bookmarkStart w:id="553" w:name="_Toc229225124"/>
      <w:r w:rsidRPr="00D93D74">
        <w:t xml:space="preserve">Sporulation frequency of ethanol-resistant </w:t>
      </w:r>
      <w:r w:rsidRPr="00D93D74">
        <w:rPr>
          <w:i/>
        </w:rPr>
        <w:t>Bacillota</w:t>
      </w:r>
      <w:del w:id="554" w:author="Urša Miklavčič [2]" w:date="2026-05-11T09:28:00Z" w16du:dateUtc="2026-05-11T07:28:00Z">
        <w:r w:rsidRPr="00D93D74" w:rsidDel="00E978A5">
          <w:delText xml:space="preserve"> in the human gut</w:delText>
        </w:r>
      </w:del>
      <w:r w:rsidRPr="00D93D74">
        <w:t xml:space="preserve"> is host and time dependent</w:t>
      </w:r>
      <w:bookmarkEnd w:id="551"/>
      <w:bookmarkEnd w:id="552"/>
      <w:bookmarkEnd w:id="553"/>
      <w:ins w:id="555" w:author="Urša Miklavčič [2]" w:date="2026-05-11T09:28:00Z" w16du:dateUtc="2026-05-11T07:28:00Z">
        <w:r w:rsidR="00E978A5">
          <w:t xml:space="preserve"> in our dataset of healthy human gut samples</w:t>
        </w:r>
      </w:ins>
    </w:p>
    <w:p w14:paraId="024FC4B4" w14:textId="043100D4" w:rsidR="00320506" w:rsidRPr="00D93D74" w:rsidRDefault="00CD77AB" w:rsidP="00320506">
      <w:pPr>
        <w:rPr>
          <w:rFonts w:cs="Times New Roman"/>
          <w:szCs w:val="24"/>
        </w:rPr>
      </w:pPr>
      <w:r w:rsidRPr="00D93D74">
        <w:rPr>
          <w:rFonts w:cs="Times New Roman"/>
          <w:szCs w:val="24"/>
        </w:rPr>
        <w:t xml:space="preserve">Sporulation frequency was calculated for OTUs determined as part of the ethanol-resistant </w:t>
      </w:r>
      <w:r w:rsidR="00486762" w:rsidRPr="00D93D74">
        <w:rPr>
          <w:rFonts w:cs="Times New Roman"/>
          <w:szCs w:val="24"/>
        </w:rPr>
        <w:t>community</w:t>
      </w:r>
      <w:r w:rsidRPr="00D93D74">
        <w:rPr>
          <w:rFonts w:cs="Times New Roman"/>
          <w:szCs w:val="24"/>
        </w:rPr>
        <w:t xml:space="preserve"> with taxonomic classification to the phylum </w:t>
      </w:r>
      <w:r w:rsidRPr="00D93D74">
        <w:rPr>
          <w:rFonts w:cs="Times New Roman"/>
          <w:i/>
          <w:iCs/>
          <w:szCs w:val="24"/>
        </w:rPr>
        <w:t>Bacillota</w:t>
      </w:r>
      <w:r w:rsidRPr="00D93D74">
        <w:rPr>
          <w:rFonts w:cs="Times New Roman"/>
          <w:szCs w:val="24"/>
        </w:rPr>
        <w:t xml:space="preserve">. </w:t>
      </w:r>
      <w:r w:rsidR="00320506" w:rsidRPr="00D93D74">
        <w:rPr>
          <w:rFonts w:cs="Times New Roman"/>
          <w:szCs w:val="24"/>
        </w:rPr>
        <w:t>For each OT</w:t>
      </w:r>
      <w:r w:rsidR="00D6030C" w:rsidRPr="00D93D74">
        <w:rPr>
          <w:rFonts w:cs="Times New Roman"/>
          <w:szCs w:val="24"/>
        </w:rPr>
        <w:t>U</w:t>
      </w:r>
      <w:r w:rsidR="00320506" w:rsidRPr="00D93D74">
        <w:rPr>
          <w:rFonts w:cs="Times New Roman"/>
          <w:szCs w:val="24"/>
        </w:rPr>
        <w:t xml:space="preserve">, the ratio of </w:t>
      </w:r>
      <w:r w:rsidRPr="00D93D74">
        <w:rPr>
          <w:rFonts w:cs="Times New Roman"/>
          <w:szCs w:val="24"/>
        </w:rPr>
        <w:t xml:space="preserve">normalised abundance in </w:t>
      </w:r>
      <w:r w:rsidR="00B41263" w:rsidRPr="00D93D74">
        <w:rPr>
          <w:rFonts w:cs="Times New Roman"/>
          <w:szCs w:val="24"/>
        </w:rPr>
        <w:t>untreated samples</w:t>
      </w:r>
      <w:r w:rsidR="00320506" w:rsidRPr="00D93D74">
        <w:rPr>
          <w:rFonts w:cs="Times New Roman"/>
          <w:szCs w:val="24"/>
        </w:rPr>
        <w:t xml:space="preserve"> (including sequences from both vegetative cells and ethanol-resistant forms)</w:t>
      </w:r>
      <w:r w:rsidRPr="00D93D74">
        <w:rPr>
          <w:rFonts w:cs="Times New Roman"/>
          <w:szCs w:val="24"/>
        </w:rPr>
        <w:t xml:space="preserve"> </w:t>
      </w:r>
      <w:r w:rsidR="00486762" w:rsidRPr="00D93D74">
        <w:rPr>
          <w:rFonts w:cs="Times New Roman"/>
          <w:szCs w:val="24"/>
        </w:rPr>
        <w:t>to</w:t>
      </w:r>
      <w:r w:rsidRPr="00D93D74">
        <w:rPr>
          <w:rFonts w:cs="Times New Roman"/>
          <w:szCs w:val="24"/>
        </w:rPr>
        <w:t xml:space="preserve"> normalised abundance in ethanol treated samples </w:t>
      </w:r>
      <w:r w:rsidR="00320506" w:rsidRPr="00D93D74">
        <w:rPr>
          <w:rFonts w:cs="Times New Roman"/>
          <w:szCs w:val="24"/>
        </w:rPr>
        <w:t xml:space="preserve">(enriched for spores and other ethanol-resistant cell forms) </w:t>
      </w:r>
      <w:r w:rsidRPr="00D93D74">
        <w:rPr>
          <w:rFonts w:cs="Times New Roman"/>
          <w:szCs w:val="24"/>
        </w:rPr>
        <w:t xml:space="preserve">was </w:t>
      </w:r>
      <w:r w:rsidR="00320506" w:rsidRPr="00D93D74">
        <w:rPr>
          <w:rFonts w:cs="Times New Roman"/>
          <w:szCs w:val="24"/>
        </w:rPr>
        <w:t xml:space="preserve">defined as the </w:t>
      </w:r>
      <w:r w:rsidRPr="00D93D74">
        <w:rPr>
          <w:rFonts w:cs="Times New Roman"/>
          <w:szCs w:val="24"/>
        </w:rPr>
        <w:t>sporulation frequency (</w:t>
      </w:r>
      <w:r w:rsidR="0025537A">
        <w:rPr>
          <w:rFonts w:cs="Times New Roman"/>
          <w:szCs w:val="24"/>
        </w:rPr>
        <w:t>Annex F</w:t>
      </w:r>
      <w:r w:rsidRPr="00D93D74">
        <w:rPr>
          <w:rFonts w:cs="Times New Roman"/>
          <w:szCs w:val="24"/>
        </w:rPr>
        <w:t>).</w:t>
      </w:r>
      <w:r w:rsidR="00EF6518" w:rsidRPr="00D93D74">
        <w:rPr>
          <w:rFonts w:cs="Times New Roman"/>
          <w:szCs w:val="24"/>
        </w:rPr>
        <w:t xml:space="preserve"> </w:t>
      </w:r>
      <w:r w:rsidR="00320506" w:rsidRPr="00D93D74">
        <w:rPr>
          <w:rFonts w:cs="Times New Roman"/>
          <w:szCs w:val="24"/>
        </w:rPr>
        <w:t>Sporulation frequency thus reflects the fraction of an OTU population in a sporulated state at a given time point in a</w:t>
      </w:r>
      <w:r w:rsidR="00EF6518" w:rsidRPr="00D93D74">
        <w:rPr>
          <w:rFonts w:cs="Times New Roman"/>
          <w:szCs w:val="24"/>
        </w:rPr>
        <w:t xml:space="preserve"> given </w:t>
      </w:r>
      <w:r w:rsidR="00320506" w:rsidRPr="00D93D74">
        <w:rPr>
          <w:rFonts w:cs="Times New Roman"/>
          <w:szCs w:val="24"/>
        </w:rPr>
        <w:t>host.</w:t>
      </w:r>
    </w:p>
    <w:p w14:paraId="0A564A47" w14:textId="0AB32F45" w:rsidR="00CD77AB" w:rsidRPr="00D93D74" w:rsidRDefault="00CD77AB" w:rsidP="00CD77AB">
      <w:pPr>
        <w:rPr>
          <w:rFonts w:cs="Times New Roman"/>
          <w:szCs w:val="24"/>
        </w:rPr>
      </w:pPr>
      <w:r w:rsidRPr="00D93D74">
        <w:rPr>
          <w:rFonts w:cs="Times New Roman"/>
          <w:szCs w:val="24"/>
        </w:rPr>
        <w:t xml:space="preserve">The sporulation frequency for all OTUs within an individual increases or decreases simultaneously at a single time point in the majority of time points (Figure </w:t>
      </w:r>
      <w:proofErr w:type="spellStart"/>
      <w:r w:rsidR="008444DF">
        <w:rPr>
          <w:rFonts w:cs="Times New Roman"/>
          <w:szCs w:val="24"/>
        </w:rPr>
        <w:t>9</w:t>
      </w:r>
      <w:r w:rsidRPr="00D93D74">
        <w:rPr>
          <w:rFonts w:cs="Times New Roman"/>
          <w:szCs w:val="24"/>
        </w:rPr>
        <w:t>A</w:t>
      </w:r>
      <w:proofErr w:type="spellEnd"/>
      <w:r w:rsidRPr="00D93D74">
        <w:rPr>
          <w:rFonts w:cs="Times New Roman"/>
          <w:szCs w:val="24"/>
        </w:rPr>
        <w:t xml:space="preserve">). This indicates a dependency on the current state of the gut in each host. We </w:t>
      </w:r>
      <w:r w:rsidR="00486762" w:rsidRPr="00D93D74">
        <w:rPr>
          <w:rFonts w:cs="Times New Roman"/>
          <w:szCs w:val="24"/>
        </w:rPr>
        <w:t>examined</w:t>
      </w:r>
      <w:r w:rsidRPr="00D93D74">
        <w:rPr>
          <w:rFonts w:cs="Times New Roman"/>
          <w:szCs w:val="24"/>
        </w:rPr>
        <w:t xml:space="preserve"> the correlation between the variation in sporulation frequency of each OTU at a single time point, normalised by the mean variation in sporulation frequency of </w:t>
      </w:r>
      <w:r w:rsidR="00486762" w:rsidRPr="00D93D74">
        <w:rPr>
          <w:rFonts w:cs="Times New Roman"/>
          <w:szCs w:val="24"/>
        </w:rPr>
        <w:t>that</w:t>
      </w:r>
      <w:r w:rsidRPr="00D93D74">
        <w:rPr>
          <w:rFonts w:cs="Times New Roman"/>
          <w:szCs w:val="24"/>
        </w:rPr>
        <w:t xml:space="preserve"> OTU across all days for an individual, and the same value with the day variable reshuffled. There was no correlation between the original and reshuffled data (Pearson’s correlation: 0.03, p = 0.74), confirming that the temporal order of sampling days is a key factor influencing the sporulation frequency of an OTU.</w:t>
      </w:r>
    </w:p>
    <w:p w14:paraId="331D0BE4" w14:textId="0EB7AB4F" w:rsidR="00D67D7E" w:rsidRDefault="00CB40F9" w:rsidP="00CD77AB">
      <w:pPr>
        <w:rPr>
          <w:ins w:id="556" w:author="Maja Rupnik" w:date="2026-05-06T13:53:00Z" w16du:dateUtc="2026-05-06T11:53:00Z"/>
          <w:rFonts w:cs="Times New Roman"/>
          <w:szCs w:val="24"/>
        </w:rPr>
      </w:pPr>
      <w:r w:rsidRPr="00D93D74">
        <w:rPr>
          <w:rFonts w:cs="Times New Roman"/>
          <w:szCs w:val="24"/>
        </w:rPr>
        <w:t>Variance in sporulation frequency of an OTU within an individual, compared to the variance in sporulation frequency of the same OTU across the whole population</w:t>
      </w:r>
      <w:del w:id="557" w:author="Maja Rupnik" w:date="2026-05-06T13:51:00Z" w16du:dateUtc="2026-05-06T11:51:00Z">
        <w:r w:rsidRPr="00D93D74" w:rsidDel="00D67D7E">
          <w:rPr>
            <w:rFonts w:cs="Times New Roman"/>
            <w:szCs w:val="24"/>
          </w:rPr>
          <w:delText>,</w:delText>
        </w:r>
      </w:del>
      <w:r w:rsidRPr="00D93D74">
        <w:rPr>
          <w:rFonts w:cs="Times New Roman"/>
          <w:szCs w:val="24"/>
        </w:rPr>
        <w:t xml:space="preserve"> indicates host specificity. This is demonstrated by the ratio between the variance of OTU </w:t>
      </w:r>
      <w:proofErr w:type="spellStart"/>
      <w:r w:rsidRPr="00D93D74">
        <w:rPr>
          <w:rFonts w:cs="Times New Roman"/>
          <w:i/>
          <w:iCs/>
          <w:szCs w:val="24"/>
        </w:rPr>
        <w:t>i</w:t>
      </w:r>
      <w:proofErr w:type="spellEnd"/>
      <w:r w:rsidRPr="00D93D74">
        <w:rPr>
          <w:rFonts w:cs="Times New Roman"/>
          <w:szCs w:val="24"/>
        </w:rPr>
        <w:t xml:space="preserve"> in an individual and the variance of OTU </w:t>
      </w:r>
      <w:proofErr w:type="spellStart"/>
      <w:r w:rsidRPr="00D93D74">
        <w:rPr>
          <w:rFonts w:cs="Times New Roman"/>
          <w:i/>
          <w:iCs/>
          <w:szCs w:val="24"/>
        </w:rPr>
        <w:t>i</w:t>
      </w:r>
      <w:proofErr w:type="spellEnd"/>
      <w:r w:rsidRPr="00D93D74">
        <w:rPr>
          <w:rFonts w:cs="Times New Roman"/>
          <w:szCs w:val="24"/>
        </w:rPr>
        <w:t xml:space="preserve"> in the population, which falls below 1 in all but two individuals (Figure </w:t>
      </w:r>
      <w:proofErr w:type="spellStart"/>
      <w:r w:rsidR="008444DF">
        <w:rPr>
          <w:rFonts w:cs="Times New Roman"/>
          <w:szCs w:val="24"/>
        </w:rPr>
        <w:t>9</w:t>
      </w:r>
      <w:r w:rsidR="00D6030C" w:rsidRPr="00D93D74">
        <w:rPr>
          <w:rFonts w:cs="Times New Roman"/>
          <w:szCs w:val="24"/>
        </w:rPr>
        <w:t>C</w:t>
      </w:r>
      <w:proofErr w:type="spellEnd"/>
      <w:r w:rsidRPr="00D93D74">
        <w:rPr>
          <w:rFonts w:cs="Times New Roman"/>
          <w:szCs w:val="24"/>
        </w:rPr>
        <w:t xml:space="preserve">). An exception was the increased sporulation frequency in individual H, relative to the population variance, which can be attributed to antibiotic consumption between days 71 and 84 of the study. There was also a slight increase in individual C, associated with five days spent abroad in the second month of the study. Notably, in individual H this coincided with a decrease in alpha diversity, while in individual C there was an increase in alpha diversity. </w:t>
      </w:r>
    </w:p>
    <w:p w14:paraId="7405C4E8" w14:textId="14FDE162" w:rsidR="00CD77AB" w:rsidRPr="00D93D74" w:rsidRDefault="00CB40F9" w:rsidP="00CD77AB">
      <w:pPr>
        <w:rPr>
          <w:rFonts w:cs="Times New Roman"/>
          <w:szCs w:val="24"/>
        </w:rPr>
      </w:pPr>
      <w:r w:rsidRPr="00D93D74">
        <w:rPr>
          <w:rFonts w:cs="Times New Roman"/>
          <w:szCs w:val="24"/>
        </w:rPr>
        <w:t xml:space="preserve">The Kruskal test shows significantly different variance in sporulation frequency of OTUs between individuals in our study (p = 1.7 × 10⁻⁸), which strengthens our comparison, as the population variance reflects highly diverse individuals. In contrast, comparison of the variance in sporulation frequency between different OTUs is not significantly different (Kruskal test, p = 0.96, Figure </w:t>
      </w:r>
      <w:proofErr w:type="spellStart"/>
      <w:r w:rsidR="008444DF">
        <w:rPr>
          <w:rFonts w:cs="Times New Roman"/>
          <w:szCs w:val="24"/>
        </w:rPr>
        <w:t>9</w:t>
      </w:r>
      <w:r w:rsidR="00D6030C" w:rsidRPr="00D93D74">
        <w:rPr>
          <w:rFonts w:cs="Times New Roman"/>
          <w:szCs w:val="24"/>
        </w:rPr>
        <w:t>B</w:t>
      </w:r>
      <w:proofErr w:type="spellEnd"/>
      <w:r w:rsidRPr="00D93D74">
        <w:rPr>
          <w:rFonts w:cs="Times New Roman"/>
          <w:szCs w:val="24"/>
        </w:rPr>
        <w:t xml:space="preserve">). </w:t>
      </w:r>
      <w:r w:rsidRPr="00D93D74">
        <w:rPr>
          <w:rFonts w:cs="Times New Roman"/>
          <w:szCs w:val="24"/>
        </w:rPr>
        <w:lastRenderedPageBreak/>
        <w:t>Further confirmation of the dependence of sporulation frequency on host and time, rather than OTU classification, is provided by positive Pearson correlations between sporulation frequencies of OTUs within an individual (</w:t>
      </w:r>
      <w:r w:rsidR="0025537A">
        <w:rPr>
          <w:rFonts w:cs="Times New Roman"/>
          <w:szCs w:val="24"/>
        </w:rPr>
        <w:t>Annex F</w:t>
      </w:r>
      <w:del w:id="558" w:author="Urša Miklavčič [2]" w:date="2026-04-20T14:31:00Z" w16du:dateUtc="2026-04-20T12:31:00Z">
        <w:r w:rsidR="00ED4887" w:rsidRPr="00D93D74" w:rsidDel="0063522F">
          <w:rPr>
            <w:rFonts w:cs="Times New Roman"/>
            <w:szCs w:val="24"/>
          </w:rPr>
          <w:delText>6</w:delText>
        </w:r>
      </w:del>
      <w:r w:rsidRPr="00D93D74">
        <w:rPr>
          <w:rFonts w:cs="Times New Roman"/>
          <w:szCs w:val="24"/>
        </w:rPr>
        <w:t xml:space="preserve">). </w:t>
      </w:r>
    </w:p>
    <w:p w14:paraId="1E2D0032" w14:textId="4021FBE0" w:rsidR="00E9210E" w:rsidRPr="00D93D74" w:rsidRDefault="00524225" w:rsidP="00E9210E">
      <w:pPr>
        <w:keepNext/>
      </w:pPr>
      <w:r w:rsidRPr="00D93D74">
        <w:rPr>
          <w:noProof/>
        </w:rPr>
        <w:drawing>
          <wp:inline distT="0" distB="0" distL="0" distR="0" wp14:anchorId="72C8A41A" wp14:editId="3B30B503">
            <wp:extent cx="5943600" cy="4570047"/>
            <wp:effectExtent l="0" t="0" r="0" b="2540"/>
            <wp:docPr id="1749030860" name="Picture 1"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30860" name="Picture 1" descr="A group of graphs and diagram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570047"/>
                    </a:xfrm>
                    <a:prstGeom prst="rect">
                      <a:avLst/>
                    </a:prstGeom>
                    <a:noFill/>
                    <a:ln>
                      <a:noFill/>
                    </a:ln>
                  </pic:spPr>
                </pic:pic>
              </a:graphicData>
            </a:graphic>
          </wp:inline>
        </w:drawing>
      </w:r>
    </w:p>
    <w:p w14:paraId="2DE41533" w14:textId="32724041" w:rsidR="00524225" w:rsidRPr="008444DF" w:rsidRDefault="00E9210E" w:rsidP="00524225">
      <w:pPr>
        <w:rPr>
          <w:sz w:val="20"/>
          <w:szCs w:val="20"/>
        </w:rPr>
      </w:pPr>
      <w:bookmarkStart w:id="559" w:name="_Toc216101630"/>
      <w:r w:rsidRPr="008444DF">
        <w:rPr>
          <w:b/>
          <w:bCs/>
          <w:sz w:val="20"/>
          <w:szCs w:val="20"/>
        </w:rPr>
        <w:t xml:space="preserve">Figure </w:t>
      </w:r>
      <w:r w:rsidR="008444DF" w:rsidRPr="008444DF">
        <w:rPr>
          <w:b/>
          <w:bCs/>
          <w:sz w:val="20"/>
          <w:szCs w:val="20"/>
        </w:rPr>
        <w:t>9</w:t>
      </w:r>
      <w:r w:rsidRPr="008444DF">
        <w:rPr>
          <w:b/>
          <w:bCs/>
          <w:sz w:val="20"/>
          <w:szCs w:val="20"/>
        </w:rPr>
        <w:t xml:space="preserve">. </w:t>
      </w:r>
      <w:bookmarkEnd w:id="559"/>
      <w:r w:rsidR="00524225" w:rsidRPr="008444DF">
        <w:rPr>
          <w:b/>
          <w:bCs/>
          <w:sz w:val="20"/>
          <w:szCs w:val="20"/>
        </w:rPr>
        <w:t>Influence of individual, time or OTU identity on sporulation frequency.</w:t>
      </w:r>
      <w:r w:rsidR="00524225" w:rsidRPr="008444DF">
        <w:rPr>
          <w:sz w:val="20"/>
          <w:szCs w:val="20"/>
        </w:rPr>
        <w:t xml:space="preserve"> The analysis includes only highly prevalent OTUs belonging to ethanol-resistant </w:t>
      </w:r>
      <w:r w:rsidR="00524225" w:rsidRPr="008444DF">
        <w:rPr>
          <w:i/>
          <w:sz w:val="20"/>
          <w:szCs w:val="20"/>
        </w:rPr>
        <w:t>Bacillota</w:t>
      </w:r>
      <w:r w:rsidR="00524225" w:rsidRPr="008444DF">
        <w:rPr>
          <w:sz w:val="20"/>
          <w:szCs w:val="20"/>
        </w:rPr>
        <w:t xml:space="preserve"> (present in &gt; 80% of samples, n = 22). A) Sporulation frequency of each OTU over the study duration, shown separately for each participant. Sporulation frequency was calculated as a ratio of normalized OTU abundance and ethanol-treated samples (</w:t>
      </w:r>
      <w:proofErr w:type="spellStart"/>
      <w:r w:rsidR="00524225" w:rsidRPr="008444DF">
        <w:rPr>
          <w:sz w:val="20"/>
          <w:szCs w:val="20"/>
        </w:rPr>
        <w:t>e</w:t>
      </w:r>
      <w:r w:rsidR="00524225" w:rsidRPr="008444DF">
        <w:rPr>
          <w:sz w:val="20"/>
          <w:szCs w:val="20"/>
          <w:vertAlign w:val="subscript"/>
        </w:rPr>
        <w:t>i</w:t>
      </w:r>
      <w:proofErr w:type="spellEnd"/>
      <w:r w:rsidR="00524225" w:rsidRPr="008444DF">
        <w:rPr>
          <w:sz w:val="20"/>
          <w:szCs w:val="20"/>
        </w:rPr>
        <w:t>) and untreated samples (m</w:t>
      </w:r>
      <w:r w:rsidR="00524225" w:rsidRPr="008444DF">
        <w:rPr>
          <w:sz w:val="20"/>
          <w:szCs w:val="20"/>
          <w:vertAlign w:val="subscript"/>
        </w:rPr>
        <w:t>i</w:t>
      </w:r>
      <w:r w:rsidR="00524225" w:rsidRPr="008444DF">
        <w:rPr>
          <w:sz w:val="20"/>
          <w:szCs w:val="20"/>
        </w:rPr>
        <w:t xml:space="preserve">), and </w:t>
      </w:r>
      <w:proofErr w:type="spellStart"/>
      <w:r w:rsidR="00524225" w:rsidRPr="008444DF">
        <w:rPr>
          <w:sz w:val="20"/>
          <w:szCs w:val="20"/>
        </w:rPr>
        <w:t>log10</w:t>
      </w:r>
      <w:proofErr w:type="spellEnd"/>
      <w:r w:rsidR="00524225" w:rsidRPr="008444DF">
        <w:rPr>
          <w:sz w:val="20"/>
          <w:szCs w:val="20"/>
        </w:rPr>
        <w:t>-transformed for visualisation purposes. B) Ratio of within-individual to population-level variance in sporulation frequency, plotted by OTU. C) Ratio of within-individual to population-level variance in sporulation frequency, plotted by study participant. The vertical line (x = 1) indicates where within-individual (OTU or participant) variance equals the population-wide variance.</w:t>
      </w:r>
    </w:p>
    <w:p w14:paraId="200EEAFD" w14:textId="77777777" w:rsidR="00211C72" w:rsidRDefault="00211C72" w:rsidP="00E9210E">
      <w:pPr>
        <w:pStyle w:val="Caption"/>
      </w:pPr>
    </w:p>
    <w:p w14:paraId="601A3FFF" w14:textId="77777777" w:rsidR="008444DF" w:rsidRDefault="008444DF" w:rsidP="008444DF"/>
    <w:p w14:paraId="611C26C4" w14:textId="77777777" w:rsidR="008444DF" w:rsidRDefault="008444DF" w:rsidP="008444DF"/>
    <w:p w14:paraId="23C40678" w14:textId="77777777" w:rsidR="008444DF" w:rsidRPr="008444DF" w:rsidRDefault="008444DF" w:rsidP="008444DF"/>
    <w:p w14:paraId="7E852DE1" w14:textId="11A1BC34" w:rsidR="00211C72" w:rsidRPr="00BB70D2" w:rsidRDefault="00351ADF">
      <w:pPr>
        <w:pStyle w:val="Heading2"/>
        <w:numPr>
          <w:ilvl w:val="1"/>
          <w:numId w:val="3"/>
        </w:numPr>
      </w:pPr>
      <w:bookmarkStart w:id="560" w:name="_Toc212712219"/>
      <w:bookmarkStart w:id="561" w:name="_Toc216099758"/>
      <w:bookmarkStart w:id="562" w:name="_Toc220932881"/>
      <w:bookmarkStart w:id="563" w:name="_Toc229225125"/>
      <w:r>
        <w:lastRenderedPageBreak/>
        <w:t>L</w:t>
      </w:r>
      <w:r w:rsidR="00211C72" w:rsidRPr="00BB70D2">
        <w:t>ONGITUDINAL CHANGES IN THE RESISTOME DEPENDING ON CHANGES IN THE INTESTINAL MICROBIOTA</w:t>
      </w:r>
      <w:bookmarkEnd w:id="560"/>
      <w:bookmarkEnd w:id="561"/>
      <w:bookmarkEnd w:id="562"/>
      <w:bookmarkEnd w:id="563"/>
      <w:r w:rsidR="00211C72" w:rsidRPr="00BB70D2">
        <w:t xml:space="preserve"> </w:t>
      </w:r>
    </w:p>
    <w:p w14:paraId="563E0B65" w14:textId="77777777" w:rsidR="00211C72" w:rsidRPr="00BB70D2" w:rsidRDefault="00211C72">
      <w:pPr>
        <w:pStyle w:val="Heading3"/>
        <w:numPr>
          <w:ilvl w:val="2"/>
          <w:numId w:val="3"/>
        </w:numPr>
      </w:pPr>
      <w:bookmarkStart w:id="564" w:name="_Toc220932882"/>
      <w:bookmarkStart w:id="565" w:name="_Toc229225126"/>
      <w:bookmarkStart w:id="566" w:name="_Toc216099759"/>
      <w:r w:rsidRPr="00BB70D2">
        <w:t>Overall diversity and abundance of antimicrobial resistance genes</w:t>
      </w:r>
      <w:bookmarkEnd w:id="564"/>
      <w:bookmarkEnd w:id="565"/>
      <w:r w:rsidRPr="00BB70D2">
        <w:t xml:space="preserve"> </w:t>
      </w:r>
      <w:bookmarkEnd w:id="566"/>
    </w:p>
    <w:p w14:paraId="254808DF" w14:textId="35073CA7" w:rsidR="00211C72" w:rsidRPr="00D93D74" w:rsidRDefault="00211C72" w:rsidP="00211C72">
      <w:r w:rsidRPr="00D93D74">
        <w:t xml:space="preserve">Across the nine individuals in our cohort during six months and in total of 116 </w:t>
      </w:r>
      <w:r w:rsidR="00BB70D2">
        <w:t xml:space="preserve">untreated </w:t>
      </w:r>
      <w:r w:rsidRPr="00D93D74">
        <w:t xml:space="preserve">samples, we detected 111 antimicrobial resistance genes (ARGs) spanning 16 classes and 5 resistance mechanisms, as annotated by </w:t>
      </w:r>
      <w:proofErr w:type="spellStart"/>
      <w:r w:rsidRPr="00D93D74">
        <w:t>AMRfinder</w:t>
      </w:r>
      <w:proofErr w:type="spellEnd"/>
      <w:r w:rsidRPr="00D93D74">
        <w:t xml:space="preserve"> and the CARD database (Figure </w:t>
      </w:r>
      <w:r w:rsidR="0063522F">
        <w:t>14</w:t>
      </w:r>
      <w:r w:rsidRPr="00D93D74">
        <w:t xml:space="preserve">). We also identified two stress response genes, </w:t>
      </w:r>
      <w:proofErr w:type="spellStart"/>
      <w:r w:rsidRPr="00D93D74">
        <w:rPr>
          <w:i/>
          <w:iCs/>
        </w:rPr>
        <w:t>gacL</w:t>
      </w:r>
      <w:proofErr w:type="spellEnd"/>
      <w:r w:rsidRPr="00D93D74">
        <w:t xml:space="preserve"> and </w:t>
      </w:r>
      <w:proofErr w:type="spellStart"/>
      <w:r w:rsidRPr="00D93D74">
        <w:rPr>
          <w:i/>
          <w:iCs/>
        </w:rPr>
        <w:t>qacEdelta1</w:t>
      </w:r>
      <w:proofErr w:type="spellEnd"/>
      <w:r w:rsidRPr="00D93D74">
        <w:t>. Notably, clinically important carbapenem genes prevalent in Slovenia (</w:t>
      </w:r>
      <w:commentRangeStart w:id="567"/>
      <w:proofErr w:type="spellStart"/>
      <w:r w:rsidRPr="00D93D74">
        <w:rPr>
          <w:i/>
          <w:iCs/>
        </w:rPr>
        <w:t>bla</w:t>
      </w:r>
      <w:r w:rsidRPr="00D93D74">
        <w:rPr>
          <w:vertAlign w:val="subscript"/>
        </w:rPr>
        <w:t>KPC</w:t>
      </w:r>
      <w:proofErr w:type="spellEnd"/>
      <w:r w:rsidRPr="00D93D74">
        <w:t xml:space="preserve">, </w:t>
      </w:r>
      <w:proofErr w:type="spellStart"/>
      <w:r w:rsidRPr="00D93D74">
        <w:rPr>
          <w:i/>
          <w:iCs/>
        </w:rPr>
        <w:t>bla</w:t>
      </w:r>
      <w:r w:rsidRPr="00D93D74">
        <w:rPr>
          <w:vertAlign w:val="subscript"/>
        </w:rPr>
        <w:t>NDM</w:t>
      </w:r>
      <w:proofErr w:type="spellEnd"/>
      <w:r w:rsidRPr="00D93D74">
        <w:t xml:space="preserve">, </w:t>
      </w:r>
      <w:proofErr w:type="spellStart"/>
      <w:r w:rsidRPr="00D93D74">
        <w:rPr>
          <w:i/>
          <w:iCs/>
        </w:rPr>
        <w:t>bla</w:t>
      </w:r>
      <w:r w:rsidRPr="00D93D74">
        <w:rPr>
          <w:vertAlign w:val="subscript"/>
        </w:rPr>
        <w:t>OXA</w:t>
      </w:r>
      <w:proofErr w:type="spellEnd"/>
      <w:r w:rsidRPr="00D93D74">
        <w:rPr>
          <w:vertAlign w:val="subscript"/>
        </w:rPr>
        <w:t>-48</w:t>
      </w:r>
      <w:r w:rsidRPr="00D93D74">
        <w:t xml:space="preserve"> or </w:t>
      </w:r>
      <w:proofErr w:type="spellStart"/>
      <w:r w:rsidRPr="00D93D74">
        <w:rPr>
          <w:i/>
          <w:iCs/>
        </w:rPr>
        <w:t>bla</w:t>
      </w:r>
      <w:r w:rsidRPr="00D93D74">
        <w:rPr>
          <w:vertAlign w:val="subscript"/>
        </w:rPr>
        <w:t>VIM</w:t>
      </w:r>
      <w:commentRangeEnd w:id="567"/>
      <w:proofErr w:type="spellEnd"/>
      <w:r w:rsidRPr="00D93D74">
        <w:rPr>
          <w:rStyle w:val="CommentReference"/>
          <w:sz w:val="24"/>
          <w:szCs w:val="22"/>
        </w:rPr>
        <w:commentReference w:id="567"/>
      </w:r>
      <w:r w:rsidRPr="00D93D74">
        <w:t xml:space="preserve">) and </w:t>
      </w:r>
      <w:r w:rsidRPr="00D93D74">
        <w:rPr>
          <w:i/>
          <w:iCs/>
        </w:rPr>
        <w:t>Acinetobacter</w:t>
      </w:r>
      <w:r w:rsidRPr="00D93D74">
        <w:t xml:space="preserve">-associated </w:t>
      </w:r>
      <w:proofErr w:type="spellStart"/>
      <w:r w:rsidRPr="00D93D74">
        <w:rPr>
          <w:i/>
          <w:iCs/>
        </w:rPr>
        <w:t>bla</w:t>
      </w:r>
      <w:r w:rsidRPr="00D93D74">
        <w:rPr>
          <w:vertAlign w:val="subscript"/>
        </w:rPr>
        <w:t>OXA</w:t>
      </w:r>
      <w:proofErr w:type="spellEnd"/>
      <w:r w:rsidRPr="00D93D74">
        <w:rPr>
          <w:vertAlign w:val="subscript"/>
        </w:rPr>
        <w:t>-23</w:t>
      </w:r>
      <w:r w:rsidRPr="00D93D74">
        <w:t xml:space="preserve"> and </w:t>
      </w:r>
      <w:proofErr w:type="spellStart"/>
      <w:r w:rsidRPr="00D93D74">
        <w:rPr>
          <w:i/>
          <w:iCs/>
        </w:rPr>
        <w:t>bla</w:t>
      </w:r>
      <w:r w:rsidRPr="00D93D74">
        <w:rPr>
          <w:vertAlign w:val="subscript"/>
        </w:rPr>
        <w:t>OXA</w:t>
      </w:r>
      <w:proofErr w:type="spellEnd"/>
      <w:r w:rsidRPr="00D93D74">
        <w:rPr>
          <w:vertAlign w:val="subscript"/>
        </w:rPr>
        <w:t>-24</w:t>
      </w:r>
      <w:r w:rsidRPr="00D93D74">
        <w:t xml:space="preserve"> were absent. The only clinically relevant ARG detected was </w:t>
      </w:r>
      <w:proofErr w:type="spellStart"/>
      <w:r w:rsidRPr="00D93D74">
        <w:rPr>
          <w:i/>
          <w:iCs/>
        </w:rPr>
        <w:t>bla</w:t>
      </w:r>
      <w:r w:rsidRPr="00D93D74">
        <w:rPr>
          <w:vertAlign w:val="subscript"/>
        </w:rPr>
        <w:t>CTX-M1</w:t>
      </w:r>
      <w:proofErr w:type="spellEnd"/>
      <w:r w:rsidRPr="00D93D74">
        <w:t xml:space="preserve">, found at very low abundance in a single individual (I) on a contig classified within the </w:t>
      </w:r>
      <w:r w:rsidRPr="00D93D74">
        <w:rPr>
          <w:i/>
          <w:iCs/>
        </w:rPr>
        <w:t>Enterobacteriaceae</w:t>
      </w:r>
      <w:r w:rsidRPr="00D93D74">
        <w:t xml:space="preserve"> family</w:t>
      </w:r>
      <w:ins w:id="568" w:author="Urša Miklavčič [2]" w:date="2026-04-21T13:30:00Z" w16du:dateUtc="2026-04-21T11:30:00Z">
        <w:r w:rsidR="00554FAF">
          <w:t xml:space="preserve"> </w:t>
        </w:r>
      </w:ins>
      <w:r w:rsidR="003145CE">
        <w:t>(Annex J).</w:t>
      </w:r>
      <w:r w:rsidRPr="00D93D74">
        <w:t xml:space="preserve"> </w:t>
      </w:r>
    </w:p>
    <w:p w14:paraId="57890B0F" w14:textId="5C7787D1" w:rsidR="00211C72" w:rsidRDefault="00211C72" w:rsidP="00211C72">
      <w:r w:rsidRPr="00D93D74">
        <w:t xml:space="preserve">The highest richness of ARGs was observed in aminoglycoside resistance genes, followed by glycopeptide, tetracycline, and beta-lactam classes (Figure </w:t>
      </w:r>
      <w:proofErr w:type="spellStart"/>
      <w:r w:rsidR="0063522F">
        <w:t>1</w:t>
      </w:r>
      <w:r w:rsidR="008444DF">
        <w:t>0</w:t>
      </w:r>
      <w:r w:rsidRPr="00D93D74">
        <w:t>A</w:t>
      </w:r>
      <w:proofErr w:type="spellEnd"/>
      <w:r w:rsidRPr="00D93D74">
        <w:t xml:space="preserve">). The diversity of ARGs per class did not correlate with the abundance of ARGs in the class. The most abundant ARGs confer resistance to tetracyclines, protein synthesis inhibitors (lincosamide, macrolide, and streptogramin), and beta-lactamases that inactivate antibiotics (Figure </w:t>
      </w:r>
      <w:proofErr w:type="spellStart"/>
      <w:r w:rsidR="0063522F">
        <w:t>1</w:t>
      </w:r>
      <w:r w:rsidR="008444DF">
        <w:t>0</w:t>
      </w:r>
      <w:r w:rsidRPr="00D93D74">
        <w:t>B</w:t>
      </w:r>
      <w:proofErr w:type="spellEnd"/>
      <w:r w:rsidRPr="00D93D74">
        <w:t xml:space="preserve">). </w:t>
      </w:r>
    </w:p>
    <w:p w14:paraId="37601EA4" w14:textId="5D9AF480" w:rsidR="00D46952" w:rsidRPr="00D93D74" w:rsidRDefault="00D46952" w:rsidP="00D46952">
      <w:r w:rsidRPr="00D93D74">
        <w:t xml:space="preserve">Taxonomically, ARG diversity was highest for phylum </w:t>
      </w:r>
      <w:r w:rsidRPr="00D93D74">
        <w:rPr>
          <w:i/>
          <w:iCs/>
        </w:rPr>
        <w:t>Bacillota</w:t>
      </w:r>
      <w:r w:rsidRPr="00D93D74">
        <w:t xml:space="preserve">, followed by </w:t>
      </w:r>
      <w:proofErr w:type="spellStart"/>
      <w:r w:rsidRPr="00D93D74">
        <w:rPr>
          <w:i/>
          <w:iCs/>
        </w:rPr>
        <w:t>Pseudomonadota</w:t>
      </w:r>
      <w:proofErr w:type="spellEnd"/>
      <w:r w:rsidRPr="00D93D74">
        <w:rPr>
          <w:i/>
          <w:iCs/>
        </w:rPr>
        <w:t xml:space="preserve"> </w:t>
      </w:r>
      <w:r w:rsidRPr="00D93D74">
        <w:t xml:space="preserve">and </w:t>
      </w:r>
      <w:r w:rsidRPr="00D93D74">
        <w:rPr>
          <w:i/>
          <w:iCs/>
        </w:rPr>
        <w:t>Bacteroidota</w:t>
      </w:r>
      <w:r w:rsidRPr="00D93D74">
        <w:t xml:space="preserve">, </w:t>
      </w:r>
      <w:r>
        <w:t>and similarly</w:t>
      </w:r>
      <w:r w:rsidRPr="00D93D74">
        <w:t xml:space="preserve">, ARG abundance was </w:t>
      </w:r>
      <w:r>
        <w:t xml:space="preserve">highest for phylum </w:t>
      </w:r>
      <w:r>
        <w:rPr>
          <w:i/>
          <w:iCs/>
        </w:rPr>
        <w:t xml:space="preserve">Bacillota </w:t>
      </w:r>
      <w:r>
        <w:t xml:space="preserve">but </w:t>
      </w:r>
      <w:r w:rsidRPr="00D93D74">
        <w:t xml:space="preserve">greater in </w:t>
      </w:r>
      <w:r w:rsidRPr="00D93D74">
        <w:rPr>
          <w:i/>
          <w:iCs/>
        </w:rPr>
        <w:t>Bacteroidota</w:t>
      </w:r>
      <w:r w:rsidRPr="00D93D74">
        <w:t xml:space="preserve">, than </w:t>
      </w:r>
      <w:proofErr w:type="spellStart"/>
      <w:r w:rsidRPr="00D93D74">
        <w:rPr>
          <w:i/>
          <w:iCs/>
        </w:rPr>
        <w:t>Pseudomonadota</w:t>
      </w:r>
      <w:proofErr w:type="spellEnd"/>
      <w:r w:rsidRPr="00D93D74">
        <w:t xml:space="preserve"> (Figure </w:t>
      </w:r>
      <w:r w:rsidR="008444DF">
        <w:t>11</w:t>
      </w:r>
      <w:r w:rsidRPr="00D93D74">
        <w:t>).</w:t>
      </w:r>
    </w:p>
    <w:p w14:paraId="73F61BE6" w14:textId="77777777" w:rsidR="00D46952" w:rsidRPr="00D93D74" w:rsidRDefault="00D46952" w:rsidP="00211C72"/>
    <w:p w14:paraId="3F7A1332" w14:textId="71C3BF33" w:rsidR="00211C72" w:rsidRPr="00D93D74" w:rsidRDefault="00BB70D2" w:rsidP="00211C72">
      <w:pPr>
        <w:keepNext/>
      </w:pPr>
      <w:r>
        <w:rPr>
          <w:noProof/>
        </w:rPr>
        <w:lastRenderedPageBreak/>
        <w:drawing>
          <wp:inline distT="0" distB="0" distL="0" distR="0" wp14:anchorId="0D63F52F" wp14:editId="06D38705">
            <wp:extent cx="5926347" cy="6221327"/>
            <wp:effectExtent l="0" t="0" r="0" b="8255"/>
            <wp:docPr id="205489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12355"/>
                    <a:stretch>
                      <a:fillRect/>
                    </a:stretch>
                  </pic:blipFill>
                  <pic:spPr bwMode="auto">
                    <a:xfrm>
                      <a:off x="0" y="0"/>
                      <a:ext cx="5949181" cy="6245298"/>
                    </a:xfrm>
                    <a:prstGeom prst="rect">
                      <a:avLst/>
                    </a:prstGeom>
                    <a:noFill/>
                    <a:ln>
                      <a:noFill/>
                    </a:ln>
                    <a:extLst>
                      <a:ext uri="{53640926-AAD7-44D8-BBD7-CCE9431645EC}">
                        <a14:shadowObscured xmlns:a14="http://schemas.microsoft.com/office/drawing/2010/main"/>
                      </a:ext>
                    </a:extLst>
                  </pic:spPr>
                </pic:pic>
              </a:graphicData>
            </a:graphic>
          </wp:inline>
        </w:drawing>
      </w:r>
    </w:p>
    <w:p w14:paraId="5C5D03E0" w14:textId="63553886" w:rsidR="00211C72" w:rsidRPr="008444DF" w:rsidRDefault="00211C72" w:rsidP="00D46952">
      <w:pPr>
        <w:pStyle w:val="Caption"/>
        <w:rPr>
          <w:szCs w:val="20"/>
        </w:rPr>
      </w:pPr>
      <w:bookmarkStart w:id="569" w:name="_Toc216101635"/>
      <w:r w:rsidRPr="008444DF">
        <w:rPr>
          <w:szCs w:val="20"/>
        </w:rPr>
        <w:t xml:space="preserve">Figure </w:t>
      </w:r>
      <w:r w:rsidR="0063522F" w:rsidRPr="008444DF">
        <w:rPr>
          <w:szCs w:val="20"/>
        </w:rPr>
        <w:t>1</w:t>
      </w:r>
      <w:r w:rsidR="008444DF" w:rsidRPr="008444DF">
        <w:rPr>
          <w:szCs w:val="20"/>
        </w:rPr>
        <w:t>0</w:t>
      </w:r>
      <w:r w:rsidRPr="008444DF">
        <w:rPr>
          <w:szCs w:val="20"/>
        </w:rPr>
        <w:t xml:space="preserve">. Diversity and abundance of antimicrobial resistance genes (ARGs) across all individuals untreated samples. </w:t>
      </w:r>
      <w:r w:rsidRPr="008444DF">
        <w:rPr>
          <w:b w:val="0"/>
          <w:bCs/>
          <w:szCs w:val="20"/>
        </w:rPr>
        <w:t>A) Number of unique ARGs and B) number of mapped reads per million (</w:t>
      </w:r>
      <w:proofErr w:type="spellStart"/>
      <w:r w:rsidRPr="008444DF">
        <w:rPr>
          <w:b w:val="0"/>
          <w:bCs/>
          <w:szCs w:val="20"/>
        </w:rPr>
        <w:t>TPM</w:t>
      </w:r>
      <w:proofErr w:type="spellEnd"/>
      <w:r w:rsidRPr="008444DF">
        <w:rPr>
          <w:b w:val="0"/>
          <w:bCs/>
          <w:szCs w:val="20"/>
        </w:rPr>
        <w:t>) to ARGs, coloured by mechanism of resistance based on CARD.</w:t>
      </w:r>
      <w:bookmarkEnd w:id="569"/>
      <w:r w:rsidRPr="008444DF">
        <w:rPr>
          <w:szCs w:val="20"/>
        </w:rPr>
        <w:t xml:space="preserve"> </w:t>
      </w:r>
    </w:p>
    <w:p w14:paraId="3863DA9A" w14:textId="77777777" w:rsidR="00E03657" w:rsidRPr="00E03657" w:rsidRDefault="00E03657" w:rsidP="00E03657"/>
    <w:p w14:paraId="776A7D1E" w14:textId="61DA8948" w:rsidR="00211C72" w:rsidRPr="00D93D74" w:rsidRDefault="00E03657" w:rsidP="00211C72">
      <w:r>
        <w:rPr>
          <w:noProof/>
        </w:rPr>
        <w:lastRenderedPageBreak/>
        <w:drawing>
          <wp:inline distT="0" distB="0" distL="0" distR="0" wp14:anchorId="0A88615E" wp14:editId="7C1E019A">
            <wp:extent cx="5943600" cy="1819910"/>
            <wp:effectExtent l="0" t="0" r="0" b="8890"/>
            <wp:docPr id="201847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819910"/>
                    </a:xfrm>
                    <a:prstGeom prst="rect">
                      <a:avLst/>
                    </a:prstGeom>
                    <a:noFill/>
                    <a:ln>
                      <a:noFill/>
                    </a:ln>
                  </pic:spPr>
                </pic:pic>
              </a:graphicData>
            </a:graphic>
          </wp:inline>
        </w:drawing>
      </w:r>
    </w:p>
    <w:p w14:paraId="4B4ED272" w14:textId="4A4738D0" w:rsidR="00211C72" w:rsidRPr="008444DF" w:rsidRDefault="00211C72" w:rsidP="00E03657">
      <w:pPr>
        <w:pStyle w:val="Caption"/>
        <w:rPr>
          <w:szCs w:val="20"/>
        </w:rPr>
      </w:pPr>
      <w:r w:rsidRPr="008444DF">
        <w:rPr>
          <w:bCs/>
          <w:szCs w:val="20"/>
        </w:rPr>
        <w:t xml:space="preserve">Figure </w:t>
      </w:r>
      <w:r w:rsidR="0063522F" w:rsidRPr="008444DF">
        <w:rPr>
          <w:bCs/>
          <w:szCs w:val="20"/>
        </w:rPr>
        <w:t>1</w:t>
      </w:r>
      <w:r w:rsidR="008444DF" w:rsidRPr="008444DF">
        <w:rPr>
          <w:bCs/>
          <w:szCs w:val="20"/>
        </w:rPr>
        <w:t>1</w:t>
      </w:r>
      <w:r w:rsidRPr="008444DF">
        <w:rPr>
          <w:bCs/>
          <w:szCs w:val="20"/>
        </w:rPr>
        <w:t xml:space="preserve">. Diversity and abundance of ARGs based on the taxonomical classification of contig on which the ARG was detected. </w:t>
      </w:r>
      <w:r w:rsidR="00E03657" w:rsidRPr="008444DF">
        <w:rPr>
          <w:b w:val="0"/>
          <w:bCs/>
          <w:szCs w:val="20"/>
        </w:rPr>
        <w:t>A) Number of unique ARGs and B) number of mapped reads per million (</w:t>
      </w:r>
      <w:proofErr w:type="spellStart"/>
      <w:r w:rsidR="00E03657" w:rsidRPr="008444DF">
        <w:rPr>
          <w:b w:val="0"/>
          <w:bCs/>
          <w:szCs w:val="20"/>
        </w:rPr>
        <w:t>TPM</w:t>
      </w:r>
      <w:proofErr w:type="spellEnd"/>
      <w:r w:rsidR="00E03657" w:rsidRPr="008444DF">
        <w:rPr>
          <w:b w:val="0"/>
          <w:bCs/>
          <w:szCs w:val="20"/>
        </w:rPr>
        <w:t xml:space="preserve">) detected on contigs classified as stated on y-axis. Coloured by class of ARG. </w:t>
      </w:r>
    </w:p>
    <w:p w14:paraId="7D536EEB" w14:textId="77777777" w:rsidR="00351ADF" w:rsidRPr="00087EB7" w:rsidRDefault="00351ADF" w:rsidP="00211C72">
      <w:pPr>
        <w:rPr>
          <w:szCs w:val="24"/>
        </w:rPr>
      </w:pPr>
    </w:p>
    <w:p w14:paraId="1CE05D4B" w14:textId="6371E29E" w:rsidR="00211C72" w:rsidRPr="00D93D74" w:rsidRDefault="00211C72">
      <w:pPr>
        <w:pStyle w:val="Heading3"/>
        <w:numPr>
          <w:ilvl w:val="2"/>
          <w:numId w:val="3"/>
        </w:numPr>
      </w:pPr>
      <w:bookmarkStart w:id="570" w:name="_Toc216099760"/>
      <w:bookmarkStart w:id="571" w:name="_Toc220932883"/>
      <w:bookmarkStart w:id="572" w:name="_Toc229225127"/>
      <w:r w:rsidRPr="00D93D74">
        <w:t>Per</w:t>
      </w:r>
      <w:commentRangeStart w:id="573"/>
      <w:r w:rsidRPr="00D93D74">
        <w:t>sistence of antimicrobial resistance genes in the human gut</w:t>
      </w:r>
      <w:bookmarkEnd w:id="570"/>
      <w:bookmarkEnd w:id="571"/>
      <w:bookmarkEnd w:id="572"/>
      <w:commentRangeEnd w:id="573"/>
      <w:r w:rsidRPr="00D93D74">
        <w:rPr>
          <w:rStyle w:val="CommentReference"/>
          <w:sz w:val="24"/>
          <w:szCs w:val="22"/>
        </w:rPr>
        <w:commentReference w:id="573"/>
      </w:r>
      <w:ins w:id="574" w:author="Urša Miklavčič [2]" w:date="2026-05-11T09:28:00Z" w16du:dateUtc="2026-05-11T07:28:00Z">
        <w:r w:rsidR="00E978A5">
          <w:t xml:space="preserve"> in our cohort</w:t>
        </w:r>
      </w:ins>
    </w:p>
    <w:p w14:paraId="1A2CF446" w14:textId="367DC937" w:rsidR="00DB47CB" w:rsidRDefault="00211C72" w:rsidP="00211C72">
      <w:pPr>
        <w:rPr>
          <w:rFonts w:cs="Times New Roman"/>
          <w:szCs w:val="24"/>
        </w:rPr>
      </w:pPr>
      <w:r w:rsidRPr="00D93D74">
        <w:rPr>
          <w:rFonts w:cs="Times New Roman"/>
          <w:szCs w:val="24"/>
        </w:rPr>
        <w:t xml:space="preserve">We detected between 81 and 101 unique ARGs per individual, </w:t>
      </w:r>
      <w:commentRangeStart w:id="575"/>
      <w:r w:rsidR="00574911">
        <w:rPr>
          <w:rFonts w:cs="Times New Roman"/>
          <w:szCs w:val="24"/>
        </w:rPr>
        <w:t>of which</w:t>
      </w:r>
      <w:r w:rsidR="00574911" w:rsidRPr="00D93D74">
        <w:rPr>
          <w:rFonts w:cs="Times New Roman"/>
          <w:szCs w:val="24"/>
        </w:rPr>
        <w:t xml:space="preserve"> </w:t>
      </w:r>
      <w:r w:rsidRPr="00D93D74">
        <w:rPr>
          <w:rFonts w:cs="Times New Roman"/>
          <w:szCs w:val="24"/>
        </w:rPr>
        <w:t>3</w:t>
      </w:r>
      <w:r w:rsidR="00574911">
        <w:rPr>
          <w:rFonts w:cs="Times New Roman"/>
          <w:szCs w:val="24"/>
        </w:rPr>
        <w:t>9</w:t>
      </w:r>
      <w:r w:rsidRPr="00D93D74">
        <w:rPr>
          <w:rFonts w:cs="Times New Roman"/>
          <w:szCs w:val="24"/>
        </w:rPr>
        <w:t>% to 6</w:t>
      </w:r>
      <w:r w:rsidR="00574911">
        <w:rPr>
          <w:rFonts w:cs="Times New Roman"/>
          <w:szCs w:val="24"/>
        </w:rPr>
        <w:t>6</w:t>
      </w:r>
      <w:r w:rsidRPr="00D93D74">
        <w:rPr>
          <w:rFonts w:cs="Times New Roman"/>
          <w:szCs w:val="24"/>
        </w:rPr>
        <w:t xml:space="preserve">% </w:t>
      </w:r>
      <w:commentRangeEnd w:id="575"/>
      <w:r w:rsidRPr="00D93D74">
        <w:rPr>
          <w:rStyle w:val="CommentReference"/>
          <w:rFonts w:cs="Times New Roman"/>
          <w:sz w:val="24"/>
          <w:szCs w:val="24"/>
        </w:rPr>
        <w:commentReference w:id="575"/>
      </w:r>
      <w:r w:rsidRPr="00D93D74">
        <w:rPr>
          <w:rFonts w:cs="Times New Roman"/>
          <w:szCs w:val="24"/>
        </w:rPr>
        <w:t xml:space="preserve">(average </w:t>
      </w:r>
      <w:r w:rsidR="00574911">
        <w:rPr>
          <w:rFonts w:cs="Times New Roman"/>
          <w:szCs w:val="24"/>
        </w:rPr>
        <w:t>49</w:t>
      </w:r>
      <w:r w:rsidRPr="00D93D74">
        <w:rPr>
          <w:rFonts w:cs="Times New Roman"/>
          <w:szCs w:val="24"/>
        </w:rPr>
        <w:t>%)</w:t>
      </w:r>
      <w:r w:rsidR="00574911">
        <w:rPr>
          <w:rFonts w:cs="Times New Roman"/>
          <w:szCs w:val="24"/>
        </w:rPr>
        <w:t xml:space="preserve"> were</w:t>
      </w:r>
      <w:r w:rsidRPr="00D93D74">
        <w:rPr>
          <w:rFonts w:cs="Times New Roman"/>
          <w:szCs w:val="24"/>
        </w:rPr>
        <w:t xml:space="preserve"> consistently present over six months. </w:t>
      </w:r>
      <w:r w:rsidR="00C701FA">
        <w:rPr>
          <w:rFonts w:cs="Times New Roman"/>
          <w:szCs w:val="24"/>
        </w:rPr>
        <w:t>Overall, i</w:t>
      </w:r>
      <w:r w:rsidR="00DB47CB">
        <w:rPr>
          <w:rFonts w:cs="Times New Roman"/>
          <w:szCs w:val="24"/>
        </w:rPr>
        <w:t xml:space="preserve">ndividual characteristics and </w:t>
      </w:r>
      <w:r w:rsidR="00C701FA">
        <w:rPr>
          <w:rFonts w:cs="Times New Roman"/>
          <w:szCs w:val="24"/>
        </w:rPr>
        <w:t xml:space="preserve">reported </w:t>
      </w:r>
      <w:r w:rsidR="00DB47CB">
        <w:rPr>
          <w:rFonts w:cs="Times New Roman"/>
          <w:szCs w:val="24"/>
        </w:rPr>
        <w:t xml:space="preserve">life events had limited </w:t>
      </w:r>
      <w:r w:rsidR="00C701FA">
        <w:rPr>
          <w:rFonts w:cs="Times New Roman"/>
          <w:szCs w:val="24"/>
        </w:rPr>
        <w:t>influence</w:t>
      </w:r>
      <w:r w:rsidR="00DB47CB">
        <w:rPr>
          <w:rFonts w:cs="Times New Roman"/>
          <w:szCs w:val="24"/>
        </w:rPr>
        <w:t xml:space="preserve"> on diversity </w:t>
      </w:r>
      <w:r w:rsidR="00C701FA">
        <w:rPr>
          <w:rFonts w:cs="Times New Roman"/>
          <w:szCs w:val="24"/>
        </w:rPr>
        <w:t>and</w:t>
      </w:r>
      <w:r w:rsidR="00DB47CB">
        <w:rPr>
          <w:rFonts w:cs="Times New Roman"/>
          <w:szCs w:val="24"/>
        </w:rPr>
        <w:t xml:space="preserve"> abundance of ARGs</w:t>
      </w:r>
      <w:r w:rsidR="00A01C68">
        <w:rPr>
          <w:rFonts w:cs="Times New Roman"/>
          <w:szCs w:val="24"/>
        </w:rPr>
        <w:t xml:space="preserve"> (Figure 1</w:t>
      </w:r>
      <w:r w:rsidR="00087EB7">
        <w:rPr>
          <w:rFonts w:cs="Times New Roman"/>
          <w:szCs w:val="24"/>
        </w:rPr>
        <w:t>2</w:t>
      </w:r>
      <w:r w:rsidR="00A01C68">
        <w:rPr>
          <w:rFonts w:cs="Times New Roman"/>
          <w:szCs w:val="24"/>
        </w:rPr>
        <w:t>)</w:t>
      </w:r>
      <w:r w:rsidR="00DB47CB">
        <w:rPr>
          <w:rFonts w:cs="Times New Roman"/>
          <w:szCs w:val="24"/>
        </w:rPr>
        <w:t xml:space="preserve">. </w:t>
      </w:r>
      <w:r w:rsidR="00C701FA">
        <w:rPr>
          <w:rFonts w:cs="Times New Roman"/>
          <w:szCs w:val="24"/>
        </w:rPr>
        <w:t xml:space="preserve">To </w:t>
      </w:r>
      <w:r w:rsidR="00A01C68">
        <w:rPr>
          <w:rFonts w:cs="Times New Roman"/>
          <w:szCs w:val="24"/>
        </w:rPr>
        <w:t>assess</w:t>
      </w:r>
      <w:r w:rsidR="00C701FA">
        <w:rPr>
          <w:rFonts w:cs="Times New Roman"/>
          <w:szCs w:val="24"/>
        </w:rPr>
        <w:t xml:space="preserve"> </w:t>
      </w:r>
      <w:r w:rsidR="00A01C68">
        <w:rPr>
          <w:rFonts w:cs="Times New Roman"/>
          <w:szCs w:val="24"/>
        </w:rPr>
        <w:t>these effects</w:t>
      </w:r>
      <w:r w:rsidR="00C701FA">
        <w:rPr>
          <w:rFonts w:cs="Times New Roman"/>
          <w:szCs w:val="24"/>
        </w:rPr>
        <w:t>, we fitted a l</w:t>
      </w:r>
      <w:r w:rsidR="00DB47CB">
        <w:rPr>
          <w:rFonts w:cs="Times New Roman"/>
          <w:szCs w:val="24"/>
        </w:rPr>
        <w:t>inear mixed-effects model</w:t>
      </w:r>
      <w:r w:rsidR="00C701FA">
        <w:rPr>
          <w:rFonts w:cs="Times New Roman"/>
          <w:szCs w:val="24"/>
        </w:rPr>
        <w:t>s</w:t>
      </w:r>
      <w:r w:rsidR="00DB47CB">
        <w:rPr>
          <w:rFonts w:cs="Times New Roman"/>
          <w:szCs w:val="24"/>
        </w:rPr>
        <w:t xml:space="preserve"> including age, height, weight, </w:t>
      </w:r>
      <w:r w:rsidR="00DA61C2">
        <w:rPr>
          <w:rFonts w:cs="Times New Roman"/>
          <w:szCs w:val="24"/>
        </w:rPr>
        <w:t>living conditions (urban/rural, flat/house, number of household members), dietary changes, supplement and medication consumption, and vaccination, stress level, physical activity and other reported life events such as travel</w:t>
      </w:r>
      <w:r w:rsidR="00C701FA">
        <w:rPr>
          <w:rFonts w:cs="Times New Roman"/>
          <w:szCs w:val="24"/>
        </w:rPr>
        <w:t xml:space="preserve">, as well as </w:t>
      </w:r>
      <w:r w:rsidR="00DA61C2">
        <w:rPr>
          <w:rFonts w:cs="Times New Roman"/>
          <w:szCs w:val="24"/>
        </w:rPr>
        <w:t xml:space="preserve">Bristol stool scale </w:t>
      </w:r>
      <w:r w:rsidR="00C701FA">
        <w:rPr>
          <w:rFonts w:cs="Times New Roman"/>
          <w:szCs w:val="24"/>
        </w:rPr>
        <w:t>scores</w:t>
      </w:r>
      <w:r w:rsidR="00DA61C2">
        <w:rPr>
          <w:rFonts w:cs="Times New Roman"/>
          <w:szCs w:val="24"/>
        </w:rPr>
        <w:t xml:space="preserve">. </w:t>
      </w:r>
    </w:p>
    <w:p w14:paraId="4B2B0180" w14:textId="725E27B1" w:rsidR="00A01C68" w:rsidRDefault="004D72F8" w:rsidP="00211C72">
      <w:pPr>
        <w:rPr>
          <w:rFonts w:cs="Times New Roman"/>
          <w:szCs w:val="24"/>
        </w:rPr>
      </w:pPr>
      <w:ins w:id="576" w:author="Urša Miklavčič [2]" w:date="2026-05-11T10:13:00Z" w16du:dateUtc="2026-05-11T08:13:00Z">
        <w:r>
          <w:rPr>
            <w:rFonts w:cs="Times New Roman"/>
            <w:szCs w:val="24"/>
          </w:rPr>
          <w:t xml:space="preserve">Both </w:t>
        </w:r>
        <w:proofErr w:type="spellStart"/>
        <w:r>
          <w:rPr>
            <w:rFonts w:cs="Times New Roman"/>
            <w:szCs w:val="24"/>
          </w:rPr>
          <w:t>diveristy</w:t>
        </w:r>
        <w:proofErr w:type="spellEnd"/>
        <w:r>
          <w:rPr>
            <w:rFonts w:cs="Times New Roman"/>
            <w:szCs w:val="24"/>
          </w:rPr>
          <w:t xml:space="preserve"> and abundance of ARG differed significantly between classes (Figure 12). </w:t>
        </w:r>
      </w:ins>
      <w:r w:rsidR="00A01C68">
        <w:rPr>
          <w:rFonts w:cs="Times New Roman"/>
          <w:szCs w:val="24"/>
        </w:rPr>
        <w:t xml:space="preserve">For ARG diversity (Figure </w:t>
      </w:r>
      <w:proofErr w:type="spellStart"/>
      <w:r w:rsidR="00A01C68">
        <w:rPr>
          <w:rFonts w:cs="Times New Roman"/>
          <w:szCs w:val="24"/>
        </w:rPr>
        <w:t>1</w:t>
      </w:r>
      <w:r w:rsidR="00087EB7">
        <w:rPr>
          <w:rFonts w:cs="Times New Roman"/>
          <w:szCs w:val="24"/>
        </w:rPr>
        <w:t>2</w:t>
      </w:r>
      <w:r w:rsidR="00A01C68">
        <w:rPr>
          <w:rFonts w:cs="Times New Roman"/>
          <w:szCs w:val="24"/>
        </w:rPr>
        <w:t>A</w:t>
      </w:r>
      <w:proofErr w:type="spellEnd"/>
      <w:r w:rsidR="00A01C68">
        <w:rPr>
          <w:rFonts w:cs="Times New Roman"/>
          <w:szCs w:val="24"/>
        </w:rPr>
        <w:t xml:space="preserve">), only a small number of variables showed statistically significant associations. Body weight was negatively associated with ARG richness (estimate = </w:t>
      </w:r>
      <w:r w:rsidR="00087EB7">
        <w:rPr>
          <w:rFonts w:cs="Times New Roman"/>
          <w:szCs w:val="24"/>
        </w:rPr>
        <w:t>-</w:t>
      </w:r>
      <w:r w:rsidR="00A01C68">
        <w:rPr>
          <w:rFonts w:cs="Times New Roman"/>
          <w:szCs w:val="24"/>
        </w:rPr>
        <w:t>0.034, p = 0.022)</w:t>
      </w:r>
      <w:r w:rsidR="00890F48">
        <w:rPr>
          <w:rFonts w:cs="Times New Roman"/>
          <w:szCs w:val="24"/>
        </w:rPr>
        <w:t>. S</w:t>
      </w:r>
      <w:r w:rsidR="00A01C68">
        <w:rPr>
          <w:rFonts w:cs="Times New Roman"/>
          <w:szCs w:val="24"/>
        </w:rPr>
        <w:t>upplement consumption was associated with increased ARG richness (estimate = 1.14, p = 0.03)</w:t>
      </w:r>
      <w:r w:rsidR="00890F48">
        <w:rPr>
          <w:rFonts w:cs="Times New Roman"/>
          <w:szCs w:val="24"/>
        </w:rPr>
        <w:t xml:space="preserve"> but</w:t>
      </w:r>
      <w:r w:rsidR="00A01C68">
        <w:rPr>
          <w:rFonts w:cs="Times New Roman"/>
          <w:szCs w:val="24"/>
        </w:rPr>
        <w:t xml:space="preserve"> individual supplement category (omega</w:t>
      </w:r>
      <w:r w:rsidR="003145CE">
        <w:rPr>
          <w:rFonts w:cs="Times New Roman"/>
          <w:szCs w:val="24"/>
        </w:rPr>
        <w:t xml:space="preserve"> </w:t>
      </w:r>
      <w:r w:rsidR="00A01C68">
        <w:rPr>
          <w:rFonts w:cs="Times New Roman"/>
          <w:szCs w:val="24"/>
        </w:rPr>
        <w:t>3, proteins</w:t>
      </w:r>
      <w:r w:rsidR="003145CE">
        <w:rPr>
          <w:rFonts w:cs="Times New Roman"/>
          <w:szCs w:val="24"/>
        </w:rPr>
        <w:t>, vitamin</w:t>
      </w:r>
      <w:ins w:id="577" w:author="Urša Miklavčič [2]" w:date="2026-05-11T10:11:00Z" w16du:dateUtc="2026-05-11T08:11:00Z">
        <w:r w:rsidR="00002972">
          <w:rPr>
            <w:rFonts w:cs="Times New Roman"/>
            <w:szCs w:val="24"/>
          </w:rPr>
          <w:t>s</w:t>
        </w:r>
      </w:ins>
      <w:del w:id="578" w:author="Urša Miklavčič [2]" w:date="2026-05-11T09:29:00Z" w16du:dateUtc="2026-05-11T07:29:00Z">
        <w:r w:rsidR="003145CE" w:rsidDel="00E978A5">
          <w:rPr>
            <w:rFonts w:cs="Times New Roman"/>
            <w:szCs w:val="24"/>
          </w:rPr>
          <w:delText>s</w:delText>
        </w:r>
      </w:del>
      <w:r w:rsidR="003145CE">
        <w:rPr>
          <w:rFonts w:cs="Times New Roman"/>
          <w:szCs w:val="24"/>
        </w:rPr>
        <w:t>, pre- and pro-biotics</w:t>
      </w:r>
      <w:commentRangeStart w:id="579"/>
      <w:commentRangeEnd w:id="579"/>
      <w:r w:rsidR="00890F48">
        <w:rPr>
          <w:rStyle w:val="CommentReference"/>
          <w:rFonts w:cs="Times New Roman"/>
          <w:sz w:val="24"/>
          <w:szCs w:val="24"/>
        </w:rPr>
        <w:commentReference w:id="579"/>
      </w:r>
      <w:r w:rsidR="00A01C68">
        <w:rPr>
          <w:rFonts w:cs="Times New Roman"/>
          <w:szCs w:val="24"/>
        </w:rPr>
        <w:t>) showed significant effect. The random effect of individual explained negligible variance, indicating minimal between individual differences after accounting for covariates.</w:t>
      </w:r>
    </w:p>
    <w:p w14:paraId="33D2583A" w14:textId="04143966" w:rsidR="00C701FA" w:rsidRDefault="00C701FA" w:rsidP="00211C72">
      <w:pPr>
        <w:rPr>
          <w:rFonts w:cs="Times New Roman"/>
          <w:szCs w:val="24"/>
        </w:rPr>
      </w:pPr>
      <w:r>
        <w:rPr>
          <w:rFonts w:cs="Times New Roman"/>
          <w:szCs w:val="24"/>
        </w:rPr>
        <w:t>For ARG abundance</w:t>
      </w:r>
      <w:r w:rsidR="00A01C68">
        <w:rPr>
          <w:rFonts w:cs="Times New Roman"/>
          <w:szCs w:val="24"/>
        </w:rPr>
        <w:t xml:space="preserve"> (Figure </w:t>
      </w:r>
      <w:proofErr w:type="spellStart"/>
      <w:r w:rsidR="00A01C68">
        <w:rPr>
          <w:rFonts w:cs="Times New Roman"/>
          <w:szCs w:val="24"/>
        </w:rPr>
        <w:t>1</w:t>
      </w:r>
      <w:r w:rsidR="00087EB7">
        <w:rPr>
          <w:rFonts w:cs="Times New Roman"/>
          <w:szCs w:val="24"/>
        </w:rPr>
        <w:t>2</w:t>
      </w:r>
      <w:r w:rsidR="00A01C68">
        <w:rPr>
          <w:rFonts w:cs="Times New Roman"/>
          <w:szCs w:val="24"/>
        </w:rPr>
        <w:t>B</w:t>
      </w:r>
      <w:proofErr w:type="spellEnd"/>
      <w:r w:rsidR="00A01C68">
        <w:rPr>
          <w:rFonts w:cs="Times New Roman"/>
          <w:szCs w:val="24"/>
        </w:rPr>
        <w:t>)</w:t>
      </w:r>
      <w:r>
        <w:rPr>
          <w:rFonts w:cs="Times New Roman"/>
          <w:szCs w:val="24"/>
        </w:rPr>
        <w:t xml:space="preserve">, most variables were </w:t>
      </w:r>
      <w:r w:rsidR="00DA61C2">
        <w:rPr>
          <w:rFonts w:cs="Times New Roman"/>
          <w:szCs w:val="24"/>
        </w:rPr>
        <w:t xml:space="preserve">not significantly associated (all p &gt; 0.05), </w:t>
      </w:r>
      <w:r>
        <w:rPr>
          <w:rFonts w:cs="Times New Roman"/>
          <w:szCs w:val="24"/>
        </w:rPr>
        <w:t>including</w:t>
      </w:r>
      <w:r w:rsidR="00DA61C2">
        <w:rPr>
          <w:rFonts w:cs="Times New Roman"/>
          <w:szCs w:val="24"/>
        </w:rPr>
        <w:t xml:space="preserve"> predefined events such as illness or antibiotic treatment. </w:t>
      </w:r>
      <w:r>
        <w:rPr>
          <w:rFonts w:cs="Times New Roman"/>
          <w:szCs w:val="24"/>
        </w:rPr>
        <w:t>Only v</w:t>
      </w:r>
      <w:r w:rsidR="00DA61C2">
        <w:rPr>
          <w:rFonts w:cs="Times New Roman"/>
          <w:szCs w:val="24"/>
        </w:rPr>
        <w:t>accination was associated with a modest decrease in ARG abundance (estimate = -61.5, p = 0.031)</w:t>
      </w:r>
      <w:r>
        <w:rPr>
          <w:rFonts w:cs="Times New Roman"/>
          <w:szCs w:val="24"/>
        </w:rPr>
        <w:t>.</w:t>
      </w:r>
      <w:r w:rsidR="00DA61C2">
        <w:rPr>
          <w:rFonts w:cs="Times New Roman"/>
          <w:szCs w:val="24"/>
        </w:rPr>
        <w:t xml:space="preserve"> </w:t>
      </w:r>
      <w:r>
        <w:rPr>
          <w:rFonts w:cs="Times New Roman"/>
          <w:szCs w:val="24"/>
        </w:rPr>
        <w:t xml:space="preserve">However, this effect should be interpreted cautiously given the </w:t>
      </w:r>
      <w:r w:rsidR="00DA61C2">
        <w:rPr>
          <w:rFonts w:cs="Times New Roman"/>
          <w:szCs w:val="24"/>
        </w:rPr>
        <w:t xml:space="preserve">large number of predictors tested. </w:t>
      </w:r>
      <w:r w:rsidR="00A01C68">
        <w:rPr>
          <w:rFonts w:cs="Times New Roman"/>
          <w:szCs w:val="24"/>
        </w:rPr>
        <w:t>S</w:t>
      </w:r>
      <w:r w:rsidR="00DA61C2">
        <w:rPr>
          <w:rFonts w:cs="Times New Roman"/>
          <w:szCs w:val="24"/>
        </w:rPr>
        <w:t xml:space="preserve">ubstantial variability </w:t>
      </w:r>
      <w:r w:rsidR="00A01C68">
        <w:rPr>
          <w:rFonts w:cs="Times New Roman"/>
          <w:szCs w:val="24"/>
        </w:rPr>
        <w:t xml:space="preserve">was observed both </w:t>
      </w:r>
      <w:r w:rsidR="00DA61C2">
        <w:rPr>
          <w:rFonts w:cs="Times New Roman"/>
          <w:szCs w:val="24"/>
        </w:rPr>
        <w:t xml:space="preserve">between individuals (SD ~ 142) and within </w:t>
      </w:r>
      <w:r w:rsidR="00A01C68">
        <w:rPr>
          <w:rFonts w:cs="Times New Roman"/>
          <w:szCs w:val="24"/>
        </w:rPr>
        <w:t>i</w:t>
      </w:r>
      <w:r w:rsidR="00DA61C2">
        <w:rPr>
          <w:rFonts w:cs="Times New Roman"/>
          <w:szCs w:val="24"/>
        </w:rPr>
        <w:t>ndividual</w:t>
      </w:r>
      <w:r w:rsidR="00A01C68">
        <w:rPr>
          <w:rFonts w:cs="Times New Roman"/>
          <w:szCs w:val="24"/>
        </w:rPr>
        <w:t>s</w:t>
      </w:r>
      <w:r w:rsidR="00DA61C2">
        <w:rPr>
          <w:rFonts w:cs="Times New Roman"/>
          <w:szCs w:val="24"/>
        </w:rPr>
        <w:t xml:space="preserve"> over time (SD ~ 162), suggesting ARG abundance is highly variable and not well explained by the reported </w:t>
      </w:r>
      <w:r w:rsidR="00A01C68">
        <w:rPr>
          <w:rFonts w:cs="Times New Roman"/>
          <w:szCs w:val="24"/>
        </w:rPr>
        <w:t>variables</w:t>
      </w:r>
      <w:r w:rsidR="00DA61C2">
        <w:rPr>
          <w:rFonts w:cs="Times New Roman"/>
          <w:szCs w:val="24"/>
        </w:rPr>
        <w:t xml:space="preserve">.  </w:t>
      </w:r>
      <w:r>
        <w:rPr>
          <w:rFonts w:cs="Times New Roman"/>
          <w:szCs w:val="24"/>
        </w:rPr>
        <w:t xml:space="preserve">This contrasts </w:t>
      </w:r>
      <w:r w:rsidR="00A01C68">
        <w:rPr>
          <w:rFonts w:cs="Times New Roman"/>
          <w:szCs w:val="24"/>
        </w:rPr>
        <w:t>with the diversity</w:t>
      </w:r>
      <w:r>
        <w:rPr>
          <w:rFonts w:cs="Times New Roman"/>
          <w:szCs w:val="24"/>
        </w:rPr>
        <w:t xml:space="preserve"> model, where </w:t>
      </w:r>
      <w:r w:rsidR="00A01C68">
        <w:rPr>
          <w:rFonts w:cs="Times New Roman"/>
          <w:szCs w:val="24"/>
        </w:rPr>
        <w:t>minimal</w:t>
      </w:r>
      <w:r>
        <w:rPr>
          <w:rFonts w:cs="Times New Roman"/>
          <w:szCs w:val="24"/>
        </w:rPr>
        <w:t xml:space="preserve"> between individual variance was observed. </w:t>
      </w:r>
    </w:p>
    <w:p w14:paraId="10826C93" w14:textId="29C8D80B" w:rsidR="00B06B46" w:rsidRPr="00D93D74" w:rsidDel="004D72F8" w:rsidRDefault="00B06B46" w:rsidP="00211C72">
      <w:pPr>
        <w:rPr>
          <w:del w:id="580" w:author="Urša Miklavčič [2]" w:date="2026-05-11T10:13:00Z" w16du:dateUtc="2026-05-11T08:13:00Z"/>
          <w:rFonts w:cs="Times New Roman"/>
          <w:szCs w:val="24"/>
        </w:rPr>
      </w:pPr>
    </w:p>
    <w:p w14:paraId="0EFE6BF6" w14:textId="06B47479" w:rsidR="00211C72" w:rsidRPr="00D93D74" w:rsidRDefault="00B8200E" w:rsidP="00211C72">
      <w:pPr>
        <w:keepNext/>
      </w:pPr>
      <w:r>
        <w:rPr>
          <w:rFonts w:cs="Times New Roman"/>
          <w:noProof/>
          <w:szCs w:val="24"/>
        </w:rPr>
        <w:drawing>
          <wp:inline distT="0" distB="0" distL="0" distR="0" wp14:anchorId="20708886" wp14:editId="59F8CE8A">
            <wp:extent cx="5762140" cy="6927011"/>
            <wp:effectExtent l="0" t="0" r="0" b="7620"/>
            <wp:docPr id="554674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5445" cy="6930984"/>
                    </a:xfrm>
                    <a:prstGeom prst="rect">
                      <a:avLst/>
                    </a:prstGeom>
                    <a:noFill/>
                    <a:ln>
                      <a:noFill/>
                    </a:ln>
                  </pic:spPr>
                </pic:pic>
              </a:graphicData>
            </a:graphic>
          </wp:inline>
        </w:drawing>
      </w:r>
    </w:p>
    <w:p w14:paraId="51808712" w14:textId="17CB1099" w:rsidR="00211C72" w:rsidRPr="003145CE" w:rsidRDefault="00211C72" w:rsidP="00211C72">
      <w:pPr>
        <w:pStyle w:val="Caption"/>
        <w:rPr>
          <w:b w:val="0"/>
          <w:bCs/>
          <w:szCs w:val="20"/>
        </w:rPr>
      </w:pPr>
      <w:bookmarkStart w:id="581" w:name="_Toc216101636"/>
      <w:r w:rsidRPr="003145CE">
        <w:rPr>
          <w:szCs w:val="20"/>
        </w:rPr>
        <w:t>Figure</w:t>
      </w:r>
      <w:r w:rsidR="00574911" w:rsidRPr="003145CE">
        <w:rPr>
          <w:szCs w:val="20"/>
        </w:rPr>
        <w:t xml:space="preserve"> 1</w:t>
      </w:r>
      <w:r w:rsidR="00087EB7">
        <w:rPr>
          <w:szCs w:val="20"/>
        </w:rPr>
        <w:t>2</w:t>
      </w:r>
      <w:r w:rsidRPr="003145CE">
        <w:rPr>
          <w:szCs w:val="20"/>
        </w:rPr>
        <w:t xml:space="preserve">. </w:t>
      </w:r>
      <w:r w:rsidR="005C4B6B" w:rsidRPr="003145CE">
        <w:rPr>
          <w:szCs w:val="20"/>
        </w:rPr>
        <w:t>Stable ARG a</w:t>
      </w:r>
      <w:r w:rsidR="00180BB8" w:rsidRPr="003145CE">
        <w:rPr>
          <w:szCs w:val="20"/>
        </w:rPr>
        <w:t>bundance and d</w:t>
      </w:r>
      <w:r w:rsidRPr="003145CE">
        <w:rPr>
          <w:szCs w:val="20"/>
        </w:rPr>
        <w:t xml:space="preserve">iversity over time within each participant. </w:t>
      </w:r>
      <w:r w:rsidRPr="003145CE">
        <w:rPr>
          <w:b w:val="0"/>
          <w:bCs/>
          <w:szCs w:val="20"/>
        </w:rPr>
        <w:t>Shown are the classes with more than five unique ARGs, reducing the number of ARGs to 86 and leaving 7 ARG classes.</w:t>
      </w:r>
      <w:bookmarkEnd w:id="581"/>
      <w:r w:rsidR="00B8200E" w:rsidRPr="003145CE">
        <w:rPr>
          <w:b w:val="0"/>
          <w:bCs/>
          <w:szCs w:val="20"/>
        </w:rPr>
        <w:t xml:space="preserve"> </w:t>
      </w:r>
      <w:r w:rsidRPr="003145CE">
        <w:rPr>
          <w:b w:val="0"/>
          <w:bCs/>
          <w:szCs w:val="20"/>
        </w:rPr>
        <w:t xml:space="preserve">Each plot depicts one participant (labelled with capital letters A to I), with days on the x-axis indicating when stool samples were collected. Vertical coloured lines indicate out-of-the-ordinary events reported by participants in their questionnaires.  </w:t>
      </w:r>
    </w:p>
    <w:p w14:paraId="23A07271" w14:textId="77777777" w:rsidR="00186AC8" w:rsidRPr="003145CE" w:rsidRDefault="00186AC8" w:rsidP="003145CE">
      <w:pPr>
        <w:rPr>
          <w:b/>
        </w:rPr>
      </w:pPr>
    </w:p>
    <w:p w14:paraId="18E5E00C" w14:textId="46E6F3D4" w:rsidR="003145CE" w:rsidRDefault="002D3B69" w:rsidP="002A1897">
      <w:pPr>
        <w:rPr>
          <w:ins w:id="582" w:author="Urša Miklavčič [2]" w:date="2026-05-08T15:28:00Z" w16du:dateUtc="2026-05-08T13:28:00Z"/>
        </w:rPr>
      </w:pPr>
      <w:commentRangeStart w:id="583"/>
      <w:commentRangeStart w:id="584"/>
      <w:r>
        <w:lastRenderedPageBreak/>
        <w:t xml:space="preserve">Bacterial diversity (Shannon diversity index) showed no consistent association with ARG diversity across samples, after accounting for repeated measures and ARG class structure (Figure </w:t>
      </w:r>
      <w:proofErr w:type="spellStart"/>
      <w:r>
        <w:t>1</w:t>
      </w:r>
      <w:r w:rsidR="00087EB7">
        <w:t>3</w:t>
      </w:r>
      <w:r>
        <w:t>A</w:t>
      </w:r>
      <w:proofErr w:type="spellEnd"/>
      <w:r>
        <w:t xml:space="preserve">). </w:t>
      </w:r>
      <w:commentRangeEnd w:id="583"/>
      <w:r w:rsidR="00890F48">
        <w:rPr>
          <w:rStyle w:val="CommentReference"/>
          <w:sz w:val="24"/>
          <w:szCs w:val="22"/>
        </w:rPr>
        <w:commentReference w:id="583"/>
      </w:r>
      <w:commentRangeEnd w:id="584"/>
      <w:r w:rsidR="003145CE">
        <w:rPr>
          <w:rStyle w:val="CommentReference"/>
          <w:sz w:val="24"/>
          <w:szCs w:val="22"/>
        </w:rPr>
        <w:commentReference w:id="584"/>
      </w:r>
      <w:ins w:id="585" w:author="Urša Miklavčič [2]" w:date="2026-05-11T10:13:00Z" w16du:dateUtc="2026-05-11T08:13:00Z">
        <w:r w:rsidR="004D72F8" w:rsidDel="004D72F8">
          <w:t xml:space="preserve"> </w:t>
        </w:r>
      </w:ins>
      <w:del w:id="586" w:author="Urša Miklavčič [2]" w:date="2026-05-11T10:13:00Z" w16du:dateUtc="2026-05-11T08:13:00Z">
        <w:r w:rsidR="003145CE" w:rsidDel="004D72F8">
          <w:delText xml:space="preserve">We observed </w:delText>
        </w:r>
        <w:commentRangeStart w:id="587"/>
        <w:r w:rsidDel="004D72F8">
          <w:delText xml:space="preserve">substantial differences in baseline richness between ARG classes. </w:delText>
        </w:r>
        <w:commentRangeEnd w:id="587"/>
        <w:r w:rsidR="00890F48" w:rsidDel="004D72F8">
          <w:rPr>
            <w:rStyle w:val="CommentReference"/>
            <w:sz w:val="24"/>
            <w:szCs w:val="22"/>
          </w:rPr>
          <w:commentReference w:id="587"/>
        </w:r>
      </w:del>
      <w:r w:rsidRPr="002D3B69">
        <w:t xml:space="preserve">When </w:t>
      </w:r>
      <w:r>
        <w:t>looking into</w:t>
      </w:r>
      <w:r w:rsidRPr="002D3B69">
        <w:t xml:space="preserve"> ARG abundance (</w:t>
      </w:r>
      <w:proofErr w:type="spellStart"/>
      <w:r w:rsidR="003145CE">
        <w:t>log10</w:t>
      </w:r>
      <w:proofErr w:type="spellEnd"/>
      <w:r w:rsidR="003145CE">
        <w:t>-transformed</w:t>
      </w:r>
      <w:r w:rsidRPr="002D3B69">
        <w:t xml:space="preserve"> </w:t>
      </w:r>
      <w:proofErr w:type="spellStart"/>
      <w:r w:rsidRPr="002D3B69">
        <w:t>TPM</w:t>
      </w:r>
      <w:proofErr w:type="spellEnd"/>
      <w:r w:rsidRPr="002D3B69">
        <w:t>), a different pattern emerged</w:t>
      </w:r>
      <w:r>
        <w:t xml:space="preserve"> (Figure </w:t>
      </w:r>
      <w:proofErr w:type="spellStart"/>
      <w:r>
        <w:t>1</w:t>
      </w:r>
      <w:r w:rsidR="00087EB7">
        <w:t>3</w:t>
      </w:r>
      <w:r>
        <w:t>B</w:t>
      </w:r>
      <w:proofErr w:type="spellEnd"/>
      <w:r>
        <w:t>). A</w:t>
      </w:r>
      <w:r w:rsidRPr="002D3B69">
        <w:t xml:space="preserve">lthough no overall association between Shannon diversity and ARG abundance was detected, significant class-dependent interactions were observed. Specifically, the relationship between bacterial diversity and ARG abundance varied in both magnitude and direction across ARG classes, with some classes exhibiting positive associations </w:t>
      </w:r>
      <w:r>
        <w:t>(lincosamide/macrolide/</w:t>
      </w:r>
      <w:r w:rsidR="00087EB7">
        <w:t xml:space="preserve"> </w:t>
      </w:r>
      <w:r>
        <w:t xml:space="preserve">streptogramin) </w:t>
      </w:r>
      <w:r w:rsidRPr="002D3B69">
        <w:t xml:space="preserve">and others negative associations </w:t>
      </w:r>
      <w:r>
        <w:t xml:space="preserve">(macrolide and trimethoprim) </w:t>
      </w:r>
      <w:r w:rsidRPr="002D3B69">
        <w:t>with increasing Shannon diversity.</w:t>
      </w:r>
    </w:p>
    <w:p w14:paraId="520D57BF" w14:textId="3C4AB3F0" w:rsidR="00256E34" w:rsidRPr="00256E34" w:rsidRDefault="00256E34" w:rsidP="002A1897">
      <w:pPr>
        <w:rPr>
          <w:ins w:id="588" w:author="Urša Miklavčič [2]" w:date="2026-04-20T17:36:00Z" w16du:dateUtc="2026-04-20T15:36:00Z"/>
        </w:rPr>
      </w:pPr>
      <w:r>
        <w:rPr>
          <w:noProof/>
        </w:rPr>
        <w:drawing>
          <wp:inline distT="0" distB="0" distL="0" distR="0" wp14:anchorId="0D4FD630" wp14:editId="508E0D61">
            <wp:extent cx="5788325" cy="6183339"/>
            <wp:effectExtent l="0" t="0" r="3175" b="8255"/>
            <wp:docPr id="1906544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11140"/>
                    <a:stretch>
                      <a:fillRect/>
                    </a:stretch>
                  </pic:blipFill>
                  <pic:spPr bwMode="auto">
                    <a:xfrm>
                      <a:off x="0" y="0"/>
                      <a:ext cx="5797924" cy="6193593"/>
                    </a:xfrm>
                    <a:prstGeom prst="rect">
                      <a:avLst/>
                    </a:prstGeom>
                    <a:noFill/>
                    <a:ln>
                      <a:noFill/>
                    </a:ln>
                    <a:extLst>
                      <a:ext uri="{53640926-AAD7-44D8-BBD7-CCE9431645EC}">
                        <a14:shadowObscured xmlns:a14="http://schemas.microsoft.com/office/drawing/2010/main"/>
                      </a:ext>
                    </a:extLst>
                  </pic:spPr>
                </pic:pic>
              </a:graphicData>
            </a:graphic>
          </wp:inline>
        </w:drawing>
      </w:r>
    </w:p>
    <w:p w14:paraId="4AB25CD3" w14:textId="16536B45" w:rsidR="00E904D0" w:rsidRPr="00087EB7" w:rsidRDefault="00256E34" w:rsidP="00E9210E">
      <w:pPr>
        <w:pStyle w:val="Caption"/>
        <w:rPr>
          <w:rFonts w:cs="Times New Roman"/>
          <w:szCs w:val="20"/>
        </w:rPr>
      </w:pPr>
      <w:r w:rsidRPr="00087EB7">
        <w:rPr>
          <w:szCs w:val="20"/>
        </w:rPr>
        <w:lastRenderedPageBreak/>
        <w:t>Figure 1</w:t>
      </w:r>
      <w:r w:rsidR="00087EB7" w:rsidRPr="00087EB7">
        <w:rPr>
          <w:szCs w:val="20"/>
        </w:rPr>
        <w:t>3</w:t>
      </w:r>
      <w:r w:rsidRPr="00087EB7">
        <w:rPr>
          <w:szCs w:val="20"/>
        </w:rPr>
        <w:t xml:space="preserve">. </w:t>
      </w:r>
      <w:r w:rsidR="005C4B6B" w:rsidRPr="00087EB7">
        <w:rPr>
          <w:szCs w:val="20"/>
        </w:rPr>
        <w:t>Relationship between b</w:t>
      </w:r>
      <w:r w:rsidR="00FF0C81" w:rsidRPr="00087EB7">
        <w:rPr>
          <w:szCs w:val="20"/>
        </w:rPr>
        <w:t xml:space="preserve">acterial diversity </w:t>
      </w:r>
      <w:r w:rsidR="005C4B6B" w:rsidRPr="00087EB7">
        <w:rPr>
          <w:szCs w:val="20"/>
        </w:rPr>
        <w:t>and</w:t>
      </w:r>
      <w:r w:rsidR="00FF0C81" w:rsidRPr="00087EB7">
        <w:rPr>
          <w:szCs w:val="20"/>
        </w:rPr>
        <w:t xml:space="preserve"> ARG abundance and diversity </w:t>
      </w:r>
      <w:r w:rsidR="005C4B6B" w:rsidRPr="00087EB7">
        <w:rPr>
          <w:szCs w:val="20"/>
        </w:rPr>
        <w:t>vary by ARG class</w:t>
      </w:r>
      <w:r w:rsidR="008B0133" w:rsidRPr="00087EB7">
        <w:rPr>
          <w:szCs w:val="20"/>
        </w:rPr>
        <w:t xml:space="preserve">. </w:t>
      </w:r>
      <w:r w:rsidR="005C4B6B" w:rsidRPr="00087EB7">
        <w:rPr>
          <w:b w:val="0"/>
          <w:bCs/>
          <w:szCs w:val="20"/>
        </w:rPr>
        <w:t>Only ARG classes with more than 5 unique ARGs are included</w:t>
      </w:r>
      <w:r w:rsidR="008B0133" w:rsidRPr="00087EB7">
        <w:rPr>
          <w:b w:val="0"/>
          <w:bCs/>
          <w:szCs w:val="20"/>
        </w:rPr>
        <w:t xml:space="preserve">, reducing the number of ARGs to 86 </w:t>
      </w:r>
      <w:r w:rsidR="005C4B6B" w:rsidRPr="00087EB7">
        <w:rPr>
          <w:b w:val="0"/>
          <w:bCs/>
          <w:szCs w:val="20"/>
        </w:rPr>
        <w:t>across</w:t>
      </w:r>
      <w:r w:rsidR="008B0133" w:rsidRPr="00087EB7">
        <w:rPr>
          <w:b w:val="0"/>
          <w:bCs/>
          <w:szCs w:val="20"/>
        </w:rPr>
        <w:t xml:space="preserve"> 7 classes. </w:t>
      </w:r>
      <w:r w:rsidR="005C4B6B" w:rsidRPr="00087EB7">
        <w:rPr>
          <w:b w:val="0"/>
          <w:bCs/>
          <w:szCs w:val="20"/>
        </w:rPr>
        <w:t xml:space="preserve">Each panel shows the association between Shannon diversity (calculated from species-level abundance data) and either A) ARG diversity (number of unique ARGs) or B) ARG abundance (log-transformed </w:t>
      </w:r>
      <w:proofErr w:type="spellStart"/>
      <w:r w:rsidR="005C4B6B" w:rsidRPr="00087EB7">
        <w:rPr>
          <w:b w:val="0"/>
          <w:bCs/>
          <w:szCs w:val="20"/>
        </w:rPr>
        <w:t>TPM</w:t>
      </w:r>
      <w:proofErr w:type="spellEnd"/>
      <w:r w:rsidR="005C4B6B" w:rsidRPr="00087EB7">
        <w:rPr>
          <w:b w:val="0"/>
          <w:bCs/>
          <w:szCs w:val="20"/>
        </w:rPr>
        <w:t xml:space="preserve">) for a given ARG class. Lines represent linear </w:t>
      </w:r>
      <w:r w:rsidR="002846F5" w:rsidRPr="00087EB7">
        <w:rPr>
          <w:b w:val="0"/>
          <w:bCs/>
          <w:szCs w:val="20"/>
        </w:rPr>
        <w:t>association</w:t>
      </w:r>
      <w:r w:rsidR="005C4B6B" w:rsidRPr="00087EB7">
        <w:rPr>
          <w:b w:val="0"/>
          <w:bCs/>
          <w:szCs w:val="20"/>
        </w:rPr>
        <w:t>, with p values from linear mixed-effects models with individual included as a random effect and ARG class and time as fixed values.</w:t>
      </w:r>
      <w:ins w:id="589" w:author="Urša Miklavčič [2]" w:date="2026-05-11T10:14:00Z" w16du:dateUtc="2026-05-11T08:14:00Z">
        <w:r w:rsidR="004D72F8">
          <w:rPr>
            <w:b w:val="0"/>
            <w:bCs/>
            <w:szCs w:val="20"/>
          </w:rPr>
          <w:t xml:space="preserve"> </w:t>
        </w:r>
        <w:proofErr w:type="spellStart"/>
        <w:r w:rsidR="004D72F8">
          <w:rPr>
            <w:b w:val="0"/>
            <w:bCs/>
            <w:szCs w:val="20"/>
          </w:rPr>
          <w:t>TPM</w:t>
        </w:r>
        <w:proofErr w:type="spellEnd"/>
        <w:r w:rsidR="004D72F8">
          <w:rPr>
            <w:b w:val="0"/>
            <w:bCs/>
            <w:szCs w:val="20"/>
          </w:rPr>
          <w:t xml:space="preserve"> – transcripts per million, here reads per million as we have DNA data. </w:t>
        </w:r>
      </w:ins>
      <w:r w:rsidR="00E904D0" w:rsidRPr="00087EB7">
        <w:rPr>
          <w:szCs w:val="20"/>
        </w:rPr>
        <w:br w:type="page"/>
      </w:r>
    </w:p>
    <w:p w14:paraId="42BC8F81" w14:textId="1813521B" w:rsidR="00CD77AB" w:rsidRPr="00D93D74" w:rsidRDefault="00C65827">
      <w:pPr>
        <w:pStyle w:val="Heading2"/>
        <w:numPr>
          <w:ilvl w:val="1"/>
          <w:numId w:val="3"/>
        </w:numPr>
      </w:pPr>
      <w:bookmarkStart w:id="590" w:name="_Toc212712217"/>
      <w:bookmarkStart w:id="591" w:name="_Toc216099754"/>
      <w:bookmarkStart w:id="592" w:name="_Toc220932877"/>
      <w:bookmarkStart w:id="593" w:name="_Toc229225128"/>
      <w:r w:rsidRPr="00D93D74">
        <w:lastRenderedPageBreak/>
        <w:t xml:space="preserve">CULTIVATION AND MOLECULAR CHARACTERIZATION OF THE REPRESENTATIVE </w:t>
      </w:r>
      <w:r w:rsidR="00386B8B" w:rsidRPr="00D93D74">
        <w:t>SPORE-FORMING SPECIES</w:t>
      </w:r>
      <w:bookmarkEnd w:id="590"/>
      <w:bookmarkEnd w:id="591"/>
      <w:bookmarkEnd w:id="592"/>
      <w:bookmarkEnd w:id="593"/>
    </w:p>
    <w:p w14:paraId="5C9D8AD5" w14:textId="190C5A1E" w:rsidR="00007F32" w:rsidRPr="00D93D74" w:rsidRDefault="00007F32" w:rsidP="00007F32">
      <w:r w:rsidRPr="00D93D74">
        <w:t xml:space="preserve">This analysis was done on three stool samples of a single participant. Participant H consumed amoxicillin, a broad-spectrum penicillin, midway through the study from day 70 to 84. During this period bacterial diversity and normalised abundance decreased, and sporulation frequency across </w:t>
      </w:r>
      <w:r w:rsidR="002846F5">
        <w:t>taxa</w:t>
      </w:r>
      <w:r w:rsidR="002846F5" w:rsidRPr="00D93D74">
        <w:t xml:space="preserve"> </w:t>
      </w:r>
      <w:r w:rsidRPr="00D93D74">
        <w:t>was significantly higher than in other participants</w:t>
      </w:r>
      <w:ins w:id="594" w:author="Urša Miklavčič [2]" w:date="2026-05-09T10:00:00Z" w16du:dateUtc="2026-05-09T08:00:00Z">
        <w:r w:rsidR="00166EC3">
          <w:t xml:space="preserve"> (Annex </w:t>
        </w:r>
        <w:proofErr w:type="spellStart"/>
        <w:r w:rsidR="00166EC3">
          <w:t>K1</w:t>
        </w:r>
        <w:proofErr w:type="spellEnd"/>
        <w:r w:rsidR="00166EC3">
          <w:t>)</w:t>
        </w:r>
      </w:ins>
      <w:r w:rsidRPr="00D93D74">
        <w:t>. This made participant H an informative case for investigating strain dynamics of selected spore-forming species. Spore-forming bacteria were isolated from three time points: one month before, during, and one month after antibiotic use.</w:t>
      </w:r>
    </w:p>
    <w:p w14:paraId="0D08AA24" w14:textId="77777777" w:rsidR="00542F69" w:rsidRPr="00D93D74" w:rsidRDefault="00542F69" w:rsidP="00542F69"/>
    <w:p w14:paraId="0B2EB257" w14:textId="4DE4F838" w:rsidR="00CD77AB" w:rsidRPr="00D93D74" w:rsidRDefault="00CD77AB">
      <w:pPr>
        <w:pStyle w:val="Heading3"/>
        <w:numPr>
          <w:ilvl w:val="2"/>
          <w:numId w:val="3"/>
        </w:numPr>
      </w:pPr>
      <w:bookmarkStart w:id="595" w:name="_Toc212712218"/>
      <w:bookmarkStart w:id="596" w:name="_Toc216099755"/>
      <w:bookmarkStart w:id="597" w:name="_Toc220932878"/>
      <w:bookmarkStart w:id="598" w:name="_Toc229225129"/>
      <w:r w:rsidRPr="00D93D74">
        <w:t xml:space="preserve">Cultivation </w:t>
      </w:r>
      <w:r w:rsidR="00DC1E07" w:rsidRPr="00D93D74">
        <w:t xml:space="preserve">and </w:t>
      </w:r>
      <w:r w:rsidR="002846F5">
        <w:t xml:space="preserve">whole-genome </w:t>
      </w:r>
      <w:r w:rsidR="00DC1E07" w:rsidRPr="00D93D74">
        <w:t xml:space="preserve">sequencing </w:t>
      </w:r>
      <w:r w:rsidRPr="00D93D74">
        <w:t xml:space="preserve">of </w:t>
      </w:r>
      <w:r w:rsidR="00DC1E07" w:rsidRPr="00D93D74">
        <w:t xml:space="preserve">selected </w:t>
      </w:r>
      <w:r w:rsidRPr="00D93D74">
        <w:t xml:space="preserve">spore-forming species from ethanol </w:t>
      </w:r>
      <w:r w:rsidR="00542F69" w:rsidRPr="00D93D74">
        <w:t>treated</w:t>
      </w:r>
      <w:r w:rsidRPr="00D93D74">
        <w:t xml:space="preserve"> </w:t>
      </w:r>
      <w:r w:rsidR="00DC1E07" w:rsidRPr="00D93D74">
        <w:t xml:space="preserve">stool </w:t>
      </w:r>
      <w:r w:rsidRPr="00D93D74">
        <w:t>samples</w:t>
      </w:r>
      <w:bookmarkEnd w:id="595"/>
      <w:bookmarkEnd w:id="596"/>
      <w:bookmarkEnd w:id="597"/>
      <w:bookmarkEnd w:id="598"/>
    </w:p>
    <w:p w14:paraId="1F4A320B" w14:textId="69B82C29" w:rsidR="00007F32" w:rsidRPr="004576F8" w:rsidRDefault="00651A38" w:rsidP="004576F8">
      <w:pPr>
        <w:rPr>
          <w:rFonts w:cs="Times New Roman"/>
          <w:szCs w:val="24"/>
        </w:rPr>
      </w:pPr>
      <w:r w:rsidRPr="00D93D74">
        <w:rPr>
          <w:rFonts w:cs="Times New Roman"/>
          <w:szCs w:val="24"/>
        </w:rPr>
        <w:t>Pre-, mid- and post-antibiotic stool samples of participant H (</w:t>
      </w:r>
      <w:proofErr w:type="spellStart"/>
      <w:r w:rsidRPr="00D93D74">
        <w:rPr>
          <w:rFonts w:cs="Times New Roman"/>
          <w:szCs w:val="24"/>
        </w:rPr>
        <w:t>H005</w:t>
      </w:r>
      <w:proofErr w:type="spellEnd"/>
      <w:r w:rsidRPr="00D93D74">
        <w:rPr>
          <w:rFonts w:cs="Times New Roman"/>
          <w:szCs w:val="24"/>
        </w:rPr>
        <w:t xml:space="preserve">, </w:t>
      </w:r>
      <w:proofErr w:type="spellStart"/>
      <w:r w:rsidRPr="00D93D74">
        <w:rPr>
          <w:rFonts w:cs="Times New Roman"/>
          <w:szCs w:val="24"/>
        </w:rPr>
        <w:t>H007</w:t>
      </w:r>
      <w:proofErr w:type="spellEnd"/>
      <w:r w:rsidRPr="00D93D74">
        <w:rPr>
          <w:rFonts w:cs="Times New Roman"/>
          <w:szCs w:val="24"/>
        </w:rPr>
        <w:t xml:space="preserve">, </w:t>
      </w:r>
      <w:proofErr w:type="spellStart"/>
      <w:r w:rsidRPr="00D93D74">
        <w:rPr>
          <w:rFonts w:cs="Times New Roman"/>
          <w:szCs w:val="24"/>
        </w:rPr>
        <w:t>H009</w:t>
      </w:r>
      <w:proofErr w:type="spellEnd"/>
      <w:r w:rsidRPr="00D93D74">
        <w:rPr>
          <w:rFonts w:cs="Times New Roman"/>
          <w:szCs w:val="24"/>
        </w:rPr>
        <w:t xml:space="preserve"> respectively) were exposed </w:t>
      </w:r>
      <w:r w:rsidR="00CD77AB" w:rsidRPr="00D93D74">
        <w:rPr>
          <w:rFonts w:cs="Times New Roman"/>
          <w:szCs w:val="24"/>
        </w:rPr>
        <w:t>to ethanol shock</w:t>
      </w:r>
      <w:r w:rsidR="002846F5">
        <w:rPr>
          <w:rFonts w:cs="Times New Roman"/>
          <w:szCs w:val="24"/>
        </w:rPr>
        <w:t xml:space="preserve">. </w:t>
      </w:r>
      <w:r w:rsidR="004D77C6" w:rsidRPr="00D93D74">
        <w:rPr>
          <w:rFonts w:cs="Times New Roman"/>
          <w:szCs w:val="24"/>
        </w:rPr>
        <w:t>D</w:t>
      </w:r>
      <w:r w:rsidR="00CD77AB" w:rsidRPr="00D93D74">
        <w:rPr>
          <w:rFonts w:cs="Times New Roman"/>
          <w:szCs w:val="24"/>
        </w:rPr>
        <w:t xml:space="preserve">ue to the highest number </w:t>
      </w:r>
      <w:r w:rsidR="002471F9" w:rsidRPr="00D93D74">
        <w:rPr>
          <w:rFonts w:cs="Times New Roman"/>
          <w:szCs w:val="24"/>
        </w:rPr>
        <w:t>of isolates obtained</w:t>
      </w:r>
      <w:r w:rsidR="00CD77AB" w:rsidRPr="00D93D74">
        <w:rPr>
          <w:rFonts w:cs="Times New Roman"/>
          <w:szCs w:val="24"/>
        </w:rPr>
        <w:t xml:space="preserve"> we selected </w:t>
      </w:r>
      <w:r w:rsidR="00CD77AB" w:rsidRPr="00D93D74">
        <w:rPr>
          <w:rFonts w:cs="Times New Roman"/>
          <w:i/>
          <w:iCs/>
          <w:szCs w:val="24"/>
        </w:rPr>
        <w:t>Clostridium saudiense</w:t>
      </w:r>
      <w:r w:rsidR="00CD77AB" w:rsidRPr="00D93D74">
        <w:rPr>
          <w:rFonts w:cs="Times New Roman"/>
          <w:szCs w:val="24"/>
        </w:rPr>
        <w:t xml:space="preserve"> for </w:t>
      </w:r>
      <w:r w:rsidR="002E735E" w:rsidRPr="00D93D74">
        <w:rPr>
          <w:rFonts w:cs="Times New Roman"/>
          <w:szCs w:val="24"/>
        </w:rPr>
        <w:t xml:space="preserve">whole-genome </w:t>
      </w:r>
      <w:r w:rsidR="00CD77AB" w:rsidRPr="00D93D74">
        <w:rPr>
          <w:rFonts w:cs="Times New Roman"/>
          <w:szCs w:val="24"/>
        </w:rPr>
        <w:t>sequencing</w:t>
      </w:r>
      <w:r w:rsidR="002846F5">
        <w:rPr>
          <w:rFonts w:cs="Times New Roman"/>
          <w:szCs w:val="24"/>
        </w:rPr>
        <w:t xml:space="preserve"> (Table 1)</w:t>
      </w:r>
      <w:r w:rsidR="00CD77AB" w:rsidRPr="00D93D74">
        <w:rPr>
          <w:rFonts w:cs="Times New Roman"/>
          <w:szCs w:val="24"/>
        </w:rPr>
        <w:t>.</w:t>
      </w:r>
      <w:r w:rsidR="004D77C6" w:rsidRPr="00D93D74">
        <w:rPr>
          <w:rFonts w:cs="Times New Roman"/>
          <w:szCs w:val="24"/>
        </w:rPr>
        <w:t xml:space="preserve"> </w:t>
      </w:r>
      <w:r w:rsidR="004576F8" w:rsidRPr="00A8637B">
        <w:rPr>
          <w:szCs w:val="24"/>
        </w:rPr>
        <w:t xml:space="preserve">All together 87 </w:t>
      </w:r>
      <w:r w:rsidR="004576F8" w:rsidRPr="00A8637B">
        <w:rPr>
          <w:i/>
          <w:iCs/>
          <w:szCs w:val="24"/>
        </w:rPr>
        <w:t>C. saudiense</w:t>
      </w:r>
      <w:r w:rsidR="004576F8" w:rsidRPr="00A8637B">
        <w:rPr>
          <w:szCs w:val="24"/>
        </w:rPr>
        <w:t xml:space="preserve"> isolates were cultivated. Some</w:t>
      </w:r>
      <w:r w:rsidR="004576F8">
        <w:rPr>
          <w:szCs w:val="24"/>
        </w:rPr>
        <w:t xml:space="preserve"> </w:t>
      </w:r>
      <w:r w:rsidR="004576F8">
        <w:rPr>
          <w:i/>
          <w:iCs/>
          <w:szCs w:val="24"/>
        </w:rPr>
        <w:t xml:space="preserve">C. saudiense </w:t>
      </w:r>
      <w:r w:rsidR="004576F8">
        <w:rPr>
          <w:szCs w:val="24"/>
        </w:rPr>
        <w:t>isolates</w:t>
      </w:r>
      <w:commentRangeStart w:id="599"/>
      <w:commentRangeEnd w:id="599"/>
      <w:r w:rsidR="004576F8">
        <w:rPr>
          <w:rStyle w:val="CommentReference"/>
          <w:sz w:val="24"/>
          <w:szCs w:val="24"/>
        </w:rPr>
        <w:commentReference w:id="599"/>
      </w:r>
      <w:r w:rsidR="004576F8">
        <w:rPr>
          <w:szCs w:val="24"/>
        </w:rPr>
        <w:t xml:space="preserve"> </w:t>
      </w:r>
      <w:r w:rsidR="004576F8" w:rsidRPr="00A8637B">
        <w:rPr>
          <w:szCs w:val="24"/>
        </w:rPr>
        <w:t>were lost during the second re-streaking step, which accounts for the unequal numbers to the sequencing experiment</w:t>
      </w:r>
      <w:r w:rsidR="00087EB7">
        <w:rPr>
          <w:szCs w:val="24"/>
        </w:rPr>
        <w:t>.</w:t>
      </w:r>
      <w:r w:rsidR="004576F8" w:rsidRPr="00A8637B">
        <w:rPr>
          <w:szCs w:val="24"/>
        </w:rPr>
        <w:t xml:space="preserve"> </w:t>
      </w:r>
      <w:commentRangeStart w:id="600"/>
      <w:r w:rsidR="009634C0" w:rsidRPr="00D93D74">
        <w:rPr>
          <w:rFonts w:cs="Times New Roman"/>
          <w:szCs w:val="24"/>
        </w:rPr>
        <w:t xml:space="preserve">In total, </w:t>
      </w:r>
      <w:r w:rsidR="004D77C6" w:rsidRPr="00D93D74">
        <w:rPr>
          <w:rFonts w:cs="Times New Roman"/>
          <w:szCs w:val="24"/>
        </w:rPr>
        <w:t>44</w:t>
      </w:r>
      <w:r w:rsidR="004576F8">
        <w:rPr>
          <w:rFonts w:cs="Times New Roman"/>
          <w:szCs w:val="24"/>
        </w:rPr>
        <w:t xml:space="preserve"> </w:t>
      </w:r>
      <w:r w:rsidR="009634C0" w:rsidRPr="00D93D74">
        <w:rPr>
          <w:rFonts w:cs="Times New Roman"/>
          <w:szCs w:val="24"/>
        </w:rPr>
        <w:t xml:space="preserve">genomes were sequenced </w:t>
      </w:r>
      <w:r w:rsidR="004D77C6" w:rsidRPr="00D93D74">
        <w:rPr>
          <w:rFonts w:cs="Times New Roman"/>
          <w:szCs w:val="24"/>
        </w:rPr>
        <w:t>(</w:t>
      </w:r>
      <w:r w:rsidR="004576F8">
        <w:rPr>
          <w:rFonts w:cs="Times New Roman"/>
          <w:szCs w:val="24"/>
        </w:rPr>
        <w:t>Annex D)</w:t>
      </w:r>
      <w:r w:rsidR="00503055" w:rsidRPr="00D93D74">
        <w:rPr>
          <w:rFonts w:cs="Times New Roman"/>
          <w:szCs w:val="24"/>
        </w:rPr>
        <w:t>, as second re-streaking was not successful</w:t>
      </w:r>
      <w:r w:rsidR="008B2A44" w:rsidRPr="00D93D74">
        <w:rPr>
          <w:rFonts w:cs="Times New Roman"/>
          <w:szCs w:val="24"/>
        </w:rPr>
        <w:t xml:space="preserve"> in remaining </w:t>
      </w:r>
      <w:r w:rsidR="00C65827" w:rsidRPr="00D93D74">
        <w:rPr>
          <w:rFonts w:cs="Times New Roman"/>
          <w:szCs w:val="24"/>
        </w:rPr>
        <w:t>43</w:t>
      </w:r>
      <w:r w:rsidR="008B2A44" w:rsidRPr="00D93D74">
        <w:rPr>
          <w:rFonts w:cs="Times New Roman"/>
          <w:szCs w:val="24"/>
        </w:rPr>
        <w:t xml:space="preserve"> isolates</w:t>
      </w:r>
      <w:commentRangeEnd w:id="600"/>
      <w:r w:rsidR="008B2A44" w:rsidRPr="00D93D74">
        <w:rPr>
          <w:rStyle w:val="CommentReference"/>
          <w:rFonts w:cs="Times New Roman"/>
          <w:sz w:val="24"/>
          <w:szCs w:val="24"/>
        </w:rPr>
        <w:commentReference w:id="600"/>
      </w:r>
      <w:r w:rsidR="00503055" w:rsidRPr="00D93D74">
        <w:rPr>
          <w:rFonts w:cs="Times New Roman"/>
          <w:szCs w:val="24"/>
        </w:rPr>
        <w:t xml:space="preserve">. </w:t>
      </w:r>
    </w:p>
    <w:p w14:paraId="65465C61" w14:textId="2F3C4033" w:rsidR="00E9210E" w:rsidRPr="004576F8" w:rsidRDefault="00E9210E" w:rsidP="00723A85">
      <w:pPr>
        <w:pStyle w:val="FigureTable"/>
        <w:rPr>
          <w:sz w:val="20"/>
          <w:szCs w:val="20"/>
        </w:rPr>
      </w:pPr>
      <w:r w:rsidRPr="004576F8">
        <w:rPr>
          <w:b/>
          <w:sz w:val="20"/>
          <w:szCs w:val="20"/>
        </w:rPr>
        <w:t xml:space="preserve">Table </w:t>
      </w:r>
      <w:r w:rsidRPr="004576F8">
        <w:rPr>
          <w:b/>
          <w:sz w:val="20"/>
          <w:szCs w:val="20"/>
        </w:rPr>
        <w:fldChar w:fldCharType="begin"/>
      </w:r>
      <w:r w:rsidRPr="004576F8">
        <w:rPr>
          <w:b/>
          <w:sz w:val="20"/>
          <w:szCs w:val="20"/>
        </w:rPr>
        <w:instrText xml:space="preserve"> SEQ Table \* ARABIC </w:instrText>
      </w:r>
      <w:r w:rsidRPr="004576F8">
        <w:rPr>
          <w:b/>
          <w:sz w:val="20"/>
          <w:szCs w:val="20"/>
        </w:rPr>
        <w:fldChar w:fldCharType="separate"/>
      </w:r>
      <w:r w:rsidR="00610A40" w:rsidRPr="004576F8">
        <w:rPr>
          <w:b/>
          <w:noProof/>
          <w:sz w:val="20"/>
          <w:szCs w:val="20"/>
        </w:rPr>
        <w:t>1</w:t>
      </w:r>
      <w:r w:rsidRPr="004576F8">
        <w:rPr>
          <w:b/>
          <w:sz w:val="20"/>
          <w:szCs w:val="20"/>
        </w:rPr>
        <w:fldChar w:fldCharType="end"/>
      </w:r>
      <w:r w:rsidRPr="004576F8">
        <w:rPr>
          <w:b/>
          <w:sz w:val="20"/>
          <w:szCs w:val="20"/>
        </w:rPr>
        <w:t>. Number of obtained isolates after picking and first re-streaking.</w:t>
      </w:r>
      <w:r w:rsidRPr="004576F8">
        <w:rPr>
          <w:sz w:val="20"/>
          <w:szCs w:val="20"/>
        </w:rPr>
        <w:t xml:space="preserve"> Species of isolate was determined with MALDI-TOF</w:t>
      </w:r>
      <w:r w:rsidR="00503055" w:rsidRPr="004576F8">
        <w:rPr>
          <w:sz w:val="20"/>
          <w:szCs w:val="20"/>
        </w:rPr>
        <w:t xml:space="preserve"> MS</w:t>
      </w:r>
      <w:r w:rsidRPr="004576F8">
        <w:rPr>
          <w:sz w:val="20"/>
          <w:szCs w:val="20"/>
        </w:rPr>
        <w:t xml:space="preserve">. </w:t>
      </w:r>
      <w:proofErr w:type="spellStart"/>
      <w:r w:rsidRPr="004576F8">
        <w:rPr>
          <w:sz w:val="20"/>
          <w:szCs w:val="20"/>
        </w:rPr>
        <w:t>H005</w:t>
      </w:r>
      <w:proofErr w:type="spellEnd"/>
      <w:r w:rsidRPr="004576F8">
        <w:rPr>
          <w:sz w:val="20"/>
          <w:szCs w:val="20"/>
        </w:rPr>
        <w:t xml:space="preserve">, </w:t>
      </w:r>
      <w:proofErr w:type="spellStart"/>
      <w:r w:rsidRPr="004576F8">
        <w:rPr>
          <w:sz w:val="20"/>
          <w:szCs w:val="20"/>
        </w:rPr>
        <w:t>H007</w:t>
      </w:r>
      <w:proofErr w:type="spellEnd"/>
      <w:r w:rsidRPr="004576F8">
        <w:rPr>
          <w:sz w:val="20"/>
          <w:szCs w:val="20"/>
        </w:rPr>
        <w:t xml:space="preserve"> and </w:t>
      </w:r>
      <w:proofErr w:type="spellStart"/>
      <w:r w:rsidRPr="004576F8">
        <w:rPr>
          <w:sz w:val="20"/>
          <w:szCs w:val="20"/>
        </w:rPr>
        <w:t>H009</w:t>
      </w:r>
      <w:proofErr w:type="spellEnd"/>
      <w:r w:rsidRPr="004576F8">
        <w:rPr>
          <w:sz w:val="20"/>
          <w:szCs w:val="20"/>
        </w:rPr>
        <w:t xml:space="preserve"> are samples from time point pre-, mid- and post-antibiotic use of participant H. Some colonies were lost during the second re-streaking step, due to not growing, which accounts for the unequal numbers</w:t>
      </w:r>
      <w:r w:rsidR="00503055" w:rsidRPr="004576F8">
        <w:rPr>
          <w:sz w:val="20"/>
          <w:szCs w:val="20"/>
        </w:rPr>
        <w:t xml:space="preserve"> to the sequencing experiment.</w:t>
      </w:r>
    </w:p>
    <w:tbl>
      <w:tblPr>
        <w:tblW w:w="9356" w:type="dxa"/>
        <w:tblCellMar>
          <w:left w:w="70" w:type="dxa"/>
          <w:right w:w="70" w:type="dxa"/>
        </w:tblCellMar>
        <w:tblLook w:val="04A0" w:firstRow="1" w:lastRow="0" w:firstColumn="1" w:lastColumn="0" w:noHBand="0" w:noVBand="1"/>
      </w:tblPr>
      <w:tblGrid>
        <w:gridCol w:w="3020"/>
        <w:gridCol w:w="1100"/>
        <w:gridCol w:w="1692"/>
        <w:gridCol w:w="1701"/>
        <w:gridCol w:w="1843"/>
      </w:tblGrid>
      <w:tr w:rsidR="004576F8" w:rsidRPr="004576F8" w14:paraId="4D985D9E" w14:textId="77777777" w:rsidTr="004576F8">
        <w:trPr>
          <w:trHeight w:val="600"/>
        </w:trPr>
        <w:tc>
          <w:tcPr>
            <w:tcW w:w="3020" w:type="dxa"/>
            <w:tcBorders>
              <w:top w:val="single" w:sz="4" w:space="0" w:color="auto"/>
              <w:left w:val="nil"/>
              <w:bottom w:val="single" w:sz="4" w:space="0" w:color="auto"/>
              <w:right w:val="nil"/>
            </w:tcBorders>
            <w:noWrap/>
            <w:vAlign w:val="bottom"/>
            <w:hideMark/>
          </w:tcPr>
          <w:p w14:paraId="5429EEE4" w14:textId="77777777" w:rsidR="004576F8" w:rsidRPr="004576F8" w:rsidRDefault="004576F8" w:rsidP="004576F8">
            <w:pPr>
              <w:spacing w:after="0" w:line="240" w:lineRule="auto"/>
              <w:jc w:val="left"/>
              <w:rPr>
                <w:rFonts w:eastAsia="Times New Roman" w:cs="Times New Roman"/>
                <w:b/>
                <w:bCs/>
                <w:color w:val="000000"/>
                <w:sz w:val="20"/>
                <w:szCs w:val="20"/>
                <w:lang w:eastAsia="sl-SI"/>
              </w:rPr>
            </w:pPr>
            <w:r w:rsidRPr="004576F8">
              <w:rPr>
                <w:rFonts w:eastAsia="Times New Roman" w:cs="Times New Roman"/>
                <w:b/>
                <w:bCs/>
                <w:color w:val="000000"/>
                <w:sz w:val="20"/>
                <w:szCs w:val="20"/>
                <w:lang w:eastAsia="sl-SI"/>
              </w:rPr>
              <w:t xml:space="preserve">Detected species </w:t>
            </w:r>
          </w:p>
        </w:tc>
        <w:tc>
          <w:tcPr>
            <w:tcW w:w="1100" w:type="dxa"/>
            <w:tcBorders>
              <w:top w:val="single" w:sz="4" w:space="0" w:color="auto"/>
              <w:left w:val="nil"/>
              <w:bottom w:val="single" w:sz="4" w:space="0" w:color="auto"/>
              <w:right w:val="nil"/>
            </w:tcBorders>
            <w:noWrap/>
            <w:vAlign w:val="bottom"/>
            <w:hideMark/>
          </w:tcPr>
          <w:p w14:paraId="67BE91E5" w14:textId="77777777" w:rsidR="004576F8" w:rsidRPr="004576F8" w:rsidRDefault="004576F8" w:rsidP="004576F8">
            <w:pPr>
              <w:spacing w:after="0" w:line="240" w:lineRule="auto"/>
              <w:jc w:val="left"/>
              <w:rPr>
                <w:rFonts w:eastAsia="Times New Roman" w:cs="Times New Roman"/>
                <w:b/>
                <w:bCs/>
                <w:color w:val="000000"/>
                <w:sz w:val="20"/>
                <w:szCs w:val="20"/>
                <w:lang w:eastAsia="sl-SI"/>
              </w:rPr>
            </w:pPr>
            <w:r w:rsidRPr="004576F8">
              <w:rPr>
                <w:rFonts w:eastAsia="Times New Roman" w:cs="Times New Roman"/>
                <w:b/>
                <w:bCs/>
                <w:color w:val="000000"/>
                <w:sz w:val="20"/>
                <w:szCs w:val="20"/>
                <w:lang w:eastAsia="sl-SI"/>
              </w:rPr>
              <w:t xml:space="preserve">All samples </w:t>
            </w:r>
          </w:p>
        </w:tc>
        <w:tc>
          <w:tcPr>
            <w:tcW w:w="1692" w:type="dxa"/>
            <w:tcBorders>
              <w:top w:val="single" w:sz="4" w:space="0" w:color="auto"/>
              <w:left w:val="nil"/>
              <w:bottom w:val="single" w:sz="4" w:space="0" w:color="auto"/>
              <w:right w:val="nil"/>
            </w:tcBorders>
            <w:vAlign w:val="bottom"/>
            <w:hideMark/>
          </w:tcPr>
          <w:p w14:paraId="14EFDBB4" w14:textId="77777777" w:rsidR="004576F8" w:rsidRPr="004576F8" w:rsidRDefault="004576F8" w:rsidP="004576F8">
            <w:pPr>
              <w:spacing w:after="0" w:line="240" w:lineRule="auto"/>
              <w:jc w:val="left"/>
              <w:rPr>
                <w:rFonts w:eastAsia="Times New Roman" w:cs="Times New Roman"/>
                <w:b/>
                <w:bCs/>
                <w:color w:val="000000"/>
                <w:sz w:val="20"/>
                <w:szCs w:val="20"/>
                <w:lang w:eastAsia="sl-SI"/>
              </w:rPr>
            </w:pPr>
            <w:r w:rsidRPr="004576F8">
              <w:rPr>
                <w:rFonts w:eastAsia="Times New Roman" w:cs="Times New Roman"/>
                <w:b/>
                <w:bCs/>
                <w:color w:val="000000"/>
                <w:sz w:val="20"/>
                <w:szCs w:val="20"/>
                <w:lang w:eastAsia="sl-SI"/>
              </w:rPr>
              <w:t xml:space="preserve">Before antibiotic </w:t>
            </w:r>
            <w:proofErr w:type="spellStart"/>
            <w:r w:rsidRPr="004576F8">
              <w:rPr>
                <w:rFonts w:eastAsia="Times New Roman" w:cs="Times New Roman"/>
                <w:b/>
                <w:bCs/>
                <w:color w:val="000000"/>
                <w:sz w:val="20"/>
                <w:szCs w:val="20"/>
                <w:lang w:eastAsia="sl-SI"/>
              </w:rPr>
              <w:t>H005</w:t>
            </w:r>
            <w:proofErr w:type="spellEnd"/>
          </w:p>
        </w:tc>
        <w:tc>
          <w:tcPr>
            <w:tcW w:w="1701" w:type="dxa"/>
            <w:tcBorders>
              <w:top w:val="single" w:sz="4" w:space="0" w:color="auto"/>
              <w:left w:val="nil"/>
              <w:bottom w:val="single" w:sz="4" w:space="0" w:color="auto"/>
              <w:right w:val="nil"/>
            </w:tcBorders>
            <w:vAlign w:val="bottom"/>
            <w:hideMark/>
          </w:tcPr>
          <w:p w14:paraId="50CC563E" w14:textId="77777777" w:rsidR="004576F8" w:rsidRPr="004576F8" w:rsidRDefault="004576F8" w:rsidP="004576F8">
            <w:pPr>
              <w:spacing w:after="0" w:line="240" w:lineRule="auto"/>
              <w:jc w:val="left"/>
              <w:rPr>
                <w:rFonts w:eastAsia="Times New Roman" w:cs="Times New Roman"/>
                <w:b/>
                <w:bCs/>
                <w:color w:val="000000"/>
                <w:sz w:val="20"/>
                <w:szCs w:val="20"/>
                <w:lang w:eastAsia="sl-SI"/>
              </w:rPr>
            </w:pPr>
            <w:r w:rsidRPr="004576F8">
              <w:rPr>
                <w:rFonts w:eastAsia="Times New Roman" w:cs="Times New Roman"/>
                <w:b/>
                <w:bCs/>
                <w:color w:val="000000"/>
                <w:sz w:val="20"/>
                <w:szCs w:val="20"/>
                <w:lang w:eastAsia="sl-SI"/>
              </w:rPr>
              <w:t xml:space="preserve">During antibiotic </w:t>
            </w:r>
            <w:proofErr w:type="spellStart"/>
            <w:r w:rsidRPr="004576F8">
              <w:rPr>
                <w:rFonts w:eastAsia="Times New Roman" w:cs="Times New Roman"/>
                <w:b/>
                <w:bCs/>
                <w:color w:val="000000"/>
                <w:sz w:val="20"/>
                <w:szCs w:val="20"/>
                <w:lang w:eastAsia="sl-SI"/>
              </w:rPr>
              <w:t>H007</w:t>
            </w:r>
            <w:proofErr w:type="spellEnd"/>
          </w:p>
        </w:tc>
        <w:tc>
          <w:tcPr>
            <w:tcW w:w="1843" w:type="dxa"/>
            <w:tcBorders>
              <w:top w:val="single" w:sz="4" w:space="0" w:color="auto"/>
              <w:left w:val="nil"/>
              <w:bottom w:val="single" w:sz="4" w:space="0" w:color="auto"/>
              <w:right w:val="nil"/>
            </w:tcBorders>
            <w:vAlign w:val="bottom"/>
            <w:hideMark/>
          </w:tcPr>
          <w:p w14:paraId="4A1557CC" w14:textId="77777777" w:rsidR="004576F8" w:rsidRPr="004576F8" w:rsidRDefault="004576F8" w:rsidP="004576F8">
            <w:pPr>
              <w:spacing w:after="0" w:line="240" w:lineRule="auto"/>
              <w:jc w:val="left"/>
              <w:rPr>
                <w:rFonts w:eastAsia="Times New Roman" w:cs="Times New Roman"/>
                <w:b/>
                <w:bCs/>
                <w:color w:val="000000"/>
                <w:sz w:val="20"/>
                <w:szCs w:val="20"/>
                <w:lang w:eastAsia="sl-SI"/>
              </w:rPr>
            </w:pPr>
            <w:r w:rsidRPr="004576F8">
              <w:rPr>
                <w:rFonts w:eastAsia="Times New Roman" w:cs="Times New Roman"/>
                <w:b/>
                <w:bCs/>
                <w:color w:val="000000"/>
                <w:sz w:val="20"/>
                <w:szCs w:val="20"/>
                <w:lang w:eastAsia="sl-SI"/>
              </w:rPr>
              <w:t xml:space="preserve">After antibiotic </w:t>
            </w:r>
            <w:proofErr w:type="spellStart"/>
            <w:r w:rsidRPr="004576F8">
              <w:rPr>
                <w:rFonts w:eastAsia="Times New Roman" w:cs="Times New Roman"/>
                <w:b/>
                <w:bCs/>
                <w:color w:val="000000"/>
                <w:sz w:val="20"/>
                <w:szCs w:val="20"/>
                <w:lang w:eastAsia="sl-SI"/>
              </w:rPr>
              <w:t>H009</w:t>
            </w:r>
            <w:proofErr w:type="spellEnd"/>
            <w:r w:rsidRPr="004576F8">
              <w:rPr>
                <w:rFonts w:eastAsia="Times New Roman" w:cs="Times New Roman"/>
                <w:b/>
                <w:bCs/>
                <w:color w:val="000000"/>
                <w:sz w:val="20"/>
                <w:szCs w:val="20"/>
                <w:lang w:eastAsia="sl-SI"/>
              </w:rPr>
              <w:t xml:space="preserve"> </w:t>
            </w:r>
          </w:p>
        </w:tc>
      </w:tr>
      <w:tr w:rsidR="004576F8" w:rsidRPr="004576F8" w14:paraId="42E9B3E1" w14:textId="77777777" w:rsidTr="004576F8">
        <w:trPr>
          <w:trHeight w:val="300"/>
        </w:trPr>
        <w:tc>
          <w:tcPr>
            <w:tcW w:w="3020" w:type="dxa"/>
            <w:tcBorders>
              <w:top w:val="nil"/>
              <w:left w:val="nil"/>
              <w:bottom w:val="nil"/>
              <w:right w:val="nil"/>
            </w:tcBorders>
            <w:noWrap/>
            <w:vAlign w:val="bottom"/>
            <w:hideMark/>
          </w:tcPr>
          <w:p w14:paraId="41D81E4F" w14:textId="77777777" w:rsidR="004576F8" w:rsidRPr="004576F8" w:rsidRDefault="004576F8" w:rsidP="004576F8">
            <w:pPr>
              <w:spacing w:after="0" w:line="240" w:lineRule="auto"/>
              <w:jc w:val="left"/>
              <w:rPr>
                <w:rFonts w:eastAsia="Times New Roman" w:cs="Times New Roman"/>
                <w:i/>
                <w:iCs/>
                <w:color w:val="000000"/>
                <w:sz w:val="20"/>
                <w:szCs w:val="20"/>
                <w:lang w:eastAsia="sl-SI"/>
              </w:rPr>
            </w:pPr>
            <w:r w:rsidRPr="004576F8">
              <w:rPr>
                <w:rFonts w:eastAsia="Times New Roman" w:cs="Times New Roman"/>
                <w:i/>
                <w:iCs/>
                <w:color w:val="000000"/>
                <w:sz w:val="20"/>
                <w:szCs w:val="20"/>
                <w:lang w:eastAsia="sl-SI"/>
              </w:rPr>
              <w:t xml:space="preserve">Clostridium </w:t>
            </w:r>
            <w:proofErr w:type="spellStart"/>
            <w:r w:rsidRPr="004576F8">
              <w:rPr>
                <w:rFonts w:eastAsia="Times New Roman" w:cs="Times New Roman"/>
                <w:i/>
                <w:iCs/>
                <w:color w:val="000000"/>
                <w:sz w:val="20"/>
                <w:szCs w:val="20"/>
                <w:lang w:eastAsia="sl-SI"/>
              </w:rPr>
              <w:t>paraputrificum</w:t>
            </w:r>
            <w:proofErr w:type="spellEnd"/>
          </w:p>
        </w:tc>
        <w:tc>
          <w:tcPr>
            <w:tcW w:w="1100" w:type="dxa"/>
            <w:tcBorders>
              <w:top w:val="nil"/>
              <w:left w:val="nil"/>
              <w:bottom w:val="nil"/>
              <w:right w:val="nil"/>
            </w:tcBorders>
            <w:noWrap/>
            <w:vAlign w:val="bottom"/>
            <w:hideMark/>
          </w:tcPr>
          <w:p w14:paraId="1B0FA2D4"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24</w:t>
            </w:r>
          </w:p>
        </w:tc>
        <w:tc>
          <w:tcPr>
            <w:tcW w:w="1692" w:type="dxa"/>
            <w:tcBorders>
              <w:top w:val="nil"/>
              <w:left w:val="nil"/>
              <w:bottom w:val="nil"/>
              <w:right w:val="nil"/>
            </w:tcBorders>
            <w:noWrap/>
            <w:vAlign w:val="bottom"/>
            <w:hideMark/>
          </w:tcPr>
          <w:p w14:paraId="41E66898"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23</w:t>
            </w:r>
          </w:p>
        </w:tc>
        <w:tc>
          <w:tcPr>
            <w:tcW w:w="1701" w:type="dxa"/>
            <w:tcBorders>
              <w:top w:val="nil"/>
              <w:left w:val="nil"/>
              <w:bottom w:val="nil"/>
              <w:right w:val="nil"/>
            </w:tcBorders>
            <w:noWrap/>
            <w:vAlign w:val="bottom"/>
            <w:hideMark/>
          </w:tcPr>
          <w:p w14:paraId="3F47774B"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0</w:t>
            </w:r>
          </w:p>
        </w:tc>
        <w:tc>
          <w:tcPr>
            <w:tcW w:w="1843" w:type="dxa"/>
            <w:tcBorders>
              <w:top w:val="nil"/>
              <w:left w:val="nil"/>
              <w:bottom w:val="nil"/>
              <w:right w:val="nil"/>
            </w:tcBorders>
            <w:noWrap/>
            <w:vAlign w:val="bottom"/>
            <w:hideMark/>
          </w:tcPr>
          <w:p w14:paraId="33B85D8D"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1</w:t>
            </w:r>
          </w:p>
        </w:tc>
      </w:tr>
      <w:tr w:rsidR="004576F8" w:rsidRPr="004576F8" w14:paraId="6879D8A8" w14:textId="77777777" w:rsidTr="004576F8">
        <w:trPr>
          <w:trHeight w:val="300"/>
        </w:trPr>
        <w:tc>
          <w:tcPr>
            <w:tcW w:w="3020" w:type="dxa"/>
            <w:tcBorders>
              <w:top w:val="nil"/>
              <w:left w:val="nil"/>
              <w:bottom w:val="nil"/>
              <w:right w:val="nil"/>
            </w:tcBorders>
            <w:noWrap/>
            <w:vAlign w:val="bottom"/>
            <w:hideMark/>
          </w:tcPr>
          <w:p w14:paraId="1AA6876C" w14:textId="77777777" w:rsidR="004576F8" w:rsidRPr="004576F8" w:rsidRDefault="004576F8" w:rsidP="004576F8">
            <w:pPr>
              <w:spacing w:after="0" w:line="240" w:lineRule="auto"/>
              <w:jc w:val="left"/>
              <w:rPr>
                <w:rFonts w:eastAsia="Times New Roman" w:cs="Times New Roman"/>
                <w:i/>
                <w:iCs/>
                <w:color w:val="000000"/>
                <w:sz w:val="20"/>
                <w:szCs w:val="20"/>
                <w:lang w:eastAsia="sl-SI"/>
              </w:rPr>
            </w:pPr>
            <w:proofErr w:type="spellStart"/>
            <w:r w:rsidRPr="004576F8">
              <w:rPr>
                <w:rFonts w:eastAsia="Times New Roman" w:cs="Times New Roman"/>
                <w:i/>
                <w:iCs/>
                <w:color w:val="000000"/>
                <w:sz w:val="20"/>
                <w:szCs w:val="20"/>
                <w:lang w:eastAsia="sl-SI"/>
              </w:rPr>
              <w:t>Intestinibacter</w:t>
            </w:r>
            <w:proofErr w:type="spellEnd"/>
            <w:r w:rsidRPr="004576F8">
              <w:rPr>
                <w:rFonts w:eastAsia="Times New Roman" w:cs="Times New Roman"/>
                <w:i/>
                <w:iCs/>
                <w:color w:val="000000"/>
                <w:sz w:val="20"/>
                <w:szCs w:val="20"/>
                <w:lang w:eastAsia="sl-SI"/>
              </w:rPr>
              <w:t xml:space="preserve"> </w:t>
            </w:r>
            <w:proofErr w:type="spellStart"/>
            <w:r w:rsidRPr="004576F8">
              <w:rPr>
                <w:rFonts w:eastAsia="Times New Roman" w:cs="Times New Roman"/>
                <w:i/>
                <w:iCs/>
                <w:color w:val="000000"/>
                <w:sz w:val="20"/>
                <w:szCs w:val="20"/>
                <w:lang w:eastAsia="sl-SI"/>
              </w:rPr>
              <w:t>bartletti</w:t>
            </w:r>
            <w:proofErr w:type="spellEnd"/>
          </w:p>
        </w:tc>
        <w:tc>
          <w:tcPr>
            <w:tcW w:w="1100" w:type="dxa"/>
            <w:tcBorders>
              <w:top w:val="nil"/>
              <w:left w:val="nil"/>
              <w:bottom w:val="nil"/>
              <w:right w:val="nil"/>
            </w:tcBorders>
            <w:noWrap/>
            <w:vAlign w:val="bottom"/>
            <w:hideMark/>
          </w:tcPr>
          <w:p w14:paraId="01A5F50F"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11</w:t>
            </w:r>
          </w:p>
        </w:tc>
        <w:tc>
          <w:tcPr>
            <w:tcW w:w="1692" w:type="dxa"/>
            <w:tcBorders>
              <w:top w:val="nil"/>
              <w:left w:val="nil"/>
              <w:bottom w:val="nil"/>
              <w:right w:val="nil"/>
            </w:tcBorders>
            <w:noWrap/>
            <w:vAlign w:val="bottom"/>
            <w:hideMark/>
          </w:tcPr>
          <w:p w14:paraId="56B6E41D"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4</w:t>
            </w:r>
          </w:p>
        </w:tc>
        <w:tc>
          <w:tcPr>
            <w:tcW w:w="1701" w:type="dxa"/>
            <w:tcBorders>
              <w:top w:val="nil"/>
              <w:left w:val="nil"/>
              <w:bottom w:val="nil"/>
              <w:right w:val="nil"/>
            </w:tcBorders>
            <w:noWrap/>
            <w:vAlign w:val="bottom"/>
            <w:hideMark/>
          </w:tcPr>
          <w:p w14:paraId="415A180F"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2</w:t>
            </w:r>
          </w:p>
        </w:tc>
        <w:tc>
          <w:tcPr>
            <w:tcW w:w="1843" w:type="dxa"/>
            <w:tcBorders>
              <w:top w:val="nil"/>
              <w:left w:val="nil"/>
              <w:bottom w:val="nil"/>
              <w:right w:val="nil"/>
            </w:tcBorders>
            <w:noWrap/>
            <w:vAlign w:val="bottom"/>
            <w:hideMark/>
          </w:tcPr>
          <w:p w14:paraId="3859CF7E"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5</w:t>
            </w:r>
          </w:p>
        </w:tc>
      </w:tr>
      <w:tr w:rsidR="004576F8" w:rsidRPr="004576F8" w14:paraId="266BF853" w14:textId="77777777" w:rsidTr="004576F8">
        <w:trPr>
          <w:trHeight w:val="300"/>
        </w:trPr>
        <w:tc>
          <w:tcPr>
            <w:tcW w:w="3020" w:type="dxa"/>
            <w:tcBorders>
              <w:top w:val="nil"/>
              <w:left w:val="nil"/>
              <w:bottom w:val="nil"/>
              <w:right w:val="nil"/>
            </w:tcBorders>
            <w:noWrap/>
            <w:vAlign w:val="bottom"/>
            <w:hideMark/>
          </w:tcPr>
          <w:p w14:paraId="2579949A" w14:textId="77777777" w:rsidR="004576F8" w:rsidRPr="004576F8" w:rsidRDefault="004576F8" w:rsidP="004576F8">
            <w:pPr>
              <w:spacing w:after="0" w:line="240" w:lineRule="auto"/>
              <w:jc w:val="left"/>
              <w:rPr>
                <w:rFonts w:eastAsia="Times New Roman" w:cs="Times New Roman"/>
                <w:b/>
                <w:bCs/>
                <w:i/>
                <w:iCs/>
                <w:color w:val="000000"/>
                <w:sz w:val="20"/>
                <w:szCs w:val="20"/>
                <w:lang w:eastAsia="sl-SI"/>
              </w:rPr>
            </w:pPr>
            <w:r w:rsidRPr="004576F8">
              <w:rPr>
                <w:rFonts w:eastAsia="Times New Roman" w:cs="Times New Roman"/>
                <w:b/>
                <w:bCs/>
                <w:i/>
                <w:iCs/>
                <w:color w:val="000000"/>
                <w:sz w:val="20"/>
                <w:szCs w:val="20"/>
                <w:lang w:eastAsia="sl-SI"/>
              </w:rPr>
              <w:t>Clostridium saudiense</w:t>
            </w:r>
          </w:p>
        </w:tc>
        <w:tc>
          <w:tcPr>
            <w:tcW w:w="1100" w:type="dxa"/>
            <w:tcBorders>
              <w:top w:val="nil"/>
              <w:left w:val="nil"/>
              <w:bottom w:val="nil"/>
              <w:right w:val="nil"/>
            </w:tcBorders>
            <w:noWrap/>
            <w:vAlign w:val="bottom"/>
            <w:hideMark/>
          </w:tcPr>
          <w:p w14:paraId="44469D2E" w14:textId="77777777" w:rsidR="004576F8" w:rsidRPr="004576F8" w:rsidRDefault="004576F8" w:rsidP="004576F8">
            <w:pPr>
              <w:spacing w:after="0" w:line="240" w:lineRule="auto"/>
              <w:jc w:val="left"/>
              <w:rPr>
                <w:rFonts w:eastAsia="Times New Roman" w:cs="Times New Roman"/>
                <w:b/>
                <w:bCs/>
                <w:color w:val="000000"/>
                <w:sz w:val="20"/>
                <w:szCs w:val="20"/>
                <w:lang w:eastAsia="sl-SI"/>
              </w:rPr>
            </w:pPr>
            <w:r w:rsidRPr="004576F8">
              <w:rPr>
                <w:rFonts w:eastAsia="Times New Roman" w:cs="Times New Roman"/>
                <w:b/>
                <w:bCs/>
                <w:color w:val="000000"/>
                <w:sz w:val="20"/>
                <w:szCs w:val="20"/>
                <w:lang w:eastAsia="sl-SI"/>
              </w:rPr>
              <w:t>87</w:t>
            </w:r>
          </w:p>
        </w:tc>
        <w:tc>
          <w:tcPr>
            <w:tcW w:w="1692" w:type="dxa"/>
            <w:tcBorders>
              <w:top w:val="nil"/>
              <w:left w:val="nil"/>
              <w:bottom w:val="nil"/>
              <w:right w:val="nil"/>
            </w:tcBorders>
            <w:noWrap/>
            <w:vAlign w:val="bottom"/>
            <w:hideMark/>
          </w:tcPr>
          <w:p w14:paraId="6408C141" w14:textId="77777777" w:rsidR="004576F8" w:rsidRPr="004576F8" w:rsidRDefault="004576F8" w:rsidP="004576F8">
            <w:pPr>
              <w:spacing w:after="0" w:line="240" w:lineRule="auto"/>
              <w:jc w:val="left"/>
              <w:rPr>
                <w:rFonts w:eastAsia="Times New Roman" w:cs="Times New Roman"/>
                <w:b/>
                <w:bCs/>
                <w:color w:val="000000"/>
                <w:sz w:val="20"/>
                <w:szCs w:val="20"/>
                <w:lang w:eastAsia="sl-SI"/>
              </w:rPr>
            </w:pPr>
            <w:r w:rsidRPr="004576F8">
              <w:rPr>
                <w:rFonts w:eastAsia="Times New Roman" w:cs="Times New Roman"/>
                <w:b/>
                <w:bCs/>
                <w:color w:val="000000"/>
                <w:sz w:val="20"/>
                <w:szCs w:val="20"/>
                <w:lang w:eastAsia="sl-SI"/>
              </w:rPr>
              <w:t>19</w:t>
            </w:r>
          </w:p>
        </w:tc>
        <w:tc>
          <w:tcPr>
            <w:tcW w:w="1701" w:type="dxa"/>
            <w:tcBorders>
              <w:top w:val="nil"/>
              <w:left w:val="nil"/>
              <w:bottom w:val="nil"/>
              <w:right w:val="nil"/>
            </w:tcBorders>
            <w:noWrap/>
            <w:vAlign w:val="bottom"/>
            <w:hideMark/>
          </w:tcPr>
          <w:p w14:paraId="3EEAC8C2" w14:textId="77777777" w:rsidR="004576F8" w:rsidRPr="004576F8" w:rsidRDefault="004576F8" w:rsidP="004576F8">
            <w:pPr>
              <w:spacing w:after="0" w:line="240" w:lineRule="auto"/>
              <w:jc w:val="left"/>
              <w:rPr>
                <w:rFonts w:eastAsia="Times New Roman" w:cs="Times New Roman"/>
                <w:b/>
                <w:bCs/>
                <w:color w:val="000000"/>
                <w:sz w:val="20"/>
                <w:szCs w:val="20"/>
                <w:lang w:eastAsia="sl-SI"/>
              </w:rPr>
            </w:pPr>
            <w:r w:rsidRPr="004576F8">
              <w:rPr>
                <w:rFonts w:eastAsia="Times New Roman" w:cs="Times New Roman"/>
                <w:b/>
                <w:bCs/>
                <w:color w:val="000000"/>
                <w:sz w:val="20"/>
                <w:szCs w:val="20"/>
                <w:lang w:eastAsia="sl-SI"/>
              </w:rPr>
              <w:t>42</w:t>
            </w:r>
          </w:p>
        </w:tc>
        <w:tc>
          <w:tcPr>
            <w:tcW w:w="1843" w:type="dxa"/>
            <w:tcBorders>
              <w:top w:val="nil"/>
              <w:left w:val="nil"/>
              <w:bottom w:val="nil"/>
              <w:right w:val="nil"/>
            </w:tcBorders>
            <w:noWrap/>
            <w:vAlign w:val="bottom"/>
            <w:hideMark/>
          </w:tcPr>
          <w:p w14:paraId="502494C4" w14:textId="77777777" w:rsidR="004576F8" w:rsidRPr="004576F8" w:rsidRDefault="004576F8" w:rsidP="004576F8">
            <w:pPr>
              <w:spacing w:after="0" w:line="240" w:lineRule="auto"/>
              <w:jc w:val="left"/>
              <w:rPr>
                <w:rFonts w:eastAsia="Times New Roman" w:cs="Times New Roman"/>
                <w:b/>
                <w:bCs/>
                <w:color w:val="000000"/>
                <w:sz w:val="20"/>
                <w:szCs w:val="20"/>
                <w:lang w:eastAsia="sl-SI"/>
              </w:rPr>
            </w:pPr>
            <w:r w:rsidRPr="004576F8">
              <w:rPr>
                <w:rFonts w:eastAsia="Times New Roman" w:cs="Times New Roman"/>
                <w:b/>
                <w:bCs/>
                <w:color w:val="000000"/>
                <w:sz w:val="20"/>
                <w:szCs w:val="20"/>
                <w:lang w:eastAsia="sl-SI"/>
              </w:rPr>
              <w:t>26</w:t>
            </w:r>
          </w:p>
        </w:tc>
      </w:tr>
      <w:tr w:rsidR="004576F8" w:rsidRPr="004576F8" w14:paraId="1A9364AB" w14:textId="77777777" w:rsidTr="004576F8">
        <w:trPr>
          <w:trHeight w:val="300"/>
        </w:trPr>
        <w:tc>
          <w:tcPr>
            <w:tcW w:w="3020" w:type="dxa"/>
            <w:tcBorders>
              <w:top w:val="nil"/>
              <w:left w:val="nil"/>
              <w:bottom w:val="nil"/>
              <w:right w:val="nil"/>
            </w:tcBorders>
            <w:noWrap/>
            <w:vAlign w:val="bottom"/>
            <w:hideMark/>
          </w:tcPr>
          <w:p w14:paraId="172248D1"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No organism identification possible</w:t>
            </w:r>
          </w:p>
        </w:tc>
        <w:tc>
          <w:tcPr>
            <w:tcW w:w="1100" w:type="dxa"/>
            <w:tcBorders>
              <w:top w:val="nil"/>
              <w:left w:val="nil"/>
              <w:bottom w:val="nil"/>
              <w:right w:val="nil"/>
            </w:tcBorders>
            <w:noWrap/>
            <w:vAlign w:val="bottom"/>
            <w:hideMark/>
          </w:tcPr>
          <w:p w14:paraId="19504A67"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20</w:t>
            </w:r>
          </w:p>
        </w:tc>
        <w:tc>
          <w:tcPr>
            <w:tcW w:w="1692" w:type="dxa"/>
            <w:tcBorders>
              <w:top w:val="nil"/>
              <w:left w:val="nil"/>
              <w:bottom w:val="nil"/>
              <w:right w:val="nil"/>
            </w:tcBorders>
            <w:noWrap/>
            <w:vAlign w:val="bottom"/>
            <w:hideMark/>
          </w:tcPr>
          <w:p w14:paraId="3843080B"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7</w:t>
            </w:r>
          </w:p>
        </w:tc>
        <w:tc>
          <w:tcPr>
            <w:tcW w:w="1701" w:type="dxa"/>
            <w:tcBorders>
              <w:top w:val="nil"/>
              <w:left w:val="nil"/>
              <w:bottom w:val="nil"/>
              <w:right w:val="nil"/>
            </w:tcBorders>
            <w:noWrap/>
            <w:vAlign w:val="bottom"/>
            <w:hideMark/>
          </w:tcPr>
          <w:p w14:paraId="7E98516E"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7</w:t>
            </w:r>
          </w:p>
        </w:tc>
        <w:tc>
          <w:tcPr>
            <w:tcW w:w="1843" w:type="dxa"/>
            <w:tcBorders>
              <w:top w:val="nil"/>
              <w:left w:val="nil"/>
              <w:bottom w:val="nil"/>
              <w:right w:val="nil"/>
            </w:tcBorders>
            <w:noWrap/>
            <w:vAlign w:val="bottom"/>
            <w:hideMark/>
          </w:tcPr>
          <w:p w14:paraId="3478D515"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6</w:t>
            </w:r>
          </w:p>
        </w:tc>
      </w:tr>
      <w:tr w:rsidR="004576F8" w:rsidRPr="004576F8" w14:paraId="2D7AFC9E" w14:textId="77777777" w:rsidTr="004576F8">
        <w:trPr>
          <w:trHeight w:val="300"/>
        </w:trPr>
        <w:tc>
          <w:tcPr>
            <w:tcW w:w="3020" w:type="dxa"/>
            <w:tcBorders>
              <w:top w:val="nil"/>
              <w:left w:val="nil"/>
              <w:bottom w:val="nil"/>
              <w:right w:val="nil"/>
            </w:tcBorders>
            <w:noWrap/>
            <w:vAlign w:val="bottom"/>
            <w:hideMark/>
          </w:tcPr>
          <w:p w14:paraId="2389A607"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No growth after first re-streaking</w:t>
            </w:r>
          </w:p>
        </w:tc>
        <w:tc>
          <w:tcPr>
            <w:tcW w:w="1100" w:type="dxa"/>
            <w:tcBorders>
              <w:top w:val="nil"/>
              <w:left w:val="nil"/>
              <w:bottom w:val="nil"/>
              <w:right w:val="nil"/>
            </w:tcBorders>
            <w:noWrap/>
            <w:vAlign w:val="bottom"/>
            <w:hideMark/>
          </w:tcPr>
          <w:p w14:paraId="72B30CF8"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0</w:t>
            </w:r>
          </w:p>
        </w:tc>
        <w:tc>
          <w:tcPr>
            <w:tcW w:w="1692" w:type="dxa"/>
            <w:tcBorders>
              <w:top w:val="nil"/>
              <w:left w:val="nil"/>
              <w:bottom w:val="nil"/>
              <w:right w:val="nil"/>
            </w:tcBorders>
            <w:noWrap/>
            <w:vAlign w:val="bottom"/>
            <w:hideMark/>
          </w:tcPr>
          <w:p w14:paraId="5A05694C"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4</w:t>
            </w:r>
          </w:p>
        </w:tc>
        <w:tc>
          <w:tcPr>
            <w:tcW w:w="1701" w:type="dxa"/>
            <w:tcBorders>
              <w:top w:val="nil"/>
              <w:left w:val="nil"/>
              <w:bottom w:val="nil"/>
              <w:right w:val="nil"/>
            </w:tcBorders>
            <w:noWrap/>
            <w:vAlign w:val="bottom"/>
            <w:hideMark/>
          </w:tcPr>
          <w:p w14:paraId="1CA57555"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19</w:t>
            </w:r>
          </w:p>
        </w:tc>
        <w:tc>
          <w:tcPr>
            <w:tcW w:w="1843" w:type="dxa"/>
            <w:tcBorders>
              <w:top w:val="nil"/>
              <w:left w:val="nil"/>
              <w:bottom w:val="nil"/>
              <w:right w:val="nil"/>
            </w:tcBorders>
            <w:noWrap/>
            <w:vAlign w:val="bottom"/>
            <w:hideMark/>
          </w:tcPr>
          <w:p w14:paraId="129306DD"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25</w:t>
            </w:r>
          </w:p>
        </w:tc>
      </w:tr>
      <w:tr w:rsidR="004576F8" w:rsidRPr="004576F8" w14:paraId="1F8BEBCE" w14:textId="77777777" w:rsidTr="004576F8">
        <w:trPr>
          <w:trHeight w:val="300"/>
        </w:trPr>
        <w:tc>
          <w:tcPr>
            <w:tcW w:w="3020" w:type="dxa"/>
            <w:tcBorders>
              <w:top w:val="nil"/>
              <w:left w:val="nil"/>
              <w:bottom w:val="single" w:sz="4" w:space="0" w:color="auto"/>
              <w:right w:val="nil"/>
            </w:tcBorders>
            <w:noWrap/>
            <w:vAlign w:val="bottom"/>
            <w:hideMark/>
          </w:tcPr>
          <w:p w14:paraId="6239F2F1"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 xml:space="preserve">Total </w:t>
            </w:r>
          </w:p>
        </w:tc>
        <w:tc>
          <w:tcPr>
            <w:tcW w:w="1100" w:type="dxa"/>
            <w:tcBorders>
              <w:top w:val="nil"/>
              <w:left w:val="nil"/>
              <w:bottom w:val="single" w:sz="4" w:space="0" w:color="auto"/>
              <w:right w:val="nil"/>
            </w:tcBorders>
            <w:noWrap/>
            <w:vAlign w:val="bottom"/>
            <w:hideMark/>
          </w:tcPr>
          <w:p w14:paraId="6429F492"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142</w:t>
            </w:r>
          </w:p>
        </w:tc>
        <w:tc>
          <w:tcPr>
            <w:tcW w:w="1692" w:type="dxa"/>
            <w:tcBorders>
              <w:top w:val="nil"/>
              <w:left w:val="nil"/>
              <w:bottom w:val="single" w:sz="4" w:space="0" w:color="auto"/>
              <w:right w:val="nil"/>
            </w:tcBorders>
            <w:noWrap/>
            <w:vAlign w:val="bottom"/>
            <w:hideMark/>
          </w:tcPr>
          <w:p w14:paraId="389869E5"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57</w:t>
            </w:r>
          </w:p>
        </w:tc>
        <w:tc>
          <w:tcPr>
            <w:tcW w:w="1701" w:type="dxa"/>
            <w:tcBorders>
              <w:top w:val="nil"/>
              <w:left w:val="nil"/>
              <w:bottom w:val="single" w:sz="4" w:space="0" w:color="auto"/>
              <w:right w:val="nil"/>
            </w:tcBorders>
            <w:noWrap/>
            <w:vAlign w:val="bottom"/>
            <w:hideMark/>
          </w:tcPr>
          <w:p w14:paraId="4A233C66"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70</w:t>
            </w:r>
          </w:p>
        </w:tc>
        <w:tc>
          <w:tcPr>
            <w:tcW w:w="1843" w:type="dxa"/>
            <w:tcBorders>
              <w:top w:val="nil"/>
              <w:left w:val="nil"/>
              <w:bottom w:val="single" w:sz="4" w:space="0" w:color="auto"/>
              <w:right w:val="nil"/>
            </w:tcBorders>
            <w:noWrap/>
            <w:vAlign w:val="bottom"/>
            <w:hideMark/>
          </w:tcPr>
          <w:p w14:paraId="44D0F676" w14:textId="77777777" w:rsidR="004576F8" w:rsidRPr="004576F8" w:rsidRDefault="004576F8" w:rsidP="004576F8">
            <w:pPr>
              <w:spacing w:after="0" w:line="240" w:lineRule="auto"/>
              <w:jc w:val="left"/>
              <w:rPr>
                <w:rFonts w:eastAsia="Times New Roman" w:cs="Times New Roman"/>
                <w:color w:val="000000"/>
                <w:sz w:val="20"/>
                <w:szCs w:val="20"/>
                <w:lang w:eastAsia="sl-SI"/>
              </w:rPr>
            </w:pPr>
            <w:r w:rsidRPr="004576F8">
              <w:rPr>
                <w:rFonts w:eastAsia="Times New Roman" w:cs="Times New Roman"/>
                <w:color w:val="000000"/>
                <w:sz w:val="20"/>
                <w:szCs w:val="20"/>
                <w:lang w:eastAsia="sl-SI"/>
              </w:rPr>
              <w:t>63</w:t>
            </w:r>
          </w:p>
        </w:tc>
      </w:tr>
    </w:tbl>
    <w:p w14:paraId="7E62D99B" w14:textId="393F4A6B" w:rsidR="000848F8" w:rsidRDefault="00CD77AB" w:rsidP="00723A85">
      <w:pPr>
        <w:pStyle w:val="FigureTable"/>
      </w:pPr>
      <w:r w:rsidRPr="00D93D74">
        <w:t xml:space="preserve"> </w:t>
      </w:r>
    </w:p>
    <w:p w14:paraId="6EEAB04F" w14:textId="39FA9AEA" w:rsidR="002846F5" w:rsidRDefault="002846F5" w:rsidP="002846F5">
      <w:r w:rsidRPr="002846F5">
        <w:t>Pairwise average nucleotide identity (ANI) was calculated between all 44 genomes (</w:t>
      </w:r>
      <w:r w:rsidR="00917FC0">
        <w:t>Annex K2</w:t>
      </w:r>
      <w:r w:rsidRPr="002846F5">
        <w:t xml:space="preserve">). Two genomes with ANI values below 95% were excluded from further analysis, one identified as </w:t>
      </w:r>
      <w:r w:rsidRPr="003145CE">
        <w:rPr>
          <w:i/>
          <w:iCs/>
        </w:rPr>
        <w:t xml:space="preserve">Clostridium </w:t>
      </w:r>
      <w:proofErr w:type="spellStart"/>
      <w:r w:rsidRPr="003145CE">
        <w:rPr>
          <w:i/>
          <w:iCs/>
        </w:rPr>
        <w:t>paraputrificium</w:t>
      </w:r>
      <w:proofErr w:type="spellEnd"/>
      <w:r w:rsidRPr="002846F5">
        <w:t xml:space="preserve"> (</w:t>
      </w:r>
      <w:proofErr w:type="spellStart"/>
      <w:r w:rsidRPr="002846F5">
        <w:t>H005_126</w:t>
      </w:r>
      <w:proofErr w:type="spellEnd"/>
      <w:r w:rsidRPr="002846F5">
        <w:t xml:space="preserve">) and one mixed isolate containing both </w:t>
      </w:r>
      <w:r w:rsidRPr="003145CE">
        <w:rPr>
          <w:i/>
          <w:iCs/>
        </w:rPr>
        <w:t xml:space="preserve">C. </w:t>
      </w:r>
      <w:proofErr w:type="spellStart"/>
      <w:r w:rsidRPr="003145CE">
        <w:rPr>
          <w:i/>
          <w:iCs/>
        </w:rPr>
        <w:t>paraputrificium</w:t>
      </w:r>
      <w:proofErr w:type="spellEnd"/>
      <w:r w:rsidRPr="002846F5">
        <w:t xml:space="preserve"> and </w:t>
      </w:r>
      <w:r w:rsidRPr="003145CE">
        <w:rPr>
          <w:i/>
          <w:iCs/>
        </w:rPr>
        <w:t>C. saudiense</w:t>
      </w:r>
      <w:r w:rsidRPr="002846F5">
        <w:t xml:space="preserve"> (</w:t>
      </w:r>
      <w:proofErr w:type="spellStart"/>
      <w:r w:rsidRPr="002846F5">
        <w:t>H00</w:t>
      </w:r>
      <w:r w:rsidR="001A4A52">
        <w:t>5</w:t>
      </w:r>
      <w:r w:rsidRPr="002846F5">
        <w:t>_94</w:t>
      </w:r>
      <w:proofErr w:type="spellEnd"/>
      <w:r w:rsidRPr="002846F5">
        <w:t xml:space="preserve">). The remaining 42 genomes represented </w:t>
      </w:r>
      <w:r w:rsidRPr="003145CE">
        <w:rPr>
          <w:i/>
          <w:iCs/>
        </w:rPr>
        <w:t>C. saudiense</w:t>
      </w:r>
      <w:r w:rsidRPr="002846F5">
        <w:t xml:space="preserve"> isolates: 8 from pre-, 16 from the mid-, and 18 from post-antibiotic samples.</w:t>
      </w:r>
    </w:p>
    <w:p w14:paraId="7D1B6AC1" w14:textId="74BF7E48" w:rsidR="00917FC0" w:rsidRPr="00D93D74" w:rsidRDefault="00917FC0" w:rsidP="00917FC0">
      <w:r w:rsidRPr="00EE2DCF">
        <w:t xml:space="preserve">Genome sizes ranged from 3.7 to 4.4 </w:t>
      </w:r>
      <w:proofErr w:type="spellStart"/>
      <w:r w:rsidRPr="00EE2DCF">
        <w:t>Mbp</w:t>
      </w:r>
      <w:proofErr w:type="spellEnd"/>
      <w:r w:rsidRPr="00EE2DCF">
        <w:t xml:space="preserve">, with an average GC content of 28.04% (SD = 0.05). Compared with published </w:t>
      </w:r>
      <w:r w:rsidRPr="00696238">
        <w:rPr>
          <w:i/>
          <w:iCs/>
        </w:rPr>
        <w:t>C. saudiense</w:t>
      </w:r>
      <w:r w:rsidRPr="00EE2DCF">
        <w:t xml:space="preserve"> genomes (average 3.6 </w:t>
      </w:r>
      <w:proofErr w:type="spellStart"/>
      <w:r w:rsidRPr="00EE2DCF">
        <w:t>Mbp</w:t>
      </w:r>
      <w:proofErr w:type="spellEnd"/>
      <w:r w:rsidRPr="00EE2DCF">
        <w:t xml:space="preserve">, 27.93% GC), our assemblies </w:t>
      </w:r>
      <w:r w:rsidRPr="00EE2DCF">
        <w:lastRenderedPageBreak/>
        <w:t>were slightly larger but notably less fragmented</w:t>
      </w:r>
      <w:r>
        <w:t xml:space="preserve">. The core genome of our genomes comprised </w:t>
      </w:r>
      <w:r w:rsidRPr="00EE2DCF">
        <w:t xml:space="preserve"> 2,657 genes shared across all isolates. </w:t>
      </w:r>
      <w:r>
        <w:t xml:space="preserve">When genomes from </w:t>
      </w:r>
      <w:proofErr w:type="spellStart"/>
      <w:r>
        <w:t>NCBI</w:t>
      </w:r>
      <w:proofErr w:type="spellEnd"/>
      <w:r>
        <w:t xml:space="preserve"> were included, the number of core genes decreased to 1,581 genes. </w:t>
      </w:r>
      <w:r w:rsidRPr="00EE2DCF">
        <w:t xml:space="preserve">On average, each genome </w:t>
      </w:r>
      <w:r>
        <w:t xml:space="preserve">from our isolates </w:t>
      </w:r>
      <w:r w:rsidRPr="00EE2DCF">
        <w:t>contained 3,644 genes (range = 3,434 – 3,992), including on average 987 accessory genes (range = 777 – 1,265).</w:t>
      </w:r>
    </w:p>
    <w:p w14:paraId="71E2C752" w14:textId="77777777" w:rsidR="003F2EB4" w:rsidRDefault="003F2EB4" w:rsidP="002846F5"/>
    <w:p w14:paraId="43FA87B2" w14:textId="79AA5476" w:rsidR="004D77C6" w:rsidRPr="00D93D74" w:rsidRDefault="00917FC0">
      <w:pPr>
        <w:pStyle w:val="Heading3"/>
        <w:numPr>
          <w:ilvl w:val="2"/>
          <w:numId w:val="3"/>
        </w:numPr>
      </w:pPr>
      <w:bookmarkStart w:id="601" w:name="_Toc228252050"/>
      <w:bookmarkStart w:id="602" w:name="_Toc228363636"/>
      <w:bookmarkStart w:id="603" w:name="_Toc228436393"/>
      <w:bookmarkStart w:id="604" w:name="_Toc228436454"/>
      <w:bookmarkStart w:id="605" w:name="_Toc229225130"/>
      <w:bookmarkEnd w:id="601"/>
      <w:bookmarkEnd w:id="602"/>
      <w:bookmarkEnd w:id="603"/>
      <w:bookmarkEnd w:id="604"/>
      <w:r>
        <w:t>Core genome structure and strain definition</w:t>
      </w:r>
      <w:bookmarkEnd w:id="605"/>
    </w:p>
    <w:p w14:paraId="3E7119D7" w14:textId="4C7525E0" w:rsidR="003F2EB4" w:rsidRPr="00A90451" w:rsidRDefault="003F2EB4" w:rsidP="003F2EB4">
      <w:pPr>
        <w:rPr>
          <w:rFonts w:cs="Times New Roman"/>
          <w:szCs w:val="24"/>
        </w:rPr>
      </w:pPr>
      <w:r w:rsidRPr="00A90451">
        <w:rPr>
          <w:rFonts w:cs="Times New Roman"/>
          <w:szCs w:val="24"/>
        </w:rPr>
        <w:t>Pairwise ANI comparisons indicated a strain break at 99.72% identity (Figure </w:t>
      </w:r>
      <w:proofErr w:type="spellStart"/>
      <w:r>
        <w:rPr>
          <w:rFonts w:cs="Times New Roman"/>
          <w:szCs w:val="24"/>
        </w:rPr>
        <w:t>1</w:t>
      </w:r>
      <w:r w:rsidR="00087EB7">
        <w:rPr>
          <w:rFonts w:cs="Times New Roman"/>
          <w:szCs w:val="24"/>
        </w:rPr>
        <w:t>4</w:t>
      </w:r>
      <w:r w:rsidR="00917FC0">
        <w:rPr>
          <w:rFonts w:cs="Times New Roman"/>
          <w:szCs w:val="24"/>
        </w:rPr>
        <w:t>A</w:t>
      </w:r>
      <w:proofErr w:type="spellEnd"/>
      <w:r w:rsidR="00917FC0">
        <w:rPr>
          <w:rFonts w:cs="Times New Roman"/>
          <w:szCs w:val="24"/>
        </w:rPr>
        <w:t>, blue line</w:t>
      </w:r>
      <w:r w:rsidRPr="00A90451">
        <w:rPr>
          <w:rFonts w:cs="Times New Roman"/>
          <w:szCs w:val="24"/>
        </w:rPr>
        <w:t xml:space="preserve">). Applying the </w:t>
      </w:r>
      <w:proofErr w:type="spellStart"/>
      <w:r w:rsidRPr="00A90451">
        <w:rPr>
          <w:rFonts w:cs="Times New Roman"/>
          <w:szCs w:val="24"/>
        </w:rPr>
        <w:t>pyANI</w:t>
      </w:r>
      <w:proofErr w:type="spellEnd"/>
      <w:r w:rsidRPr="00A90451">
        <w:rPr>
          <w:rFonts w:cs="Times New Roman"/>
          <w:szCs w:val="24"/>
        </w:rPr>
        <w:t xml:space="preserve">‑plus ‘classify’ command, we identified five distinct </w:t>
      </w:r>
      <w:r w:rsidRPr="00A90451">
        <w:rPr>
          <w:rFonts w:cs="Times New Roman"/>
          <w:i/>
          <w:iCs/>
          <w:szCs w:val="24"/>
        </w:rPr>
        <w:t>C. saudiense</w:t>
      </w:r>
      <w:r w:rsidRPr="00A90451">
        <w:rPr>
          <w:rFonts w:cs="Times New Roman"/>
          <w:szCs w:val="24"/>
        </w:rPr>
        <w:t xml:space="preserve"> strain groups, one of which contained a single genome</w:t>
      </w:r>
      <w:r w:rsidR="00917FC0">
        <w:rPr>
          <w:rFonts w:cs="Times New Roman"/>
          <w:szCs w:val="24"/>
        </w:rPr>
        <w:t>. Genome</w:t>
      </w:r>
      <w:r w:rsidRPr="00A90451">
        <w:rPr>
          <w:rFonts w:cs="Times New Roman"/>
          <w:szCs w:val="24"/>
        </w:rPr>
        <w:t xml:space="preserve"> coverage expectantly correlates to </w:t>
      </w:r>
      <w:r w:rsidR="00696238" w:rsidRPr="00A90451">
        <w:rPr>
          <w:rFonts w:cs="Times New Roman"/>
          <w:szCs w:val="24"/>
        </w:rPr>
        <w:t>ANI</w:t>
      </w:r>
      <w:r w:rsidR="00917FC0">
        <w:rPr>
          <w:rFonts w:cs="Times New Roman"/>
          <w:szCs w:val="24"/>
        </w:rPr>
        <w:t xml:space="preserve"> </w:t>
      </w:r>
      <w:r w:rsidRPr="00A90451">
        <w:rPr>
          <w:rFonts w:cs="Times New Roman"/>
          <w:szCs w:val="24"/>
        </w:rPr>
        <w:t xml:space="preserve">(Figure </w:t>
      </w:r>
      <w:proofErr w:type="spellStart"/>
      <w:r>
        <w:rPr>
          <w:rFonts w:cs="Times New Roman"/>
          <w:szCs w:val="24"/>
        </w:rPr>
        <w:t>1</w:t>
      </w:r>
      <w:r w:rsidR="00087EB7">
        <w:rPr>
          <w:rFonts w:cs="Times New Roman"/>
          <w:szCs w:val="24"/>
        </w:rPr>
        <w:t>4</w:t>
      </w:r>
      <w:r w:rsidR="00917FC0">
        <w:rPr>
          <w:rFonts w:cs="Times New Roman"/>
          <w:szCs w:val="24"/>
        </w:rPr>
        <w:t>B</w:t>
      </w:r>
      <w:proofErr w:type="spellEnd"/>
      <w:r w:rsidR="00917FC0">
        <w:rPr>
          <w:rFonts w:cs="Times New Roman"/>
          <w:szCs w:val="24"/>
        </w:rPr>
        <w:t xml:space="preserve">, </w:t>
      </w:r>
      <w:r w:rsidRPr="00A90451">
        <w:rPr>
          <w:rFonts w:cs="Times New Roman"/>
          <w:szCs w:val="24"/>
        </w:rPr>
        <w:t xml:space="preserve">Spearman rho = 0.92, p &lt; 0.001). </w:t>
      </w:r>
    </w:p>
    <w:p w14:paraId="42F06C89" w14:textId="77777777" w:rsidR="003F2EB4" w:rsidRDefault="003F2EB4" w:rsidP="00007F32"/>
    <w:p w14:paraId="11E0F9EB" w14:textId="031605F1" w:rsidR="00E9210E" w:rsidRPr="00D93D74" w:rsidRDefault="003F2EB4" w:rsidP="00E9210E">
      <w:pPr>
        <w:keepNext/>
      </w:pPr>
      <w:ins w:id="606" w:author="Urša Miklavčič [2]" w:date="2026-04-21T10:54:00Z" w16du:dateUtc="2026-04-21T08:54:00Z">
        <w:r>
          <w:rPr>
            <w:noProof/>
          </w:rPr>
          <w:drawing>
            <wp:inline distT="0" distB="0" distL="0" distR="0" wp14:anchorId="71C8FC1B" wp14:editId="455602C7">
              <wp:extent cx="5416407" cy="4166558"/>
              <wp:effectExtent l="0" t="0" r="0" b="5715"/>
              <wp:docPr id="696875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21692" cy="4170624"/>
                      </a:xfrm>
                      <a:prstGeom prst="rect">
                        <a:avLst/>
                      </a:prstGeom>
                      <a:noFill/>
                      <a:ln>
                        <a:noFill/>
                      </a:ln>
                    </pic:spPr>
                  </pic:pic>
                </a:graphicData>
              </a:graphic>
            </wp:inline>
          </w:drawing>
        </w:r>
      </w:ins>
    </w:p>
    <w:p w14:paraId="7BDBCEBC" w14:textId="51CE5C6C" w:rsidR="00EA0998" w:rsidRPr="00917FC0" w:rsidRDefault="00E9210E" w:rsidP="00917FC0">
      <w:pPr>
        <w:pStyle w:val="FigureTable"/>
        <w:rPr>
          <w:bCs w:val="0"/>
          <w:sz w:val="20"/>
          <w:szCs w:val="20"/>
        </w:rPr>
      </w:pPr>
      <w:bookmarkStart w:id="607" w:name="_Toc216101631"/>
      <w:r w:rsidRPr="00E978A5">
        <w:rPr>
          <w:b/>
          <w:bCs w:val="0"/>
          <w:sz w:val="20"/>
          <w:szCs w:val="20"/>
        </w:rPr>
        <w:t xml:space="preserve">Figure </w:t>
      </w:r>
      <w:r w:rsidR="00007F32" w:rsidRPr="00E978A5">
        <w:rPr>
          <w:b/>
          <w:bCs w:val="0"/>
          <w:sz w:val="20"/>
          <w:szCs w:val="20"/>
        </w:rPr>
        <w:t>1</w:t>
      </w:r>
      <w:r w:rsidR="00087EB7">
        <w:rPr>
          <w:b/>
          <w:bCs w:val="0"/>
          <w:sz w:val="20"/>
          <w:szCs w:val="20"/>
        </w:rPr>
        <w:t>4</w:t>
      </w:r>
      <w:del w:id="608" w:author="Urša Miklavčič [2]" w:date="2026-04-21T10:54:00Z" w16du:dateUtc="2026-04-21T08:54:00Z">
        <w:r w:rsidR="00007F32" w:rsidRPr="00917FC0" w:rsidDel="003F2EB4">
          <w:rPr>
            <w:b/>
            <w:bCs w:val="0"/>
            <w:sz w:val="20"/>
            <w:szCs w:val="20"/>
            <w:rPrChange w:id="609" w:author="Urša Miklavčič [2]" w:date="2026-04-21T10:55:00Z" w16du:dateUtc="2026-04-21T08:55:00Z">
              <w:rPr>
                <w:rFonts w:cstheme="minorBidi"/>
                <w:sz w:val="20"/>
                <w:szCs w:val="18"/>
              </w:rPr>
            </w:rPrChange>
          </w:rPr>
          <w:delText>6</w:delText>
        </w:r>
      </w:del>
      <w:r w:rsidRPr="00917FC0">
        <w:rPr>
          <w:b/>
          <w:bCs w:val="0"/>
          <w:sz w:val="20"/>
          <w:szCs w:val="20"/>
          <w:rPrChange w:id="610" w:author="Urša Miklavčič [2]" w:date="2026-04-21T10:55:00Z" w16du:dateUtc="2026-04-21T08:55:00Z">
            <w:rPr>
              <w:rFonts w:cstheme="minorBidi"/>
              <w:sz w:val="20"/>
              <w:szCs w:val="18"/>
            </w:rPr>
          </w:rPrChange>
        </w:rPr>
        <w:t>.</w:t>
      </w:r>
      <w:r w:rsidRPr="00917FC0">
        <w:rPr>
          <w:sz w:val="20"/>
          <w:szCs w:val="20"/>
        </w:rPr>
        <w:t xml:space="preserve"> </w:t>
      </w:r>
      <w:bookmarkEnd w:id="607"/>
      <w:r w:rsidR="00917FC0" w:rsidRPr="00917FC0">
        <w:rPr>
          <w:b/>
          <w:sz w:val="20"/>
          <w:szCs w:val="20"/>
        </w:rPr>
        <w:t xml:space="preserve">Pairwise average nucleotide identity (ANI) and genome coverage comparisons for 42 C. saudiense genomes. </w:t>
      </w:r>
      <w:r w:rsidR="00917FC0" w:rsidRPr="00917FC0">
        <w:rPr>
          <w:bCs w:val="0"/>
          <w:sz w:val="20"/>
          <w:szCs w:val="20"/>
        </w:rPr>
        <w:t xml:space="preserve">A) Pairwise comparisons, with the blue line representing strain break at 99.72% ANI value. B) Genome coverage expectantly correlates to ANI (Spearman rho = 0.92, p &lt; 0.001). Both genome coverage and ANI were calculated with </w:t>
      </w:r>
      <w:proofErr w:type="spellStart"/>
      <w:r w:rsidR="00917FC0" w:rsidRPr="00917FC0">
        <w:rPr>
          <w:bCs w:val="0"/>
          <w:sz w:val="20"/>
          <w:szCs w:val="20"/>
        </w:rPr>
        <w:t>pyANI</w:t>
      </w:r>
      <w:proofErr w:type="spellEnd"/>
      <w:r w:rsidR="00917FC0" w:rsidRPr="00917FC0">
        <w:rPr>
          <w:bCs w:val="0"/>
          <w:sz w:val="20"/>
          <w:szCs w:val="20"/>
        </w:rPr>
        <w:t>-plus program utilizing the ANI blast program.</w:t>
      </w:r>
    </w:p>
    <w:p w14:paraId="5CE04F89" w14:textId="77777777" w:rsidR="00087EB7" w:rsidRDefault="00087EB7" w:rsidP="003F2EB4">
      <w:pPr>
        <w:rPr>
          <w:rFonts w:cs="Times New Roman"/>
          <w:szCs w:val="24"/>
        </w:rPr>
      </w:pPr>
    </w:p>
    <w:p w14:paraId="4D5D0E10" w14:textId="330AC4CA" w:rsidR="00917FC0" w:rsidRDefault="003F2EB4" w:rsidP="003F2EB4">
      <w:pPr>
        <w:rPr>
          <w:rFonts w:cs="Times New Roman"/>
          <w:szCs w:val="24"/>
        </w:rPr>
      </w:pPr>
      <w:r w:rsidRPr="00A90451">
        <w:rPr>
          <w:rFonts w:cs="Times New Roman"/>
          <w:szCs w:val="24"/>
        </w:rPr>
        <w:lastRenderedPageBreak/>
        <w:t xml:space="preserve">From each of the five strain groups determined by ANIb analysis, one representative genome with the highest coverage and lowest number contigs was selected for resequencing using Oxford Nanopore </w:t>
      </w:r>
      <w:proofErr w:type="spellStart"/>
      <w:r w:rsidRPr="00A90451">
        <w:rPr>
          <w:rFonts w:cs="Times New Roman"/>
          <w:szCs w:val="24"/>
        </w:rPr>
        <w:t>MinION</w:t>
      </w:r>
      <w:proofErr w:type="spellEnd"/>
      <w:r w:rsidRPr="00A90451">
        <w:rPr>
          <w:rFonts w:cs="Times New Roman"/>
          <w:szCs w:val="24"/>
        </w:rPr>
        <w:t xml:space="preserve"> platform. Hybrid assemblies combining short and long read we</w:t>
      </w:r>
      <w:r>
        <w:rPr>
          <w:rFonts w:cs="Times New Roman"/>
          <w:szCs w:val="24"/>
        </w:rPr>
        <w:t>r</w:t>
      </w:r>
      <w:r w:rsidRPr="00A90451">
        <w:rPr>
          <w:rFonts w:cs="Times New Roman"/>
          <w:szCs w:val="24"/>
        </w:rPr>
        <w:t xml:space="preserve">e then generated to improve completeness and accuracy. Genome </w:t>
      </w:r>
      <w:proofErr w:type="spellStart"/>
      <w:r w:rsidRPr="00A90451">
        <w:rPr>
          <w:rFonts w:cs="Times New Roman"/>
          <w:szCs w:val="24"/>
        </w:rPr>
        <w:t>H005_98</w:t>
      </w:r>
      <w:proofErr w:type="spellEnd"/>
      <w:r w:rsidRPr="00A90451">
        <w:rPr>
          <w:rFonts w:cs="Times New Roman"/>
          <w:szCs w:val="24"/>
        </w:rPr>
        <w:t xml:space="preserve"> was used as the reference genome for single nucleotide polymorphism (SNP) analysis across the core genome. The resulting phylogenetic tree based on core genome SNPs resolved seven distinct </w:t>
      </w:r>
      <w:r w:rsidRPr="00A90451">
        <w:rPr>
          <w:rFonts w:cs="Times New Roman"/>
          <w:i/>
          <w:iCs/>
          <w:szCs w:val="24"/>
        </w:rPr>
        <w:t xml:space="preserve">C. saudiense </w:t>
      </w:r>
      <w:r w:rsidRPr="00A90451">
        <w:rPr>
          <w:rFonts w:cs="Times New Roman"/>
          <w:szCs w:val="24"/>
        </w:rPr>
        <w:t xml:space="preserve">strains, including one singleton (Figure </w:t>
      </w:r>
      <w:r>
        <w:rPr>
          <w:rFonts w:cs="Times New Roman"/>
          <w:szCs w:val="24"/>
        </w:rPr>
        <w:t>1</w:t>
      </w:r>
      <w:r w:rsidR="00087EB7">
        <w:rPr>
          <w:rFonts w:cs="Times New Roman"/>
          <w:szCs w:val="24"/>
        </w:rPr>
        <w:t>5</w:t>
      </w:r>
      <w:r w:rsidRPr="00A90451">
        <w:rPr>
          <w:rFonts w:cs="Times New Roman"/>
          <w:szCs w:val="24"/>
        </w:rPr>
        <w:t>). This grouping was consistent with phylogenies derived from core gene alignments and with accessory gene distributions in the pangenome (</w:t>
      </w:r>
      <w:r w:rsidR="00917FC0">
        <w:rPr>
          <w:rFonts w:cs="Times New Roman"/>
          <w:szCs w:val="24"/>
        </w:rPr>
        <w:t>Annex K2</w:t>
      </w:r>
      <w:r w:rsidRPr="00A90451">
        <w:rPr>
          <w:rFonts w:cs="Times New Roman"/>
          <w:szCs w:val="24"/>
        </w:rPr>
        <w:t xml:space="preserve">). </w:t>
      </w:r>
      <w:r w:rsidR="00917FC0" w:rsidRPr="00917FC0">
        <w:rPr>
          <w:rFonts w:cs="Times New Roman"/>
          <w:szCs w:val="24"/>
        </w:rPr>
        <w:t>Strain detection patterns varied across time points. Strains 1, 2 (the singleton), 3, 4, and 5 appeared at only one of the three sampling points, while strain 7 was observed at two points before and during antibiotic use. Only strain 6 was detected at all three sampling points.</w:t>
      </w:r>
    </w:p>
    <w:p w14:paraId="43D26D0D" w14:textId="6FC7302E" w:rsidR="00917FC0" w:rsidRDefault="00917FC0" w:rsidP="003F2EB4">
      <w:pPr>
        <w:rPr>
          <w:rFonts w:cs="Times New Roman"/>
          <w:szCs w:val="24"/>
        </w:rPr>
      </w:pPr>
      <w:bookmarkStart w:id="611" w:name="_Hlk229214380"/>
      <w:r w:rsidRPr="00917FC0">
        <w:rPr>
          <w:rFonts w:cs="Times New Roman"/>
          <w:szCs w:val="24"/>
        </w:rPr>
        <w:t xml:space="preserve">Strains </w:t>
      </w:r>
      <w:r>
        <w:rPr>
          <w:rFonts w:cs="Times New Roman"/>
          <w:szCs w:val="24"/>
        </w:rPr>
        <w:t xml:space="preserve">differed in presence of </w:t>
      </w:r>
      <w:r w:rsidRPr="00917FC0">
        <w:rPr>
          <w:rFonts w:cs="Times New Roman"/>
          <w:szCs w:val="24"/>
        </w:rPr>
        <w:t>mobile genetic elements (</w:t>
      </w:r>
      <w:proofErr w:type="spellStart"/>
      <w:r w:rsidRPr="00917FC0">
        <w:rPr>
          <w:rFonts w:cs="Times New Roman"/>
          <w:szCs w:val="24"/>
        </w:rPr>
        <w:t>MGEs</w:t>
      </w:r>
      <w:proofErr w:type="spellEnd"/>
      <w:r w:rsidRPr="00917FC0">
        <w:rPr>
          <w:rFonts w:cs="Times New Roman"/>
          <w:szCs w:val="24"/>
        </w:rPr>
        <w:t>)</w:t>
      </w:r>
      <w:r>
        <w:rPr>
          <w:rFonts w:cs="Times New Roman"/>
          <w:szCs w:val="24"/>
        </w:rPr>
        <w:t xml:space="preserve"> among themselves but not through time</w:t>
      </w:r>
      <w:r w:rsidRPr="00917FC0">
        <w:rPr>
          <w:rFonts w:cs="Times New Roman"/>
          <w:szCs w:val="24"/>
        </w:rPr>
        <w:t xml:space="preserve">. </w:t>
      </w:r>
      <w:bookmarkEnd w:id="611"/>
      <w:r w:rsidRPr="00917FC0">
        <w:rPr>
          <w:rFonts w:cs="Times New Roman"/>
          <w:szCs w:val="24"/>
        </w:rPr>
        <w:t xml:space="preserve">Depending on the tool used we detected variable numbers of </w:t>
      </w:r>
      <w:proofErr w:type="spellStart"/>
      <w:r w:rsidRPr="00917FC0">
        <w:rPr>
          <w:rFonts w:cs="Times New Roman"/>
          <w:szCs w:val="24"/>
        </w:rPr>
        <w:t>MGEs</w:t>
      </w:r>
      <w:proofErr w:type="spellEnd"/>
      <w:r w:rsidRPr="00917FC0">
        <w:rPr>
          <w:rFonts w:cs="Times New Roman"/>
          <w:szCs w:val="24"/>
        </w:rPr>
        <w:t xml:space="preserve"> per strain. </w:t>
      </w:r>
      <w:proofErr w:type="spellStart"/>
      <w:r w:rsidRPr="00917FC0">
        <w:rPr>
          <w:rFonts w:cs="Times New Roman"/>
          <w:szCs w:val="24"/>
        </w:rPr>
        <w:t>MobileElementFinder</w:t>
      </w:r>
      <w:proofErr w:type="spellEnd"/>
      <w:r w:rsidRPr="00917FC0">
        <w:rPr>
          <w:rFonts w:cs="Times New Roman"/>
          <w:szCs w:val="24"/>
        </w:rPr>
        <w:t xml:space="preserve"> detected three distinct insertion sequences and one composite transposon in strains 1, 2, 5, 6, and 7. Insertion sequence </w:t>
      </w:r>
      <w:proofErr w:type="spellStart"/>
      <w:r w:rsidRPr="00917FC0">
        <w:rPr>
          <w:rFonts w:cs="Times New Roman"/>
          <w:szCs w:val="24"/>
        </w:rPr>
        <w:t>ISClte3</w:t>
      </w:r>
      <w:proofErr w:type="spellEnd"/>
      <w:r w:rsidRPr="00917FC0">
        <w:rPr>
          <w:rFonts w:cs="Times New Roman"/>
          <w:szCs w:val="24"/>
        </w:rPr>
        <w:t xml:space="preserve"> was detected in all strains, while </w:t>
      </w:r>
      <w:proofErr w:type="spellStart"/>
      <w:r w:rsidRPr="00917FC0">
        <w:rPr>
          <w:rFonts w:cs="Times New Roman"/>
          <w:szCs w:val="24"/>
        </w:rPr>
        <w:t>ISCbo4</w:t>
      </w:r>
      <w:proofErr w:type="spellEnd"/>
      <w:r w:rsidRPr="00917FC0">
        <w:rPr>
          <w:rFonts w:cs="Times New Roman"/>
          <w:szCs w:val="24"/>
        </w:rPr>
        <w:t xml:space="preserve"> was detected only in strain 2 and three genomes from strain 7. Additionally, we could detect </w:t>
      </w:r>
      <w:proofErr w:type="spellStart"/>
      <w:r w:rsidRPr="00917FC0">
        <w:rPr>
          <w:rFonts w:cs="Times New Roman"/>
          <w:szCs w:val="24"/>
        </w:rPr>
        <w:t>tISCpe8</w:t>
      </w:r>
      <w:proofErr w:type="spellEnd"/>
      <w:r w:rsidRPr="00917FC0">
        <w:rPr>
          <w:rFonts w:cs="Times New Roman"/>
          <w:szCs w:val="24"/>
        </w:rPr>
        <w:t xml:space="preserve"> in all genomes from strain 7, which also carried a lacosamide </w:t>
      </w:r>
      <w:proofErr w:type="spellStart"/>
      <w:r w:rsidRPr="00917FC0">
        <w:rPr>
          <w:rFonts w:cs="Times New Roman"/>
          <w:szCs w:val="24"/>
        </w:rPr>
        <w:t>nucleotidyltransferase</w:t>
      </w:r>
      <w:proofErr w:type="spellEnd"/>
      <w:r w:rsidRPr="00917FC0">
        <w:rPr>
          <w:rFonts w:cs="Times New Roman"/>
          <w:szCs w:val="24"/>
        </w:rPr>
        <w:t>, while the transposon was detected only in a genome from strain 2 (</w:t>
      </w:r>
      <w:r>
        <w:rPr>
          <w:rFonts w:cs="Times New Roman"/>
          <w:szCs w:val="24"/>
        </w:rPr>
        <w:t xml:space="preserve">Annex </w:t>
      </w:r>
      <w:proofErr w:type="spellStart"/>
      <w:r>
        <w:rPr>
          <w:rFonts w:cs="Times New Roman"/>
          <w:szCs w:val="24"/>
        </w:rPr>
        <w:t>K</w:t>
      </w:r>
      <w:r w:rsidR="00087EB7">
        <w:rPr>
          <w:rFonts w:cs="Times New Roman"/>
          <w:szCs w:val="24"/>
        </w:rPr>
        <w:t>3</w:t>
      </w:r>
      <w:proofErr w:type="spellEnd"/>
      <w:r w:rsidRPr="00917FC0">
        <w:rPr>
          <w:rFonts w:cs="Times New Roman"/>
          <w:szCs w:val="24"/>
        </w:rPr>
        <w:t>).</w:t>
      </w:r>
      <w:r>
        <w:rPr>
          <w:rFonts w:cs="Times New Roman"/>
          <w:szCs w:val="24"/>
        </w:rPr>
        <w:t xml:space="preserve"> While using </w:t>
      </w:r>
      <w:proofErr w:type="spellStart"/>
      <w:r>
        <w:rPr>
          <w:rFonts w:cs="Times New Roman"/>
          <w:szCs w:val="24"/>
        </w:rPr>
        <w:t>geNomad</w:t>
      </w:r>
      <w:proofErr w:type="spellEnd"/>
      <w:r>
        <w:rPr>
          <w:rFonts w:cs="Times New Roman"/>
          <w:szCs w:val="24"/>
        </w:rPr>
        <w:t xml:space="preserve"> we detected </w:t>
      </w:r>
      <w:r w:rsidRPr="00917FC0">
        <w:rPr>
          <w:rFonts w:cs="Times New Roman"/>
          <w:szCs w:val="24"/>
        </w:rPr>
        <w:t>64 possible plasmid sequences and 33 viral sequences (&gt; 95% confidence)</w:t>
      </w:r>
      <w:r>
        <w:rPr>
          <w:rFonts w:cs="Times New Roman"/>
          <w:szCs w:val="24"/>
        </w:rPr>
        <w:t xml:space="preserve">. </w:t>
      </w:r>
      <w:r w:rsidRPr="00917FC0">
        <w:rPr>
          <w:rFonts w:cs="Times New Roman"/>
          <w:szCs w:val="24"/>
        </w:rPr>
        <w:t xml:space="preserve">Notably, no new bacteriophages or other mobile genetic elements were detected in any strain over the 60‑day interval between the first and last sample. As strains differed </w:t>
      </w:r>
      <w:r>
        <w:rPr>
          <w:rFonts w:cs="Times New Roman"/>
          <w:szCs w:val="24"/>
        </w:rPr>
        <w:t xml:space="preserve">markedly </w:t>
      </w:r>
      <w:r w:rsidRPr="00917FC0">
        <w:rPr>
          <w:rFonts w:cs="Times New Roman"/>
          <w:szCs w:val="24"/>
        </w:rPr>
        <w:t xml:space="preserve">in accessory genes, we could use strain-specific marker genes in later detection of </w:t>
      </w:r>
      <w:r w:rsidRPr="00087EB7">
        <w:rPr>
          <w:rFonts w:cs="Times New Roman"/>
          <w:i/>
          <w:iCs/>
          <w:szCs w:val="24"/>
        </w:rPr>
        <w:t>C. saudiense</w:t>
      </w:r>
      <w:r w:rsidRPr="00917FC0">
        <w:rPr>
          <w:rFonts w:cs="Times New Roman"/>
          <w:szCs w:val="24"/>
        </w:rPr>
        <w:t xml:space="preserve"> strains in metagenomic data.</w:t>
      </w:r>
    </w:p>
    <w:p w14:paraId="54377C5A" w14:textId="77777777" w:rsidR="00917FC0" w:rsidRDefault="00917FC0" w:rsidP="003F2EB4">
      <w:pPr>
        <w:rPr>
          <w:rFonts w:cs="Times New Roman"/>
          <w:szCs w:val="24"/>
        </w:rPr>
      </w:pPr>
    </w:p>
    <w:p w14:paraId="0685F9C0" w14:textId="3DDAF2A7" w:rsidR="00E9210E" w:rsidRPr="00D93D74" w:rsidRDefault="003F2EB4" w:rsidP="00EA0998">
      <w:r>
        <w:rPr>
          <w:noProof/>
        </w:rPr>
        <w:lastRenderedPageBreak/>
        <w:drawing>
          <wp:inline distT="0" distB="0" distL="0" distR="0" wp14:anchorId="5B7C7A32" wp14:editId="557A8802">
            <wp:extent cx="4858994" cy="7056408"/>
            <wp:effectExtent l="0" t="0" r="0" b="0"/>
            <wp:docPr id="113581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7342"/>
                    <a:stretch>
                      <a:fillRect/>
                    </a:stretch>
                  </pic:blipFill>
                  <pic:spPr bwMode="auto">
                    <a:xfrm>
                      <a:off x="0" y="0"/>
                      <a:ext cx="4858994" cy="7056408"/>
                    </a:xfrm>
                    <a:prstGeom prst="rect">
                      <a:avLst/>
                    </a:prstGeom>
                    <a:noFill/>
                    <a:ln>
                      <a:noFill/>
                    </a:ln>
                    <a:extLst>
                      <a:ext uri="{53640926-AAD7-44D8-BBD7-CCE9431645EC}">
                        <a14:shadowObscured xmlns:a14="http://schemas.microsoft.com/office/drawing/2010/main"/>
                      </a:ext>
                    </a:extLst>
                  </pic:spPr>
                </pic:pic>
              </a:graphicData>
            </a:graphic>
          </wp:inline>
        </w:drawing>
      </w:r>
    </w:p>
    <w:p w14:paraId="709DD96F" w14:textId="66F63A6F" w:rsidR="00CD77AB" w:rsidRPr="00087EB7" w:rsidRDefault="00E9210E" w:rsidP="00E9210E">
      <w:pPr>
        <w:pStyle w:val="Caption"/>
        <w:rPr>
          <w:rFonts w:cs="Times New Roman"/>
          <w:b w:val="0"/>
          <w:bCs/>
          <w:szCs w:val="20"/>
        </w:rPr>
      </w:pPr>
      <w:bookmarkStart w:id="612" w:name="_Toc216101632"/>
      <w:r w:rsidRPr="00087EB7">
        <w:rPr>
          <w:szCs w:val="20"/>
        </w:rPr>
        <w:t xml:space="preserve">Figure </w:t>
      </w:r>
      <w:r w:rsidR="00722985" w:rsidRPr="00087EB7">
        <w:rPr>
          <w:szCs w:val="20"/>
        </w:rPr>
        <w:t>1</w:t>
      </w:r>
      <w:r w:rsidR="00087EB7" w:rsidRPr="00087EB7">
        <w:rPr>
          <w:szCs w:val="20"/>
        </w:rPr>
        <w:t>5</w:t>
      </w:r>
      <w:r w:rsidRPr="00087EB7">
        <w:rPr>
          <w:szCs w:val="20"/>
        </w:rPr>
        <w:t xml:space="preserve">. Phylogenetic </w:t>
      </w:r>
      <w:r w:rsidR="00503055" w:rsidRPr="00087EB7">
        <w:rPr>
          <w:szCs w:val="20"/>
        </w:rPr>
        <w:t xml:space="preserve">tree constructed with </w:t>
      </w:r>
      <w:r w:rsidRPr="00087EB7">
        <w:rPr>
          <w:szCs w:val="20"/>
        </w:rPr>
        <w:t xml:space="preserve">neighbour-joining </w:t>
      </w:r>
      <w:r w:rsidR="00503055" w:rsidRPr="00087EB7">
        <w:rPr>
          <w:szCs w:val="20"/>
        </w:rPr>
        <w:t>algorithm</w:t>
      </w:r>
      <w:r w:rsidRPr="00087EB7">
        <w:rPr>
          <w:szCs w:val="20"/>
        </w:rPr>
        <w:t xml:space="preserve"> based on core genome SNPs. </w:t>
      </w:r>
      <w:r w:rsidR="005820FC" w:rsidRPr="00087EB7">
        <w:rPr>
          <w:b w:val="0"/>
          <w:bCs/>
          <w:szCs w:val="20"/>
        </w:rPr>
        <w:t>Coloured squares represent time point from which the isolate was obtained</w:t>
      </w:r>
      <w:ins w:id="613" w:author="Urša Miklavčič [2]" w:date="2026-04-21T10:57:00Z" w16du:dateUtc="2026-04-21T08:57:00Z">
        <w:r w:rsidR="003F2EB4" w:rsidRPr="00087EB7">
          <w:rPr>
            <w:b w:val="0"/>
            <w:bCs/>
            <w:szCs w:val="20"/>
          </w:rPr>
          <w:t xml:space="preserve">, </w:t>
        </w:r>
        <w:r w:rsidR="003F2EB4" w:rsidRPr="00087EB7">
          <w:rPr>
            <w:rFonts w:cs="Times New Roman"/>
            <w:b w:val="0"/>
            <w:bCs/>
            <w:szCs w:val="20"/>
          </w:rPr>
          <w:t xml:space="preserve">reference was genome </w:t>
        </w:r>
        <w:proofErr w:type="spellStart"/>
        <w:r w:rsidR="003F2EB4" w:rsidRPr="00087EB7">
          <w:rPr>
            <w:rFonts w:cs="Times New Roman"/>
            <w:b w:val="0"/>
            <w:bCs/>
            <w:szCs w:val="20"/>
          </w:rPr>
          <w:t>H009_221</w:t>
        </w:r>
        <w:proofErr w:type="spellEnd"/>
        <w:r w:rsidR="003F2EB4" w:rsidRPr="00087EB7">
          <w:rPr>
            <w:rFonts w:cs="Times New Roman"/>
            <w:b w:val="0"/>
            <w:bCs/>
            <w:szCs w:val="20"/>
          </w:rPr>
          <w:t xml:space="preserve"> obtained from stool sample collected at timepoint 9 (after AB).</w:t>
        </w:r>
        <w:r w:rsidR="003F2EB4" w:rsidRPr="00087EB7">
          <w:rPr>
            <w:b w:val="0"/>
            <w:bCs/>
            <w:szCs w:val="20"/>
          </w:rPr>
          <w:t xml:space="preserve"> </w:t>
        </w:r>
      </w:ins>
      <w:ins w:id="614" w:author="Urša Miklavčič [2]" w:date="2026-04-21T10:58:00Z" w16du:dateUtc="2026-04-21T08:58:00Z">
        <w:r w:rsidR="003F2EB4" w:rsidRPr="00087EB7">
          <w:rPr>
            <w:b w:val="0"/>
            <w:bCs/>
            <w:szCs w:val="20"/>
          </w:rPr>
          <w:t xml:space="preserve">Number on the phylogenetic tree represent the number of SNPs between each genome. </w:t>
        </w:r>
      </w:ins>
      <w:del w:id="615" w:author="Urša Miklavčič [2]" w:date="2026-04-21T10:57:00Z" w16du:dateUtc="2026-04-21T08:57:00Z">
        <w:r w:rsidR="005820FC" w:rsidRPr="00087EB7" w:rsidDel="003F2EB4">
          <w:rPr>
            <w:b w:val="0"/>
            <w:bCs/>
            <w:szCs w:val="20"/>
          </w:rPr>
          <w:delText>.</w:delText>
        </w:r>
        <w:bookmarkEnd w:id="612"/>
        <w:r w:rsidR="005820FC" w:rsidRPr="00087EB7" w:rsidDel="003F2EB4">
          <w:rPr>
            <w:b w:val="0"/>
            <w:bCs/>
            <w:szCs w:val="20"/>
          </w:rPr>
          <w:delText xml:space="preserve"> </w:delText>
        </w:r>
      </w:del>
    </w:p>
    <w:p w14:paraId="5A01A9FE" w14:textId="77777777" w:rsidR="000E622D" w:rsidRPr="00D93D74" w:rsidRDefault="000E622D" w:rsidP="00CD77AB">
      <w:pPr>
        <w:rPr>
          <w:rFonts w:cs="Times New Roman"/>
          <w:bCs/>
          <w:szCs w:val="24"/>
        </w:rPr>
      </w:pPr>
    </w:p>
    <w:p w14:paraId="74F881AC" w14:textId="7A6C95BE" w:rsidR="00416D96" w:rsidRPr="00D93D74" w:rsidRDefault="001E2B98">
      <w:pPr>
        <w:pStyle w:val="Heading3"/>
        <w:numPr>
          <w:ilvl w:val="2"/>
          <w:numId w:val="3"/>
        </w:numPr>
      </w:pPr>
      <w:bookmarkStart w:id="616" w:name="_Toc216099757"/>
      <w:bookmarkStart w:id="617" w:name="_Toc220932880"/>
      <w:bookmarkStart w:id="618" w:name="_Toc229225131"/>
      <w:r w:rsidRPr="00D93D74">
        <w:lastRenderedPageBreak/>
        <w:t>S</w:t>
      </w:r>
      <w:ins w:id="619" w:author="Urša Miklavčič [2]" w:date="2026-04-21T10:59:00Z" w16du:dateUtc="2026-04-21T08:59:00Z">
        <w:r w:rsidR="00E979C6">
          <w:t xml:space="preserve">train persistence revealed in metagenomic data </w:t>
        </w:r>
      </w:ins>
      <w:del w:id="620" w:author="Urša Miklavčič [2]" w:date="2026-04-21T10:59:00Z" w16du:dateUtc="2026-04-21T08:59:00Z">
        <w:r w:rsidRPr="00D93D74" w:rsidDel="00E979C6">
          <w:delText xml:space="preserve">hotgun metagenomic analysis of </w:delText>
        </w:r>
        <w:r w:rsidRPr="00D93D74" w:rsidDel="00E979C6">
          <w:rPr>
            <w:i/>
            <w:iCs/>
          </w:rPr>
          <w:delText>C. saudiense</w:delText>
        </w:r>
      </w:del>
      <w:bookmarkEnd w:id="616"/>
      <w:bookmarkEnd w:id="617"/>
      <w:bookmarkEnd w:id="618"/>
      <w:r w:rsidRPr="00D93D74">
        <w:t xml:space="preserve"> </w:t>
      </w:r>
    </w:p>
    <w:p w14:paraId="37200090" w14:textId="7DC3A50A" w:rsidR="00E979C6" w:rsidRDefault="00E979C6" w:rsidP="00E979C6">
      <w:r>
        <w:t xml:space="preserve">Stool samples from individual H were also analysed using shotgun metagenomic sequencing. To link isolate-based observations with metagenomic data, we applied two established tools </w:t>
      </w:r>
      <w:proofErr w:type="spellStart"/>
      <w:r>
        <w:t>StrainPhlAn</w:t>
      </w:r>
      <w:proofErr w:type="spellEnd"/>
      <w:r>
        <w:t xml:space="preserve"> and </w:t>
      </w:r>
      <w:proofErr w:type="spellStart"/>
      <w:r>
        <w:t>StrainScan</w:t>
      </w:r>
      <w:proofErr w:type="spellEnd"/>
      <w:r w:rsidR="008A484A">
        <w:t xml:space="preserve"> </w:t>
      </w:r>
      <w:r w:rsidR="008A484A">
        <w:fldChar w:fldCharType="begin"/>
      </w:r>
      <w:r w:rsidR="008A484A">
        <w:instrText xml:space="preserve"> ADDIN ZOTERO_ITEM CSL_CITATION {"citationID":"RScPHzXB","properties":{"unsorted":false,"formattedCitation":"(Blanco-M\\uc0\\u237{}guez et al., 2023b; Liao et al., 2023)","plainCitation":"(Blanco-Míguez et al., 2023b; Liao et al., 2023)","noteIndex":0},"citationItems":[{"id":2075,"uris":["http://zotero.org/users/8873894/items/NJE9Z5AS"],"itemData":{"id":2075,"type":"article-journal","abstract":"Metagenomic assembly enables new organism discovery from microbial communities, but it can only capture few abundant organisms from most metagenomes. Here we present MetaPhlAn 4, which integrates information from metagenome assemblies and microbial isolate genomes for more comprehensive metagenomic taxonomic profiling. From a curated collection of 1.01 M prokaryotic reference and metagenome-assembled genomes, we define unique marker genes for 26,970 species-level genome bins, 4,992 of them taxonomically unidentified at the species level. MetaPhlAn 4 explains ~20% more reads in most international human gut microbiomes and &gt;40% in less-characterized environments such as the rumen microbiome and proves more accurate than available alternatives on synthetic evaluations while also reliably quantifying organisms with no cultured isolates. Application of the method to &gt;24,500 metagenomes highlights previously undetected species to be strong biomarkers for host conditions and lifestyles in human and mouse microbiomes and shows that even previously uncharacterized species can be genetically profiled at the resolution of single microbial strains.","container-title":"Nature Biotechnology","DOI":"10.1038/s41587-023-01688-w","ISSN":"1546-1696","journalAbbreviation":"Nat Biotechnol","language":"en","license":"2023 The Author(s)","page":"1-12","publisher":"Nature Publishing Group","source":"www.nature.com","title":"Extending and improving metagenomic taxonomic profiling with uncharacterized species using MetaPhlAn 4","author":[{"family":"Blanco-Míguez","given":"Aitor"},{"family":"Beghini","given":"Francesco"},{"family":"Cumbo","given":"Fabio"},{"family":"McIver","given":"Lauren J."},{"family":"Thompson","given":"Kelsey N."},{"family":"Zolfo","given":"Moreno"},{"family":"Manghi","given":"Paolo"},{"family":"Dubois","given":"Leonard"},{"family":"Huang","given":"Kun D."},{"family":"Thomas","given":"Andrew Maltez"},{"family":"Nickols","given":"William A."},{"family":"Piccinno","given":"Gianmarco"},{"family":"Piperni","given":"Elisa"},{"family":"Punčochář","given":"Michal"},{"family":"Valles-Colomer","given":"Mireia"},{"family":"Tett","given":"Adrian"},{"family":"Giordano","given":"Francesca"},{"family":"Davies","given":"Richard"},{"family":"Wolf","given":"Jonathan"},{"family":"Berry","given":"Sarah E."},{"family":"Spector","given":"Tim D."},{"family":"Franzosa","given":"Eric A."},{"family":"Pasolli","given":"Edoardo"},{"family":"Asnicar","given":"Francesco"},{"family":"Huttenhower","given":"Curtis"},{"family":"Segata","given":"Nicola"}],"issued":{"date-parts":[["2023",2,23]]}}},{"id":3727,"uris":["http://zotero.org/users/8873894/items/LNZCK56N"],"itemData":{"id":3727,"type":"article-journal","abstract":"BACKGROUND: Bacterial strains under the same species can exhibit different biological properties, making strain-level composition analysis an important step in understanding the dynamics of microbial communities. Metagenomic sequencing has become the major means for probing the microbial composition in host-associated or environmental samples. Although there are a plethora of composition analysis tools, they are not optimized to address the challenges in strain-level analysis: highly similar strain genomes and the presence of multiple strains under one species in a sample. Thus, this work aims to provide a high-resolution and more accurate strain-level analysis tool for short reads.\nRESULTS: In this work, we present a new strain-level composition analysis tool named StrainScan that employs a novel tree-based k-mers indexing structure to strike a balance between the strain identification accuracy and the computational complexity. We tested StrainScan extensively on a large number of simulated and real sequencing data and benchmarked StrainScan with popular strain-level analysis tools including Krakenuniq, StrainSeeker, Pathoscope2, Sigma, StrainGE, and StrainEst. The results show that StrainScan has higher accuracy and resolution than the state-of-the-art tools on strain-level composition analysis. It improves the F1 score by 20% in identifying multiple strains at the strain level.\nCONCLUSIONS: By using a novel k-mer indexing structure, StrainScan is able to provide strain-level analysis with higher resolution than existing tools, enabling it to return more informative strain composition analysis in one sample or across multiple samples. StrainScan takes short reads and a set of reference strains as input and its source codes are freely available at https://github.com/liaoherui/StrainScan . Video Abstract.","container-title":"Microbiome","DOI":"10.1186/s40168-023-01615-w","ISSN":"2049-2618","issue":"1","journalAbbreviation":"Microbiome","language":"eng","page":"183","PMID":"37587527","PMCID":"PMC10433603","source":"PubMed","title":"High-resolution strain-level microbiome composition analysis from short reads","volume":"11","author":[{"family":"Liao","given":"Herui"},{"family":"Ji","given":"Yongxin"},{"family":"Sun","given":"Yanni"}],"issued":{"date-parts":[["2023",8,17]]}}}],"schema":"https://github.com/citation-style-language/schema/raw/master/csl-citation.json"} </w:instrText>
      </w:r>
      <w:r w:rsidR="008A484A">
        <w:fldChar w:fldCharType="separate"/>
      </w:r>
      <w:r w:rsidR="00910CB8" w:rsidRPr="00910CB8">
        <w:rPr>
          <w:rFonts w:cs="Times New Roman"/>
        </w:rPr>
        <w:t>(Blanco-</w:t>
      </w:r>
      <w:proofErr w:type="spellStart"/>
      <w:r w:rsidR="00910CB8" w:rsidRPr="00910CB8">
        <w:rPr>
          <w:rFonts w:cs="Times New Roman"/>
        </w:rPr>
        <w:t>Míguez</w:t>
      </w:r>
      <w:proofErr w:type="spellEnd"/>
      <w:r w:rsidR="00910CB8" w:rsidRPr="00910CB8">
        <w:rPr>
          <w:rFonts w:cs="Times New Roman"/>
        </w:rPr>
        <w:t xml:space="preserve"> et al., 2023b; Liao et al., 2023)</w:t>
      </w:r>
      <w:r w:rsidR="008A484A">
        <w:fldChar w:fldCharType="end"/>
      </w:r>
      <w:r>
        <w:t xml:space="preserve">, alongside a newly developed approach, enabling analysis of </w:t>
      </w:r>
      <w:r w:rsidRPr="00E979C6">
        <w:rPr>
          <w:i/>
          <w:iCs/>
        </w:rPr>
        <w:t>C. saudiense</w:t>
      </w:r>
      <w:r>
        <w:t xml:space="preserve"> strain dynamics over the six months.  </w:t>
      </w:r>
    </w:p>
    <w:p w14:paraId="61C265C2" w14:textId="191DBF37" w:rsidR="00E979C6" w:rsidRDefault="00E979C6" w:rsidP="00E979C6">
      <w:proofErr w:type="spellStart"/>
      <w:r>
        <w:t>StrainPhlAn</w:t>
      </w:r>
      <w:proofErr w:type="spellEnd"/>
      <w:r>
        <w:t xml:space="preserve"> profiled the dominant strain of </w:t>
      </w:r>
      <w:r w:rsidRPr="00E979C6">
        <w:rPr>
          <w:i/>
          <w:iCs/>
        </w:rPr>
        <w:t>C. saudiense</w:t>
      </w:r>
      <w:r>
        <w:t xml:space="preserve"> in metagenomic samples and quantified genetic divergence from this major genotype for all time points. However, it is not in its ability to resolve complete strain structures when multiple strains co-occur at similar abundances. The resulting dendrogram of samples revealed two main </w:t>
      </w:r>
      <w:r w:rsidRPr="00E979C6">
        <w:rPr>
          <w:i/>
          <w:iCs/>
        </w:rPr>
        <w:t>C. saudiense</w:t>
      </w:r>
      <w:r>
        <w:t xml:space="preserve"> clusters, which did not correspond to sampling time, antibiotic exposure or travel (Figure 1</w:t>
      </w:r>
      <w:r w:rsidR="00087EB7">
        <w:t>6</w:t>
      </w:r>
      <w:r>
        <w:t>).</w:t>
      </w:r>
    </w:p>
    <w:p w14:paraId="58C59D7F" w14:textId="77777777" w:rsidR="00E979C6" w:rsidRDefault="00E979C6" w:rsidP="00E979C6"/>
    <w:p w14:paraId="096C52B9" w14:textId="09F6EE0E" w:rsidR="00E979C6" w:rsidRPr="00D93D74" w:rsidRDefault="00E979C6" w:rsidP="00E979C6">
      <w:pPr>
        <w:keepNext/>
      </w:pPr>
    </w:p>
    <w:p w14:paraId="1BAE296C" w14:textId="1FBDAA56" w:rsidR="00E979C6" w:rsidRPr="008A484A" w:rsidRDefault="00E979C6" w:rsidP="00E979C6">
      <w:pPr>
        <w:pStyle w:val="Caption"/>
        <w:rPr>
          <w:b w:val="0"/>
          <w:bCs/>
          <w:szCs w:val="20"/>
        </w:rPr>
      </w:pPr>
      <w:bookmarkStart w:id="621" w:name="_Toc216101633"/>
      <w:r w:rsidRPr="008A484A">
        <w:rPr>
          <w:szCs w:val="20"/>
        </w:rPr>
        <w:t>Figure 1</w:t>
      </w:r>
      <w:r w:rsidR="00087EB7">
        <w:rPr>
          <w:szCs w:val="20"/>
        </w:rPr>
        <w:t>6</w:t>
      </w:r>
      <w:r w:rsidRPr="008A484A">
        <w:rPr>
          <w:szCs w:val="20"/>
        </w:rPr>
        <w:t xml:space="preserve">. </w:t>
      </w:r>
      <w:del w:id="622" w:author="Urša Miklavčič [2]" w:date="2026-01-21T10:44:00Z" w16du:dateUtc="2026-01-21T09:44:00Z">
        <w:r w:rsidRPr="008A484A" w:rsidDel="00665D44">
          <w:rPr>
            <w:szCs w:val="20"/>
          </w:rPr>
          <w:delText xml:space="preserve">Dendrogram </w:delText>
        </w:r>
      </w:del>
      <w:ins w:id="623" w:author="Urša Miklavčič [2]" w:date="2026-01-21T15:03:00Z" w16du:dateUtc="2026-01-21T14:03:00Z">
        <w:r w:rsidRPr="008A484A">
          <w:rPr>
            <w:szCs w:val="20"/>
          </w:rPr>
          <w:t xml:space="preserve"> </w:t>
        </w:r>
      </w:ins>
      <w:ins w:id="624" w:author="Urša Miklavčič [2]" w:date="2026-01-28T15:52:00Z" w16du:dateUtc="2026-01-28T14:52:00Z">
        <w:r w:rsidRPr="008A484A">
          <w:rPr>
            <w:szCs w:val="20"/>
          </w:rPr>
          <w:t>D</w:t>
        </w:r>
      </w:ins>
      <w:ins w:id="625" w:author="Urša Miklavčič [2]" w:date="2026-01-21T15:03:00Z" w16du:dateUtc="2026-01-21T14:03:00Z">
        <w:r w:rsidRPr="008A484A">
          <w:rPr>
            <w:szCs w:val="20"/>
          </w:rPr>
          <w:t xml:space="preserve">endrogram of stool samples </w:t>
        </w:r>
      </w:ins>
      <w:ins w:id="626" w:author="Urša Miklavčič [2]" w:date="2026-01-21T15:04:00Z" w16du:dateUtc="2026-01-21T14:04:00Z">
        <w:r w:rsidRPr="008A484A">
          <w:rPr>
            <w:szCs w:val="20"/>
          </w:rPr>
          <w:t xml:space="preserve">of </w:t>
        </w:r>
      </w:ins>
      <w:ins w:id="627" w:author="Urša Miklavčič [2]" w:date="2026-01-28T15:52:00Z" w16du:dateUtc="2026-01-28T14:52:00Z">
        <w:r w:rsidRPr="008A484A">
          <w:rPr>
            <w:szCs w:val="20"/>
          </w:rPr>
          <w:t>participant</w:t>
        </w:r>
      </w:ins>
      <w:ins w:id="628" w:author="Urša Miklavčič [2]" w:date="2026-01-21T15:04:00Z" w16du:dateUtc="2026-01-21T14:04:00Z">
        <w:r w:rsidRPr="008A484A">
          <w:rPr>
            <w:szCs w:val="20"/>
          </w:rPr>
          <w:t xml:space="preserve"> H based on</w:t>
        </w:r>
      </w:ins>
      <w:del w:id="629" w:author="Urša Miklavčič [2]" w:date="2026-01-21T15:04:00Z" w16du:dateUtc="2026-01-21T14:04:00Z">
        <w:r w:rsidRPr="008A484A" w:rsidDel="008B500A">
          <w:rPr>
            <w:szCs w:val="20"/>
          </w:rPr>
          <w:delText>of</w:delText>
        </w:r>
      </w:del>
      <w:r w:rsidRPr="008A484A">
        <w:rPr>
          <w:szCs w:val="20"/>
        </w:rPr>
        <w:t xml:space="preserve"> </w:t>
      </w:r>
      <w:r w:rsidRPr="008A484A">
        <w:rPr>
          <w:i/>
          <w:iCs w:val="0"/>
          <w:szCs w:val="20"/>
        </w:rPr>
        <w:t>C. saudiense</w:t>
      </w:r>
      <w:r w:rsidRPr="008A484A">
        <w:rPr>
          <w:szCs w:val="20"/>
        </w:rPr>
        <w:t xml:space="preserve"> </w:t>
      </w:r>
      <w:ins w:id="630" w:author="Urša Miklavčič [2]" w:date="2026-01-21T10:44:00Z" w16du:dateUtc="2026-01-21T09:44:00Z">
        <w:r w:rsidRPr="008A484A">
          <w:rPr>
            <w:szCs w:val="20"/>
          </w:rPr>
          <w:t xml:space="preserve">marker-gene </w:t>
        </w:r>
      </w:ins>
      <w:ins w:id="631" w:author="Urša Miklavčič [2]" w:date="2026-01-21T10:45:00Z" w16du:dateUtc="2026-01-21T09:45:00Z">
        <w:r w:rsidRPr="008A484A">
          <w:rPr>
            <w:szCs w:val="20"/>
          </w:rPr>
          <w:t xml:space="preserve">alignment </w:t>
        </w:r>
      </w:ins>
      <w:del w:id="632" w:author="Urša Miklavčič [2]" w:date="2026-01-21T10:45:00Z" w16du:dateUtc="2026-01-21T09:45:00Z">
        <w:r w:rsidRPr="008A484A" w:rsidDel="00665D44">
          <w:rPr>
            <w:szCs w:val="20"/>
          </w:rPr>
          <w:delText>strain profiles</w:delText>
        </w:r>
      </w:del>
      <w:del w:id="633" w:author="Urša Miklavčič [2]" w:date="2026-01-21T15:04:00Z" w16du:dateUtc="2026-01-21T14:04:00Z">
        <w:r w:rsidRPr="008A484A" w:rsidDel="008B500A">
          <w:rPr>
            <w:szCs w:val="20"/>
          </w:rPr>
          <w:delText xml:space="preserve"> from participant H </w:delText>
        </w:r>
      </w:del>
      <w:r w:rsidRPr="008A484A">
        <w:rPr>
          <w:szCs w:val="20"/>
        </w:rPr>
        <w:t xml:space="preserve">inferred with </w:t>
      </w:r>
      <w:proofErr w:type="spellStart"/>
      <w:r w:rsidRPr="008A484A">
        <w:rPr>
          <w:szCs w:val="20"/>
        </w:rPr>
        <w:t>StrainPhlAn</w:t>
      </w:r>
      <w:proofErr w:type="spellEnd"/>
      <w:r w:rsidRPr="008A484A">
        <w:rPr>
          <w:szCs w:val="20"/>
        </w:rPr>
        <w:t xml:space="preserve">. </w:t>
      </w:r>
      <w:ins w:id="634" w:author="Urša Miklavčič [2]" w:date="2026-05-11T10:25:00Z" w16du:dateUtc="2026-05-11T08:25:00Z">
        <w:r w:rsidR="007A6E42" w:rsidRPr="007A6E42">
          <w:rPr>
            <w:b w:val="0"/>
            <w:bCs/>
            <w:szCs w:val="20"/>
            <w:rPrChange w:id="635" w:author="Urša Miklavčič [2]" w:date="2026-05-11T10:26:00Z" w16du:dateUtc="2026-05-11T08:26:00Z">
              <w:rPr>
                <w:szCs w:val="20"/>
              </w:rPr>
            </w:rPrChange>
          </w:rPr>
          <w:t xml:space="preserve">Reference genome for this analysis was the reference genome of </w:t>
        </w:r>
        <w:r w:rsidR="007A6E42" w:rsidRPr="007A6E42">
          <w:rPr>
            <w:b w:val="0"/>
            <w:bCs/>
            <w:i/>
            <w:iCs w:val="0"/>
            <w:szCs w:val="20"/>
            <w:rPrChange w:id="636" w:author="Urša Miklavčič [2]" w:date="2026-05-11T10:26:00Z" w16du:dateUtc="2026-05-11T08:26:00Z">
              <w:rPr>
                <w:szCs w:val="20"/>
              </w:rPr>
            </w:rPrChange>
          </w:rPr>
          <w:t>C. saudiense</w:t>
        </w:r>
        <w:r w:rsidR="007A6E42" w:rsidRPr="007A6E42">
          <w:rPr>
            <w:b w:val="0"/>
            <w:bCs/>
            <w:szCs w:val="20"/>
            <w:rPrChange w:id="637" w:author="Urša Miklavčič [2]" w:date="2026-05-11T10:26:00Z" w16du:dateUtc="2026-05-11T08:26:00Z">
              <w:rPr>
                <w:szCs w:val="20"/>
              </w:rPr>
            </w:rPrChange>
          </w:rPr>
          <w:t xml:space="preserve"> strain </w:t>
        </w:r>
        <w:proofErr w:type="spellStart"/>
        <w:r w:rsidR="007A6E42" w:rsidRPr="007A6E42">
          <w:rPr>
            <w:b w:val="0"/>
            <w:bCs/>
            <w:szCs w:val="20"/>
            <w:rPrChange w:id="638" w:author="Urša Miklavčič [2]" w:date="2026-05-11T10:26:00Z" w16du:dateUtc="2026-05-11T08:26:00Z">
              <w:rPr>
                <w:szCs w:val="20"/>
              </w:rPr>
            </w:rPrChange>
          </w:rPr>
          <w:t>JCC</w:t>
        </w:r>
        <w:proofErr w:type="spellEnd"/>
        <w:r w:rsidR="007A6E42" w:rsidRPr="007A6E42">
          <w:rPr>
            <w:b w:val="0"/>
            <w:bCs/>
            <w:szCs w:val="20"/>
            <w:rPrChange w:id="639" w:author="Urša Miklavčič [2]" w:date="2026-05-11T10:26:00Z" w16du:dateUtc="2026-05-11T08:26:00Z">
              <w:rPr>
                <w:szCs w:val="20"/>
              </w:rPr>
            </w:rPrChange>
          </w:rPr>
          <w:t>.</w:t>
        </w:r>
        <w:r w:rsidR="007A6E42">
          <w:rPr>
            <w:szCs w:val="20"/>
          </w:rPr>
          <w:t xml:space="preserve"> </w:t>
        </w:r>
      </w:ins>
      <w:ins w:id="640" w:author="Urša Miklavčič [2]" w:date="2026-05-11T10:52:00Z" w16du:dateUtc="2026-05-11T08:52:00Z">
        <w:r w:rsidR="0011008F" w:rsidRPr="0011008F">
          <w:rPr>
            <w:b w:val="0"/>
            <w:bCs/>
            <w:szCs w:val="20"/>
            <w:rPrChange w:id="641" w:author="Urša Miklavčič [2]" w:date="2026-05-11T10:53:00Z" w16du:dateUtc="2026-05-11T08:53:00Z">
              <w:rPr>
                <w:szCs w:val="20"/>
              </w:rPr>
            </w:rPrChange>
          </w:rPr>
          <w:t xml:space="preserve">Dendrogram is rooted in reference genome, </w:t>
        </w:r>
      </w:ins>
      <w:ins w:id="642" w:author="Urša Miklavčič [2]" w:date="2026-05-11T10:53:00Z" w16du:dateUtc="2026-05-11T08:53:00Z">
        <w:r w:rsidR="0011008F" w:rsidRPr="0011008F">
          <w:rPr>
            <w:b w:val="0"/>
            <w:bCs/>
            <w:szCs w:val="20"/>
            <w:rPrChange w:id="643" w:author="Urša Miklavčič [2]" w:date="2026-05-11T10:53:00Z" w16du:dateUtc="2026-05-11T08:53:00Z">
              <w:rPr>
                <w:szCs w:val="20"/>
              </w:rPr>
            </w:rPrChange>
          </w:rPr>
          <w:t xml:space="preserve">here we used </w:t>
        </w:r>
        <w:proofErr w:type="spellStart"/>
        <w:r w:rsidR="0011008F" w:rsidRPr="0011008F">
          <w:rPr>
            <w:b w:val="0"/>
            <w:bCs/>
            <w:szCs w:val="20"/>
            <w:rPrChange w:id="644" w:author="Urša Miklavčič [2]" w:date="2026-05-11T10:53:00Z" w16du:dateUtc="2026-05-11T08:53:00Z">
              <w:rPr>
                <w:szCs w:val="20"/>
              </w:rPr>
            </w:rPrChange>
          </w:rPr>
          <w:t>H005_98</w:t>
        </w:r>
        <w:proofErr w:type="spellEnd"/>
        <w:r w:rsidR="0011008F" w:rsidRPr="0011008F">
          <w:rPr>
            <w:b w:val="0"/>
            <w:bCs/>
            <w:szCs w:val="20"/>
            <w:rPrChange w:id="645" w:author="Urša Miklavčič [2]" w:date="2026-05-11T10:53:00Z" w16du:dateUtc="2026-05-11T08:53:00Z">
              <w:rPr>
                <w:szCs w:val="20"/>
              </w:rPr>
            </w:rPrChange>
          </w:rPr>
          <w:t>. Branch lengths represent nucleotide substitutions per site across aligned marker genes.</w:t>
        </w:r>
        <w:r w:rsidR="0011008F">
          <w:rPr>
            <w:szCs w:val="20"/>
          </w:rPr>
          <w:t xml:space="preserve"> </w:t>
        </w:r>
      </w:ins>
      <w:del w:id="646" w:author="Urša Miklavčič [2]" w:date="2026-01-21T10:45:00Z" w16du:dateUtc="2026-01-21T09:45:00Z">
        <w:r w:rsidRPr="008A484A" w:rsidDel="00665D44">
          <w:rPr>
            <w:b w:val="0"/>
            <w:bCs/>
            <w:szCs w:val="20"/>
          </w:rPr>
          <w:delText xml:space="preserve">Samples are coloured by sampling time point. </w:delText>
        </w:r>
      </w:del>
      <w:r w:rsidRPr="008A484A">
        <w:rPr>
          <w:b w:val="0"/>
          <w:bCs/>
          <w:szCs w:val="20"/>
        </w:rPr>
        <w:t>Sample IDs encode experimental conditions: the first letter indicates the DNA isolation protocol (S for ethanol treated samples and M for untreated stool samples), the second letter denotes the participant (H), and the number indicates the sampling time point</w:t>
      </w:r>
      <w:ins w:id="647" w:author="Urša Miklavčič [2]" w:date="2026-05-11T10:53:00Z" w16du:dateUtc="2026-05-11T08:53:00Z">
        <w:r w:rsidR="0011008F">
          <w:rPr>
            <w:b w:val="0"/>
            <w:bCs/>
            <w:szCs w:val="20"/>
          </w:rPr>
          <w:t>, which is also the colour of leaves on the plot</w:t>
        </w:r>
      </w:ins>
      <w:r w:rsidRPr="008A484A">
        <w:rPr>
          <w:b w:val="0"/>
          <w:bCs/>
          <w:szCs w:val="20"/>
        </w:rPr>
        <w:t>.</w:t>
      </w:r>
      <w:del w:id="648" w:author="Urša Miklavčič [2]" w:date="2026-05-11T10:54:00Z" w16du:dateUtc="2026-05-11T08:54:00Z">
        <w:r w:rsidRPr="008A484A" w:rsidDel="0011008F">
          <w:rPr>
            <w:b w:val="0"/>
            <w:bCs/>
            <w:szCs w:val="20"/>
          </w:rPr>
          <w:delText xml:space="preserve"> </w:delText>
        </w:r>
      </w:del>
      <w:bookmarkEnd w:id="621"/>
    </w:p>
    <w:p w14:paraId="4B6E4143" w14:textId="2A7B1C53" w:rsidR="00E979C6" w:rsidRDefault="00E979C6" w:rsidP="00E979C6">
      <w:r>
        <w:t xml:space="preserve">We next applied </w:t>
      </w:r>
      <w:proofErr w:type="spellStart"/>
      <w:r>
        <w:t>StrainScan</w:t>
      </w:r>
      <w:proofErr w:type="spellEnd"/>
      <w:r>
        <w:t>, which infers strain structure using strain-specific k-</w:t>
      </w:r>
      <w:proofErr w:type="spellStart"/>
      <w:r>
        <w:t>mers</w:t>
      </w:r>
      <w:proofErr w:type="spellEnd"/>
      <w:r>
        <w:t xml:space="preserve"> derived from assembled genomes to estimate relative abundance in metagenomic samples. This method predicted eight </w:t>
      </w:r>
      <w:r w:rsidRPr="00E979C6">
        <w:rPr>
          <w:i/>
          <w:iCs/>
        </w:rPr>
        <w:t>C. saudiense</w:t>
      </w:r>
      <w:r>
        <w:t xml:space="preserve"> strains from whole-genome data. Comparison between </w:t>
      </w:r>
      <w:proofErr w:type="spellStart"/>
      <w:r>
        <w:t>StrainScan</w:t>
      </w:r>
      <w:proofErr w:type="spellEnd"/>
      <w:r>
        <w:t xml:space="preserve"> determined strains and strains we determined using SNPs and pangenome analysis revealed, that determination was </w:t>
      </w:r>
      <w:r w:rsidR="008A484A">
        <w:t>similar. It determined the same membership of isolates to each strain, with</w:t>
      </w:r>
      <w:r>
        <w:t xml:space="preserve"> exception of  genome </w:t>
      </w:r>
      <w:proofErr w:type="spellStart"/>
      <w:r>
        <w:t>H009_256</w:t>
      </w:r>
      <w:proofErr w:type="spellEnd"/>
      <w:r>
        <w:t xml:space="preserve">, which was excluded from our determined strain 6 in the </w:t>
      </w:r>
      <w:proofErr w:type="spellStart"/>
      <w:r>
        <w:t>StrainScan</w:t>
      </w:r>
      <w:proofErr w:type="spellEnd"/>
      <w:r>
        <w:t xml:space="preserve"> analysis. </w:t>
      </w:r>
      <w:r w:rsidR="008A484A">
        <w:t xml:space="preserve">Next, </w:t>
      </w:r>
      <w:proofErr w:type="spellStart"/>
      <w:r>
        <w:t>StrainScan</w:t>
      </w:r>
      <w:proofErr w:type="spellEnd"/>
      <w:r>
        <w:t xml:space="preserve"> </w:t>
      </w:r>
      <w:r w:rsidR="008A484A">
        <w:t>detected</w:t>
      </w:r>
      <w:r>
        <w:t xml:space="preserve"> of only strains 3, 6 and 7. Strain 6 and 7 were detected from day 0 to 143, while strain 3 was detected only from day 15 to 84, due to low coverage of diagnostic k-</w:t>
      </w:r>
      <w:proofErr w:type="spellStart"/>
      <w:r>
        <w:t>mers</w:t>
      </w:r>
      <w:proofErr w:type="spellEnd"/>
      <w:r>
        <w:t xml:space="preserve"> (</w:t>
      </w:r>
      <w:r w:rsidR="008A484A">
        <w:t xml:space="preserve">Annex </w:t>
      </w:r>
      <w:proofErr w:type="spellStart"/>
      <w:r w:rsidR="008A484A">
        <w:t>K</w:t>
      </w:r>
      <w:r w:rsidR="00845230">
        <w:t>4</w:t>
      </w:r>
      <w:proofErr w:type="spellEnd"/>
      <w:r>
        <w:t>).</w:t>
      </w:r>
    </w:p>
    <w:p w14:paraId="57D24CF4" w14:textId="5EAAB548" w:rsidR="00E979C6" w:rsidRDefault="00E979C6" w:rsidP="00E979C6">
      <w:r>
        <w:t xml:space="preserve">Because these tools provided only partial resolution, we developed a complementary mapping‑based approach to examine </w:t>
      </w:r>
      <w:r w:rsidRPr="004C4727">
        <w:rPr>
          <w:i/>
          <w:iCs/>
        </w:rPr>
        <w:t>C. saudiense</w:t>
      </w:r>
      <w:r>
        <w:t xml:space="preserve"> strain composition in greater detail. Shotgun metagenomic reads from all samples of participants A and H were mapped to strain‑specific marker genes identified in the pangenome analysis</w:t>
      </w:r>
      <w:r w:rsidR="004C4727">
        <w:t xml:space="preserve"> (</w:t>
      </w:r>
      <w:r w:rsidR="008A484A">
        <w:t xml:space="preserve">Annex </w:t>
      </w:r>
      <w:proofErr w:type="spellStart"/>
      <w:r w:rsidR="008A484A">
        <w:t>K</w:t>
      </w:r>
      <w:r w:rsidR="00845230">
        <w:t>5</w:t>
      </w:r>
      <w:proofErr w:type="spellEnd"/>
      <w:r w:rsidR="004C4727">
        <w:t>)</w:t>
      </w:r>
      <w:r>
        <w:t xml:space="preserve">. Participant A served as negative control, as </w:t>
      </w:r>
      <w:r w:rsidRPr="004C4727">
        <w:rPr>
          <w:i/>
          <w:iCs/>
        </w:rPr>
        <w:t>C. saudiense</w:t>
      </w:r>
      <w:r>
        <w:t xml:space="preserve"> was detected at very low abundance in only one of his twelve samples (</w:t>
      </w:r>
      <w:r w:rsidR="008A484A">
        <w:t xml:space="preserve">Annex </w:t>
      </w:r>
      <w:proofErr w:type="spellStart"/>
      <w:r w:rsidR="008A484A">
        <w:t>K</w:t>
      </w:r>
      <w:r w:rsidR="00845230">
        <w:t>4</w:t>
      </w:r>
      <w:proofErr w:type="spellEnd"/>
      <w:r>
        <w:t>). As expected, reads from participant A covered far fewer strain‑specific genes than those from participant H</w:t>
      </w:r>
      <w:r w:rsidR="004C4727">
        <w:t>. O</w:t>
      </w:r>
      <w:r>
        <w:t>nly eight genes showed higher coverage in participant A among the 85 genes detected in both individuals.</w:t>
      </w:r>
    </w:p>
    <w:p w14:paraId="5BC02197" w14:textId="17698EDD" w:rsidR="00210890" w:rsidRPr="00D93D74" w:rsidRDefault="008A484A" w:rsidP="00E979C6">
      <w:r>
        <w:t>Mapped r</w:t>
      </w:r>
      <w:r w:rsidR="00E979C6">
        <w:t xml:space="preserve">ead counts were normalized by gene length, and for each strain, by the total number of genes included in the analysis. This strain-specific mapping showed that, unlike culture-based data, all defined </w:t>
      </w:r>
      <w:r w:rsidR="00E979C6" w:rsidRPr="00E3587A">
        <w:rPr>
          <w:i/>
          <w:iCs/>
        </w:rPr>
        <w:t>C. saudiense</w:t>
      </w:r>
      <w:r w:rsidR="00E979C6">
        <w:t xml:space="preserve"> strains persisted throughout the six months in participant H (Figure </w:t>
      </w:r>
      <w:r w:rsidR="00845230">
        <w:t>17</w:t>
      </w:r>
      <w:r w:rsidR="00E979C6">
        <w:t xml:space="preserve">). </w:t>
      </w:r>
      <w:r w:rsidR="00E979C6">
        <w:lastRenderedPageBreak/>
        <w:t>This is not in accordance with cultured strains, where only strain 6 could be detected th</w:t>
      </w:r>
      <w:r>
        <w:t>r</w:t>
      </w:r>
      <w:r w:rsidR="00E979C6">
        <w:t>ough the whole study</w:t>
      </w:r>
      <w:r>
        <w:t xml:space="preserve"> (Figure </w:t>
      </w:r>
      <w:r w:rsidR="00845230">
        <w:t>17</w:t>
      </w:r>
      <w:r>
        <w:t>)</w:t>
      </w:r>
      <w:r w:rsidR="00E979C6">
        <w:t xml:space="preserve">. The only exception to this persistence  were mid-antibiotic samples, when </w:t>
      </w:r>
      <w:r w:rsidR="00E979C6" w:rsidRPr="00E3587A">
        <w:rPr>
          <w:i/>
          <w:iCs/>
        </w:rPr>
        <w:t>C. saudiense</w:t>
      </w:r>
      <w:r w:rsidR="00E979C6">
        <w:t xml:space="preserve"> abundance dropped below the detection limit</w:t>
      </w:r>
      <w:r>
        <w:t xml:space="preserve"> (untreated samples, Figure </w:t>
      </w:r>
      <w:r w:rsidR="00845230">
        <w:t>17</w:t>
      </w:r>
      <w:r>
        <w:t xml:space="preserve"> – left)</w:t>
      </w:r>
      <w:r w:rsidR="00E979C6">
        <w:t xml:space="preserve">. This approach thus enabled longitudinal tracking of defined strains in metagenomic data, but only for strains represented in the isolate genomes. </w:t>
      </w:r>
      <w:r w:rsidR="00210890" w:rsidRPr="00D93D74">
        <w:t xml:space="preserve"> </w:t>
      </w:r>
    </w:p>
    <w:p w14:paraId="120B381A" w14:textId="77777777" w:rsidR="00EA0998" w:rsidRPr="00D93D74" w:rsidRDefault="00EA0998" w:rsidP="000209F9">
      <w:pPr>
        <w:spacing w:line="259" w:lineRule="auto"/>
        <w:jc w:val="left"/>
      </w:pPr>
    </w:p>
    <w:p w14:paraId="1F348866" w14:textId="0D0C763D" w:rsidR="00E9210E" w:rsidRPr="00D93D74" w:rsidRDefault="00A23CEA" w:rsidP="00E9210E">
      <w:pPr>
        <w:keepNext/>
        <w:spacing w:line="259" w:lineRule="auto"/>
        <w:jc w:val="left"/>
      </w:pPr>
      <w:r w:rsidRPr="00A90451">
        <w:rPr>
          <w:rFonts w:cs="Times New Roman"/>
          <w:noProof/>
          <w:szCs w:val="24"/>
        </w:rPr>
        <w:drawing>
          <wp:inline distT="0" distB="0" distL="0" distR="0" wp14:anchorId="3220CA78" wp14:editId="24F41EB9">
            <wp:extent cx="5943600" cy="2952119"/>
            <wp:effectExtent l="0" t="0" r="0" b="635"/>
            <wp:docPr id="209774980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49804" name="Picture 1" descr="A graph of different colored line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6541" cy="2953580"/>
                    </a:xfrm>
                    <a:prstGeom prst="rect">
                      <a:avLst/>
                    </a:prstGeom>
                    <a:noFill/>
                    <a:ln>
                      <a:noFill/>
                    </a:ln>
                  </pic:spPr>
                </pic:pic>
              </a:graphicData>
            </a:graphic>
          </wp:inline>
        </w:drawing>
      </w:r>
    </w:p>
    <w:p w14:paraId="1C3E0362" w14:textId="2D240FDA" w:rsidR="00504727" w:rsidRPr="008A484A" w:rsidRDefault="00E9210E" w:rsidP="00504727">
      <w:pPr>
        <w:rPr>
          <w:rStyle w:val="FigureTableZnak"/>
          <w:bCs w:val="0"/>
          <w:sz w:val="20"/>
          <w:szCs w:val="20"/>
        </w:rPr>
      </w:pPr>
      <w:bookmarkStart w:id="649" w:name="_Toc216101634"/>
      <w:r w:rsidRPr="008A484A">
        <w:rPr>
          <w:b/>
          <w:bCs/>
          <w:sz w:val="20"/>
          <w:szCs w:val="20"/>
        </w:rPr>
        <w:t>Figure</w:t>
      </w:r>
      <w:r w:rsidR="00504727" w:rsidRPr="008A484A">
        <w:rPr>
          <w:b/>
          <w:bCs/>
          <w:sz w:val="20"/>
          <w:szCs w:val="20"/>
        </w:rPr>
        <w:t xml:space="preserve"> </w:t>
      </w:r>
      <w:r w:rsidR="00845230">
        <w:rPr>
          <w:b/>
          <w:bCs/>
          <w:sz w:val="20"/>
          <w:szCs w:val="20"/>
        </w:rPr>
        <w:t>17</w:t>
      </w:r>
      <w:r w:rsidRPr="008A484A">
        <w:rPr>
          <w:b/>
          <w:bCs/>
          <w:sz w:val="20"/>
          <w:szCs w:val="20"/>
        </w:rPr>
        <w:t xml:space="preserve">. Persistence of </w:t>
      </w:r>
      <w:r w:rsidR="006C2B2A" w:rsidRPr="008A484A">
        <w:rPr>
          <w:b/>
          <w:bCs/>
          <w:sz w:val="20"/>
          <w:szCs w:val="20"/>
        </w:rPr>
        <w:t xml:space="preserve">isolated </w:t>
      </w:r>
      <w:r w:rsidRPr="008A484A">
        <w:rPr>
          <w:b/>
          <w:bCs/>
          <w:sz w:val="20"/>
          <w:szCs w:val="20"/>
        </w:rPr>
        <w:t>strains over time in participant H</w:t>
      </w:r>
      <w:r w:rsidR="006C2B2A" w:rsidRPr="008A484A">
        <w:rPr>
          <w:b/>
          <w:bCs/>
          <w:sz w:val="20"/>
          <w:szCs w:val="20"/>
        </w:rPr>
        <w:t>, based on shotgun metagenomic read mapping to strain-specific genes</w:t>
      </w:r>
      <w:r w:rsidRPr="008A484A">
        <w:rPr>
          <w:b/>
          <w:bCs/>
          <w:sz w:val="20"/>
          <w:szCs w:val="20"/>
        </w:rPr>
        <w:t>.</w:t>
      </w:r>
      <w:r w:rsidRPr="008A484A">
        <w:rPr>
          <w:sz w:val="20"/>
          <w:szCs w:val="20"/>
        </w:rPr>
        <w:t xml:space="preserve"> </w:t>
      </w:r>
      <w:r w:rsidRPr="008A484A">
        <w:rPr>
          <w:bCs/>
          <w:sz w:val="20"/>
          <w:szCs w:val="20"/>
        </w:rPr>
        <w:t>The</w:t>
      </w:r>
      <w:r w:rsidR="00E318AD" w:rsidRPr="008A484A">
        <w:rPr>
          <w:bCs/>
          <w:sz w:val="20"/>
          <w:szCs w:val="20"/>
        </w:rPr>
        <w:t xml:space="preserve"> y-axis represents </w:t>
      </w:r>
      <w:proofErr w:type="spellStart"/>
      <w:r w:rsidR="00E318AD" w:rsidRPr="008A484A">
        <w:rPr>
          <w:bCs/>
          <w:sz w:val="20"/>
          <w:szCs w:val="20"/>
        </w:rPr>
        <w:t>log10</w:t>
      </w:r>
      <w:proofErr w:type="spellEnd"/>
      <w:r w:rsidR="00E318AD" w:rsidRPr="008A484A">
        <w:rPr>
          <w:bCs/>
          <w:sz w:val="20"/>
          <w:szCs w:val="20"/>
        </w:rPr>
        <w:t xml:space="preserve"> transformed</w:t>
      </w:r>
      <w:r w:rsidRPr="008A484A">
        <w:rPr>
          <w:bCs/>
          <w:sz w:val="20"/>
          <w:szCs w:val="20"/>
        </w:rPr>
        <w:t xml:space="preserve"> </w:t>
      </w:r>
      <w:r w:rsidR="00F6197A" w:rsidRPr="008A484A">
        <w:rPr>
          <w:rStyle w:val="FigureTableZnak"/>
          <w:sz w:val="20"/>
          <w:szCs w:val="20"/>
        </w:rPr>
        <w:t>number of reads mapped to each gene normalised by gene length</w:t>
      </w:r>
      <w:r w:rsidR="00E318AD" w:rsidRPr="008A484A">
        <w:rPr>
          <w:rStyle w:val="FigureTableZnak"/>
          <w:sz w:val="20"/>
          <w:szCs w:val="20"/>
        </w:rPr>
        <w:t xml:space="preserve"> </w:t>
      </w:r>
      <w:r w:rsidR="008A484A" w:rsidRPr="008A484A">
        <w:rPr>
          <w:rStyle w:val="FigureTableZnak"/>
          <w:sz w:val="20"/>
          <w:szCs w:val="20"/>
        </w:rPr>
        <w:t xml:space="preserve">(bp) </w:t>
      </w:r>
      <w:r w:rsidR="00E318AD" w:rsidRPr="008A484A">
        <w:rPr>
          <w:rStyle w:val="FigureTableZnak"/>
          <w:sz w:val="20"/>
          <w:szCs w:val="20"/>
        </w:rPr>
        <w:t>and s</w:t>
      </w:r>
      <w:r w:rsidR="00F6197A" w:rsidRPr="008A484A">
        <w:rPr>
          <w:rStyle w:val="FigureTableZnak"/>
          <w:sz w:val="20"/>
          <w:szCs w:val="20"/>
        </w:rPr>
        <w:t>ubsequently, all counts for each strain were summed and divided by the number of genes observed for each strain.</w:t>
      </w:r>
      <w:bookmarkEnd w:id="649"/>
      <w:r w:rsidR="006F3192" w:rsidRPr="008A484A">
        <w:rPr>
          <w:rStyle w:val="FigureTableZnak"/>
          <w:sz w:val="20"/>
          <w:szCs w:val="20"/>
        </w:rPr>
        <w:t xml:space="preserve"> Ethanol treated samples were not sequenced as successfully as untreated samples, points on the plot indicate which timepoints are included in the analysis. </w:t>
      </w:r>
      <w:r w:rsidR="00504727" w:rsidRPr="008A484A">
        <w:rPr>
          <w:rStyle w:val="FigureTableZnak"/>
          <w:bCs w:val="0"/>
          <w:sz w:val="20"/>
          <w:szCs w:val="20"/>
        </w:rPr>
        <w:t xml:space="preserve">Ethanol treated samples were not sequenced as successfully as untreated samples (only 9/13 samples, missing are days: 57, 71, 75, 84), points on the plot indicate which timepoints are included in the analysis. </w:t>
      </w:r>
    </w:p>
    <w:p w14:paraId="15256E4B" w14:textId="44D55A1E" w:rsidR="00D97668" w:rsidRPr="00211C72" w:rsidRDefault="00D97668" w:rsidP="00211C72">
      <w:pPr>
        <w:pStyle w:val="Caption"/>
        <w:jc w:val="left"/>
        <w:rPr>
          <w:sz w:val="22"/>
          <w:szCs w:val="22"/>
        </w:rPr>
      </w:pPr>
      <w:r w:rsidRPr="00D93D74">
        <w:rPr>
          <w:bCs/>
        </w:rPr>
        <w:br w:type="page"/>
      </w:r>
    </w:p>
    <w:p w14:paraId="5EF00126" w14:textId="13FBC6BB" w:rsidR="00221812" w:rsidRDefault="00221812">
      <w:pPr>
        <w:pStyle w:val="Heading1"/>
        <w:numPr>
          <w:ilvl w:val="0"/>
          <w:numId w:val="3"/>
        </w:numPr>
      </w:pPr>
      <w:bookmarkStart w:id="650" w:name="_Toc216099761"/>
      <w:bookmarkStart w:id="651" w:name="_Toc229225132"/>
      <w:bookmarkStart w:id="652" w:name="_Toc220932884"/>
      <w:r w:rsidRPr="00D93D74">
        <w:lastRenderedPageBreak/>
        <w:t>DISCUSSION</w:t>
      </w:r>
      <w:bookmarkStart w:id="653" w:name="_Toc212712220"/>
      <w:bookmarkEnd w:id="650"/>
      <w:bookmarkEnd w:id="651"/>
      <w:r w:rsidR="00B129CB" w:rsidRPr="00D93D74">
        <w:t xml:space="preserve"> </w:t>
      </w:r>
      <w:bookmarkEnd w:id="652"/>
    </w:p>
    <w:p w14:paraId="220CCA26" w14:textId="3A71381F" w:rsidR="00230A5E" w:rsidRDefault="00724E2C" w:rsidP="00724E2C">
      <w:r>
        <w:t xml:space="preserve">This study focused on </w:t>
      </w:r>
      <w:r w:rsidR="007E4A90">
        <w:t xml:space="preserve">a </w:t>
      </w:r>
      <w:r>
        <w:t xml:space="preserve">longitudinally sampled cohort of nine healthy male participants, </w:t>
      </w:r>
      <w:r w:rsidR="00B307DC">
        <w:t>analysing</w:t>
      </w:r>
      <w:r>
        <w:t xml:space="preserve"> </w:t>
      </w:r>
      <w:r w:rsidR="007E4A90">
        <w:t xml:space="preserve">the </w:t>
      </w:r>
      <w:r>
        <w:t>gut microbiota and ethanol-resistant and</w:t>
      </w:r>
      <w:r w:rsidR="007E4A90">
        <w:t>/or</w:t>
      </w:r>
      <w:r>
        <w:t xml:space="preserve"> spore-forming communities. </w:t>
      </w:r>
      <w:r w:rsidR="00B307DC">
        <w:t xml:space="preserve">We employed </w:t>
      </w:r>
      <w:r>
        <w:t>16S rRNA amplicon sequencing, shotgun metagenomic sequencing</w:t>
      </w:r>
      <w:r w:rsidR="007E4A90">
        <w:t>,</w:t>
      </w:r>
      <w:r>
        <w:t xml:space="preserve"> and cultivation of selected spore-forming species from ethanol treated stool samples</w:t>
      </w:r>
      <w:r w:rsidR="002F117F">
        <w:t xml:space="preserve"> with subsequent molecular characterisation through whole-genome sequencing</w:t>
      </w:r>
      <w:r>
        <w:t xml:space="preserve">. </w:t>
      </w:r>
    </w:p>
    <w:p w14:paraId="43EAD475" w14:textId="7E27BF87" w:rsidR="00E81268" w:rsidRPr="00E81268" w:rsidRDefault="00E81268" w:rsidP="00E81268"/>
    <w:p w14:paraId="251D30DC" w14:textId="5E027F0B" w:rsidR="009972F0" w:rsidRPr="00D93D74" w:rsidRDefault="00022E19" w:rsidP="003019F2">
      <w:pPr>
        <w:pStyle w:val="Heading2"/>
        <w:numPr>
          <w:ilvl w:val="1"/>
          <w:numId w:val="3"/>
        </w:numPr>
      </w:pPr>
      <w:bookmarkStart w:id="654" w:name="_Toc220932885"/>
      <w:bookmarkStart w:id="655" w:name="_Toc229225133"/>
      <w:r>
        <w:t xml:space="preserve">DESCRIPTION AND </w:t>
      </w:r>
      <w:r w:rsidR="009972F0" w:rsidRPr="00D93D74">
        <w:t>COMPARISON OF TEMPORAL STABILITY OF THE GUT MICROBIOTA AND SPOROBIOTA IN HEALTHY INDIVIDUALS</w:t>
      </w:r>
      <w:bookmarkEnd w:id="654"/>
      <w:r w:rsidR="003E1CA6">
        <w:t xml:space="preserve"> (GOAL 1)</w:t>
      </w:r>
      <w:bookmarkEnd w:id="655"/>
    </w:p>
    <w:p w14:paraId="78F8D3A9" w14:textId="382A3019" w:rsidR="001A6BD2" w:rsidRPr="00230A5E" w:rsidDel="00230A5E" w:rsidRDefault="00C01800" w:rsidP="009972F0">
      <w:pPr>
        <w:rPr>
          <w:del w:id="656" w:author="Urša Miklavčič [2]" w:date="2026-05-09T11:49:00Z" w16du:dateUtc="2026-05-09T09:49:00Z"/>
          <w:rFonts w:cs="Times New Roman"/>
        </w:rPr>
      </w:pPr>
      <w:r>
        <w:t>Comparison of 16S amplicon and metagenomic sequencing revealed highly synchroni</w:t>
      </w:r>
      <w:r w:rsidR="007E4A90">
        <w:t>s</w:t>
      </w:r>
      <w:r>
        <w:t>ed</w:t>
      </w:r>
      <w:r w:rsidR="00B307DC">
        <w:t xml:space="preserve"> within-individual patters both in terms of </w:t>
      </w:r>
      <w:r>
        <w:t>richness and evenness</w:t>
      </w:r>
      <w:r w:rsidR="007E4A90">
        <w:t>, as well as</w:t>
      </w:r>
      <w:r>
        <w:t xml:space="preserve"> conserved spatial separation of beta diversity in </w:t>
      </w:r>
      <w:r w:rsidR="007E4A90">
        <w:t xml:space="preserve">NMDS </w:t>
      </w:r>
      <w:r>
        <w:t>ordination space.</w:t>
      </w:r>
      <w:r w:rsidR="001A6BD2">
        <w:t xml:space="preserve"> </w:t>
      </w:r>
      <w:r w:rsidR="00B307DC">
        <w:t xml:space="preserve">Among the </w:t>
      </w:r>
      <w:del w:id="657" w:author="Maja Rupnik" w:date="2026-05-06T14:15:00Z" w16du:dateUtc="2026-05-06T12:15:00Z">
        <w:r w:rsidR="00B307DC" w:rsidDel="00447898">
          <w:delText xml:space="preserve">recorded </w:delText>
        </w:r>
      </w:del>
      <w:ins w:id="658" w:author="Maja Rupnik" w:date="2026-05-06T14:15:00Z" w16du:dateUtc="2026-05-06T12:15:00Z">
        <w:r w:rsidR="00447898">
          <w:t xml:space="preserve">collected </w:t>
        </w:r>
      </w:ins>
      <w:r w:rsidR="00B307DC">
        <w:t xml:space="preserve">metadata, only </w:t>
      </w:r>
      <w:r>
        <w:t xml:space="preserve">physical </w:t>
      </w:r>
      <w:r w:rsidR="00B307DC">
        <w:t>characteristics</w:t>
      </w:r>
      <w:r w:rsidR="00164B48">
        <w:t xml:space="preserve"> (age, height, weight)</w:t>
      </w:r>
      <w:r>
        <w:t>, activity</w:t>
      </w:r>
      <w:r w:rsidR="00B307DC">
        <w:t xml:space="preserve"> level</w:t>
      </w:r>
      <w:r>
        <w:t xml:space="preserve"> and stress</w:t>
      </w:r>
      <w:r w:rsidR="00B307DC">
        <w:t xml:space="preserve"> </w:t>
      </w:r>
      <w:ins w:id="659" w:author="Maja Rupnik" w:date="2026-05-06T14:15:00Z" w16du:dateUtc="2026-05-06T12:15:00Z">
        <w:r w:rsidR="00447898">
          <w:t xml:space="preserve">level </w:t>
        </w:r>
      </w:ins>
      <w:r w:rsidR="00B307DC">
        <w:t>were associated with variation in microbiota composition</w:t>
      </w:r>
      <w:r w:rsidR="001A6BD2">
        <w:t xml:space="preserve">, which could be due to small cohort size </w:t>
      </w:r>
      <w:r w:rsidR="001A6BD2">
        <w:rPr>
          <w:rFonts w:cs="Times New Roman"/>
        </w:rPr>
        <w:t>or sporadic</w:t>
      </w:r>
      <w:r w:rsidR="001A6BD2" w:rsidRPr="00D93D74">
        <w:rPr>
          <w:rFonts w:cs="Times New Roman"/>
        </w:rPr>
        <w:t xml:space="preserve"> changes </w:t>
      </w:r>
      <w:r w:rsidR="001A6BD2">
        <w:rPr>
          <w:rFonts w:cs="Times New Roman"/>
        </w:rPr>
        <w:t xml:space="preserve">both </w:t>
      </w:r>
      <w:r w:rsidR="001A6BD2" w:rsidRPr="00D93D74">
        <w:rPr>
          <w:rFonts w:cs="Times New Roman"/>
        </w:rPr>
        <w:t>within and between individuals</w:t>
      </w:r>
      <w:r w:rsidR="001A6BD2">
        <w:rPr>
          <w:rFonts w:cs="Times New Roman"/>
        </w:rPr>
        <w:t xml:space="preserve">. The changes we </w:t>
      </w:r>
      <w:del w:id="660" w:author="Maja Rupnik" w:date="2026-05-06T14:16:00Z" w16du:dateUtc="2026-05-06T12:16:00Z">
        <w:r w:rsidR="001A6BD2" w:rsidDel="00447898">
          <w:rPr>
            <w:rFonts w:cs="Times New Roman"/>
          </w:rPr>
          <w:delText xml:space="preserve">did </w:delText>
        </w:r>
      </w:del>
      <w:r w:rsidR="001A6BD2">
        <w:rPr>
          <w:rFonts w:cs="Times New Roman"/>
        </w:rPr>
        <w:t>observe</w:t>
      </w:r>
      <w:ins w:id="661" w:author="Maja Rupnik" w:date="2026-05-06T14:16:00Z" w16du:dateUtc="2026-05-06T12:16:00Z">
        <w:r w:rsidR="00447898">
          <w:rPr>
            <w:rFonts w:cs="Times New Roman"/>
          </w:rPr>
          <w:t>d</w:t>
        </w:r>
      </w:ins>
      <w:r w:rsidR="001A6BD2">
        <w:rPr>
          <w:rFonts w:cs="Times New Roman"/>
        </w:rPr>
        <w:t xml:space="preserve"> are in correlation with previous studies, as they have also identified </w:t>
      </w:r>
      <w:r w:rsidR="007E4A90">
        <w:t xml:space="preserve">antibiotic treatment, </w:t>
      </w:r>
      <w:r w:rsidR="00E4437C">
        <w:t xml:space="preserve">diet, geographical location, </w:t>
      </w:r>
      <w:del w:id="662" w:author="Maja Rupnik" w:date="2026-05-06T14:16:00Z" w16du:dateUtc="2026-05-06T12:16:00Z">
        <w:r w:rsidR="00E4437C" w:rsidDel="00447898">
          <w:delText xml:space="preserve">sex </w:delText>
        </w:r>
      </w:del>
      <w:ins w:id="663" w:author="Maja Rupnik" w:date="2026-05-06T14:16:00Z" w16du:dateUtc="2026-05-06T12:16:00Z">
        <w:r w:rsidR="00447898">
          <w:t xml:space="preserve">gender </w:t>
        </w:r>
      </w:ins>
      <w:r w:rsidR="00B307DC">
        <w:t>as important determinants of gut microbiota</w:t>
      </w:r>
      <w:r w:rsidR="00E4437C">
        <w:t xml:space="preserve"> composition </w:t>
      </w:r>
      <w:r w:rsidR="00E4437C">
        <w:fldChar w:fldCharType="begin"/>
      </w:r>
      <w:r w:rsidR="000D4E60">
        <w:instrText xml:space="preserve"> ADDIN ZOTERO_ITEM CSL_CITATION {"citationID":"VlFEqNda","properties":{"formattedCitation":"(Dethlefsen et al., 2008; Hisada et al., 2015; Mahnic and Rupnik, 2018; Martino et al., 2022; Olsson et al., 2022; Rampelli et al., 2015; Thursby and Juge, 2017)","plainCitation":"(Dethlefsen et al., 2008; Hisada et al., 2015; Mahnic and Rupnik, 2018; Martino et al., 2022; Olsson et al., 2022; Rampelli et al., 2015; Thursby and Juge, 2017)","noteIndex":0},"citationItems":[{"id":1117,"uris":["http://zotero.org/users/8873894/items/Q6ZGI66J"],"itemData":{"id":1117,"type":"article-journal","abstract":"The human intestinal microbiota is essential to the health of the host and plays a role in nutrition, development, metabolism, pathogen resistance, and regulation of immune responses. Antibiotics may disrupt these coevolved interactions, leading to acute or chronic disease in some individuals. Our understanding of antibiotic-associated disturbance of the microbiota has been limited by the poor sensitivity, inadequate resolution, and significant cost of current research methods. The use of pyrosequencing technology to generate large numbers of 16S rDNA sequence tags circumvents these limitations and has been shown to reveal previously unexplored aspects of the “rare biosphere.” We investigated the distal gut bacterial communities of three healthy humans before and after treatment with ciprofloxacin, obtaining more than 7,000 full-length rRNA sequences and over 900,000 pyrosequencing reads from two hypervariable regions of the rRNA gene. A companion paper in PLoS Genetics (see Huse et al., doi: 10.1371/journal.pgen.1000255) shows that the taxonomic information obtained with these methods is concordant. Pyrosequencing of the V6 and V3 variable regions identified 3,300–5,700 taxa that collectively accounted for over 99% of the variable region sequence tags that could be obtained from these samples. Ciprofloxacin treatment influenced the abundance of about a third of the bacterial taxa in the gut, decreasing the taxonomic richness, diversity, and evenness of the community. However, the magnitude of this effect varied among individuals, and some taxa showed interindividual variation in the response to ciprofloxacin. While differences of community composition between individuals were the largest source of variability between samples, we found that two unrelated individuals shared a surprising degree of community similarity. In all three individuals, the taxonomic composition of the community closely resembled its pretreatment state by 4 weeks after the end of treatment, but several taxa failed to recover within 6 months. These pervasive effects of ciprofloxacin on community composition contrast with the reports by participants of normal intestinal function and with prior assumptions of only modest effects of ciprofloxacin on the intestinal microbiota. These observations support the hypothesis of functional redundancy in the human gut microbiota. The rapid return to the pretreatment community composition is indicative of factors promoting community resilience, the nature of which deserves future investigation.","container-title":"PLOS Biology","DOI":"10.1371/journal.pbio.0060280","ISSN":"1545-7885","issue":"11","journalAbbreviation":"PLOS Biology","language":"en","page":"e280","publisher":"Public Library of Science","source":"PLoS Journals","title":"The Pervasive Effects of an Antibiotic on the Human Gut Microbiota, as Revealed by Deep 16S rRNA Sequencing","volume":"6","author":[{"family":"Dethlefsen","given":"Les"},{"family":"Huse","given":"Sue"},{"family":"Sogin","given":"Mitchell L."},{"family":"Relman","given":"David A."}],"issued":{"date-parts":[["2008",11,18]]}}},{"id":1581,"uris":["http://zotero.org/users/8873894/items/Q4QP9PMD"],"itemData":{"id":1581,"type":"article-journal","abstract":"Relationships between human gut microbiota, dietary habits, and health/diseases are the subject of epidemiological and clinical studies. However, the temporal stability and variability of the bacterial community in fecal samples remain unclear. In this study, middle-aged Japanese male and female volunteers (n = 5 each) without disease were recruited from the Sakura Diet Study. Fecal samples and lifestyle information were collected in every quarter and at each defecation for 7 continuous days. Next-generation sequencing of 16S rDNA and hierarchical clustering showed no time trend and intra-individual differences in both fecal sample sets. Significant inter-individual variations in seasonal and daily fecal sample sets were detected for 24 and 23 out of 39 selected dominant genera (&gt;0.1% of the total human gut microbiota; occupation rate &gt;85%), respectively. Intra- to inter-individual variance ratios in 26 and 35 genera were significantly &lt;1.0 for seasonal and daily stabilities. Seasonal variation in fermented milk consumption might be associated with Bifidobacterium composition, but not with Lactobacillus. For most of the dominant genera in the human gut microbiota, inter-individual variations were significantly larger than intra-individual variations. Further studies are warranted to determine the contributions of human gut microbiota to nutritional metabolism, health promotion, and prevention/development of diseases.","container-title":"Archives of Microbiology","DOI":"10.1007/s00203-015-1125-0","ISSN":"1432-072X","issue":"7","journalAbbreviation":"Arch Microbiol","language":"eng","page":"919-934","PMID":"26068535","PMCID":"PMC4536265","source":"PubMed","title":"Inter- and intra-individual variations in seasonal and daily stabilities of the human gut microbiota in Japanese","volume":"197","author":[{"family":"Hisada","given":"Takayoshi"},{"family":"Endoh","given":"Kaori"},{"family":"Kuriki","given":"Kiyonori"}],"issued":{"date-parts":[["2015",9]]}}},{"id":204,"uris":["http://zotero.org/users/8873894/items/4YF2YM4H"],"itemData":{"id":204,"type":"article-journal","abstract":"Gut microbiota in a healthy population is shaped by various geographic, demographic and lifestyle factors. Although the majority of research remains focused on the bacterial community, recent efforts to include the remaining microbial members like viruses, archaea and especially fungi revealed various functions they perform in the gut. Using the amplicon sequencing approach we analysed bacterial and fungal gut communities in a Slovenian cohort of 186 healthy volunteers. In the bacterial microbiome we detected 253 different genera. A core microbiome analysis revealed high consistency with previous studies, most prominently showing that genera Faecalibacterium, Bacteroides and Roseburia regularly comprise the core community. We detected a total of 195 fungal genera, but the majority of these showed low prevalence and are likely transient foodborne contaminations. The fungal community showed a low diversity per sample and a large interindividual variability. The most abundant fungi were Saccharomyces cerevisiae and Candida albicans. These, along with representatives from genera Penicillium and Debaryomyces, cover 82% of obtained reads. We report three significant questionnaire-based host covariates associated with microbiota composition. Bacterial community was associated with age and gender. More specifically, bacterial diversity was increased with age and was higher in the female population compared to male. The analysis of fungal community showed that more time dedicated to physical activity resulted in a higher fungal diversity and lower abundance of S. cerevisiae. This is likely dependent on different diets, which were reported by participants according to the respective rates of physical activity.","container-title":"PLoS ONE","DOI":"10.1371/journal.pone.0209209","ISSN":"1932-6203","issue":"12","journalAbbreviation":"PLoS One","page":"e0209209","PMID":"30571698","PMCID":"PMC6301613","source":"PubMed Central","title":"Different host factors are associated with patterns in bacterial and fungal gut microbiota in Slovenian healthy cohort","volume":"13","author":[{"family":"Mahnic","given":"Aleksander"},{"family":"Rupnik","given":"Maja"}],"issued":{"date-parts":[["2018",12,20]]}}},{"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Limited","page":"1-14","publisher":"Nature Publishing Group","source":"www.nature.com","title":"Microbiota succession throughout life from the cradle to the grave","author":[{"family":"Martino","given":"Cameron"},{"family":"Dilmore","given":"Amanda Hazel"},{"family":"Burcham","given":"Zachary M."},{"family":"Metcalf","given":"Jessica L."},{"family":"Jeste","given":"Dilip"},{"family":"Knight","given":"Rob"}],"issued":{"date-parts":[["2022",7,29]]}}},{"id":1035,"uris":["http://zotero.org/users/8873894/items/5KAPHFKS"],"itemData":{"id":1035,"type":"article-journal","abstract":"Temporal dynamics of the gut microbiota potentially limit the identification of microbial features associated with health status. Here, we used whole-genome metagenomic and 16S rRNA gene sequencing to characterize the intra- and inter-individual variations of gut microbiota composition and functional potential of a disease-free Swedish population (n = 75) over one year. We found that 23% of the total compositional variance was explained by intra-individual variation. The degree of intra-individual compositional variability was negatively associated with the abundance of Faecalibacterium prausnitzii (a butyrate producer) and two Bifidobacterium species. By contrast, the abundance of facultative anaerobes and aerotolerant bacteria such as Escherichia coli and Lactobacillus acidophilus varied extensively, independent of compositional stability. The contribution of intra-individual variance to the total variance was greater for functional pathways than for microbial species. Thus, reliable quantification of microbial features requires repeated samples to address the issue of intra-individual variations of the gut microbiota.","container-title":"Cell Host &amp; Microbe","DOI":"10.1016/j.chom.2022.03.002","ISSN":"1931-3128","issue":"5","journalAbbreviation":"Cell Host &amp; Microbe","language":"en","page":"726-739.e3","source":"ScienceDirect","title":"Dynamics of the normal gut microbiota: A longitudinal one-year population study in Sweden","title-short":"Dynamics of the normal gut microbiota","volume":"30","author":[{"family":"Olsson","given":"Lisa M"},{"family":"Boulund","given":"Fredrik"},{"family":"Nilsson","given":"Staffan"},{"family":"Khan","given":"Muhammad Tanweer"},{"family":"Gummesson","given":"Anders"},{"family":"Fagerberg","given":"Linn"},{"family":"Engstrand","given":"Lars"},{"family":"Perkins","given":"Rosie"},{"family":"Uhlén","given":"Mathias"},{"family":"Bergström","given":"Göran"},{"family":"Tremaroli","given":"Valentina"},{"family":"Bäckhed","given":"Fredrik"}],"issued":{"date-parts":[["2022",5,11]]}}},{"id":3564,"uris":["http://zotero.org/users/8873894/items/TXYRF3DQ"],"itemData":{"id":3564,"type":"article-journal","abstract":"Through human microbiome sequencing, we can better understand how host evolutionary and ontogenetic history is reflected in the microbial function. However, there has been no information on the gut metagenome configuration in hunter-gatherer populations, posing a gap in our knowledge of gut microbiota (GM)-host mutualism arising from a lifestyle that describes over 90% of human evolutionary history. Here, we present the first metagenomic analysis of GM from Hadza hunter-gatherers of Tanzania, showing a unique enrichment in metabolic pathways that aligns with the dietary and environmental factors characteristic of their foraging lifestyle. We found that the Hadza GM is adapted for broad-spectrum carbohydrate metabolism, reflecting the complex polysaccharides in their diet. Furthermore, the Hadza GM is equipped for branched-chain amino acid degradation and aromatic amino acid biosynthesis. Resistome functionality demonstrates the existence of antibiotic resistance genes in a population with little antibiotic exposure, indicating the ubiquitous presence of environmentally derived resistances. Our results demonstrate how the functional specificity of the GM correlates with certain environment and lifestyle factors and how complexity from the exogenous environment can be balanced by endogenous homeostasis. The Hadza gut metagenome structure allows us to appreciate the co-adaptive functional role of the GM in complementing the human physiology, providing a better understanding of the versatility of human life and subsistence.","container-title":"Current Biology","DOI":"10.1016/j.cub.2015.04.055","ISSN":"0960-9822","issue":"13","journalAbbreviation":"Current Biology","page":"1682-1693","source":"ScienceDirect","title":"Metagenome Sequencing of the Hadza Hunter-Gatherer Gut Microbiota","volume":"25","author":[{"family":"Rampelli","given":"Simone"},{"family":"Schnorr","given":"Stephanie L."},{"family":"Consolandi","given":"Clarissa"},{"family":"Turroni","given":"Silvia"},{"family":"Severgnini","given":"Marco"},{"family":"Peano","given":"Clelia"},{"family":"Brigidi","given":"Patrizia"},{"family":"Crittenden","given":"Alyssa N."},{"family":"Henry","given":"Amanda G."},{"family":"Candela","given":"Marco"}],"issued":{"date-parts":[["2015",6,29]]}}},{"id":121,"uris":["http://zotero.org/users/8873894/items/C4E3VNLM"],"itemData":{"id":121,"type":"article-journal","abstract":"The human gastrointestinal (GI) tract harbours a complex and dynamic population of microorganisms, the gut microbiota, which exert a marked influence on the host during homeostasis and disease. Multiple factors contribute to the establishment of the human gut microbiota during infancy. Diet is considered as one of the main drivers in shaping the gut microbiota across the life time. Intestinal bacteria play a crucial role in maintaining immune and metabolic homeostasis and protecting against pathogens. Altered gut bacterial composition (dysbiosis) has been associated with the pathogenesis of many inflammatory diseases and infections. The interpretation of these studies relies on a better understanding of inter-individual variations, heterogeneity of bacterial communities along and across the GI tract, functional redundancy and the need to distinguish cause from effect in states of dysbiosis. This review summarises our current understanding of the development and composition of the human GI microbiota, and its impact on gut integrity and host health, underlying the need for mechanistic studies focusing on host–microbe interactions.","container-title":"Biochemical Journal","DOI":"10.1042/BCJ20160510","ISSN":"0264-6021","issue":"11","journalAbbreviation":"Biochem J","page":"1823-1836","PMID":"28512250","PMCID":"PMC5433529","source":"PubMed Central","title":"Introduction to the human gut microbiota","volume":"474","author":[{"family":"Thursby","given":"Elizabeth"},{"family":"Juge","given":"Nathalie"}],"issued":{"date-parts":[["2017",6,1]]}}}],"schema":"https://github.com/citation-style-language/schema/raw/master/csl-citation.json"} </w:instrText>
      </w:r>
      <w:r w:rsidR="00E4437C">
        <w:fldChar w:fldCharType="separate"/>
      </w:r>
      <w:r w:rsidR="00910CB8" w:rsidRPr="00910CB8">
        <w:rPr>
          <w:rFonts w:cs="Times New Roman"/>
        </w:rPr>
        <w:t>(Dethlefsen et al., 2008; Hisada et al., 2015; Mahnic and Rupnik, 2018; Martino et al., 2022; Olsson et al., 2022; Rampelli et al., 2015; Thursby and Juge, 2017)</w:t>
      </w:r>
      <w:r w:rsidR="00E4437C">
        <w:fldChar w:fldCharType="end"/>
      </w:r>
      <w:r w:rsidR="00E4437C">
        <w:t>.</w:t>
      </w:r>
      <w:r>
        <w:t xml:space="preserve"> </w:t>
      </w:r>
      <w:r w:rsidR="00B307DC">
        <w:t xml:space="preserve">The limited influence of metadata in our study </w:t>
      </w:r>
      <w:r w:rsidR="001A6BD2">
        <w:t>could also be</w:t>
      </w:r>
      <w:r w:rsidR="00B307DC">
        <w:t xml:space="preserve"> explained by the sampling time scale.</w:t>
      </w:r>
      <w:r w:rsidR="002F7332">
        <w:t xml:space="preserve"> Given tha</w:t>
      </w:r>
      <w:r w:rsidR="001A6BD2">
        <w:t>t</w:t>
      </w:r>
      <w:r w:rsidR="00164B48" w:rsidRPr="00D93D74">
        <w:rPr>
          <w:rFonts w:cs="Times New Roman"/>
        </w:rPr>
        <w:t xml:space="preserve"> bacterial generation time range</w:t>
      </w:r>
      <w:r w:rsidR="001A6BD2">
        <w:rPr>
          <w:rFonts w:cs="Times New Roman"/>
        </w:rPr>
        <w:t>s</w:t>
      </w:r>
      <w:r w:rsidR="00164B48" w:rsidRPr="00D93D74">
        <w:rPr>
          <w:rFonts w:cs="Times New Roman"/>
        </w:rPr>
        <w:t xml:space="preserve"> from hours to a</w:t>
      </w:r>
      <w:r w:rsidR="002F7332">
        <w:rPr>
          <w:rFonts w:cs="Times New Roman"/>
        </w:rPr>
        <w:t>pproximately one</w:t>
      </w:r>
      <w:r w:rsidR="00164B48" w:rsidRPr="00D93D74">
        <w:rPr>
          <w:rFonts w:cs="Times New Roman"/>
        </w:rPr>
        <w:t xml:space="preserve"> day, our </w:t>
      </w:r>
      <w:r w:rsidR="002F7332">
        <w:rPr>
          <w:rFonts w:cs="Times New Roman"/>
        </w:rPr>
        <w:t>14-day sampling intervals for six months captured only ~</w:t>
      </w:r>
      <w:r w:rsidR="00164B48" w:rsidRPr="00D93D74">
        <w:rPr>
          <w:rFonts w:cs="Times New Roman"/>
        </w:rPr>
        <w:t>1</w:t>
      </w:r>
      <w:r w:rsidR="00164B48">
        <w:rPr>
          <w:rFonts w:cs="Times New Roman"/>
        </w:rPr>
        <w:t>6</w:t>
      </w:r>
      <w:r w:rsidR="00164B48" w:rsidRPr="00D93D74">
        <w:rPr>
          <w:rFonts w:cs="Times New Roman"/>
        </w:rPr>
        <w:t>0</w:t>
      </w:r>
      <w:r w:rsidR="002F7332">
        <w:rPr>
          <w:rFonts w:cs="Times New Roman"/>
        </w:rPr>
        <w:t xml:space="preserve"> – </w:t>
      </w:r>
      <w:r w:rsidR="00164B48">
        <w:rPr>
          <w:rFonts w:cs="Times New Roman"/>
        </w:rPr>
        <w:t>200</w:t>
      </w:r>
      <w:r w:rsidR="00164B48" w:rsidRPr="00D93D74">
        <w:rPr>
          <w:rFonts w:cs="Times New Roman"/>
        </w:rPr>
        <w:t xml:space="preserve"> generations</w:t>
      </w:r>
      <w:r w:rsidR="002F7332">
        <w:rPr>
          <w:rFonts w:cs="Times New Roman"/>
        </w:rPr>
        <w:t>, which may be insufficient to observe major ecological shifts</w:t>
      </w:r>
      <w:r w:rsidR="001A6BD2">
        <w:rPr>
          <w:rFonts w:cs="Times New Roman"/>
        </w:rPr>
        <w:t xml:space="preserve"> </w:t>
      </w:r>
      <w:r w:rsidR="001A6BD2">
        <w:rPr>
          <w:rFonts w:cs="Times New Roman"/>
        </w:rPr>
        <w:fldChar w:fldCharType="begin"/>
      </w:r>
      <w:r w:rsidR="000D4E60">
        <w:rPr>
          <w:rFonts w:cs="Times New Roman"/>
        </w:rPr>
        <w:instrText xml:space="preserve"> ADDIN ZOTERO_ITEM CSL_CITATION {"citationID":"JwuBFj8R","properties":{"formattedCitation":"(Zaoli and Grilli, 2021)","plainCitation":"(Zaoli and Grilli, 2021)","noteIndex":0},"citationItems":[{"id":2811,"uris":["http://zotero.org/users/8873894/items/E5V9UZZV"],"itemData":{"id":2811,"type":"article-journal","abstract":"The most fundamental questions in microbial ecology concern the diversity and variability of communities. Their composition varies widely across space and time, as a result of a nontrivial combination of stochastic and deterministic processes. The interplay between nonlinear community dynamics and environmental fluctuations determines the rich statistical structure of community variability. We analyze long time series of individual human gut microbiomes and compare intra- and intercommunity dissimilarity under a macroecological framework. We show that most taxa have large but stationary fluctuations over time, while a minority of taxa display rapid changes in average abundance that cluster in time, suggesting the presence of alternative stable states. We disentangle interindividual variability in a stochastic component and a deterministic one, the latter recapitulated by differences in carrying capacities. Last, by combining environmental fluctuations and alternative stable states, we introduce a model that quantitatively predicts the statistical properties of both intra- and interindividual community variability, therefore summarizing variation in a unique macroecological framework.","container-title":"Science Advances","DOI":"10.1126/sciadv.abj2882","issue":"43","page":"eabj2882","publisher":"American Association for the Advancement of Science","source":"science.org (Atypon)","title":"A macroecological description of alternative stable states reproduces intra- and inter-host variability of gut microbiome","volume":"7","author":[{"family":"Zaoli","given":"Silvia"},{"family":"Grilli","given":"Jacopo"}],"issued":{"date-parts":[["2021",10,20]]}}}],"schema":"https://github.com/citation-style-language/schema/raw/master/csl-citation.json"} </w:instrText>
      </w:r>
      <w:r w:rsidR="001A6BD2">
        <w:rPr>
          <w:rFonts w:cs="Times New Roman"/>
        </w:rPr>
        <w:fldChar w:fldCharType="separate"/>
      </w:r>
      <w:r w:rsidR="00910CB8" w:rsidRPr="00910CB8">
        <w:rPr>
          <w:rFonts w:cs="Times New Roman"/>
        </w:rPr>
        <w:t>(Zaoli and Grilli, 2021)</w:t>
      </w:r>
      <w:r w:rsidR="001A6BD2">
        <w:rPr>
          <w:rFonts w:cs="Times New Roman"/>
        </w:rPr>
        <w:fldChar w:fldCharType="end"/>
      </w:r>
      <w:r w:rsidR="00164B48" w:rsidRPr="00D93D74">
        <w:rPr>
          <w:rFonts w:cs="Times New Roman"/>
        </w:rPr>
        <w:t>.</w:t>
      </w:r>
      <w:r w:rsidR="003019F2">
        <w:t xml:space="preserve"> </w:t>
      </w:r>
      <w:r w:rsidR="002F7332">
        <w:rPr>
          <w:rFonts w:cs="Times New Roman"/>
        </w:rPr>
        <w:t>The overall g</w:t>
      </w:r>
      <w:r w:rsidR="00CF0456">
        <w:rPr>
          <w:rFonts w:cs="Times New Roman"/>
        </w:rPr>
        <w:t>ut microbiota composition was consistent with previous research o</w:t>
      </w:r>
      <w:r w:rsidR="002F7332">
        <w:rPr>
          <w:rFonts w:cs="Times New Roman"/>
        </w:rPr>
        <w:t>f</w:t>
      </w:r>
      <w:r w:rsidR="00CF0456">
        <w:rPr>
          <w:rFonts w:cs="Times New Roman"/>
        </w:rPr>
        <w:t xml:space="preserve"> European and Slovenian populations </w:t>
      </w:r>
      <w:r w:rsidR="00CF0456">
        <w:rPr>
          <w:rFonts w:cs="Times New Roman"/>
        </w:rPr>
        <w:fldChar w:fldCharType="begin"/>
      </w:r>
      <w:r w:rsidR="000D4E60">
        <w:rPr>
          <w:rFonts w:cs="Times New Roman"/>
        </w:rPr>
        <w:instrText xml:space="preserve"> ADDIN ZOTERO_ITEM CSL_CITATION {"citationID":"SOUXJ9FZ","properties":{"formattedCitation":"(Falony et al., 2016; Mahnic and Rupnik, 2018)","plainCitation":"(Falony et al., 2016; Mahnic and Rupnik, 2018)","noteIndex":0},"citationItems":[{"id":353,"uris":["http://zotero.org/users/8873894/items/CYETTC9D"],"itemData":{"id":353,"type":"article-journal","container-title":"Science","DOI":"10.1126/science.aad3503","issue":"6285","page":"560-564","publisher":"American Association for the Advancement of Science","source":"science.org (Atypon)","title":"Population-level analysis of gut microbiome variation","volume":"352","author":[{"family":"Falony","given":"Gwen"},{"family":"Joossens","given":"Marie"},{"family":"Vieira-Silva","given":"Sara"},{"family":"Wang","given":"Jun"},{"family":"Darzi","given":"Youssef"},{"family":"Faust","given":"Karoline"},{"family":"Kurilshikov","given":"Alexander"},{"family":"Bonder","given":"Marc Jan"},{"family":"Valles-Colomer","given":"Mireia"},{"family":"Vandeputte","given":"Doris"},{"family":"Tito","given":"Raul Y."},{"family":"Chaffron","given":"Samuel"},{"family":"Rymenans","given":"Leen"},{"family":"Verspecht","given":"Chloë"},{"family":"De Sutter","given":"Lise"},{"family":"Lima-Mendez","given":"Gipsi"},{"family":"D’hoe","given":"Kevin"},{"family":"Jonckheere","given":"Karl"},{"family":"Homola","given":"Daniel"},{"family":"Garcia","given":"Roberto"},{"family":"Tigchelaar","given":"Ettje F."},{"family":"Eeckhaudt","given":"Linda"},{"family":"Fu","given":"Jingyuan"},{"family":"Henckaerts","given":"Liesbet"},{"family":"Zhernakova","given":"Alexandra"},{"family":"Wijmenga","given":"Cisca"},{"family":"Raes","given":"Jeroen"}],"issued":{"date-parts":[["2016",4,29]]}}},{"id":204,"uris":["http://zotero.org/users/8873894/items/4YF2YM4H"],"itemData":{"id":204,"type":"article-journal","abstract":"Gut microbiota in a healthy population is shaped by various geographic, demographic and lifestyle factors. Although the majority of research remains focused on the bacterial community, recent efforts to include the remaining microbial members like viruses, archaea and especially fungi revealed various functions they perform in the gut. Using the amplicon sequencing approach we analysed bacterial and fungal gut communities in a Slovenian cohort of 186 healthy volunteers. In the bacterial microbiome we detected 253 different genera. A core microbiome analysis revealed high consistency with previous studies, most prominently showing that genera Faecalibacterium, Bacteroides and Roseburia regularly comprise the core community. We detected a total of 195 fungal genera, but the majority of these showed low prevalence and are likely transient foodborne contaminations. The fungal community showed a low diversity per sample and a large interindividual variability. The most abundant fungi were Saccharomyces cerevisiae and Candida albicans. These, along with representatives from genera Penicillium and Debaryomyces, cover 82% of obtained reads. We report three significant questionnaire-based host covariates associated with microbiota composition. Bacterial community was associated with age and gender. More specifically, bacterial diversity was increased with age and was higher in the female population compared to male. The analysis of fungal community showed that more time dedicated to physical activity resulted in a higher fungal diversity and lower abundance of S. cerevisiae. This is likely dependent on different diets, which were reported by participants according to the respective rates of physical activity.","container-title":"PLoS ONE","DOI":"10.1371/journal.pone.0209209","ISSN":"1932-6203","issue":"12","journalAbbreviation":"PLoS One","page":"e0209209","PMID":"30571698","PMCID":"PMC6301613","source":"PubMed Central","title":"Different host factors are associated with patterns in bacterial and fungal gut microbiota in Slovenian healthy cohort","volume":"13","author":[{"family":"Mahnic","given":"Aleksander"},{"family":"Rupnik","given":"Maja"}],"issued":{"date-parts":[["2018",12,20]]}}}],"schema":"https://github.com/citation-style-language/schema/raw/master/csl-citation.json"} </w:instrText>
      </w:r>
      <w:r w:rsidR="00CF0456">
        <w:rPr>
          <w:rFonts w:cs="Times New Roman"/>
        </w:rPr>
        <w:fldChar w:fldCharType="separate"/>
      </w:r>
      <w:r w:rsidR="00910CB8" w:rsidRPr="00910CB8">
        <w:rPr>
          <w:rFonts w:cs="Times New Roman"/>
        </w:rPr>
        <w:t>(Falony et al., 2016; Mahnic and Rupnik, 2018)</w:t>
      </w:r>
      <w:r w:rsidR="00CF0456">
        <w:rPr>
          <w:rFonts w:cs="Times New Roman"/>
        </w:rPr>
        <w:fldChar w:fldCharType="end"/>
      </w:r>
      <w:r w:rsidR="00CF0456">
        <w:rPr>
          <w:rFonts w:cs="Times New Roman"/>
        </w:rPr>
        <w:t xml:space="preserve">. </w:t>
      </w:r>
      <w:r w:rsidR="002F7332">
        <w:rPr>
          <w:rFonts w:cs="Times New Roman"/>
        </w:rPr>
        <w:t>Communities were dominated by</w:t>
      </w:r>
      <w:r w:rsidR="00CF0456">
        <w:rPr>
          <w:rFonts w:cs="Times New Roman"/>
        </w:rPr>
        <w:t xml:space="preserve"> bacterial representatives, </w:t>
      </w:r>
      <w:r w:rsidR="009972F0" w:rsidRPr="00D93D74">
        <w:rPr>
          <w:rFonts w:cs="Times New Roman"/>
        </w:rPr>
        <w:t xml:space="preserve">primarily from the phyla </w:t>
      </w:r>
      <w:r w:rsidR="009972F0" w:rsidRPr="00D93D74">
        <w:rPr>
          <w:rFonts w:cs="Times New Roman"/>
          <w:i/>
          <w:iCs/>
        </w:rPr>
        <w:t>Bacillota</w:t>
      </w:r>
      <w:r w:rsidR="009972F0" w:rsidRPr="00D93D74">
        <w:rPr>
          <w:rFonts w:cs="Times New Roman"/>
        </w:rPr>
        <w:t xml:space="preserve"> and </w:t>
      </w:r>
      <w:r w:rsidR="009972F0" w:rsidRPr="00D93D74">
        <w:rPr>
          <w:rFonts w:cs="Times New Roman"/>
          <w:i/>
          <w:iCs/>
        </w:rPr>
        <w:t>Bacteroidota</w:t>
      </w:r>
      <w:r w:rsidR="009972F0" w:rsidRPr="00D93D74">
        <w:rPr>
          <w:rFonts w:cs="Times New Roman"/>
        </w:rPr>
        <w:t xml:space="preserve">, while other phyla such as </w:t>
      </w:r>
      <w:proofErr w:type="spellStart"/>
      <w:r w:rsidR="009972F0" w:rsidRPr="00D93D74">
        <w:rPr>
          <w:rFonts w:cs="Times New Roman"/>
          <w:i/>
          <w:iCs/>
        </w:rPr>
        <w:t>Pseudomonadota</w:t>
      </w:r>
      <w:proofErr w:type="spellEnd"/>
      <w:r w:rsidR="009972F0" w:rsidRPr="00D93D74">
        <w:rPr>
          <w:rFonts w:cs="Times New Roman"/>
        </w:rPr>
        <w:t xml:space="preserve">, </w:t>
      </w:r>
      <w:r w:rsidR="009972F0" w:rsidRPr="00D93D74">
        <w:rPr>
          <w:rFonts w:cs="Times New Roman"/>
          <w:i/>
          <w:iCs/>
        </w:rPr>
        <w:t>Actinomycetota</w:t>
      </w:r>
      <w:r w:rsidR="009972F0" w:rsidRPr="00D93D74">
        <w:rPr>
          <w:rFonts w:cs="Times New Roman"/>
        </w:rPr>
        <w:t xml:space="preserve"> and</w:t>
      </w:r>
      <w:r w:rsidR="00E4437C">
        <w:rPr>
          <w:rFonts w:cs="Times New Roman"/>
        </w:rPr>
        <w:t>,</w:t>
      </w:r>
      <w:r w:rsidR="009972F0" w:rsidRPr="00D93D74">
        <w:rPr>
          <w:rFonts w:cs="Times New Roman"/>
        </w:rPr>
        <w:t xml:space="preserve"> </w:t>
      </w:r>
      <w:r w:rsidR="009972F0" w:rsidRPr="00D93D74">
        <w:rPr>
          <w:rFonts w:cs="Times New Roman"/>
          <w:i/>
          <w:iCs/>
        </w:rPr>
        <w:t>Verrucomicrobiota</w:t>
      </w:r>
      <w:r w:rsidR="009972F0" w:rsidRPr="00D93D74">
        <w:rPr>
          <w:rFonts w:cs="Times New Roman"/>
        </w:rPr>
        <w:t xml:space="preserve"> </w:t>
      </w:r>
      <w:r w:rsidR="00E4437C">
        <w:rPr>
          <w:rFonts w:cs="Times New Roman"/>
        </w:rPr>
        <w:t>were</w:t>
      </w:r>
      <w:r w:rsidR="009972F0" w:rsidRPr="00D93D74">
        <w:rPr>
          <w:rFonts w:cs="Times New Roman"/>
        </w:rPr>
        <w:t xml:space="preserve"> present at lower relative abundance as determined by </w:t>
      </w:r>
      <w:r w:rsidR="00AC672D">
        <w:rPr>
          <w:rFonts w:cs="Times New Roman"/>
        </w:rPr>
        <w:t xml:space="preserve">16S </w:t>
      </w:r>
      <w:r w:rsidR="009972F0" w:rsidRPr="00D93D74">
        <w:rPr>
          <w:rFonts w:cs="Times New Roman"/>
        </w:rPr>
        <w:t>amplicon and metagenomic sequencing</w:t>
      </w:r>
      <w:r w:rsidR="00AC672D">
        <w:rPr>
          <w:rFonts w:cs="Times New Roman"/>
        </w:rPr>
        <w:t xml:space="preserve">. </w:t>
      </w:r>
      <w:ins w:id="664" w:author="Urša Miklavčič [2]" w:date="2026-05-09T11:48:00Z" w16du:dateUtc="2026-05-09T09:48:00Z">
        <w:r w:rsidR="00230A5E">
          <w:rPr>
            <w:rFonts w:cs="Times New Roman"/>
          </w:rPr>
          <w:t xml:space="preserve">Most abundant genera present in untreated samples depend on the sequencing and even more so on classification methods used. </w:t>
        </w:r>
      </w:ins>
      <w:ins w:id="665" w:author="Urša Miklavčič [2]" w:date="2026-05-11T09:30:00Z" w16du:dateUtc="2026-05-11T07:30:00Z">
        <w:r w:rsidR="00E978A5">
          <w:rPr>
            <w:rFonts w:cs="Times New Roman"/>
          </w:rPr>
          <w:t xml:space="preserve">But </w:t>
        </w:r>
      </w:ins>
      <w:ins w:id="666" w:author="Urša Miklavčič [2]" w:date="2026-05-11T09:31:00Z" w16du:dateUtc="2026-05-11T07:31:00Z">
        <w:r w:rsidR="00E978A5">
          <w:rPr>
            <w:rFonts w:cs="Times New Roman"/>
          </w:rPr>
          <w:t>the most abundant genera in our cohort</w:t>
        </w:r>
      </w:ins>
      <w:ins w:id="667" w:author="Urša Miklavčič [2]" w:date="2026-05-09T11:49:00Z" w16du:dateUtc="2026-05-09T09:49:00Z">
        <w:r w:rsidR="00230A5E">
          <w:rPr>
            <w:rFonts w:cs="Times New Roman"/>
          </w:rPr>
          <w:t xml:space="preserve"> coincide with Western human gut microbiota composition </w:t>
        </w:r>
      </w:ins>
      <w:r w:rsidR="00230A5E">
        <w:rPr>
          <w:rFonts w:cs="Times New Roman"/>
        </w:rPr>
        <w:fldChar w:fldCharType="begin"/>
      </w:r>
      <w:r w:rsidR="00230A5E">
        <w:rPr>
          <w:rFonts w:cs="Times New Roman"/>
        </w:rPr>
        <w:instrText xml:space="preserve"> ADDIN ZOTERO_ITEM CSL_CITATION {"citationID":"DBKSV9pJ","properties":{"unsorted":false,"formattedCitation":"(Proctor et al., 2019)","plainCitation":"(Proctor et al., 2019)","noteIndex":0},"citationItems":[{"id":1048,"uris":["http://zotero.org/users/8873894/items/7QDR9F4T"],"itemData":{"id":1048,"type":"article-journal","abstract":"The NIH Human Microbiome Project (HMP) has been carried out over ten years and two phases to provide resources, methods, and discoveries that link interactions between humans and their microbiomes to health-related outcomes. The recently completed second phase, the Integrative Human Microbiome Project, comprised studies of dynamic changes in the microbiome and host under three conditions: pregnancy and preterm birth; inflammatory bowel diseases; and stressors that affect individuals with prediabetes. The associated research begins to elucidate mechanisms of host–microbiome interactions under these conditions, provides unique data resources (at the HMP Data Coordination Center), and represents a paradigm for future multi-omic studies of the human microbiome.","container-title":"Nature","DOI":"10.1038/s41586-019-1238-8","ISSN":"1476-4687","issue":"7758","language":"en","license":"2019 The Author(s)","note":"number: 7758","page":"641-648","publisher":"Nature Publishing Group","source":"www.nature.com","title":"The Integrative Human Microbiome Project","volume":"569","author":[{"family":"Proctor","given":"Lita M."},{"family":"Creasy","given":"Heather H."},{"family":"Fettweis","given":"Jennifer M."},{"family":"Lloyd-Price","given":"Jason"},{"family":"Mahurkar","given":"Anup"},{"family":"Zhou","given":"Wenyu"},{"family":"Buck","given":"Gregory A."},{"family":"Snyder","given":"Michael P."},{"family":"Strauss","given":"Jerome F."},{"family":"Weinstock","given":"George M."},{"family":"White","given":"Owen"},{"family":"Huttenhower","given":"Curtis"},{"literal":"The Integrative HMP (iHMP) Research Network Consortium"}],"issued":{"date-parts":[["2019",5]]}}}],"schema":"https://github.com/citation-style-language/schema/raw/master/csl-citation.json"} </w:instrText>
      </w:r>
      <w:r w:rsidR="00230A5E">
        <w:rPr>
          <w:rFonts w:cs="Times New Roman"/>
        </w:rPr>
        <w:fldChar w:fldCharType="separate"/>
      </w:r>
      <w:r w:rsidR="00910CB8" w:rsidRPr="00910CB8">
        <w:rPr>
          <w:rFonts w:cs="Times New Roman"/>
        </w:rPr>
        <w:t>(Proctor et al., 2019)</w:t>
      </w:r>
      <w:r w:rsidR="00230A5E">
        <w:rPr>
          <w:rFonts w:cs="Times New Roman"/>
        </w:rPr>
        <w:fldChar w:fldCharType="end"/>
      </w:r>
      <w:ins w:id="668" w:author="Urša Miklavčič [2]" w:date="2026-05-09T11:49:00Z" w16du:dateUtc="2026-05-09T09:49:00Z">
        <w:r w:rsidR="00230A5E">
          <w:rPr>
            <w:rFonts w:cs="Times New Roman"/>
          </w:rPr>
          <w:t xml:space="preserve">. </w:t>
        </w:r>
      </w:ins>
      <w:ins w:id="669" w:author="Maja Rupnik" w:date="2026-05-06T14:17:00Z" w16du:dateUtc="2026-05-06T12:17:00Z">
        <w:del w:id="670" w:author="Urša Miklavčič [2]" w:date="2026-05-09T11:49:00Z" w16du:dateUtc="2026-05-09T09:49:00Z">
          <w:r w:rsidR="00447898" w:rsidDel="00230A5E">
            <w:rPr>
              <w:rFonts w:cs="Times New Roman"/>
            </w:rPr>
            <w:delText>Kateri rodovi so prevladovali????</w:delText>
          </w:r>
        </w:del>
      </w:ins>
      <w:ins w:id="671" w:author="Maja Rupnik" w:date="2026-05-06T14:18:00Z" w16du:dateUtc="2026-05-06T12:18:00Z">
        <w:del w:id="672" w:author="Urša Miklavčič [2]" w:date="2026-05-09T11:49:00Z" w16du:dateUtc="2026-05-09T09:49:00Z">
          <w:r w:rsidR="00447898" w:rsidDel="00230A5E">
            <w:rPr>
              <w:rFonts w:cs="Times New Roman"/>
            </w:rPr>
            <w:delText xml:space="preserve"> Se tvoji podatki ujemajo tudi v rodovih? Nivo debel ni ravno poveden pri zdravi populaciji.</w:delText>
          </w:r>
        </w:del>
      </w:ins>
    </w:p>
    <w:p w14:paraId="42A7F3E2" w14:textId="39C6B7F9" w:rsidR="003B7D22" w:rsidRPr="003019F2" w:rsidRDefault="003B7D22" w:rsidP="003B7D22">
      <w:pPr>
        <w:rPr>
          <w:rFonts w:cs="Times New Roman"/>
          <w:szCs w:val="24"/>
        </w:rPr>
      </w:pPr>
      <w:r w:rsidRPr="00055836">
        <w:rPr>
          <w:rFonts w:cs="Times New Roman"/>
          <w:szCs w:val="24"/>
        </w:rPr>
        <w:t>Ethanol and EMA treatment depleted known non-spore</w:t>
      </w:r>
      <w:r w:rsidR="003145CE">
        <w:rPr>
          <w:rFonts w:cs="Times New Roman"/>
          <w:szCs w:val="24"/>
        </w:rPr>
        <w:t>-</w:t>
      </w:r>
      <w:r w:rsidRPr="00055836">
        <w:rPr>
          <w:rFonts w:cs="Times New Roman"/>
          <w:szCs w:val="24"/>
        </w:rPr>
        <w:t>forming taxa, although a subset of non</w:t>
      </w:r>
      <w:r w:rsidRPr="00055836">
        <w:rPr>
          <w:rFonts w:cs="Times New Roman"/>
          <w:szCs w:val="24"/>
        </w:rPr>
        <w:noBreakHyphen/>
        <w:t>spore</w:t>
      </w:r>
      <w:r w:rsidRPr="00055836">
        <w:rPr>
          <w:rFonts w:cs="Times New Roman"/>
          <w:szCs w:val="24"/>
        </w:rPr>
        <w:noBreakHyphen/>
        <w:t xml:space="preserve">forming </w:t>
      </w:r>
      <w:r w:rsidR="003019F2">
        <w:rPr>
          <w:rFonts w:cs="Times New Roman"/>
          <w:szCs w:val="24"/>
        </w:rPr>
        <w:t xml:space="preserve">bacteria </w:t>
      </w:r>
      <w:r w:rsidRPr="00055836">
        <w:rPr>
          <w:rFonts w:cs="Times New Roman"/>
          <w:szCs w:val="24"/>
        </w:rPr>
        <w:t xml:space="preserve">remained detectable after treatment. </w:t>
      </w:r>
      <w:r w:rsidR="005F1300">
        <w:rPr>
          <w:rFonts w:cs="Times New Roman"/>
          <w:szCs w:val="24"/>
        </w:rPr>
        <w:t>E</w:t>
      </w:r>
      <w:r w:rsidRPr="00055836">
        <w:rPr>
          <w:rFonts w:cs="Times New Roman"/>
          <w:szCs w:val="24"/>
        </w:rPr>
        <w:t xml:space="preserve">thanol treatment likely enriched for endospores </w:t>
      </w:r>
      <w:r w:rsidR="005F1300">
        <w:rPr>
          <w:rFonts w:cs="Times New Roman"/>
          <w:szCs w:val="24"/>
        </w:rPr>
        <w:t>and</w:t>
      </w:r>
      <w:r w:rsidRPr="00055836">
        <w:rPr>
          <w:rFonts w:cs="Times New Roman"/>
          <w:szCs w:val="24"/>
        </w:rPr>
        <w:t xml:space="preserve"> other dormant</w:t>
      </w:r>
      <w:r w:rsidR="00A211D5">
        <w:rPr>
          <w:rFonts w:cs="Times New Roman"/>
          <w:szCs w:val="24"/>
        </w:rPr>
        <w:t xml:space="preserve"> or </w:t>
      </w:r>
      <w:r w:rsidRPr="00055836">
        <w:rPr>
          <w:rFonts w:cs="Times New Roman"/>
          <w:szCs w:val="24"/>
        </w:rPr>
        <w:t xml:space="preserve">stress‑tolerant cell states. Because this operational definition of sporobiota is imperfect, we also inferred sporulation ability using a gene-based approach. Within </w:t>
      </w:r>
      <w:r w:rsidRPr="00055836">
        <w:rPr>
          <w:rFonts w:cs="Times New Roman"/>
          <w:i/>
          <w:iCs/>
          <w:szCs w:val="24"/>
        </w:rPr>
        <w:t>Bacillota</w:t>
      </w:r>
      <w:r w:rsidRPr="00055836">
        <w:rPr>
          <w:rFonts w:cs="Times New Roman"/>
          <w:szCs w:val="24"/>
        </w:rPr>
        <w:t>, our data showed that ethanol resistance is concentrated in genera characteri</w:t>
      </w:r>
      <w:r w:rsidR="005F1300">
        <w:rPr>
          <w:rFonts w:cs="Times New Roman"/>
          <w:szCs w:val="24"/>
        </w:rPr>
        <w:t>s</w:t>
      </w:r>
      <w:r w:rsidRPr="00055836">
        <w:rPr>
          <w:rFonts w:cs="Times New Roman"/>
          <w:szCs w:val="24"/>
        </w:rPr>
        <w:t>ed as spore</w:t>
      </w:r>
      <w:r w:rsidRPr="00055836">
        <w:rPr>
          <w:rFonts w:cs="Times New Roman"/>
          <w:szCs w:val="24"/>
        </w:rPr>
        <w:noBreakHyphen/>
        <w:t xml:space="preserve">forming, based on both sporulation gene clusters and previous </w:t>
      </w:r>
      <w:r w:rsidRPr="00055836">
        <w:rPr>
          <w:rFonts w:cs="Times New Roman"/>
          <w:i/>
          <w:iCs/>
          <w:szCs w:val="24"/>
        </w:rPr>
        <w:t>in vitro</w:t>
      </w:r>
      <w:r w:rsidRPr="00055836">
        <w:rPr>
          <w:rFonts w:cs="Times New Roman"/>
          <w:szCs w:val="24"/>
        </w:rPr>
        <w:t xml:space="preserve"> induction, thereby extending prior experimental work to a natural human cohort </w:t>
      </w:r>
      <w:r w:rsidRPr="00055836">
        <w:rPr>
          <w:rFonts w:cs="Times New Roman"/>
          <w:szCs w:val="24"/>
        </w:rPr>
        <w:fldChar w:fldCharType="begin"/>
      </w:r>
      <w:r w:rsidR="000D4E60">
        <w:rPr>
          <w:rFonts w:cs="Times New Roman"/>
          <w:szCs w:val="24"/>
        </w:rPr>
        <w:instrText xml:space="preserve"> ADDIN ZOTERO_ITEM CSL_CITATION {"citationID":"4ja7MP78","properties":{"formattedCitation":"(Browne et al., 2021; Galperin et al., 2022; Koopman et al., 2022)","plainCitation":"(Browne et al., 2021; Galperin et al., 2022; Koopman et al., 2022)","noteIndex":0},"citationItems":[{"id":2011,"uris":["http://zotero.org/users/8873894/items/92UZ9WSV"],"itemData":{"id":2011,"type":"article-journal","abstract":"Many members of the phylum\n              Firmicutes\n              (\n              Bacillota\n              ) are capable of producing endospores, which enhance the survival of important Gram-positive pathogens that cause such diseases as anthrax, botulism, colitis, gas gangrene, and tetanus. We show that the core set of sporulation genes, defined previously through genome comparisons of several bacilli and clostridia, is conserved in a wide variety of sporeformers from several distinct lineages of\n              Firmicutes\n              .\n            \n          , \n            ABSTRACT\n            \n              The current classification of the phylum\n              Firmicutes\n              (new name,\n              Bacillota\n              ) features eight distinct classes, six of which include known spore-forming bacteria. In\n              Bacillus subtilis\n              , sporulation involves up to 500 genes, many of which do not have orthologs in other bacilli and/or clostridia. Previous studies identified about 60 sporulation genes of\n              B. subtilis\n              that were shared by all spore-forming members of the\n              Firmicutes\n              . These genes are referred to as the sporulation core or signature, although many of these are also found in genomes of nonsporeformers. Using an expanded set of 180 firmicute genomes from 160 genera, including 76 spore-forming species, we investigated the conservation of the sporulation genes, in particular seeking to identify lineages that lack some of the genes from the conserved sporulation core. The results of this analysis confirmed that many small acid-soluble spore proteins (SASPs), spore coat proteins, and germination proteins, which were previously characterized in bacilli, are missing in spore-forming members of\n              Clostridia\n              and other classes of\n              Firmicutes\n              . A particularly dramatic loss of sporulation genes was observed in the spore-forming members of the families\n              Planococcaceae\n              and\n              Erysipelotrichaceae\n              . Fifteen species from diverse lineages were found to carry\n              skin\n              (\n              sigK\n              -interrupting) elements of different sizes that all encoded SpoIVCA-like recombinases but did not share any other genes. Phylogenetic trees built from concatenated alignments of sporulation proteins and ribosomal proteins showed similar topology, indicating an early origin and subsequent vertical inheritance of the sporulation genes.\n            \n            \n              IMPORTANCE\n              Many members of the phylum\n              Firmicutes\n              (\n              Bacillota\n              ) are capable of producing endospores, which enhance the survival of important Gram-positive pathogens that cause such diseases as anthrax, botulism, colitis, gas gangrene, and tetanus. We show that the core set of sporulation genes, defined previously through genome comparisons of several bacilli and clostridia, is conserved in a wide variety of sporeformers from several distinct lineages of\n              Firmicutes\n              . We also detected widespread loss of sporulation genes in many organisms, particularly within the families\n              Planococcaceae\n              and\n              Erysipelotrichaceae.\n              Members of these families, such as\n              Lysinibacillus sphaericus\n              and\n              Clostridium innocuum\n              , could be excellent model organisms for studying sporulation mechanisms, such as engulfment, formation of the spore coat, and spore germination.","container-title":"Journal of Bacteriology","DOI":"10.1128/jb.00079-22","ISSN":"0021-9193, 1098-5530","issue":"6","journalAbbreviation":"J Bacteriol","language":"en","page":"e00079-22","source":"DOI.org (Crossref)","title":"Conservation and Evolution of the Sporulation Gene Set in Diverse Members of the &lt;i&gt;Firmicutes&lt;/i&gt;","volume":"204","author":[{"family":"Galperin","given":"Michael Y."},{"family":"Yutin","given":"Natalya"},{"family":"Wolf","given":"Yuri I."},{"family":"Vera Alvarez","given":"Roberto"},{"family":"Koonin","given":"Eugene V."}],"editor":[{"family":"Shank","given":"Elizabeth Anne"}],"issued":{"date-parts":[["2022",6,21]]}}},{"id":380,"uris":["http://zotero.org/users/8873894/items/N88GZHKF"],"itemData":{"id":380,"type":"article-journal","abstract":"Background: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D."}],"issued":{"date-parts":[["2021",12]]}}},{"id":1593,"uris":["http://zotero.org/users/8873894/items/CWNLIUM4"],"itemData":{"id":1593,"type":"article-journal","abstract":"Recent studies have suggested a major role for endospore forming bacteria within the gut microbiota, not only as pathogens but also as commensal and beneficial members contributing to gut homeostasis. In this review the sporulation processes, spore properties, and germination processes will be explained within the scope of the human gut. Within the gut, spore-forming bacteria are known to interact with the host’s immune system, both in vegetative cell and spore form. Together with the resistant nature of the spore, these characteristics offer potential for spores’ use as delivery vehicles for therapeutics. In the last part of the review, the therapeutic potential of spores as probiotics, vaccine vehicles, and drug delivery systems will be discussed.","container-title":"International Journal of Molecular Sciences","DOI":"10.3390/ijms23063405","ISSN":"1422-0067","issue":"6","journalAbbreviation":"Int J Mol Sci","page":"3405","PMID":"35328823","PMCID":"PMC8953710","source":"PubMed Central","title":"Mechanisms and Applications of Bacterial Sporulation and Germination in the Intestine","volume":"23","author":[{"family":"Koopman","given":"Nienke"},{"family":"Remijas","given":"Lauren"},{"family":"Seppen","given":"Jurgen"},{"family":"Setlow","given":"Peter"},{"family":"Brul","given":"Stanley"}],"issued":{"date-parts":[["2022",3,21]]}}}],"schema":"https://github.com/citation-style-language/schema/raw/master/csl-citation.json"} </w:instrText>
      </w:r>
      <w:r w:rsidRPr="00055836">
        <w:rPr>
          <w:rFonts w:cs="Times New Roman"/>
          <w:szCs w:val="24"/>
        </w:rPr>
        <w:fldChar w:fldCharType="separate"/>
      </w:r>
      <w:r w:rsidR="00910CB8" w:rsidRPr="00910CB8">
        <w:rPr>
          <w:rFonts w:cs="Times New Roman"/>
        </w:rPr>
        <w:t>(Browne et al., 2021; Galperin et al., 2022; Koopman et al., 2022)</w:t>
      </w:r>
      <w:r w:rsidRPr="00055836">
        <w:rPr>
          <w:rFonts w:cs="Times New Roman"/>
          <w:szCs w:val="24"/>
        </w:rPr>
        <w:fldChar w:fldCharType="end"/>
      </w:r>
      <w:r w:rsidRPr="00055836">
        <w:rPr>
          <w:rFonts w:cs="Times New Roman"/>
          <w:szCs w:val="24"/>
        </w:rPr>
        <w:t>.</w:t>
      </w:r>
      <w:r>
        <w:rPr>
          <w:rFonts w:cs="Times New Roman"/>
          <w:szCs w:val="24"/>
        </w:rPr>
        <w:t xml:space="preserve"> </w:t>
      </w:r>
      <w:r w:rsidRPr="00D93D74">
        <w:t xml:space="preserve">The high abundance of ethanol-resistant representatives within </w:t>
      </w:r>
      <w:r w:rsidRPr="00D93D74">
        <w:rPr>
          <w:i/>
          <w:iCs/>
        </w:rPr>
        <w:t>Bacillota</w:t>
      </w:r>
      <w:r w:rsidRPr="00D93D74">
        <w:t xml:space="preserve"> was expected due to the widespread ability to sporulate in this phylum </w:t>
      </w:r>
      <w:r w:rsidRPr="00D93D74">
        <w:fldChar w:fldCharType="begin"/>
      </w:r>
      <w:r w:rsidR="000D4E60">
        <w:instrText xml:space="preserve"> ADDIN ZOTERO_ITEM CSL_CITATION {"citationID":"A68SKsND","properties":{"formattedCitation":"(Egan et al., 2021)","plainCitation":"(Egan et al., 2021)","noteIndex":0},"citationItems":[{"id":1088,"uris":["http://zotero.org/users/8873894/items/SJCCTPEG"],"itemData":{"id":1088,"type":"article-journal","abstract":"The human gut microbiome is a diverse and complex ecosystem that plays a critical role in health and disease. The composition of the gut microbiome has been well studied across all stages of life. In recent years, studies have investigated the production of endospores by specific members of the gut microbiome. An endospore is a tough, dormant structure formed by members of the Firmicutes phylum, which allows for greater resistance to otherwise inhospitable conditions. This innate resis­ tance has consequences for human health and disease, as well as in biotechnology. In particular, the formation of endospores is strongly linked to antibiotic resistance and the spread of antibiotic resistance genes, also known as the resistome. The term sporobiota has been used to define the spore-forming cohort of a microbial community. In this review, we present an overview of the current knowledge of the sporobiota in the human gut. We discuss the development of the sporobiota in the infant gut and the perinatal factors that may have an effect on vertical transmission from mother to infant. Finally, we examine the sporobiota of critically important food sources for the developing infant, breast milk and powdered infant formula.","container-title":"Gut Microbes","DOI":"10.1080/19490976.2020.1863134","ISSN":"1949-0976, 1949-0984","issue":"1","journalAbbreviation":"Gut Microbes","language":"en","page":"1863134","source":"DOI.org (Crossref)","title":"The Sporobiota of the Human Gut","volume":"13","author":[{"family":"Egan","given":"Muireann"},{"family":"Dempsey","given":"Eugene"},{"family":"Ryan","given":"C. Anthony"},{"family":"Ross","given":"R. Paul"},{"family":"Stanton","given":"Catherine"}],"issued":{"date-parts":[["2021",1,1]]}}}],"schema":"https://github.com/citation-style-language/schema/raw/master/csl-citation.json"} </w:instrText>
      </w:r>
      <w:r w:rsidRPr="00D93D74">
        <w:fldChar w:fldCharType="separate"/>
      </w:r>
      <w:r w:rsidR="00910CB8" w:rsidRPr="00910CB8">
        <w:rPr>
          <w:rFonts w:cs="Times New Roman"/>
        </w:rPr>
        <w:t>(Egan et al., 2021)</w:t>
      </w:r>
      <w:r w:rsidRPr="00D93D74">
        <w:fldChar w:fldCharType="end"/>
      </w:r>
      <w:r w:rsidRPr="00D93D74">
        <w:t>.</w:t>
      </w:r>
      <w:r w:rsidR="003019F2">
        <w:t xml:space="preserve"> </w:t>
      </w:r>
      <w:r w:rsidR="003019F2">
        <w:rPr>
          <w:rFonts w:cs="Times New Roman"/>
          <w:szCs w:val="24"/>
        </w:rPr>
        <w:t>But the</w:t>
      </w:r>
      <w:r w:rsidRPr="00055836">
        <w:rPr>
          <w:rFonts w:cs="Times New Roman"/>
          <w:szCs w:val="24"/>
        </w:rPr>
        <w:t xml:space="preserve"> combined approach of ethanol-EMA treatment and gene-based sporulation determination </w:t>
      </w:r>
      <w:r w:rsidRPr="00055836">
        <w:rPr>
          <w:rFonts w:cs="Times New Roman"/>
          <w:szCs w:val="24"/>
        </w:rPr>
        <w:lastRenderedPageBreak/>
        <w:t xml:space="preserve">revealed a substantial group of </w:t>
      </w:r>
      <w:r w:rsidRPr="00055836">
        <w:rPr>
          <w:rFonts w:cs="Times New Roman"/>
          <w:i/>
          <w:iCs/>
          <w:szCs w:val="24"/>
        </w:rPr>
        <w:t>Bacillota</w:t>
      </w:r>
      <w:r w:rsidRPr="00055836">
        <w:rPr>
          <w:rFonts w:cs="Times New Roman"/>
          <w:szCs w:val="24"/>
        </w:rPr>
        <w:t xml:space="preserve"> representatives with gene-defined sporulation ability that did not confer ethanol resistance, indicating that the presence of sporulation genes alone does not guarantee spore formation under all conditions.</w:t>
      </w:r>
      <w:r w:rsidRPr="00055836">
        <w:rPr>
          <w:rFonts w:ascii="Georgia" w:hAnsi="Georgia"/>
        </w:rPr>
        <w:t xml:space="preserve"> </w:t>
      </w:r>
      <w:r w:rsidRPr="00055836">
        <w:rPr>
          <w:rFonts w:cs="Times New Roman"/>
          <w:szCs w:val="24"/>
        </w:rPr>
        <w:t xml:space="preserve">This is not unexpected, as sporulation and germination signals differ markedly even between well-studied model organisms such as </w:t>
      </w:r>
      <w:r w:rsidRPr="00055836">
        <w:rPr>
          <w:rFonts w:cs="Times New Roman"/>
          <w:i/>
          <w:iCs/>
          <w:szCs w:val="24"/>
        </w:rPr>
        <w:t xml:space="preserve">Bacillus subtilis </w:t>
      </w:r>
      <w:r w:rsidRPr="00055836">
        <w:rPr>
          <w:rFonts w:cs="Times New Roman"/>
          <w:szCs w:val="24"/>
        </w:rPr>
        <w:t xml:space="preserve">and </w:t>
      </w:r>
      <w:r>
        <w:rPr>
          <w:rFonts w:cs="Times New Roman"/>
          <w:i/>
          <w:iCs/>
          <w:szCs w:val="24"/>
        </w:rPr>
        <w:t>C.</w:t>
      </w:r>
      <w:r w:rsidRPr="00055836">
        <w:rPr>
          <w:rFonts w:cs="Times New Roman"/>
          <w:i/>
          <w:iCs/>
          <w:szCs w:val="24"/>
        </w:rPr>
        <w:t xml:space="preserve"> difficile</w:t>
      </w:r>
      <w:r w:rsidRPr="00055836">
        <w:rPr>
          <w:rFonts w:cs="Times New Roman"/>
          <w:szCs w:val="24"/>
        </w:rPr>
        <w:t xml:space="preserve"> </w:t>
      </w:r>
      <w:r w:rsidRPr="00055836">
        <w:rPr>
          <w:rFonts w:cs="Times New Roman"/>
          <w:szCs w:val="24"/>
        </w:rPr>
        <w:fldChar w:fldCharType="begin"/>
      </w:r>
      <w:r w:rsidR="000D4E60">
        <w:rPr>
          <w:rFonts w:cs="Times New Roman"/>
          <w:szCs w:val="24"/>
        </w:rPr>
        <w:instrText xml:space="preserve"> ADDIN ZOTERO_ITEM CSL_CITATION {"citationID":"9eu5Tozm","properties":{"formattedCitation":"(Peter Setlow, 2019)","plainCitation":"(Peter Setlow, 2019)","noteIndex":0},"citationItems":[{"id":314,"uris":["http://zotero.org/users/8873894/items/SNGZWQ3N"],"itemData":{"id":314,"type":"article-journal","abstract":"The purpose of this article is to highlight some areas of research with spores of bacteria of Firmicute species in which the methodology too commonly used is not optimal and generates misleading results. As a consequence, conclusions drawn from data obtained are often ﬂawed or not appropriate. Topics covered in the article include the following: (i) the importance of using well-puriﬁed bacterial spores in studies on spore resistance, composition, killing, disinfection and germination; (ii) methods for obtaining good puriﬁcation of spores of various species; (iii) appropriate experimental approaches to determine mechanisms of spore resistance and spore killing by a variety of agents, as well as known mechanisms of spore resistance and killing; (iv) common errors made in drawing conclusions about spore killing by various agents, including failure to neutralize chemical agents before plating for viable spore enumeration, and equating correlations between changes in spore properties accompanying spore killing with causation. It is hoped that a consideration of these topics will improve the quality of spore research going forward.","container-title":"Journal of Applied Microbiology","DOI":"10.1111/jam.14067","ISSN":"13645072","issue":"2","journalAbbreviation":"J Appl Microbiol","language":"en","page":"348-358","source":"DOI.org (Crossref)","title":"Observations on research with spores of Bacillales and Clostridiales species","volume":"126","author":[{"family":"Setlow","given":"Peter"}],"issued":{"date-parts":[["2019",2]]}}}],"schema":"https://github.com/citation-style-language/schema/raw/master/csl-citation.json"} </w:instrText>
      </w:r>
      <w:r w:rsidRPr="00055836">
        <w:rPr>
          <w:rFonts w:cs="Times New Roman"/>
          <w:szCs w:val="24"/>
        </w:rPr>
        <w:fldChar w:fldCharType="separate"/>
      </w:r>
      <w:r w:rsidR="00910CB8" w:rsidRPr="00910CB8">
        <w:rPr>
          <w:rFonts w:cs="Times New Roman"/>
        </w:rPr>
        <w:t>(Peter Setlow, 2019)</w:t>
      </w:r>
      <w:r w:rsidRPr="00055836">
        <w:rPr>
          <w:rFonts w:cs="Times New Roman"/>
          <w:szCs w:val="24"/>
        </w:rPr>
        <w:fldChar w:fldCharType="end"/>
      </w:r>
      <w:r w:rsidRPr="00055836">
        <w:rPr>
          <w:rFonts w:cs="Times New Roman"/>
          <w:szCs w:val="24"/>
        </w:rPr>
        <w:t xml:space="preserve">. It is therefore plausible that many gut bacteria with the genetic </w:t>
      </w:r>
      <w:ins w:id="673" w:author="Urša Miklavčič [2]" w:date="2026-05-08T15:32:00Z" w16du:dateUtc="2026-05-08T13:32:00Z">
        <w:r w:rsidR="00397CC0">
          <w:rPr>
            <w:rFonts w:cs="Times New Roman"/>
            <w:szCs w:val="24"/>
          </w:rPr>
          <w:t xml:space="preserve">sporulation </w:t>
        </w:r>
      </w:ins>
      <w:r w:rsidR="003019F2">
        <w:rPr>
          <w:rFonts w:cs="Times New Roman"/>
          <w:szCs w:val="24"/>
        </w:rPr>
        <w:t>ability</w:t>
      </w:r>
      <w:r w:rsidRPr="00055836">
        <w:rPr>
          <w:rFonts w:cs="Times New Roman"/>
          <w:szCs w:val="24"/>
        </w:rPr>
        <w:t xml:space="preserve"> </w:t>
      </w:r>
      <w:del w:id="674" w:author="Urša Miklavčič [2]" w:date="2026-05-08T15:32:00Z" w16du:dateUtc="2026-05-08T13:32:00Z">
        <w:r w:rsidRPr="00B30A25" w:rsidDel="00397CC0">
          <w:rPr>
            <w:rFonts w:cs="Times New Roman"/>
            <w:szCs w:val="24"/>
          </w:rPr>
          <w:delText xml:space="preserve">to sporulate </w:delText>
        </w:r>
      </w:del>
      <w:r w:rsidRPr="00B30A25">
        <w:rPr>
          <w:rFonts w:cs="Times New Roman"/>
          <w:szCs w:val="24"/>
        </w:rPr>
        <w:t>either do not sporulate</w:t>
      </w:r>
      <w:r w:rsidRPr="00055836">
        <w:rPr>
          <w:rFonts w:cs="Times New Roman"/>
          <w:szCs w:val="24"/>
        </w:rPr>
        <w:t xml:space="preserve"> in the healthy human gut or do so only transiently, consistent with recent observations </w:t>
      </w:r>
      <w:r w:rsidRPr="00055836">
        <w:rPr>
          <w:rFonts w:cs="Times New Roman"/>
          <w:szCs w:val="24"/>
        </w:rPr>
        <w:fldChar w:fldCharType="begin"/>
      </w:r>
      <w:r w:rsidR="000D4E60">
        <w:rPr>
          <w:rFonts w:cs="Times New Roman"/>
          <w:szCs w:val="24"/>
        </w:rPr>
        <w:instrText xml:space="preserve"> ADDIN ZOTERO_ITEM CSL_CITATION {"citationID":"dfX7tAbe","properties":{"formattedCitation":"(Machado et al., 2025)","plainCitation":"(Machado et al., 2025)","noteIndex":0},"citationItems":[{"id":3682,"uris":["http://zotero.org/users/8873894/items/NIM9NPQN"],"itemData":{"id":3682,"type":"article-journal","abstract":"Sporulation represents a key adaptive strategy among Firmicutes, facilitating bacterial persistence under environmental stress while mediating host colonization, transmission dynamics, and microbiome stability. Despite the recognized ecological and biomedical significance of spore-forming Bacilli and Clostridia, most taxa remain uncultivated, limiting phenotypic characterization of their sporulation capacity. To bridge this knowledge gap, we developed SpoMAG, an ensemble machine learning framework that predicts sporulation potential of metagenome-assembled genomes (MAGs) through supervised classification models trained on the presence/absence of 160 sporulation-associated genes. This R-based tool integrates Random Forest and support vector machine algorithms, achieving probabilistic predictions with high performance (AUC = 92.2%, F1-score = 88.2%). Application to fecal metagenomes from humans, cattle, poultry, and swine identified 63 putatively spore-forming MAGs exhibiting distinct host- and order-specific patterns. Bacilli MAGs from Bacillales and Paenibacillales orders showed high sporulation probabilities and gene richness, while Clostridia MAGs exhibited more heterogeneous profiles. Predictions included undercharacterized families in the spore-forming perspective, such as Acetivibrionaceae, Christensenellaceae, and UBA1381, expanding the known phylogenetic breadth of sporulation capacity. Nine genes were consistently present across all predicted spore-formers (namely pth, yaaT, spoIIAB, spoIIIAE, spoIIIAD, ctpB, ftsW, spoVD, and lgt), suggesting conserved genetic elements across uncultivated Firmicutes for future research. Average nucleotide identity (ANI) analysis revealed seven cases of species-level sharing (ANI value &gt; 95%) among hosts, including a putative novel Acetivibrionaceae species, suggesting possible cross-host transmission facilitated by sporulation. In all 63 genomes predicted to sporulate, we identified nine genes across sporulation steps. In addition, SHapley Additive exPlanations (SHAP) analysis indicated 16 consensus genes consistently contributing to predictions (namely lytH, cotP, spoIIIAG, spoIIR, spoVAD, gerC, yabP, yqfD, gerD, spoVAA, gpr, ytaF, gdh, ypeB, spoVID, and ymfJ), bringing biologically meaningful features across sporulation stages. By combining gene annotation with interpretable machine learning, SpoMAG provides a reproducible and accessible framework to infer sporulation potential in uncultured microbial taxa. This tool enhances targeted investigations into microbial survival strategies and supports research in microbiome ecology, probiotic discovery, food safety, and public health surveillance. SpoMAG is freely available as an R package and expands current capabilities for functional inference in metagenomic datasets.","container-title":"PeerJ","DOI":"10.7717/peerj.20232","ISSN":"2167-8359","journalAbbreviation":"PeerJ","language":"en","page":"e20232","publisher":"PeerJ Inc.","source":"peerj.com","title":"Prediction of sporulating Firmicutes from uncultured gut microbiota using SpoMAG, an ensemble learning tool","volume":"13","author":[{"family":"Machado","given":"Douglas Terra"},{"family":"Brustolini","given":"Otávio José Bernardes"},{"family":"Corrêa","given":"Ellen dos Santos"},{"family":"Vasconcelos","given":"Ana Tereza Ribeiro"}],"issued":{"date-parts":[["2025",10,17]]}}}],"schema":"https://github.com/citation-style-language/schema/raw/master/csl-citation.json"} </w:instrText>
      </w:r>
      <w:r w:rsidRPr="00055836">
        <w:rPr>
          <w:rFonts w:cs="Times New Roman"/>
          <w:szCs w:val="24"/>
        </w:rPr>
        <w:fldChar w:fldCharType="separate"/>
      </w:r>
      <w:r w:rsidR="00910CB8" w:rsidRPr="00910CB8">
        <w:rPr>
          <w:rFonts w:cs="Times New Roman"/>
        </w:rPr>
        <w:t>(Machado et al., 2025)</w:t>
      </w:r>
      <w:r w:rsidRPr="00055836">
        <w:rPr>
          <w:rFonts w:cs="Times New Roman"/>
          <w:szCs w:val="24"/>
        </w:rPr>
        <w:fldChar w:fldCharType="end"/>
      </w:r>
      <w:r w:rsidRPr="00055836">
        <w:rPr>
          <w:rFonts w:cs="Times New Roman"/>
          <w:szCs w:val="24"/>
        </w:rPr>
        <w:t xml:space="preserve">. </w:t>
      </w:r>
    </w:p>
    <w:p w14:paraId="655099E5" w14:textId="44F7D690" w:rsidR="003B7D22" w:rsidRDefault="003B7D22" w:rsidP="003B7D22">
      <w:pPr>
        <w:rPr>
          <w:szCs w:val="24"/>
        </w:rPr>
      </w:pPr>
      <w:r w:rsidRPr="00055836">
        <w:rPr>
          <w:szCs w:val="24"/>
        </w:rPr>
        <w:t xml:space="preserve">Ethanol-resistant taxa outside </w:t>
      </w:r>
      <w:r w:rsidRPr="00055836">
        <w:rPr>
          <w:i/>
          <w:iCs/>
          <w:szCs w:val="24"/>
        </w:rPr>
        <w:t>Bacillota</w:t>
      </w:r>
      <w:r w:rsidRPr="00055836">
        <w:rPr>
          <w:szCs w:val="24"/>
        </w:rPr>
        <w:t xml:space="preserve"> were rare in our study and the mechanisms underlying their resistance remain poorly characteri</w:t>
      </w:r>
      <w:r w:rsidR="005F1300">
        <w:rPr>
          <w:szCs w:val="24"/>
        </w:rPr>
        <w:t>s</w:t>
      </w:r>
      <w:r w:rsidRPr="00055836">
        <w:rPr>
          <w:szCs w:val="24"/>
        </w:rPr>
        <w:t xml:space="preserve">ed. Although exospore formation has been described in </w:t>
      </w:r>
      <w:proofErr w:type="spellStart"/>
      <w:r w:rsidRPr="00055836">
        <w:rPr>
          <w:i/>
          <w:iCs/>
          <w:szCs w:val="24"/>
        </w:rPr>
        <w:t>Actinomycetaceae</w:t>
      </w:r>
      <w:proofErr w:type="spellEnd"/>
      <w:r w:rsidRPr="00055836">
        <w:rPr>
          <w:szCs w:val="24"/>
        </w:rPr>
        <w:t xml:space="preserve"> and </w:t>
      </w:r>
      <w:proofErr w:type="spellStart"/>
      <w:r w:rsidRPr="00055836">
        <w:rPr>
          <w:i/>
          <w:iCs/>
          <w:szCs w:val="24"/>
        </w:rPr>
        <w:t>Streptomycetaceae</w:t>
      </w:r>
      <w:proofErr w:type="spellEnd"/>
      <w:r w:rsidRPr="00055836">
        <w:rPr>
          <w:szCs w:val="24"/>
        </w:rPr>
        <w:t>, these families contributed minimally to the ethanol</w:t>
      </w:r>
      <w:r w:rsidRPr="00055836">
        <w:rPr>
          <w:szCs w:val="24"/>
        </w:rPr>
        <w:noBreakHyphen/>
        <w:t xml:space="preserve">resistant community in our cohort, with five </w:t>
      </w:r>
      <w:proofErr w:type="spellStart"/>
      <w:r w:rsidRPr="00055836">
        <w:rPr>
          <w:i/>
          <w:iCs/>
          <w:szCs w:val="24"/>
        </w:rPr>
        <w:t>Actinomycetaceae</w:t>
      </w:r>
      <w:proofErr w:type="spellEnd"/>
      <w:r w:rsidRPr="00055836">
        <w:rPr>
          <w:szCs w:val="24"/>
        </w:rPr>
        <w:t xml:space="preserve"> species detected and no </w:t>
      </w:r>
      <w:proofErr w:type="spellStart"/>
      <w:r w:rsidRPr="00055836">
        <w:rPr>
          <w:i/>
          <w:iCs/>
          <w:szCs w:val="24"/>
        </w:rPr>
        <w:t>Streptomycetaceae</w:t>
      </w:r>
      <w:proofErr w:type="spellEnd"/>
      <w:r w:rsidRPr="00055836">
        <w:rPr>
          <w:szCs w:val="24"/>
        </w:rPr>
        <w:t xml:space="preserve"> recovered from ethanol-treated samples.</w:t>
      </w:r>
      <w:r w:rsidRPr="00055836" w:rsidDel="00E7180D">
        <w:rPr>
          <w:szCs w:val="24"/>
        </w:rPr>
        <w:t xml:space="preserve"> </w:t>
      </w:r>
      <w:r w:rsidRPr="00055836">
        <w:rPr>
          <w:szCs w:val="24"/>
        </w:rPr>
        <w:t xml:space="preserve">This is consistent with previous studies in which these groups were reported in ethanol- or lysozyme-treated communities </w:t>
      </w:r>
      <w:r w:rsidRPr="00055836">
        <w:rPr>
          <w:i/>
          <w:iCs/>
          <w:szCs w:val="24"/>
        </w:rPr>
        <w:fldChar w:fldCharType="begin"/>
      </w:r>
      <w:r w:rsidR="000D4E60">
        <w:rPr>
          <w:i/>
          <w:iCs/>
          <w:szCs w:val="24"/>
        </w:rPr>
        <w:instrText xml:space="preserve"> ADDIN ZOTERO_ITEM CSL_CITATION {"citationID":"HQv08wON","properties":{"formattedCitation":"(Avershina et al., 2020; Browne et al., 2016a; Kearney et al., 2018)","plainCitation":"(Avershina et al., 2020; Browne et al., 2016a; Kearney et al., 2018)","noteIndex":0},"citationItems":[{"id":376,"uris":["http://zotero.org/users/8873894/items/YDIPWJ3L"],"itemData":{"id":376,"type":"article-journal","abstract":"A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schema":"https://github.com/citation-style-language/schema/raw/master/csl-citation.json"} </w:instrText>
      </w:r>
      <w:r w:rsidRPr="00055836">
        <w:rPr>
          <w:i/>
          <w:iCs/>
          <w:szCs w:val="24"/>
        </w:rPr>
        <w:fldChar w:fldCharType="separate"/>
      </w:r>
      <w:r w:rsidR="00910CB8" w:rsidRPr="00910CB8">
        <w:rPr>
          <w:rFonts w:cs="Times New Roman"/>
        </w:rPr>
        <w:t>(Avershina et al., 2020; Browne et al., 2016a; Kearney et al., 2018)</w:t>
      </w:r>
      <w:r w:rsidRPr="00055836">
        <w:rPr>
          <w:i/>
          <w:iCs/>
          <w:szCs w:val="24"/>
        </w:rPr>
        <w:fldChar w:fldCharType="end"/>
      </w:r>
      <w:r w:rsidRPr="00055836">
        <w:rPr>
          <w:szCs w:val="24"/>
        </w:rPr>
        <w:t xml:space="preserve">. Members of the phylum </w:t>
      </w:r>
      <w:proofErr w:type="spellStart"/>
      <w:r w:rsidRPr="00055836">
        <w:rPr>
          <w:i/>
          <w:iCs/>
          <w:szCs w:val="24"/>
        </w:rPr>
        <w:t>Pseudomonadota</w:t>
      </w:r>
      <w:proofErr w:type="spellEnd"/>
      <w:r w:rsidRPr="00055836">
        <w:rPr>
          <w:i/>
          <w:iCs/>
          <w:szCs w:val="24"/>
        </w:rPr>
        <w:t xml:space="preserve"> </w:t>
      </w:r>
      <w:r w:rsidRPr="00055836">
        <w:rPr>
          <w:szCs w:val="24"/>
        </w:rPr>
        <w:t xml:space="preserve">(nine </w:t>
      </w:r>
      <w:commentRangeStart w:id="675"/>
      <w:commentRangeStart w:id="676"/>
      <w:commentRangeStart w:id="677"/>
      <w:r w:rsidRPr="00055836">
        <w:rPr>
          <w:szCs w:val="24"/>
        </w:rPr>
        <w:t>species</w:t>
      </w:r>
      <w:commentRangeEnd w:id="675"/>
      <w:r w:rsidR="00447898" w:rsidRPr="00055836">
        <w:rPr>
          <w:rStyle w:val="CommentReference"/>
          <w:sz w:val="24"/>
          <w:szCs w:val="24"/>
        </w:rPr>
        <w:commentReference w:id="675"/>
      </w:r>
      <w:commentRangeEnd w:id="676"/>
      <w:r w:rsidR="00447898" w:rsidRPr="00055836">
        <w:rPr>
          <w:rStyle w:val="CommentReference"/>
          <w:sz w:val="24"/>
          <w:szCs w:val="24"/>
        </w:rPr>
        <w:commentReference w:id="676"/>
      </w:r>
      <w:commentRangeEnd w:id="677"/>
      <w:r w:rsidR="00973474">
        <w:rPr>
          <w:rStyle w:val="CommentReference"/>
        </w:rPr>
        <w:commentReference w:id="677"/>
      </w:r>
      <w:r w:rsidRPr="00055836">
        <w:rPr>
          <w:szCs w:val="24"/>
        </w:rPr>
        <w:t xml:space="preserve"> detected in the ethanol-resistant community), were also previously confirmed in the ethanol-resistant community and have been reported to adopt various dormant life strategies, including non-spore persistence and the viable but non-culturable state </w:t>
      </w:r>
      <w:r w:rsidRPr="00055836">
        <w:rPr>
          <w:szCs w:val="24"/>
        </w:rPr>
        <w:fldChar w:fldCharType="begin"/>
      </w:r>
      <w:r w:rsidR="000D4E60">
        <w:rPr>
          <w:szCs w:val="24"/>
        </w:rPr>
        <w:instrText xml:space="preserve"> ADDIN ZOTERO_ITEM CSL_CITATION {"citationID":"QrUQ4rcZ","properties":{"formattedCitation":"(L. Li et al., 2014)","plainCitation":"(L. Li et al., 2014)","noteIndex":0},"citationItems":[{"id":3140,"uris":["http://zotero.org/users/8873894/items/XZXFBB2A"],"itemData":{"id":3140,"type":"article-journal","abstract":"&lt;p&gt;Many bacterial species have been found to exist in a viable but non-culturable (VBNC) state since its discovery in 1982. VBNC cells are characterized by a loss of culturability on routine agar, which impairs their detection by conventional plate count techniques. This leads to an underestimation of total viable cells in environmental or clinical samples, and thus poses a risk to public health. In this review, we present recent findings on the VBNC state of human bacterial pathogens. The characteristics of VBNC cells, including the similarities and differences to viable, culturable cells and dead cells, and different detection methods are discussed. Exposure to various stresses can induce the VBNC state, and VBNC cells may be resuscitated back to culturable cells under suitable stimuli. The conditions that trigger the induction of the VBNC state and resuscitation from it are summarized and the mechanisms underlying these two processes are discussed. Last but not least, the significance of VBNC cells and their potential influence on human health are also reviewed.&lt;/p&gt;","container-title":"Frontiers in Microbiology","DOI":"10.3389/fmicb.2014.00258","ISSN":"1664-302X","journalAbbreviation":"Front. Microbiol.","language":"English","publisher":"Frontiers","source":"Frontiers","title":"The importance of the viable but non-culturable state in human bacterial pathogens","URL":"https://www.frontiersin.org/journals/microbiology/articles/10.3389/fmicb.2014.00258/full","volume":"5","author":[{"family":"Li","given":"Laam"},{"family":"Mendis","given":"Nilmini"},{"family":"Trigui","given":"Hana"},{"family":"Oliver","given":"James D."},{"family":"Faucher","given":"Sebastien P."}],"accessed":{"date-parts":[["2025",3,28]]},"issued":{"date-parts":[["2014",6,2]]}}}],"schema":"https://github.com/citation-style-language/schema/raw/master/csl-citation.json"} </w:instrText>
      </w:r>
      <w:r w:rsidRPr="00055836">
        <w:rPr>
          <w:szCs w:val="24"/>
        </w:rPr>
        <w:fldChar w:fldCharType="separate"/>
      </w:r>
      <w:r w:rsidR="00910CB8" w:rsidRPr="00910CB8">
        <w:rPr>
          <w:rFonts w:cs="Times New Roman"/>
        </w:rPr>
        <w:t>(L. Li et al., 2014)</w:t>
      </w:r>
      <w:r w:rsidRPr="00055836">
        <w:rPr>
          <w:szCs w:val="24"/>
        </w:rPr>
        <w:fldChar w:fldCharType="end"/>
      </w:r>
      <w:r w:rsidRPr="00055836">
        <w:rPr>
          <w:szCs w:val="24"/>
        </w:rPr>
        <w:t>. Together, these observations indicate that ethanol resistance may serve as a proxy for a broader spectrum of dormant or stress</w:t>
      </w:r>
      <w:r w:rsidRPr="00055836">
        <w:rPr>
          <w:szCs w:val="24"/>
        </w:rPr>
        <w:noBreakHyphen/>
        <w:t xml:space="preserve">tolerant cell states, including but not limited to endospores </w:t>
      </w:r>
      <w:r w:rsidRPr="00055836">
        <w:rPr>
          <w:szCs w:val="24"/>
        </w:rPr>
        <w:fldChar w:fldCharType="begin"/>
      </w:r>
      <w:r w:rsidR="000D4E60">
        <w:rPr>
          <w:szCs w:val="24"/>
        </w:rPr>
        <w:instrText xml:space="preserve"> ADDIN ZOTERO_ITEM CSL_CITATION {"citationID":"x7KTZwtl","properties":{"formattedCitation":"(Avershina et al., 2020; Browne et al., 2016a)","plainCitation":"(Avershina et al., 2020; Browne et al., 2016a)","noteIndex":0},"citationItems":[{"id":340,"uris":["http://zotero.org/users/8873894/items/UNE5VPVB"],"itemData":{"id":340,"type":"article-journal","abstract":"Abstract\n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heritability.","container-title":"Nature","DOI":"10.1038/nature17645","ISSN":"0028-0836","issue":"7604","journalAbbreviation":"Nature","page":"543-546","PMID":"27144353","PMCID":"PMC4890681","source":"PubMed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D."}],"issued":{"date-parts":[["2016"]]}}}],"schema":"https://github.com/citation-style-language/schema/raw/master/csl-citation.json"} </w:instrText>
      </w:r>
      <w:r w:rsidRPr="00055836">
        <w:rPr>
          <w:szCs w:val="24"/>
        </w:rPr>
        <w:fldChar w:fldCharType="separate"/>
      </w:r>
      <w:r w:rsidR="00910CB8" w:rsidRPr="00910CB8">
        <w:rPr>
          <w:rFonts w:cs="Times New Roman"/>
        </w:rPr>
        <w:t>(Avershina et al., 2020; Browne et al., 2016a)</w:t>
      </w:r>
      <w:r w:rsidRPr="00055836">
        <w:rPr>
          <w:szCs w:val="24"/>
        </w:rPr>
        <w:fldChar w:fldCharType="end"/>
      </w:r>
      <w:r w:rsidRPr="00055836">
        <w:rPr>
          <w:szCs w:val="24"/>
        </w:rPr>
        <w:t>.</w:t>
      </w:r>
    </w:p>
    <w:p w14:paraId="43B5D78A" w14:textId="6997DD89" w:rsidR="003B7D22" w:rsidRPr="003B7D22" w:rsidRDefault="003B7D22" w:rsidP="003B7D22">
      <w:r w:rsidRPr="003B7D22">
        <w:t>In our cohort, ethanol</w:t>
      </w:r>
      <w:r w:rsidRPr="003B7D22">
        <w:noBreakHyphen/>
        <w:t>resistant spore-forming species were both more prevalent among individuals and more persistent within individuals over six months</w:t>
      </w:r>
      <w:r>
        <w:t xml:space="preserve">, </w:t>
      </w:r>
      <w:r w:rsidRPr="003B7D22">
        <w:t>corroborating comparative genomic predictions that sporulation ability is associated with higher population</w:t>
      </w:r>
      <w:r w:rsidRPr="003B7D22">
        <w:noBreakHyphen/>
        <w:t xml:space="preserve">level prevalence </w:t>
      </w:r>
      <w:r w:rsidRPr="003B7D22">
        <w:fldChar w:fldCharType="begin"/>
      </w:r>
      <w:r w:rsidR="000D4E60">
        <w:instrText xml:space="preserve"> ADDIN ZOTERO_ITEM CSL_CITATION {"citationID":"Rsl0CqoG","properties":{"formattedCitation":"(Browne et al., 2021)","plainCitation":"(Browne et al., 2021)","noteIndex":0},"citationItems":[{"id":380,"uris":["http://zotero.org/users/8873894/items/N88GZHKF"],"itemData":{"id":380,"type":"article-journal","abstract":"Background: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Pr="003B7D22">
        <w:fldChar w:fldCharType="separate"/>
      </w:r>
      <w:r w:rsidR="00910CB8" w:rsidRPr="00910CB8">
        <w:rPr>
          <w:rFonts w:cs="Times New Roman"/>
        </w:rPr>
        <w:t>(Browne et al., 2021)</w:t>
      </w:r>
      <w:r w:rsidRPr="003B7D22">
        <w:fldChar w:fldCharType="end"/>
      </w:r>
      <w:r w:rsidRPr="003B7D22">
        <w:t xml:space="preserve"> and aligning with experimental findings from lysozyme treated communities </w:t>
      </w:r>
      <w:r w:rsidRPr="003B7D22">
        <w:fldChar w:fldCharType="begin"/>
      </w:r>
      <w:r w:rsidR="000D4E60">
        <w:instrText xml:space="preserve"> ADDIN ZOTERO_ITEM CSL_CITATION {"citationID":"lSJZqDlQ","properties":{"formattedCitation":"(Kearney et al., 2018)","plainCitation":"(Kearney et al., 2018)","noteIndex":0},"citationItems":[{"id":381,"uris":["http://zotero.org/users/8873894/items/3G69ZQ2W"],"itemData":{"id":381,"type":"article-journal","abstract":"Endospore-formers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sidRPr="003B7D22">
        <w:fldChar w:fldCharType="separate"/>
      </w:r>
      <w:r w:rsidR="00910CB8" w:rsidRPr="00910CB8">
        <w:rPr>
          <w:rFonts w:cs="Times New Roman"/>
        </w:rPr>
        <w:t>(Kearney et al., 2018)</w:t>
      </w:r>
      <w:r w:rsidRPr="003B7D22">
        <w:fldChar w:fldCharType="end"/>
      </w:r>
      <w:r w:rsidRPr="003B7D22">
        <w:t xml:space="preserve">. Experimental evidence from </w:t>
      </w:r>
      <w:r w:rsidRPr="003B7D22">
        <w:rPr>
          <w:i/>
          <w:iCs/>
        </w:rPr>
        <w:t xml:space="preserve">in vitro </w:t>
      </w:r>
      <w:r w:rsidRPr="003B7D22">
        <w:t xml:space="preserve">and murine gut models has shown that </w:t>
      </w:r>
      <w:r w:rsidRPr="003B7D22">
        <w:rPr>
          <w:i/>
          <w:iCs/>
        </w:rPr>
        <w:t>C. difficile</w:t>
      </w:r>
      <w:r w:rsidRPr="003B7D22">
        <w:t xml:space="preserve"> spores can bind to biofilms and consequently evade washout, thereby sustaining recurrent infection </w:t>
      </w:r>
      <w:r w:rsidRPr="003B7D22">
        <w:fldChar w:fldCharType="begin"/>
      </w:r>
      <w:r w:rsidR="000D4E60">
        <w:instrText xml:space="preserve"> ADDIN ZOTERO_ITEM CSL_CITATION {"citationID":"Ywfc8bPC","properties":{"formattedCitation":"(Figueroa et al., 2012; Normington et al., 2021; Soavelomandroso et al., 2017)","plainCitation":"(Figueroa et al., 2012; Normington et al., 2021; Soavelomandroso et al., 2017)","noteIndex":0},"citationItems":[{"id":3153,"uris":["http://zotero.org/users/8873894/items/GWLWC4SF"],"itemData":{"id":3153,"type":"article-journal","abstract":"Our study sought to compare the strain types of Clostridium difficile causing initial and recurrent episodes of C. difficile infection (CDI) in adult patients with a first episode of CDI or 1 prior episode of CDI within the previous 90 days. Strains originated from patients who had been entered into two phase 3 randomized clinical trials of fidaxomicin versus vancomycin. Isolates of C. difficile from the initial and recurrent episodes within 28 (± 2) days of cure of CDI were compared using restriction endonuclease analysis (REA) typing. Paired isolates were available from 90 of 194 (46%) patients with recurrent CDI. Patients with isolates available were significantly younger (P = .008) and more likely to be from Canadian sites (P = .0001), compared with patients without isolates. In 75 of 90 subjects (83.3%), the identical REA type strain was identified at recurrence and the initial episode (putative relapse). Early recurrences (0-14 days after treatment completion) were relapses in 86.7% and a new strain (reinfection) in 13.3%. Later recurrences (15-31 days after treatment) were relapses in 76.7% and reinfections in 23.3%. Mean time (± standard deviation) to recurrence was 12.2 (± 6.4) days for relapses and 14.7 (± 6.8) days for reinfections (P = .177). The most common BI/NAP1/027 group and the previous US epidemic REA group J/NAP2/001 had a significantly higher combined rate of recurrence with the same strain (relapse), compared with the other REA groups (39 of 42 [93%] vs 36 of 48 [75%], respectively; P = .023). We found a higher than historic rate of recurrent CDI caused by the same isolate as the original episode, a finding that may be related to the relatively short observation period in this study and the high frequency of isolation of epidemic strains, such as groups BI and J, for which relapse rates may be higher than for other REA groups. Caution in generalizing these observations is required, because the patients studied were younger and more likely to be from Canadian sites than were patients with recurrence who did not provide isolates.","container-title":"Clinical Infectious Diseases: An Official Publication of the Infectious Diseases Society of America","DOI":"10.1093/cid/cis357","ISSN":"1537-6591","issue":"Suppl 2","journalAbbreviation":"Clin Infect Dis","language":"eng","page":"S104-109","PMID":"22752857","PMCID":"PMC3388025","source":"PubMed","title":"Relapse versus reinfection: recurrent Clostridium difficile infection following treatment with fidaxomicin or vancomycin","title-short":"Relapse versus reinfection","volume":"55 Suppl 2","author":[{"family":"Figueroa","given":"Iris"},{"family":"Johnson","given":"Stuart"},{"family":"Sambol","given":"Susan P."},{"family":"Goldstein","given":"Ellie J. C."},{"family":"Citron","given":"Diane M."},{"family":"Gerding","given":"Dale N."}],"issued":{"date-parts":[["2012",8]]}}},{"id":3151,"uris":["http://zotero.org/users/8873894/items/Y5Y33ERV"],"itemData":{"id":3151,"type":"article-journal","abstract":"C. difficile infection (CDI) is a worldwide healthcare problem with ~30% of cases failing primary therapy, placing a burden on healthcare systems and increasing patient morbidity. We have little understanding of why these therapies fail. Here, we use a clinically validated in vitro gut model to assess the contribution of biofilms towards recurrent disease and to investigate biofilm microbiota-C. difficile interactions. Initial experiments show that C. difficile cells became associated with the colonic biofilm microbiota and are not depleted by vancomycin or faecal microbiota transplant therapies. We observe that transferring biofilm encased C. difficile cells into a C. difficile naïve but CDI susceptible model induces CDI. Members of the biofilm community can impact C. difficile biofilm formation by acting either antagonistically or synergistically. We highlight the importance of biofilms as a reservoir for C. difficile, which can be a cause for recurrent infections.","container-title":"npj Biofilms and Microbiomes","DOI":"10.1038/s41522-021-00184-w","ISSN":"2055-5008","issue":"1","journalAbbreviation":"npj Biofilms Microbiomes","language":"en","license":"2021 The Author(s)","page":"1-10","publisher":"Nature Publishing Group","source":"www.nature.com","title":"Biofilms harbour Clostridioides difficile, serving as a reservoir for recurrent infection","volume":"7","author":[{"family":"Normington","given":"Charmaine"},{"family":"Moura","given":"Ines B."},{"family":"Bryant","given":"Jessica A."},{"family":"Ewin","given":"Duncan J."},{"family":"Clark","given":"Emma V."},{"family":"Kettle","given":"Morgan J."},{"family":"Harris","given":"Hannah C."},{"family":"Spittal","given":"William"},{"family":"Davis","given":"Georgina"},{"family":"Henn","given":"Matthew R."},{"family":"Ford","given":"Christopher B."},{"family":"Wilcox","given":"Mark H."},{"family":"Buckley","given":"Anthony M."}],"issued":{"date-parts":[["2021",2,5]]}}},{"id":2984,"uris":["http://zotero.org/users/8873894/items/4EW43G8R"],"itemData":{"id":2984,"type":"article-journal","abstract":"Clostridium difficile infection (CDI) is a major healthcare-associated disease with high recurrence rates. Host colonization is critical for the infectious process, both in first episodes and in recurrent disease, with biofilm formation playing a ...","container-title":"Frontiers in Microbiology","DOI":"10.3389/fmicb.2017.02086","language":"en","page":"2086","PMID":"29118745","source":"pmc.ncbi.nlm.nih.gov","title":"Biofilm Structures in a Mono-Associated Mouse Model of Clostridium difficile Infection","volume":"8","author":[{"family":"Soavelomandroso","given":"Anna P."},{"family":"Gaudin","given":"Françoise"},{"family":"Hoys","given":"Sandra"},{"family":"Nicolas","given":"Valérie"},{"family":"Vedantam","given":"Gayatri"},{"family":"Janoir","given":"Claire"},{"family":"Bouttier","given":"Sylvie"}],"issued":{"date-parts":[["2017",10,25]]}}}],"schema":"https://github.com/citation-style-language/schema/raw/master/csl-citation.json"} </w:instrText>
      </w:r>
      <w:r w:rsidRPr="003B7D22">
        <w:fldChar w:fldCharType="separate"/>
      </w:r>
      <w:r w:rsidR="00910CB8" w:rsidRPr="00910CB8">
        <w:rPr>
          <w:rFonts w:cs="Times New Roman"/>
        </w:rPr>
        <w:t>(Figueroa et al., 2012; Normington et al., 2021; Soavelomandroso et al., 2017)</w:t>
      </w:r>
      <w:r w:rsidRPr="003B7D22">
        <w:fldChar w:fldCharType="end"/>
      </w:r>
      <w:r w:rsidRPr="003B7D22">
        <w:t xml:space="preserve">, but similar mechanisms of spore persistence have not been demonstrated for other species beyond </w:t>
      </w:r>
      <w:r w:rsidRPr="003B7D22">
        <w:rPr>
          <w:i/>
          <w:iCs/>
        </w:rPr>
        <w:t>in vitro</w:t>
      </w:r>
      <w:r w:rsidRPr="003B7D22">
        <w:t xml:space="preserve"> biofilm formation </w:t>
      </w:r>
      <w:r w:rsidRPr="003B7D22">
        <w:fldChar w:fldCharType="begin"/>
      </w:r>
      <w:r w:rsidR="000D4E60">
        <w:instrText xml:space="preserve"> ADDIN ZOTERO_ITEM CSL_CITATION {"citationID":"qYcVtaqE","properties":{"formattedCitation":"(Donelli et al., 2012)","plainCitation":"(Donelli et al., 2012)","noteIndex":0},"citationItems":[{"id":2980,"uris":["http://zotero.org/users/8873894/items/2R2PHLWE"],"itemData":{"id":2980,"type":"article-journal","abstract":"Sessile growth of anaerobic bacteria from the human intestinal tract has been poorly investigated, so far. We recently reported data on the close association existing between biliary stent clogging and polymicrobial biofilm development in its lumen. By exploiting the explanted stents as a rich source of anaerobic bacterial strains belonging to the genera Bacteroides, Clostridium, Fusobacterium, Finegoldia, Prevotella, and Veillonella, the present study focused on their ability to adhere, to grow in sessile mode and to form in vitro mono- or dual-species biofilms. Experiments on dual-species biofilm formation were planned on the basis of the anaerobic strains isolated from each clogged biliary stent, by selecting those in which a couple of anaerobic strains belonging to different species contributed to the polymicrobial biofilm development. Then, strains were investigated by field emission scanning electron microscopy and confocal laser scanning microscopy to reveal if they are able to grow as mono- and/or dual-species biofilms. As far as we know, this is the first report on the ability to adhere and form mono/dual-species biofilms exhibited by strains belonging to the species Bacteroides oralis, Clostridium difficile, Clostridium baratii, Clostridium fallax, Clostridium bifermentans, Finegoldia magna, and Fusobacterium necrophorum.","container-title":"FEMS immunology and medical microbiology","DOI":"10.1111/j.1574-695X.2012.00962.x","ISSN":"1574-695X","issue":"2","journalAbbreviation":"FEMS Immunol Med Microbiol","language":"eng","page":"318-325","PMID":"22444687","source":"PubMed","title":"Biofilm-growing intestinal anaerobic bacteria","volume":"65","author":[{"family":"Donelli","given":"Gianfranco"},{"family":"Vuotto","given":"Claudia"},{"family":"Cardines","given":"Rita"},{"family":"Mastrantonio","given":"Paola"}],"issued":{"date-parts":[["2012",7]]}}}],"schema":"https://github.com/citation-style-language/schema/raw/master/csl-citation.json"} </w:instrText>
      </w:r>
      <w:r w:rsidRPr="003B7D22">
        <w:fldChar w:fldCharType="separate"/>
      </w:r>
      <w:r w:rsidR="00910CB8" w:rsidRPr="00910CB8">
        <w:rPr>
          <w:rFonts w:cs="Times New Roman"/>
        </w:rPr>
        <w:t>(Donelli et al., 2012)</w:t>
      </w:r>
      <w:r w:rsidRPr="003B7D22">
        <w:fldChar w:fldCharType="end"/>
      </w:r>
      <w:r w:rsidRPr="003B7D22">
        <w:t>. Within this context, our longitudinal findings show that ethanol</w:t>
      </w:r>
      <w:r w:rsidRPr="003B7D22">
        <w:noBreakHyphen/>
        <w:t>resistant and particularly spore</w:t>
      </w:r>
      <w:r w:rsidRPr="003B7D22">
        <w:noBreakHyphen/>
        <w:t xml:space="preserve">forming </w:t>
      </w:r>
      <w:r w:rsidRPr="003B7D22">
        <w:rPr>
          <w:i/>
          <w:iCs/>
        </w:rPr>
        <w:t>Bacillota</w:t>
      </w:r>
      <w:r w:rsidRPr="003B7D22">
        <w:t xml:space="preserve"> behave as a gut “seed bank”, persisting over months </w:t>
      </w:r>
      <w:r w:rsidRPr="003B7D22">
        <w:fldChar w:fldCharType="begin"/>
      </w:r>
      <w:r w:rsidR="000D4E60">
        <w:instrText xml:space="preserve"> ADDIN ZOTERO_ITEM CSL_CITATION {"citationID":"VjpLtxpl","properties":{"formattedCitation":"(Jones and Lennon, 2010)","plainCitation":"(Jones and Lennon, 2010)","noteIndex":0},"citationItems":[{"id":2887,"uris":["http://zotero.org/users/8873894/items/MGAXWYKM"],"itemData":{"id":2887,"type":"article-journal","abstract":"Dormancy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ecosystems.","container-title":"Proceedings of the National Academy of Sciences of the United States of America","DOI":"10.1073/pnas.0912765107","ISSN":"0027-8424","issue":"13","journalAbbreviation":"Proc Natl Acad Sci U S A","page":"5881-5886","PMID":"20231463","PMCID":"PMC2851880","source":"PubMed Central","title":"Dormancy contributes to the maintenance of microbial diversity","volume":"107","author":[{"family":"Jones","given":"Stuart E."},{"family":"Lennon","given":"Jay T."}],"issued":{"date-parts":[["2010",3,30]]}}}],"schema":"https://github.com/citation-style-language/schema/raw/master/csl-citation.json"} </w:instrText>
      </w:r>
      <w:r w:rsidRPr="003B7D22">
        <w:fldChar w:fldCharType="separate"/>
      </w:r>
      <w:r w:rsidR="00910CB8" w:rsidRPr="00910CB8">
        <w:rPr>
          <w:rFonts w:cs="Times New Roman"/>
        </w:rPr>
        <w:t>(Jones and Lennon, 2010)</w:t>
      </w:r>
      <w:r w:rsidRPr="003B7D22">
        <w:fldChar w:fldCharType="end"/>
      </w:r>
      <w:r w:rsidRPr="003B7D22">
        <w:t xml:space="preserve">. In contrast non-spore-forming taxa exhibited higher within-individual turnover and were less likely to be shared within our cohort. </w:t>
      </w:r>
    </w:p>
    <w:p w14:paraId="05A34099" w14:textId="67FC8578" w:rsidR="009972F0" w:rsidRPr="003019F2" w:rsidRDefault="003B7D22" w:rsidP="009972F0">
      <w:r w:rsidRPr="003B7D22">
        <w:t xml:space="preserve">Surprisingly, ethanol-resistant taxa outside </w:t>
      </w:r>
      <w:r w:rsidRPr="003B7D22">
        <w:rPr>
          <w:i/>
          <w:iCs/>
        </w:rPr>
        <w:t>Bacillota</w:t>
      </w:r>
      <w:r w:rsidRPr="003B7D22">
        <w:t xml:space="preserve"> also showed a higher degree of between</w:t>
      </w:r>
      <w:r w:rsidRPr="003B7D22">
        <w:noBreakHyphen/>
        <w:t>host sharing, while having minimal effect on long-term persistence within the host. This suggests that alternative dormancy or stress</w:t>
      </w:r>
      <w:r w:rsidRPr="003B7D22">
        <w:noBreakHyphen/>
        <w:t>response mechanisms in these lineages preferentially support transmission within the population rather than long</w:t>
      </w:r>
      <w:r w:rsidRPr="003B7D22">
        <w:noBreakHyphen/>
        <w:t>term coloni</w:t>
      </w:r>
      <w:r w:rsidR="005F1300">
        <w:t>s</w:t>
      </w:r>
      <w:r w:rsidRPr="003B7D22">
        <w:t>ation.</w:t>
      </w:r>
      <w:r w:rsidR="003019F2">
        <w:t xml:space="preserve"> </w:t>
      </w:r>
      <w:r w:rsidR="005F1300">
        <w:rPr>
          <w:rFonts w:cs="Times New Roman"/>
        </w:rPr>
        <w:t>A l</w:t>
      </w:r>
      <w:r w:rsidR="009972F0" w:rsidRPr="00D93D74">
        <w:rPr>
          <w:rFonts w:cs="Times New Roman"/>
        </w:rPr>
        <w:t xml:space="preserve">imitation of our study </w:t>
      </w:r>
      <w:commentRangeStart w:id="678"/>
      <w:r w:rsidR="00AF412B">
        <w:rPr>
          <w:rFonts w:cs="Times New Roman"/>
        </w:rPr>
        <w:t>was</w:t>
      </w:r>
      <w:r w:rsidR="009972F0" w:rsidRPr="00D93D74">
        <w:rPr>
          <w:rFonts w:cs="Times New Roman"/>
        </w:rPr>
        <w:t xml:space="preserve"> </w:t>
      </w:r>
      <w:del w:id="679" w:author="Urša Miklavčič [2]" w:date="2026-05-08T15:34:00Z" w16du:dateUtc="2026-05-08T13:34:00Z">
        <w:r w:rsidR="009972F0" w:rsidRPr="00D93D74" w:rsidDel="00397CC0">
          <w:rPr>
            <w:rFonts w:cs="Times New Roman"/>
          </w:rPr>
          <w:delText xml:space="preserve">to </w:delText>
        </w:r>
      </w:del>
      <w:ins w:id="680" w:author="Urša Miklavčič [2]" w:date="2026-05-08T15:34:00Z" w16du:dateUtc="2026-05-08T13:34:00Z">
        <w:r w:rsidR="00397CC0">
          <w:rPr>
            <w:rFonts w:cs="Times New Roman"/>
          </w:rPr>
          <w:t>that we did not</w:t>
        </w:r>
        <w:r w:rsidR="00397CC0" w:rsidRPr="00D93D74">
          <w:rPr>
            <w:rFonts w:cs="Times New Roman"/>
          </w:rPr>
          <w:t xml:space="preserve"> </w:t>
        </w:r>
      </w:ins>
      <w:r w:rsidR="009972F0" w:rsidRPr="00D93D74">
        <w:rPr>
          <w:rFonts w:cs="Times New Roman"/>
        </w:rPr>
        <w:t xml:space="preserve">assess </w:t>
      </w:r>
      <w:commentRangeEnd w:id="678"/>
      <w:r w:rsidR="00447898" w:rsidRPr="00D93D74">
        <w:rPr>
          <w:rStyle w:val="CommentReference"/>
          <w:rFonts w:cs="Times New Roman"/>
          <w:sz w:val="24"/>
          <w:szCs w:val="22"/>
        </w:rPr>
        <w:commentReference w:id="678"/>
      </w:r>
      <w:r w:rsidR="009972F0" w:rsidRPr="00D93D74">
        <w:rPr>
          <w:rFonts w:cs="Times New Roman"/>
        </w:rPr>
        <w:t xml:space="preserve">whether temporal changes in taxa detection reflect strain replacement or the coexistence of multiple strains </w:t>
      </w:r>
      <w:r w:rsidR="009972F0" w:rsidRPr="00D93D74">
        <w:rPr>
          <w:rFonts w:cs="Times New Roman"/>
        </w:rPr>
        <w:fldChar w:fldCharType="begin"/>
      </w:r>
      <w:r w:rsidR="000D4E60">
        <w:rPr>
          <w:rFonts w:cs="Times New Roman"/>
        </w:rPr>
        <w:instrText xml:space="preserve"> ADDIN ZOTERO_ITEM CSL_CITATION {"citationID":"rj5CuAzA","properties":{"formattedCitation":"(Poyet et al., 2019)","plainCitation":"(Poyet et al., 2019)","noteIndex":0},"citationItems":[{"id":175,"uris":["http://zotero.org/users/8873894/items/D73U5VSG"],"itemData":{"id":175,"type":"article-journal","abstract":"Our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J."}],"issued":{"date-parts":[["2019",9]]}}}],"schema":"https://github.com/citation-style-language/schema/raw/master/csl-citation.json"} </w:instrText>
      </w:r>
      <w:r w:rsidR="009972F0" w:rsidRPr="00D93D74">
        <w:rPr>
          <w:rFonts w:cs="Times New Roman"/>
        </w:rPr>
        <w:fldChar w:fldCharType="separate"/>
      </w:r>
      <w:r w:rsidR="00910CB8" w:rsidRPr="00910CB8">
        <w:rPr>
          <w:rFonts w:cs="Times New Roman"/>
        </w:rPr>
        <w:t>(Poyet et al., 2019)</w:t>
      </w:r>
      <w:r w:rsidR="009972F0" w:rsidRPr="00D93D74">
        <w:rPr>
          <w:rFonts w:cs="Times New Roman"/>
        </w:rPr>
        <w:fldChar w:fldCharType="end"/>
      </w:r>
      <w:r w:rsidR="009972F0" w:rsidRPr="00D93D74">
        <w:rPr>
          <w:rFonts w:cs="Times New Roman"/>
        </w:rPr>
        <w:t xml:space="preserve">. This distinction is particularly relevant given </w:t>
      </w:r>
      <w:r w:rsidR="009972F0" w:rsidRPr="00D93D74">
        <w:rPr>
          <w:rFonts w:cs="Times New Roman"/>
        </w:rPr>
        <w:lastRenderedPageBreak/>
        <w:t xml:space="preserve">previous reports of high strain-level retention in the gut over short time scales and limited strain sharing between individuals </w:t>
      </w:r>
      <w:r w:rsidR="009972F0" w:rsidRPr="00D93D74">
        <w:rPr>
          <w:rFonts w:cs="Times New Roman"/>
        </w:rPr>
        <w:fldChar w:fldCharType="begin"/>
      </w:r>
      <w:r w:rsidR="000D4E60">
        <w:rPr>
          <w:rFonts w:cs="Times New Roman"/>
        </w:rPr>
        <w:instrText xml:space="preserve"> ADDIN ZOTERO_ITEM CSL_CITATION {"citationID":"rL10cViM","properties":{"formattedCitation":"(Wolff et al., 2023)","plainCitation":"(Wolff et al., 2023)","noteIndex":0},"citationItems":[{"id":2303,"uris":["http://zotero.org/users/8873894/items/8JFF8KSZ"],"itemData":{"id":2303,"type":"article-journal","abstract":"The human gut microbiome harbors substantial ecological diversity at the species level as well as at the strain level within species. In healthy hosts, species abundance fluctuations in the microbiome are thought to be stable, and these fluctuations can be described by macroecological laws. However, it is less clear how strain abundances change over time. An open question is whether individual strains behave like species themselves, exhibiting stability and following the macroecological relationships known to hold at the species level, or whether strains have different dynamics, perhaps due to the relatively close phylogenetic relatedness of cocolonizing lineages. Here, we analyze the daily dynamics of intraspecific genetic variation in the gut microbiomes of four healthy, densely longitudinally sampled hosts. First, we find that the overall genetic diversity of a large majority of species is stationary over time despite short-term fluctuations. Next, we show that fluctuations in abundances in approximately 80% of strains analyzed can be predicted with a stochastic logistic model (SLM), an ecological model of a population experiencing environmental fluctuations around a fixed carrying capacity, which has previously been shown to capture statistical properties of species abundance fluctuations. The success of this model indicates that strain abundances typically fluctuate around a fixed carrying capacity, suggesting that most strains are dynamically stable. Finally, we find that the strain abundances follow several empirical macroecological laws known to hold at the species level. Together, our results suggest that macroecological properties of the human gut microbiome, including its stability, emerge at the level of strains.\nIMPORTANCE To date, there has been an intense focus on the ecological dynamics of the human gut microbiome at the species level. However, there is considerable genetic diversity within species at the strain level, and these intraspecific differences can have important phenotypic effects on the host, impacting the ability to digest certain foods and metabolize drugs. Thus, to fully understand how the gut microbiome operates in times of health and sickness, its ecological dynamics may need to be quantified at the level of strains. Here, we show that a large majority of strains maintain stable abundances for periods of months to years, exhibiting fluctuations in abundance that can be well described by macroecological laws known to hold at the species level, while a smaller percentage of strains undergo rapid, directional changes in abundance. Overall, our work indicates that strains are an important unit of ecological organization in the human gut microbiome.","container-title":"mBio","DOI":"10.1128/mbio.02502-22","issue":"2","page":"e02502-22","publisher":"American Society for Microbiology","source":"journals.asm.org (Atypon)","title":"Ecological Stability Emerges at the Level of Strains in the Human Gut Microbiome","volume":"14","author":[{"family":"Wolff","given":"Richard"},{"family":"Shoemaker","given":"William"},{"family":"Garud","given":"Nandita"}],"issued":{"date-parts":[["2023",2,21]]}}}],"schema":"https://github.com/citation-style-language/schema/raw/master/csl-citation.json"} </w:instrText>
      </w:r>
      <w:r w:rsidR="009972F0" w:rsidRPr="00D93D74">
        <w:rPr>
          <w:rFonts w:cs="Times New Roman"/>
        </w:rPr>
        <w:fldChar w:fldCharType="separate"/>
      </w:r>
      <w:r w:rsidR="00910CB8" w:rsidRPr="00910CB8">
        <w:rPr>
          <w:rFonts w:cs="Times New Roman"/>
        </w:rPr>
        <w:t>(Wolff et al., 2023)</w:t>
      </w:r>
      <w:r w:rsidR="009972F0" w:rsidRPr="00D93D74">
        <w:rPr>
          <w:rFonts w:cs="Times New Roman"/>
        </w:rPr>
        <w:fldChar w:fldCharType="end"/>
      </w:r>
      <w:r w:rsidR="009972F0" w:rsidRPr="00D93D74">
        <w:rPr>
          <w:rFonts w:cs="Times New Roman"/>
        </w:rPr>
        <w:t>.</w:t>
      </w:r>
    </w:p>
    <w:p w14:paraId="2B74FC9F" w14:textId="55283E8C" w:rsidR="009972F0" w:rsidRDefault="0056434F" w:rsidP="009972F0">
      <w:r w:rsidRPr="00055836">
        <w:t xml:space="preserve">One of the key findings of our study is that </w:t>
      </w:r>
      <w:del w:id="681" w:author="Maja Rupnik" w:date="2026-05-06T14:26:00Z" w16du:dateUtc="2026-05-06T12:26:00Z">
        <w:r w:rsidRPr="00055836" w:rsidDel="00401D9A">
          <w:delText xml:space="preserve">gut spore-formers, </w:delText>
        </w:r>
      </w:del>
      <w:r w:rsidRPr="00055836">
        <w:t xml:space="preserve">the highly abundant and persistent ethanol-resistant </w:t>
      </w:r>
      <w:r w:rsidRPr="00055836">
        <w:rPr>
          <w:i/>
          <w:iCs/>
        </w:rPr>
        <w:t>Bacillota</w:t>
      </w:r>
      <w:r w:rsidRPr="00055836">
        <w:t xml:space="preserve"> community</w:t>
      </w:r>
      <w:del w:id="682" w:author="Maja Rupnik" w:date="2026-05-06T14:26:00Z" w16du:dateUtc="2026-05-06T12:26:00Z">
        <w:r w:rsidRPr="00055836" w:rsidDel="00401D9A">
          <w:delText>,</w:delText>
        </w:r>
      </w:del>
      <w:r w:rsidRPr="00055836">
        <w:t xml:space="preserve"> respond to </w:t>
      </w:r>
      <w:r w:rsidR="005F1300">
        <w:t xml:space="preserve">the </w:t>
      </w:r>
      <w:r w:rsidRPr="00055836">
        <w:t>same gut environmental signals, resulting in synchroni</w:t>
      </w:r>
      <w:r w:rsidR="005F1300">
        <w:t>s</w:t>
      </w:r>
      <w:r w:rsidRPr="00055836">
        <w:t xml:space="preserve">ed sporulation across diverse genera within the same host. These fluctuations were not conserved across hosts, suggesting that sporulation in the human gut is governed primarily by host specific environmental and physiological conditions rather than by taxon specific mechanisms. </w:t>
      </w:r>
      <w:commentRangeStart w:id="683"/>
      <w:r w:rsidRPr="00055836">
        <w:t>This interpretation is consistent with previous reports showing highly individuali</w:t>
      </w:r>
      <w:r w:rsidR="005F1300">
        <w:t>s</w:t>
      </w:r>
      <w:r w:rsidRPr="00055836">
        <w:t xml:space="preserve">ed microbial responses to diet and lifestyle factors </w:t>
      </w:r>
      <w:r w:rsidRPr="00055836">
        <w:fldChar w:fldCharType="begin"/>
      </w:r>
      <w:r w:rsidR="000D4E60">
        <w:instrText xml:space="preserve"> ADDIN ZOTERO_ITEM CSL_CITATION {"citationID":"N9fdZ7Th","properties":{"formattedCitation":"(Zeevi et al., 2015)","plainCitation":"(Zeevi et al., 2015)","noteIndex":0},"citationItems":[{"id":3043,"uris":["http://zotero.org/users/8873894/items/ZZWAE27N"],"itemData":{"id":3043,"type":"article-journal","abstract":"Elevated postprandial blood glucose levels constitute a global epidemic and a major risk factor for prediabetes and type II diabetes, but existing dietary methods for controlling them have limited efficacy. Here, we continuously monitored week-long glucose levels in an 800-person cohort, measured responses to 46,898 meals, and found high variability in the response to identical meals, suggesting that universal dietary recommendations may have limited utility. We devised a machine-learning algorithm that integrates blood parameters, dietary habits, anthropometrics, physical activity, and gut microbiota measured in this cohort and showed that it accurately predicts personalized postprandial glycemic response to real-life meals. We validated these predictions in an independent 100-person cohort. Finally, a blinded randomized controlled dietary intervention based on this algorithm resulted in significantly lower postprandial responses and consistent alterations to gut microbiota configuration. Together, our results suggest that personalized diets may successfully modify elevated postprandial blood glucose and its metabolic consequences.\nVideo Abstract","container-title":"Cell","DOI":"10.1016/j.cell.2015.11.001","ISSN":"0092-8674","issue":"5","journalAbbreviation":"Cell","page":"1079-1094","source":"ScienceDirect","title":"Personalized Nutrition by Prediction of Glycemic Responses","volume":"163","author":[{"family":"Zeevi","given":"David"},{"family":"Korem","given":"Tal"},{"family":"Zmora","given":"Niv"},{"family":"Israeli","given":"David"},{"family":"Rothschild","given":"Daphna"},{"family":"Weinberger","given":"Adina"},{"family":"Ben-Yacov","given":"Orly"},{"family":"Lador","given":"Dar"},{"family":"Avnit-Sagi","given":"Tali"},{"family":"Lotan-Pompan","given":"Maya"},{"family":"Suez","given":"Jotham"},{"family":"Mahdi","given":"Jemal Ali"},{"family":"Matot","given":"Elad"},{"family":"Malka","given":"Gal"},{"family":"Kosower","given":"Noa"},{"family":"Rein","given":"Michal"},{"family":"Zilberman-Schapira","given":"Gili"},{"family":"Dohnalová","given":"Lenka"},{"family":"Pevsner-Fischer","given":"Meirav"},{"family":"Bikovsky","given":"Rony"},{"family":"Halpern","given":"Zamir"},{"family":"Elinav","given":"Eran"},{"family":"Segal","given":"Eran"}],"issued":{"date-parts":[["2015",11,19]]}}}],"schema":"https://github.com/citation-style-language/schema/raw/master/csl-citation.json"} </w:instrText>
      </w:r>
      <w:r w:rsidRPr="00055836">
        <w:fldChar w:fldCharType="separate"/>
      </w:r>
      <w:r w:rsidR="00910CB8" w:rsidRPr="00910CB8">
        <w:rPr>
          <w:rFonts w:cs="Times New Roman"/>
        </w:rPr>
        <w:t>(Zeevi et al., 2015)</w:t>
      </w:r>
      <w:r w:rsidRPr="00055836">
        <w:fldChar w:fldCharType="end"/>
      </w:r>
      <w:r w:rsidRPr="00055836">
        <w:t xml:space="preserve">. In line with </w:t>
      </w:r>
      <w:r w:rsidRPr="00055836">
        <w:rPr>
          <w:i/>
          <w:iCs/>
        </w:rPr>
        <w:t>in vitro</w:t>
      </w:r>
      <w:r w:rsidRPr="00055836">
        <w:t xml:space="preserve"> studies, potential triggers </w:t>
      </w:r>
      <w:ins w:id="684" w:author="Urša Miklavčič [2]" w:date="2026-05-08T15:35:00Z" w16du:dateUtc="2026-05-08T13:35:00Z">
        <w:r w:rsidR="00397CC0">
          <w:t xml:space="preserve">for sporulation </w:t>
        </w:r>
      </w:ins>
      <w:del w:id="685" w:author="Urša Miklavčič [2]" w:date="2026-05-08T15:35:00Z" w16du:dateUtc="2026-05-08T13:35:00Z">
        <w:r w:rsidRPr="00055836" w:rsidDel="00397CC0">
          <w:delText xml:space="preserve">may </w:delText>
        </w:r>
      </w:del>
      <w:r w:rsidRPr="00055836">
        <w:t xml:space="preserve">include environmental stress, metabolic depression, cell signalling, or viral threats </w:t>
      </w:r>
      <w:r w:rsidRPr="00055836">
        <w:fldChar w:fldCharType="begin"/>
      </w:r>
      <w:r w:rsidR="000D4E60">
        <w:instrText xml:space="preserve"> ADDIN ZOTERO_ITEM CSL_CITATION {"citationID":"BDrolCxg","properties":{"formattedCitation":"(Hutchison et al., 2014; Koopman et al., 2022; Ramos-Silva et al., 2019)","plainCitation":"(Hutchison et al., 2014; Koopman et al., 2022; Ramos-Silva et al., 2019)","noteIndex":0},"citationItems":[{"id":346,"uris":["http://zotero.org/users/8873894/items/U78K94NN"],"itemData":{"id":346,"type":"article-journal","abstract":"Endospore formation follows a complex, highly regulated developmental pathway that\noccurs in a broad range of Firmicutes. Although Bacillus subtilis has served as a powerful model system to study the morphological, biochemical, and\ngenetic ...","archive_location":"Washington, DC","container-title":"Microbiology Spectrum","DOI":"10.1128/microbiolspec.TBS-0013-2012","language":"EN","license":"© 2014 American Society for Microbiology. All rights reserved.","publisher":"ASM PressWashington, DC","source":"journals.asm.org","title":"Sporulation in Bacteria: Beyond the Standard Model","title-short":"Sporulation in Bacteria","URL":"https://journals.asm.org/doi/abs/10.1128/microbiolspec.TBS-0013-2012","author":[{"family":"Hutchison","given":"Elizabeth A."},{"family":"Miller","given":"David A."},{"family":"Angert","given":"Esther R."}],"accessed":{"date-parts":[["2022",2,23]]},"issued":{"date-parts":[["2014",10,3]]}}},{"id":1593,"uris":["http://zotero.org/users/8873894/items/CWNLIUM4"],"itemData":{"id":1593,"type":"article-journal","abstract":"Recent studies have suggested a major role for endospore forming bacteria within the gut microbiota, not only as pathogens but also as commensal and beneficial members contributing to gut homeostasis. In this review the sporulation processes, spore properties, and germination processes will be explained within the scope of the human gut. Within the gut, spore-forming bacteria are known to interact with the host’s immune system, both in vegetative cell and spore form. Together with the resistant nature of the spore, these characteristics offer potential for spores’ use as delivery vehicles for therapeutics. In the last part of the review, the therapeutic potential of spores as probiotics, vaccine vehicles, and drug delivery systems will be discussed.","container-title":"International Journal of Molecular Sciences","DOI":"10.3390/ijms23063405","ISSN":"1422-0067","issue":"6","journalAbbreviation":"Int J Mol Sci","page":"3405","PMID":"35328823","PMCID":"PMC8953710","source":"PubMed Central","title":"Mechanisms and Applications of Bacterial Sporulation and Germination in the Intestine","volume":"23","author":[{"family":"Koopman","given":"Nienke"},{"family":"Remijas","given":"Lauren"},{"family":"Seppen","given":"Jurgen"},{"family":"Setlow","given":"Peter"},{"family":"Brul","given":"Stanley"}],"issued":{"date-parts":[["2022",3,21]]}}},{"id":2063,"uris":["http://zotero.org/users/8873894/items/DDC2T243"],"itemData":{"id":2063,"type":"article-journal","abstract":"Bacteria of the Firmicutes phylum are able to enter a developmental pathway that culminates with the formation of highly resistant, dormant endospores. Endospores allow environmental persistence, dissemination and for pathogens, are also infection vehicles. In both the model Bacillus subtilis, an aerobic organism, and in the intestinal pathogen Clostridioides difficile, an obligate anaerobe, sporulation mobilizes hundreds of genes. Their expression is coordinated between the forespore and the mother cell, the two cells that participate in the process, and is kept in close register with the course of morphogenesis. The evolutionary mechanisms by which sporulation emerged and evolved in these two species, and more broadly across Firmicutes, remain largely unknown. Here, we trace the origin and evolution of sporulation using the genes known </w:instrText>
      </w:r>
      <w:r w:rsidR="000D4E60" w:rsidRPr="00A33FB3">
        <w:rPr>
          <w:lang w:val="es-ES"/>
        </w:rPr>
        <w:instrText xml:space="preserve">to be involved in the process in B. subtilis and C. difficile, and estimating their gain-loss dynamics in a comprehensive bacterial macroevolutionary framework. We show that sporulation evolution was driven by two major gene gain events, the first at the base of the Firmicutes and the second at the base of the B. subtilis group and within the Peptostreptococcaceae family, which includes C. difficile. We also show that early and late sporulation regulons have been coevolving and that sporulation genes entail greater innovation in B. subtilis with many Bacilli lineage-restricted genes. In contrast, C. difficile more often recruits new sporulation genes by horizontal gene transfer, which reflects both its highly mobile genome, the complexity of the gut microbiota, and an adjustment of sporulation to the gut ecosystem.","container-title":"Molecular Biology and Evolution","DOI":"10.1093/molbev/msz175","ISSN":"0737-4038","issue":"12","journalAbbreviation":"Molecular Biology and Evolution","page":"2714-2736","source":"Silverchair","title":"From Root to Tips: Sporulation Evolution and Specialization in Bacillus subtilis and the Intestinal Pathogen Clostridioides difficile","title-short":"From Root to Tips","volume":"36","author":[{"family":"Ramos-Silva","given":"Paula"},{"family":"Serrano","given":"Mónica"},{"family":"Henriques","given":"Adriano O"}],"issued":{"date-parts":[["2019",12,1]]}}}],"schema":"https://github.com/citation-style-language/schema/raw/master/csl-citation.json"} </w:instrText>
      </w:r>
      <w:r w:rsidRPr="00055836">
        <w:fldChar w:fldCharType="separate"/>
      </w:r>
      <w:r w:rsidR="00910CB8" w:rsidRPr="00A33FB3">
        <w:rPr>
          <w:rFonts w:cs="Times New Roman"/>
          <w:lang w:val="es-ES"/>
        </w:rPr>
        <w:t>(Hutchison et al., 2014; Koopman et al., 2022; Ramos-Silva et al., 2019)</w:t>
      </w:r>
      <w:r w:rsidRPr="00055836">
        <w:fldChar w:fldCharType="end"/>
      </w:r>
      <w:r w:rsidRPr="00236DBE">
        <w:rPr>
          <w:lang w:val="es-ES"/>
        </w:rPr>
        <w:t xml:space="preserve">. </w:t>
      </w:r>
      <w:r w:rsidRPr="00055836">
        <w:t xml:space="preserve">In addition to host derived cues, phage–host interactions may also influence sporulation decisions, as phages carrying sporulation-related genes have been described in spore-forming </w:t>
      </w:r>
      <w:r w:rsidRPr="00055836">
        <w:rPr>
          <w:i/>
          <w:iCs/>
        </w:rPr>
        <w:t>Bacillota</w:t>
      </w:r>
      <w:r w:rsidRPr="00055836">
        <w:t xml:space="preserve">, providing another potential layer of regulation of the sporobiota </w:t>
      </w:r>
      <w:r w:rsidRPr="00055836">
        <w:fldChar w:fldCharType="begin"/>
      </w:r>
      <w:r w:rsidR="00FF11EC">
        <w:instrText xml:space="preserve"> ADDIN ZOTERO_ITEM CSL_CITATION {"citationID":"EM5YKKhz","properties":{"formattedCitation":"(D. A. Schwartz et al., 2022)","plainCitation":"(D. A. Schwartz et al., 2022)","noteIndex":0},"citationItems":[{"id":947,"uris":["http://zotero.org/users/8873894/items/G5DG6CDZ"],"itemData":{"id":947,"type":"article-journal","container-title":"mSphere","DOI":"10.1128/msphere.00297-22","issue":"0","page":"e00297-22","publisher":"American Society for Microbiology","source":"journals.asm.org (Atypon)","title":"Phage-Encoded Sigma Factors Alter Bacterial Dormancy","volume":"0","author":[{"family":"Schwartz","given":"D. A."},{"family":"Lehmkuhl","given":"B. K."},{"family":"Lennon","given":"J. T."}],"issued":{"date-parts":[["2022",7,20]]}}}],"schema":"https://github.com/citation-style-language/schema/raw/master/csl-citation.json"} </w:instrText>
      </w:r>
      <w:r w:rsidRPr="00055836">
        <w:fldChar w:fldCharType="separate"/>
      </w:r>
      <w:r w:rsidR="00910CB8" w:rsidRPr="00910CB8">
        <w:rPr>
          <w:rFonts w:cs="Times New Roman"/>
        </w:rPr>
        <w:t>(D. A. Schwartz et al., 2022)</w:t>
      </w:r>
      <w:r w:rsidRPr="00055836">
        <w:fldChar w:fldCharType="end"/>
      </w:r>
      <w:r w:rsidRPr="00055836">
        <w:t xml:space="preserve">. Although the specific </w:t>
      </w:r>
      <w:r w:rsidRPr="00055836">
        <w:rPr>
          <w:i/>
          <w:iCs/>
        </w:rPr>
        <w:t>in vivo</w:t>
      </w:r>
      <w:r w:rsidRPr="00055836">
        <w:t xml:space="preserve"> signals governing sporulation and germination remain unresolved, our findings suggest that spore-forming gut bacteria respond collectively to shared, host-specific environmental or physiological cues rather than acting solely through species-specific regulation.</w:t>
      </w:r>
      <w:commentRangeEnd w:id="683"/>
      <w:r w:rsidR="00401D9A">
        <w:rPr>
          <w:rStyle w:val="CommentReference"/>
          <w:sz w:val="24"/>
          <w:szCs w:val="22"/>
        </w:rPr>
        <w:commentReference w:id="683"/>
      </w:r>
    </w:p>
    <w:p w14:paraId="2C94B310" w14:textId="77777777" w:rsidR="0056434F" w:rsidRDefault="0056434F" w:rsidP="009972F0"/>
    <w:p w14:paraId="1B294AF4" w14:textId="453776FA" w:rsidR="0056434F" w:rsidRPr="00D93D74" w:rsidRDefault="0056434F" w:rsidP="003019F2">
      <w:pPr>
        <w:pStyle w:val="Heading2"/>
        <w:numPr>
          <w:ilvl w:val="1"/>
          <w:numId w:val="3"/>
        </w:numPr>
      </w:pPr>
      <w:bookmarkStart w:id="686" w:name="_Toc220932891"/>
      <w:bookmarkStart w:id="687" w:name="_Toc229225134"/>
      <w:r w:rsidRPr="00D93D74">
        <w:t>MONITORING LONGITUDINAL CHANGES IN THE GUT RESISTOME OF HEALTHY INDIVIDUALS</w:t>
      </w:r>
      <w:bookmarkEnd w:id="686"/>
      <w:r w:rsidR="00BE1C36">
        <w:t xml:space="preserve"> (GOAL 3)</w:t>
      </w:r>
      <w:bookmarkEnd w:id="687"/>
    </w:p>
    <w:p w14:paraId="064D6AEB" w14:textId="0E0FEA3B" w:rsidR="000C2140" w:rsidRDefault="00AF412B" w:rsidP="0056434F">
      <w:pPr>
        <w:rPr>
          <w:szCs w:val="24"/>
        </w:rPr>
      </w:pPr>
      <w:r>
        <w:rPr>
          <w:rFonts w:cs="Times New Roman"/>
        </w:rPr>
        <w:t xml:space="preserve">Across the cohort, we detected between </w:t>
      </w:r>
      <w:r w:rsidR="00EB650C">
        <w:rPr>
          <w:rFonts w:cs="Times New Roman"/>
        </w:rPr>
        <w:t xml:space="preserve">81 </w:t>
      </w:r>
      <w:r>
        <w:rPr>
          <w:rFonts w:cs="Times New Roman"/>
        </w:rPr>
        <w:t>and</w:t>
      </w:r>
      <w:r w:rsidR="00EB650C">
        <w:rPr>
          <w:rFonts w:cs="Times New Roman"/>
        </w:rPr>
        <w:t xml:space="preserve"> 101 unique antimicrobial resistance genes (ARGs) per individual, of which on average 49% were consistently present over six months</w:t>
      </w:r>
      <w:del w:id="688" w:author="Maja Rupnik" w:date="2026-05-06T14:30:00Z" w16du:dateUtc="2026-05-06T12:30:00Z">
        <w:r w:rsidR="005F1300" w:rsidDel="00401D9A">
          <w:rPr>
            <w:rFonts w:cs="Times New Roman"/>
          </w:rPr>
          <w:delText>,</w:delText>
        </w:r>
        <w:r w:rsidR="00EB650C" w:rsidDel="00401D9A">
          <w:rPr>
            <w:rFonts w:cs="Times New Roman"/>
          </w:rPr>
          <w:delText xml:space="preserve"> </w:delText>
        </w:r>
        <w:r w:rsidDel="00401D9A">
          <w:rPr>
            <w:rFonts w:cs="Times New Roman"/>
          </w:rPr>
          <w:delText>indicating</w:delText>
        </w:r>
        <w:r w:rsidR="00EB650C" w:rsidDel="00401D9A">
          <w:rPr>
            <w:rFonts w:cs="Times New Roman"/>
          </w:rPr>
          <w:delText xml:space="preserve"> </w:delText>
        </w:r>
        <w:r w:rsidR="005F1300" w:rsidDel="00401D9A">
          <w:rPr>
            <w:rFonts w:cs="Times New Roman"/>
          </w:rPr>
          <w:delText xml:space="preserve">that the </w:delText>
        </w:r>
        <w:r w:rsidR="00EB650C" w:rsidDel="00401D9A">
          <w:rPr>
            <w:rFonts w:cs="Times New Roman"/>
          </w:rPr>
          <w:delText xml:space="preserve">human gut harbours </w:delText>
        </w:r>
      </w:del>
      <w:ins w:id="689" w:author="Maja Rupnik" w:date="2026-05-06T14:30:00Z" w16du:dateUtc="2026-05-06T12:30:00Z">
        <w:r w:rsidR="00401D9A">
          <w:rPr>
            <w:rFonts w:cs="Times New Roman"/>
          </w:rPr>
          <w:t xml:space="preserve">. This is in agreement with a description of </w:t>
        </w:r>
      </w:ins>
      <w:r w:rsidR="00EB650C">
        <w:rPr>
          <w:rFonts w:cs="Times New Roman"/>
        </w:rPr>
        <w:t>a diverse</w:t>
      </w:r>
      <w:r>
        <w:rPr>
          <w:rFonts w:cs="Times New Roman"/>
        </w:rPr>
        <w:t xml:space="preserve"> and temporally stable</w:t>
      </w:r>
      <w:r w:rsidR="00EB650C">
        <w:rPr>
          <w:rFonts w:cs="Times New Roman"/>
        </w:rPr>
        <w:t xml:space="preserve"> multi-class resistome</w:t>
      </w:r>
      <w:ins w:id="690" w:author="Maja Rupnik" w:date="2026-05-06T14:30:00Z" w16du:dateUtc="2026-05-06T12:30:00Z">
        <w:r w:rsidR="00401D9A">
          <w:rPr>
            <w:rFonts w:cs="Times New Roman"/>
          </w:rPr>
          <w:t xml:space="preserve"> in human gut</w:t>
        </w:r>
      </w:ins>
      <w:r w:rsidR="00EB650C">
        <w:rPr>
          <w:rFonts w:cs="Times New Roman"/>
        </w:rPr>
        <w:t xml:space="preserve"> </w:t>
      </w:r>
      <w:r w:rsidR="00EB650C" w:rsidRPr="00D93D74">
        <w:rPr>
          <w:rFonts w:cs="Times New Roman"/>
        </w:rPr>
        <w:fldChar w:fldCharType="begin"/>
      </w:r>
      <w:r w:rsidR="000D4E60">
        <w:rPr>
          <w:rFonts w:cs="Times New Roman"/>
        </w:rPr>
        <w:instrText xml:space="preserve"> ADDIN ZOTERO_ITEM CSL_CITATION {"citationID":"vIoGlAro","properties":{"formattedCitation":"(Ho et al., 2020)","plainCitation":"(Ho et al., 2020)","noteIndex":0},"citationItems":[{"id":3496,"uris":["http://zotero.org/users/8873894/items/EBF6AJTG"],"itemData":{"id":3496,"type":"article-journal","abstract":"In this review, we highlight the variations of gut resistome studies, which may preclude comparisons and translational interpretations. Of 22 included studies, a range of 12 to 2000 antibiotic resistance (AR) genes were profiled. Overall, studies defined a healthy gut resistome as subjects who had not taken antibiotics in the last three to 12 months prior to sampling. In studies with de novo assembly, AR genes were identified based on variable nucleotide or amino acid sequence similarities. Different marker genes were used for defining resistance to a given antibiotic class. Validation of phenotypic resistance in the laboratory is frequently lacking. Cryptic resistance, collateral sensitivity and the interaction with repressors or promotors were not investigated. International consensus is needed for selecting marker genes to define resistance to a given antibiotic class in addition to uniformity in phenotypic validation and bioinformatics pipelines.","container-title":"Gut Microbes","DOI":"10.1080/19490976.2019.1700755","ISSN":"1949-0984","issue":"1","journalAbbreviation":"Gut Microbes","language":"eng","page":"1700755","PMID":"31942825","PMCID":"PMC7524153","source":"PubMed","title":"Systematic review of human gut resistome studies revealed variable definitions and approaches","volume":"12","author":[{"family":"Ho","given":"Jeffery"},{"family":"Yeoh","given":"Yun Kit"},{"family":"Barua","given":"Nilakshi"},{"family":"Chen","given":"Zigui"},{"family":"Lui","given":"Grace"},{"family":"Wong","given":"Sunny H."},{"family":"Yang","given":"Xiao"},{"family":"Chan","given":"Martin Cw"},{"family":"Chan","given":"Paul Ks"},{"family":"Hawkey","given":"Peter M."},{"family":"Ip","given":"Margaret"}],"issued":{"date-parts":[["2020",11,9]]}}}],"schema":"https://github.com/citation-style-language/schema/raw/master/csl-citation.json"} </w:instrText>
      </w:r>
      <w:r w:rsidR="00EB650C" w:rsidRPr="00D93D74">
        <w:rPr>
          <w:rFonts w:cs="Times New Roman"/>
        </w:rPr>
        <w:fldChar w:fldCharType="separate"/>
      </w:r>
      <w:r w:rsidR="00910CB8" w:rsidRPr="00910CB8">
        <w:rPr>
          <w:rFonts w:cs="Times New Roman"/>
        </w:rPr>
        <w:t>(Ho et al., 2020)</w:t>
      </w:r>
      <w:r w:rsidR="00EB650C" w:rsidRPr="00D93D74">
        <w:rPr>
          <w:rFonts w:cs="Times New Roman"/>
        </w:rPr>
        <w:fldChar w:fldCharType="end"/>
      </w:r>
      <w:r w:rsidR="00EB650C">
        <w:rPr>
          <w:rFonts w:cs="Times New Roman"/>
        </w:rPr>
        <w:t xml:space="preserve">. </w:t>
      </w:r>
      <w:commentRangeStart w:id="691"/>
      <w:commentRangeStart w:id="692"/>
      <w:r w:rsidR="00265166">
        <w:rPr>
          <w:rFonts w:cs="Times New Roman"/>
        </w:rPr>
        <w:t xml:space="preserve">Due to different methodology we cannot compare this exact number of ARGs per individual but can confirm it is in the order of magnitude other studies </w:t>
      </w:r>
      <w:del w:id="693" w:author="Urša Miklavčič [2]" w:date="2026-05-08T15:37:00Z" w16du:dateUtc="2026-05-08T13:37:00Z">
        <w:r w:rsidR="00265166" w:rsidDel="00397CC0">
          <w:rPr>
            <w:rFonts w:cs="Times New Roman"/>
          </w:rPr>
          <w:delText xml:space="preserve">assume </w:delText>
        </w:r>
      </w:del>
      <w:commentRangeEnd w:id="691"/>
      <w:r w:rsidR="00401D9A">
        <w:rPr>
          <w:rStyle w:val="CommentReference"/>
          <w:rFonts w:cs="Times New Roman"/>
          <w:sz w:val="24"/>
          <w:szCs w:val="22"/>
        </w:rPr>
        <w:commentReference w:id="691"/>
      </w:r>
      <w:commentRangeEnd w:id="692"/>
      <w:r w:rsidR="00397CC0">
        <w:rPr>
          <w:rStyle w:val="CommentReference"/>
          <w:rFonts w:cs="Times New Roman"/>
          <w:sz w:val="24"/>
          <w:szCs w:val="22"/>
        </w:rPr>
        <w:commentReference w:id="692"/>
      </w:r>
      <w:ins w:id="694" w:author="Urša Miklavčič [2]" w:date="2026-05-08T15:37:00Z" w16du:dateUtc="2026-05-08T13:37:00Z">
        <w:r w:rsidR="00397CC0">
          <w:rPr>
            <w:rFonts w:cs="Times New Roman"/>
          </w:rPr>
          <w:t xml:space="preserve">report </w:t>
        </w:r>
      </w:ins>
      <w:r w:rsidR="00265166">
        <w:rPr>
          <w:rFonts w:cs="Times New Roman"/>
        </w:rPr>
        <w:fldChar w:fldCharType="begin"/>
      </w:r>
      <w:r w:rsidR="00FF11EC">
        <w:rPr>
          <w:rFonts w:cs="Times New Roman"/>
        </w:rPr>
        <w:instrText xml:space="preserve"> ADDIN ZOTERO_ITEM CSL_CITATION {"citationID":"MUEAv65x","properties":{"formattedCitation":"(Feng et al., 2018; Ho et al., 2020; Hu et al., 2014; Qiu et al., 2020)","plainCitation":"(Feng et al., 2018; Ho et al., 2020; Hu et al., 2014; Qiu et al., 2020)","noteIndex":0},"citationItems":[{"id":3749,"uris":["http://zotero.org/users/8873894/items/DZTXJZ93"],"itemData":{"id":3749,"type":"article-journal","abstract":"The human gut microbiota is an important reservoir of antibiotic resistance genes (ARGs). A metagenomic approach and network analysis were used to establish a comprehensive antibiotic resistome catalog and to obtain co-occurrence patterns between ARGs and microbial taxa in fecal samples from 180 healthy individuals from 11 different countries. In total, 507 ARG subtypes belonging to 20 ARG types were detected with abundances ranging from 7.12 × 10−7 to 2.72 × 10−1 copy of ARG/copy of 16S-rRNA gene. Tetracycline, multidrug, macrolide-lincosamide-streptogramin, bacitracin, vancomycin, beta-lactam and aminoglycoside resistance genes were the top seven most abundant ARG types. The multidrug ABC transporter, aadE, bacA, acrB, tetM, tetW, vanR and vanS were shared by all 180 individuals, suggesting their common occurrence in the human gut. Compared to populations from the other 10 countries, the Chinese population harboured the most abundant ARGs. Moreover, LEfSe analysis suggested that the MLS resistance type and its subtype ‘ermF’ were representative ARGs of the Chinese population. Antibiotic inactivation, antibiotic target alteration and antibiotic efflux were the dominant resistance mechanism categories in all populations. Procrustes analysis revealed that microbial phylogeny structured the antibiotic resistome. Co-occurrence patterns obtained via network analysis implied that 12 species might be potential hosts of 58 ARG subtypes.","container-title":"Environmental Microbiology","DOI":"10.1111/1462-2920.14009","ISSN":"1462-2920","issue":"1","language":"en","license":"© 2017 Society for Applied Microbiology and John Wiley &amp; Sons Ltd","note":"_eprint: https://enviromicro-journals.onlinelibrary.wiley.com/doi/pdf/10.1111/1462-2920.14009","page":"355-368","source":"Wiley Online Library","title":"Antibiotic resistome in a large-scale healthy human gut microbiota deciphered by metagenomic and network analyses","volume":"20","author":[{"family":"Feng","given":"Jie"},{"family":"Li","given":"Bing"},{"family":"Jiang","given":"Xiaotao"},{"family":"Yang","given":"Ying"},{"family":"Wells","given":"George F."},{"family":"Zhang","given":"Tong"},{"family":"Li","given":"Xiaoyan"}],"issued":{"date-parts":[["2018"]]}}},{"id":3496,"uris":["http://zotero.org/users/8873894/items/EBF6AJTG"],"itemData":{"id":3496,"type":"article-journal","abstract":"In this review, we highlight the variations of gut resistome studies, which may preclude comparisons and translational interpretations. Of 22 included studies, a range of 12 to 2000 antibiotic resistance (AR) genes were profiled. Overall, studies defined a healthy gut resistome as subjects who had not taken antibiotics in the last three to 12 months prior to sampling. In studies with de novo assembly, AR genes were identified based on variable nucleotide or amino acid sequence similarities. Different marker genes were used for defining resistance to a given antibiotic class. Validation of phenotypic resistance in the laboratory is frequently lacking. Cryptic resistance, collateral sensitivity and the interaction with repressors or promotors were not investigated. International consensus is needed for selecting marker genes to define resistance to a given antibiotic class in addition to uniformity in phenotypic validation and bioinformatics pipelines.","container-title":"Gut Microbes","DOI":"10.1080/19490976.2019.1700755","ISSN":"1949-0984","issue":"1","journalAbbreviation":"Gut Microbes","language":"eng","page":"1700755","PMID":"31942825","PMCID":"PMC7524153","source":"PubMed","title":"Systematic review of human gut resistome studies revealed variable definitions and approaches","volume":"12","author":[{"family":"Ho","given":"Jeffery"},{"family":"Yeoh","given":"Yun Kit"},{"family":"Barua","given":"Nilakshi"},{"family":"Chen","given":"Zigui"},{"family":"Lui","given":"Grace"},{"family":"Wong","given":"Sunny H."},{"family":"Yang","given":"Xiao"},{"family":"Chan","given":"Martin Cw"},{"family":"Chan","given":"Paul Ks"},{"family":"Hawkey","given":"Peter M."},{"family":"Ip","given":"Margaret"}],"issued":{"date-parts":[["2020",11,9]]}}},{"id":3746,"uris":["http://zotero.org/users/8873894/items/QPYLE6VX"],"itemData":{"id":3746,"type":"article-journal","abstract":"Increasing evidence has accumulated to support that the human gut is a reservoir for antibiotic resistance genes. We previously identified more than 1000 genes displaying high similarity with known antibiotic resistance genes in the human gut gene set generated from the Chinese, Danish, and Spanish populations. Here, first, we add our new understanding of antibiotic resistance genes in the US and the Japanese populations; next, we describe the structure of a vancomycin-resistant operon in a Danish sample; and finally, we provide discussions on the correlation of the abundance of resistance genes in human gut with the antibiotic consumption in human medicine and in animal husbandry. These results, combined with those we published previously, provide comprehensive insights into the antibiotic resistance genes in the human gut microbiota at a population level.","container-title":"Gut Microbes","DOI":"10.4161/gmic.27916","ISSN":"1949-0976","issue":"2","journalAbbreviation":"Gut Microbes","page":"245-249","PMID":"24637798","PMCID":"PMC4063852","source":"PubMed Central","title":"The abundance of antibiotic resistance genes in human guts has correlation to the consumption of antibiotics in animal","volume":"5","author":[{"family":"Hu","given":"Yongfei"},{"family":"Yang","given":"Xi"},{"family":"Lu","given":"Na"},{"family":"Zhu","given":"Baoli"}],"issued":{"date-parts":[["2014",3,1]]}}},{"id":3750,"uris":["http://zotero.org/users/8873894/items/UJGN6VEW"],"itemData":{"id":3750,"type":"article-journal","abstract":"The human gut microbiome is a reservoir for antibiotic resistance gene (ARG). Therefore, characterizing resistome distribution and potential disease markers can help manage antibiotics at the clinical level. While much population-level research has highlighted the strong effect of donor geographic origin on ARG prevalence in the human gut, little is known regarding the effects of other properties, such as age, sex, and disease. Here we employed 2,037 fecal metagenomes from 12 countries. By quantifying the known resistance genes for 24 types of antibiotics in each community, we showed that tetracycline, aminoglycoside, beta-lactam, macrolide-lincosamide-streptogramin (MLS), and vancomycin resistance genes were the dominant ARG types in the human gut. We then compared the ARG profiles of 1427 healthy individuals from the 2,037 samples and observed significant differences across countries. This was consistent with expectations that regional antibiotic usage and exposure in medical and food production contexts affect distribution. Although no specific uniform pattern of ARG was observed, a significant increase in resistance potential among multiple disease groups im</w:instrText>
      </w:r>
      <w:r w:rsidR="00FF11EC" w:rsidRPr="00A33FB3">
        <w:rPr>
          <w:rFonts w:cs="Times New Roman"/>
          <w:lang w:val="es-ES"/>
        </w:rPr>
        <w:instrText xml:space="preserve">plied that the disease condition may be another source of ARG variance. In particular, the co-occurrence pattern of some enriched bacterial species and ARGs that were obtained in type 2 diabetes (T2D) and liver cirrhosis patients implied that some disease-associated species may be potential hosts of enriched ARGs, which could be potential biomarkers for the prediction and intervention of such diseases. Overall, our study identifies factors associated with the human gut resistome, including substantial effects of region and heterogeneous effects of disease status, and highlights the value of ARG analysis in disease research and clinical applications.","container-title":"Frontiers in Molecular Biosciences","DOI":"10.3389/fmolb.2020.590018","ISSN":"2296-889X","journalAbbreviation":"Front Mol Biosci","page":"590018","PMID":"33330625","PMCID":"PMC7673455","source":"PubMed Central","title":"Metagenomic Analysis Reveals the Distribution of Antibiotic Resistance Genes in a Large-Scale Population of Healthy Individuals and Patients With Varied Diseases","volume":"7","author":[{"family":"Qiu","given":"Qinwei"},{"family":"Wang","given":"Jingjing"},{"family":"Yan","given":"Yuhong"},{"family":"Roy","given":"Bhaskar"},{"family":"Chen","given":"Yang"},{"family":"Shang","given":"Xiaoxiao"},{"family":"Dou","given":"Tongyi"},{"family":"Han","given":"Lijuan"}],"issued":{"date-parts":[["2020",10,30]]}}}],"schema":"https://github.com/citation-style-language/schema/raw/master/csl-citation.json"} </w:instrText>
      </w:r>
      <w:r w:rsidR="00265166">
        <w:rPr>
          <w:rFonts w:cs="Times New Roman"/>
        </w:rPr>
        <w:fldChar w:fldCharType="separate"/>
      </w:r>
      <w:r w:rsidR="00910CB8" w:rsidRPr="00A33FB3">
        <w:rPr>
          <w:rFonts w:cs="Times New Roman"/>
          <w:lang w:val="es-ES"/>
        </w:rPr>
        <w:t>(Feng et al., 2018; Ho et al., 2020; Hu et al., 2014; Qiu et al., 2020)</w:t>
      </w:r>
      <w:r w:rsidR="00265166">
        <w:rPr>
          <w:rFonts w:cs="Times New Roman"/>
        </w:rPr>
        <w:fldChar w:fldCharType="end"/>
      </w:r>
      <w:r w:rsidR="00265166" w:rsidRPr="00265166">
        <w:rPr>
          <w:rFonts w:cs="Times New Roman"/>
          <w:lang w:val="es-ES"/>
        </w:rPr>
        <w:t xml:space="preserve">. </w:t>
      </w:r>
      <w:r w:rsidR="00265166">
        <w:rPr>
          <w:rFonts w:cs="Times New Roman"/>
        </w:rPr>
        <w:t xml:space="preserve">Despite antibiotic treatment during the study (individuals E, H) they did not have more abundant or diverse resistome than other individuals overall but had higher </w:t>
      </w:r>
      <w:ins w:id="695" w:author="Maja Rupnik" w:date="2026-05-06T14:31:00Z" w16du:dateUtc="2026-05-06T12:31:00Z">
        <w:r w:rsidR="00401D9A">
          <w:rPr>
            <w:rFonts w:cs="Times New Roman"/>
          </w:rPr>
          <w:t xml:space="preserve">ARG </w:t>
        </w:r>
      </w:ins>
      <w:r w:rsidR="00265166">
        <w:rPr>
          <w:rFonts w:cs="Times New Roman"/>
        </w:rPr>
        <w:t xml:space="preserve">abundance in the month after antibiotic treatment. </w:t>
      </w:r>
      <w:r>
        <w:rPr>
          <w:rFonts w:cs="Times New Roman"/>
        </w:rPr>
        <w:t>This finding is consistent</w:t>
      </w:r>
      <w:r w:rsidR="00CD1E8C" w:rsidRPr="00D93D74">
        <w:rPr>
          <w:rFonts w:cs="Times New Roman"/>
        </w:rPr>
        <w:t xml:space="preserve"> with previous studies</w:t>
      </w:r>
      <w:r>
        <w:rPr>
          <w:rFonts w:cs="Times New Roman"/>
        </w:rPr>
        <w:t xml:space="preserve"> showing that antibiotic treatment tends to expand the abundance of existing resistance genes rather than introduce substantial new diversity</w:t>
      </w:r>
      <w:r w:rsidR="00CD1E8C" w:rsidRPr="00D93D74">
        <w:rPr>
          <w:rFonts w:cs="Times New Roman"/>
        </w:rPr>
        <w:t xml:space="preserve"> </w:t>
      </w:r>
      <w:r w:rsidR="00EB650C" w:rsidRPr="00EB650C">
        <w:rPr>
          <w:rFonts w:cs="Times New Roman"/>
          <w:szCs w:val="24"/>
        </w:rPr>
        <w:fldChar w:fldCharType="begin"/>
      </w:r>
      <w:r w:rsidR="000D4E60">
        <w:rPr>
          <w:rFonts w:cs="Times New Roman"/>
          <w:szCs w:val="24"/>
        </w:rPr>
        <w:instrText xml:space="preserve"> ADDIN ZOTERO_ITEM CSL_CITATION {"citationID":"p7BZN0Sx","properties":{"formattedCitation":"(Malin et al., 2023; Rampelli et al., 2015; Willmann et al., 2019)","plainCitation":"(Malin et al., 2023; Rampelli et al., 2015; Willmann et al., 2019)","noteIndex":0},"citationItems":[{"id":2315,"uris":["http://zotero.org/users/8873894/items/RXG66CCS"],"itemData":{"id":2315,"type":"article-journal","abstract":"The human gut microbiome is an important reservoir of antimicrobial resistance genes (ARGs), collectively termed the ‘resistome’. To date, few studies have examined the dynamics of the human gut resistome in healthy individuals. Previously, the authors observed high rates of ARG acquisition and significant abundance shifts during international travel. In order to provide insight into commonly occurring dynamics, this study investigated longitudinal fluctuations in prevalent ARGs (cfxA, tetM and ermB) in the resistomes of non-travelling healthy volunteers. In addition, this study assessed the prevalence of acquirable ARGs (blaCTX-M, qnrB, qnrS, vanA and vanB) over time. Faecal samples from 23 participants were collected at baseline and after 2 and 4 weeks. DNA was isolated, and ARG quantification was performed by quantitative polymerase chain reaction adjusting for the total amount of bacterial 16S rDNA. vanA and qnrS were not detected in any of the samples, while the prevalence rates of vanB of non-enterococcal origin and qnrB were 73.9% and 5.7%, respectively. The ß-lactamase encoding blaCTX-M was detected in 17.4% of healthy participants. The results were compared with previous data from 122 travellers. ARG acquisitions observed in travellers were rare in non-travelling individuals during 4 weeks of follow-up, supporting the hypothesis of ARG acquisition during international travel. However, median -1.04- to 1.04-fold abundance changes were observed for 100% of cfxA, tetM and ermB, which did not differ from those found in travellers. Thus, common abundance shifts in prevalent ARGs of the gut resistome were found to occur independent of travel behaviour.","container-title":"International Journal of Antimicrobial Agents","DOI":"10.1016/j.ijantimicag.2023.106716","ISSN":"0924-8579","issue":"3","journalAbbreviation":"International Journal of Antimicrobial Agents","language":"en","page":"106716","source":"ScienceDirect","title":"Longitudinal fluctuations of common antimicrobial resistance genes in the gut microbiomes of healthy Dutch individuals","volume":"61","author":[{"family":"Malin","given":"Jakob J."},{"family":"Wintersdorff","given":"Christian J. H.","non-dropping-particle":"von"},{"family":"Penders","given":"John"},{"family":"Savelkoul","given":"Paul H. M."},{"family":"Wolffs","given":"Petra F. G."}],"issued":{"date-parts":[["2023",3,1]]}}},{"id":3564,"uris":["http://zotero.org/users/8873894/items/TXYRF3DQ"],"itemData":{"id":3564,"type":"article-journal","abstract":"Through human microbiome sequencing, we can better understand how host evolutionary and ontogenetic history is reflected in the microbial function. However, there has been no information on the gut metagenome configuration in hunter-gatherer populations, posing a gap in our knowledge of gut microbiota (GM)-host mutualism arising from a lifestyle that describes over 90% of human evolutionary history. Here, we present the first metagenomic analysis of GM from Hadza hunter-gatherers of Tanzania, showing a unique enrichment in metabolic pathways that aligns with the dietary and environmental factors characteristic of their foraging lifestyle. We found that the Hadza GM is adapted for broad-spectrum carbohydrate metabolism, reflecting the complex polysaccharides in their diet. Furthermore, the Hadza GM is equipped for branched-chain amino acid degradation and aromatic amino acid biosynthesis. Resistome functionality demonstrates the existence of antibiotic resistance genes in a population with little antibiotic exposure, indicating the ubiquitous presence of environmentally derived resistances. Our results demonstrate how the functional specificity of the GM correlates with certain environment and lifestyle factors and how complexity from the exogenous environment can be balanced by endogenous homeostasis. The Hadza gut metagenome structure allows us to appreciate the co-adaptive functional role of the GM in complementing the human physiology, providing a better understanding of the versatility of human life and subsistence.","container-title":"Current Biology","DOI":"10.1016/j.cub.2015.04.055","ISSN":"0960-9822","issue":"13","journalAbbreviation":"Current Biology","page":"1682-1693","source":"ScienceDirect","title":"Metagenome Sequencing of the Hadza Hunter-Gatherer Gut Microbiota","volume":"25","author":[{"family":"Rampelli","given":"Simone"},{"family":"Schnorr","given":"Stephanie L."},{"family":"Consolandi","given":"Clarissa"},{"family":"Turroni","given":"Silvia"},{"family":"Severgnini","given":"Marco"},{"family":"Peano","given":"Clelia"},{"family":"Brigidi","given":"Patrizia"},{"family":"Crittenden","given":"Alyssa N."},{"family":"Henry","given":"Amanda G."},{"family":"Candela","given":"Marco"}],"issued":{"date-parts":[["2015",6,29]]}}},{"id":351,"uris":["http://zotero.org/users/8873894/items/AQV4MRN2"],"itemData":{"id":351,"type":"article-journal","abstract":"BACKGROUND: The selection pressure exercised by antibiotic drugs is an important consideration for the wise stewardship of antimicrobial treatment programs. Treatment decisions are currently based on crude assumptions, and there is an urgent need to develop a more quantitative knowledge base that can enable predictions of the impact of individual antibiotics on the human gut microbiome and resistome.\nRESULTS: Using shotgun metagenomics, we quantified changes in the gut microbiome in two cohorts of hematological patients receiving prophylactic antibiotics; one cohort was treated with ciprofloxacin in a hospital in Tübingen and the other with cotrimoxazole in a hospital in Cologne. Analyzing this rich longitudinal dataset, we found that gut microbiome diversity was reduced in both treatment cohorts to a similar extent, while effects on the gut resistome differed. We observed a sharp increase in the relative abundance of sulfonamide antibiotic resistance genes (ARGs) by 148.1% per cumulative defined daily dose of cotrimoxazole in the Cologne cohort, but not in the Tübingen cohort treated with ciprofloxacin. Through multivariate modeling, we found that factors such as individual baseline microbiome, resistome, and plasmid diversity; liver/kidney function; and concurrent medication, especially virostatic agents, influence resistome alterations. Strikingly, we observed different effects on the plasmidome in the two treatment groups. There was a substantial increase in the abundance of ARG-carrying plasmids in the cohort treated with cotrimoxazole, but not in the cohort treated with ciprofloxacin, indicating that cotrimoxazole might contribute more efficiently to the spread of resistance.\nCONCLUSIONS: Our study represents a step forward in developing the capability to predict the effect of individual antimicrobials on the human microbiome and resistome. Our results indicate that to achieve this, integration of the individual baseline microbiome, resistome, and mobilome status as well as additional individual patient factors will be required. Such personalized predictions may in the future increase patient safety and reduce the spread of resistance.\nTRIAL REGISTRATION: ClinicalTrials.gov, NCT02058888 . Registered February 10 2014.","container-title":"BMC biology","DOI":"10.1186/s12915-019-0692-y","ISSN":"1741-7007","issue":"1","journalAbbreviation":"BMC Biol","language":"eng","page":"76","PMID":"31533707","PMCID":"PMC6749691","source":"PubMed","title":"Distinct impact of antibiotics on the gut microbiome and resistome: a longitudinal multicenter cohort study","title-short":"Distinct impact of antibiotics on the gut microbiome and resistome","volume":"17","author":[{"family":"Willmann","given":"Matthias"},{"family":"Vehreschild","given":"Maria J. G. T."},{"family":"Biehl","given":"Lena M."},{"family":"Vogel","given":"Wichard"},{"family":"Dörfel","given":"Daniela"},{"family":"Hamprecht","given":"Axel"},{"family":"Seifert","given":"Harald"},{"family":"Autenrieth","given":"Ingo B."},{"family":"Peter","given":"Silke"}],"issued":{"date-parts":[["2019",9,18]]}}}],"schema":"https://github.com/citation-style-language/schema/raw/master/csl-citation.json"} </w:instrText>
      </w:r>
      <w:r w:rsidR="00EB650C" w:rsidRPr="00EB650C">
        <w:rPr>
          <w:rFonts w:cs="Times New Roman"/>
          <w:szCs w:val="24"/>
        </w:rPr>
        <w:fldChar w:fldCharType="separate"/>
      </w:r>
      <w:r w:rsidR="00910CB8" w:rsidRPr="00910CB8">
        <w:rPr>
          <w:rFonts w:cs="Times New Roman"/>
        </w:rPr>
        <w:t>(Malin et al., 2023; Rampelli et al., 2015; Willmann et al., 2019)</w:t>
      </w:r>
      <w:r w:rsidR="00EB650C" w:rsidRPr="00EB650C">
        <w:rPr>
          <w:rFonts w:cs="Times New Roman"/>
          <w:szCs w:val="24"/>
        </w:rPr>
        <w:fldChar w:fldCharType="end"/>
      </w:r>
      <w:r w:rsidR="00EB650C" w:rsidRPr="00EB650C">
        <w:rPr>
          <w:rFonts w:cs="Times New Roman"/>
          <w:szCs w:val="24"/>
        </w:rPr>
        <w:t>.</w:t>
      </w:r>
      <w:r w:rsidR="00EB650C" w:rsidRPr="00D93D74">
        <w:rPr>
          <w:rFonts w:cs="Times New Roman"/>
        </w:rPr>
        <w:t xml:space="preserve"> </w:t>
      </w:r>
      <w:r w:rsidR="00EB650C" w:rsidRPr="00EB650C">
        <w:rPr>
          <w:szCs w:val="24"/>
        </w:rPr>
        <w:t xml:space="preserve">Despite using the comprehensive </w:t>
      </w:r>
      <w:proofErr w:type="spellStart"/>
      <w:r w:rsidR="00EB650C" w:rsidRPr="00EB650C">
        <w:rPr>
          <w:szCs w:val="24"/>
        </w:rPr>
        <w:t>AMRfinder</w:t>
      </w:r>
      <w:proofErr w:type="spellEnd"/>
      <w:r>
        <w:rPr>
          <w:szCs w:val="24"/>
        </w:rPr>
        <w:t xml:space="preserve"> </w:t>
      </w:r>
      <w:r w:rsidRPr="00EB650C">
        <w:rPr>
          <w:szCs w:val="24"/>
        </w:rPr>
        <w:t>database</w:t>
      </w:r>
      <w:r>
        <w:rPr>
          <w:szCs w:val="24"/>
        </w:rPr>
        <w:t xml:space="preserve"> with a </w:t>
      </w:r>
      <w:r w:rsidR="00BE1C36" w:rsidRPr="00EB650C">
        <w:rPr>
          <w:szCs w:val="24"/>
        </w:rPr>
        <w:t>str</w:t>
      </w:r>
      <w:r w:rsidR="00BE1C36">
        <w:rPr>
          <w:szCs w:val="24"/>
        </w:rPr>
        <w:t>ingent</w:t>
      </w:r>
      <w:r w:rsidR="00EB650C" w:rsidRPr="00EB650C">
        <w:rPr>
          <w:szCs w:val="24"/>
        </w:rPr>
        <w:t xml:space="preserve"> identity threshold (&gt;</w:t>
      </w:r>
      <w:r>
        <w:rPr>
          <w:szCs w:val="24"/>
        </w:rPr>
        <w:t xml:space="preserve"> </w:t>
      </w:r>
      <w:r w:rsidR="00EB650C" w:rsidRPr="00EB650C">
        <w:rPr>
          <w:szCs w:val="24"/>
        </w:rPr>
        <w:t>90%)</w:t>
      </w:r>
      <w:r w:rsidR="005F1300">
        <w:rPr>
          <w:szCs w:val="24"/>
        </w:rPr>
        <w:t>,</w:t>
      </w:r>
      <w:r w:rsidR="00EB650C" w:rsidRPr="00EB650C">
        <w:rPr>
          <w:szCs w:val="24"/>
        </w:rPr>
        <w:t xml:space="preserve"> both false positive</w:t>
      </w:r>
      <w:r w:rsidR="000C2140">
        <w:rPr>
          <w:szCs w:val="24"/>
        </w:rPr>
        <w:t>s</w:t>
      </w:r>
      <w:r>
        <w:rPr>
          <w:szCs w:val="24"/>
        </w:rPr>
        <w:t xml:space="preserve"> and false negative</w:t>
      </w:r>
      <w:r w:rsidR="000C2140">
        <w:rPr>
          <w:szCs w:val="24"/>
        </w:rPr>
        <w:t>s</w:t>
      </w:r>
      <w:r w:rsidR="00EB650C" w:rsidRPr="00EB650C">
        <w:rPr>
          <w:szCs w:val="24"/>
        </w:rPr>
        <w:t xml:space="preserve"> </w:t>
      </w:r>
      <w:r w:rsidR="000C2140">
        <w:rPr>
          <w:szCs w:val="24"/>
        </w:rPr>
        <w:t>remain possible. Some detected A</w:t>
      </w:r>
      <w:r w:rsidR="00EB650C" w:rsidRPr="00EB650C">
        <w:rPr>
          <w:szCs w:val="24"/>
        </w:rPr>
        <w:t xml:space="preserve">RGs </w:t>
      </w:r>
      <w:r w:rsidR="000C2140">
        <w:rPr>
          <w:szCs w:val="24"/>
        </w:rPr>
        <w:t xml:space="preserve">may represent </w:t>
      </w:r>
      <w:proofErr w:type="spellStart"/>
      <w:r w:rsidR="00265166">
        <w:rPr>
          <w:szCs w:val="24"/>
        </w:rPr>
        <w:t>mis</w:t>
      </w:r>
      <w:r w:rsidR="000C2140" w:rsidRPr="000C2140">
        <w:rPr>
          <w:szCs w:val="24"/>
        </w:rPr>
        <w:t>annotations</w:t>
      </w:r>
      <w:proofErr w:type="spellEnd"/>
      <w:r w:rsidR="000C2140">
        <w:rPr>
          <w:szCs w:val="24"/>
        </w:rPr>
        <w:t xml:space="preserve">, while others may be absent from current databases and therefore undetected </w:t>
      </w:r>
      <w:r w:rsidR="00EB650C" w:rsidRPr="00EB650C">
        <w:rPr>
          <w:szCs w:val="24"/>
        </w:rPr>
        <w:t xml:space="preserve"> </w:t>
      </w:r>
      <w:r w:rsidR="00EB650C" w:rsidRPr="00EB650C">
        <w:rPr>
          <w:szCs w:val="24"/>
        </w:rPr>
        <w:fldChar w:fldCharType="begin"/>
      </w:r>
      <w:r w:rsidR="000D4E60">
        <w:rPr>
          <w:szCs w:val="24"/>
        </w:rPr>
        <w:instrText xml:space="preserve"> ADDIN ZOTERO_ITEM CSL_CITATION {"citationID":"m2SjDUdz","properties":{"formattedCitation":"(Feldgarden et al., 2019, 2021)","plainCitation":"(Feldgarden et al., 2019, 2021)","noteIndex":0},"citationItems":[{"id":3338,"uris":["http://zotero.org/users/8873894/items/LIDDZD68"],"itemData":{"id":3338,"type":"article-journal","abstract":"Antimicrobial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The Bacterial Antimicrobial Resistance Reference Gene Database consists of up-to-date gene nomenclature, a set of hidden Markov models (HMMs), and a curated protein family hierarchy. Currently, it contains 4,579 antimicrobial resistance proteins and more than 560 HMMs. Here, we describe AMRFinder and its associated database. To assess the predictive ability of AMRFinder, we measured the consistency between predicted AMR genotypes from AMRFinder and resistance phenotypes of 6,242 isolates from the National Antimicrobial Resistance Monitoring System (NARMS). This included 5,425 Salmonella enterica, 770 Campylobacter spp., and 47 Escherichia coli isolates phenotypically tested against various antimicrobial agents. Of 87,679 susceptibility tests performed, 98.4% were consistent with predictions. To assess the accuracy of AMRFinder, we compared its gene symbol output with that of a 2017 version of ResFinder, another publicly available resistance gene detection system. Most gene calls were identical, but there were 1,229 gene symbol differences (8.8%) between them, with differences due to both algorithmic differences and database composition. AMRFinder missed 16 loci that ResFinder found, while ResFinder missed 216 loci that AMRFinder identified. Based on these results, AMRFinder appears to be a highly accurate AMR gene detection system.","container-title":"Antimicrobial Agents and Chemotherapy","DOI":"10.1128/AAC.00483-19","ISSN":"0066-4804","issue":"11","journalAbbreviation":"Antimicrob Agents Chemother","page":"e00483-19","PMID":"31427293","PMCID":"PMC6811410","source":"PubMed Central","title":"Validating the AMRFinder Tool and Resistance Gene Database by Using Antimicrobial Resistance Genotype-Phenotype Correlations in a Collection of Isolates","volume":"63","author":[{"family":"Feldgarden","given":"Michael"},{"family":"Brover","given":"Vyacheslav"},{"family":"Haft","given":"Daniel H."},{"family":"Prasad","given":"Arjun B."},{"family":"Slotta","given":"Douglas J."},{"family":"Tolstoy","given":"Igor"},{"family":"Tyson","given":"Gregory H."},{"family":"Zhao","given":"Shaohua"},{"family":"Hsu","given":"Chih-Hao"},{"family":"McDermott","given":"Patrick F."},{"family":"Tadesse","given":"Daniel A."},{"family":"Morales","given":"Cesar"},{"family":"Simmons","given":"Mustafa"},{"family":"Tillman","given":"Glenn"},{"family":"Wasilenko","given":"Jamie"},{"family":"Folster","given":"Jason P."},{"family":"Klimke","given":"William"}],"issued":{"date-parts":[["2019",10,22]]}}},{"id":3335,"uris":["http://zotero.org/users/8873894/items/AB86VQVC"],"itemData":{"id":3335,"type":"article-journal","abstract":"Antimicrobial resistance (AMR) is a significant public health threat. With the rise of affordable whole genome sequencing, in silico approaches to assessing AMR gene content can be used to detect known resistance mechanisms and potentially identify novel mechanisms. To enable accurate assessment of AMR gene content, as part of a multi-agency collaboration, NCBI developed a comprehensive AMR gene database, the Bacterial Antimicrobial Resistance Reference Gene Database and the AMR gene detection tool AMRFinder. Here, we describe the expansion of the Reference Gene Database, now called the Reference Gene Catalog, to include putative acid, biocide, metal, stress resistance genes, in addition to virulence genes and species-specific point mutations. Genes and point mutations are classified by broad functions, as well as more detailed functions. As we have expanded both the functional repertoire of identified genes and functionality, NCBI released a new version of AMRFinder, known as AMRFinderPlus. This new tool allows users the option to utilize only the core set of AMR elements, or include stress response and virulence genes, too. AMRFinderPlus can detect acquired genes and point mutations in both protein and nucleotide sequence. In addition, the evidence used to identify the gene has been expanded to include whether nucleotide or protein sequence was used, its location in the contig, and presence of an internal stop codon. These database improvements and functional expansions will enable increased precision in identifying AMR genes, linking AMR genotypes and phenotypes, and determining possible relationships between AMR, virulence, and stress response.","container-title":"Scientific Reports","DOI":"10.1038/s41598-021-91456-0","ISSN":"2045-2322","issue":"1","journalAbbreviation":"Sci Rep","language":"eng","page":"12728","PMID":"34135355","PMCID":"PMC8208984","source":"PubMed","title":"AMRFinderPlus and the Reference Gene Catalog facilitate examination of the genomic links among antimicrobial resistance, stress response, and virulence","volume":"11","author":[{"family":"Feldgarden","given":"Michael"},{"family":"Brover","given":"Vyacheslav"},{"family":"Gonzalez-Escalona","given":"Narjol"},{"family":"Frye","given":"Jonathan G."},{"family":"Haendiges","given":"Julie"},{"family":"Haft","given":"Daniel H."},{"family":"Hoffmann","given":"Maria"},{"family":"Pettengill","given":"James B."},{"family":"Prasad","given":"Arjun B."},{"family":"Tillman","given":"Glenn E."},{"family":"Tyson","given":"Gregory H."},{"family":"Klimke","given":"William"}],"issued":{"date-parts":[["2021",6,16]]}}}],"schema":"https://github.com/citation-style-language/schema/raw/master/csl-citation.json"} </w:instrText>
      </w:r>
      <w:r w:rsidR="00EB650C" w:rsidRPr="00EB650C">
        <w:rPr>
          <w:szCs w:val="24"/>
        </w:rPr>
        <w:fldChar w:fldCharType="separate"/>
      </w:r>
      <w:r w:rsidR="00910CB8" w:rsidRPr="00910CB8">
        <w:rPr>
          <w:rFonts w:cs="Times New Roman"/>
        </w:rPr>
        <w:t>(Feldgarden et al., 2019, 2021)</w:t>
      </w:r>
      <w:r w:rsidR="00EB650C" w:rsidRPr="00EB650C">
        <w:rPr>
          <w:szCs w:val="24"/>
        </w:rPr>
        <w:fldChar w:fldCharType="end"/>
      </w:r>
      <w:r w:rsidR="00EB650C" w:rsidRPr="00EB650C">
        <w:rPr>
          <w:szCs w:val="24"/>
        </w:rPr>
        <w:t xml:space="preserve">. </w:t>
      </w:r>
    </w:p>
    <w:p w14:paraId="73ADD1E8" w14:textId="11A50444" w:rsidR="00EB650C" w:rsidRDefault="00EB650C" w:rsidP="0056434F">
      <w:pPr>
        <w:rPr>
          <w:rFonts w:cs="Times New Roman"/>
        </w:rPr>
      </w:pPr>
      <w:r w:rsidRPr="00EB650C">
        <w:rPr>
          <w:szCs w:val="24"/>
        </w:rPr>
        <w:t xml:space="preserve">Comparison with other European </w:t>
      </w:r>
      <w:r w:rsidR="000C2140">
        <w:rPr>
          <w:szCs w:val="24"/>
        </w:rPr>
        <w:t xml:space="preserve">cohort studies shows that the </w:t>
      </w:r>
      <w:r w:rsidRPr="00EB650C">
        <w:rPr>
          <w:szCs w:val="24"/>
        </w:rPr>
        <w:t xml:space="preserve"> </w:t>
      </w:r>
      <w:r w:rsidR="000C2140" w:rsidRPr="000C2140">
        <w:rPr>
          <w:szCs w:val="24"/>
        </w:rPr>
        <w:t xml:space="preserve">high abundance and persistence of tetracycline resistance genes observed in our dataset is consistent with broader population-level trends </w:t>
      </w:r>
      <w:r w:rsidRPr="00EB650C">
        <w:rPr>
          <w:szCs w:val="24"/>
        </w:rPr>
        <w:fldChar w:fldCharType="begin"/>
      </w:r>
      <w:r w:rsidR="000D4E60">
        <w:rPr>
          <w:szCs w:val="24"/>
        </w:rPr>
        <w:instrText xml:space="preserve"> ADDIN ZOTERO_ITEM CSL_CITATION {"citationID":"ifVqKtzc","properties":{"formattedCitation":"(Boolchandani et al., 2022; X. Li et al., 2023; Sinha et al., 2018; Willmann et al., 2019)","plainCitation":"(Boolchandani et al., 2022; X. Li et al., 2023; Sinha et al., 2018; Willmann et al., 2019)","noteIndex":0},"citationItems":[{"id":2323,"uris":["http://zotero.org/users/8873894/items/9PEDGFEH"],"itemData":{"id":2323,"type":"article-journal","abstract":"International travel contributes to the global spread of antimicrobial resistance. Travelers’ diarrhea exacerbates the risk of acquiring multidrug-resistant organisms and can lead to persistent gastrointestinal disturbance post-travel. However, little is known about the impact of diarrhea on travelers’ gut microbiomes, and the dynamics of these changes throughout travel. Here, we assembled a cohort of 159 international students visiting the Andean city of Cusco, Peru and applied next-generation sequencing techniques to 718 longitudinally-collected stool samples. We find that gut microbiome composition changed significantly throughout travel, but taxonomic diversity remained stable. However, diarrhea disrupted this stability and resulted in an increased abundance of antimicrobial resistance genes that can remain high for weeks. We also identified taxa differentially abundant between diarrheal and non-diarrheal samples, which were used to develop a classification model that distinguishes between these disease states. Additionally, we sequenced the genomes of 212 diarrheagenic Escherichia coli isolates and found those from travelers who experienced diarrhea encoded more antimicrobial resistance genes than those who did not. In this work, we find the gut microbiomes of international travelers’ are resilient to dysbiosis; however, they are also susceptible to colonization by multidrug-resistant bacteria, a risk that is more pronounced in travelers with diarrhea.","container-title":"Nature Communications","DOI":"10.1038/s41467-022-34862-w","ISSN":"2041-1723","issue":"1","journalAbbreviation":"Nat Commun","language":"en","license":"2022 The Author(s)","note":"number: 1","page":"7485","publisher":"Nature Publishing Group","source":"www.nature.com","title":"Impact of international travel and diarrhea on gut microbiome and resistome dynamics","volume":"13","author":[{"family":"Boolchandani","given":"Manish"},{"family":"Blake","given":"Kevin S."},{"family":"Tilley","given":"Drake H."},{"family":"Cabada","given":"Miguel M."},{"family":"Schwartz","given":"Drew J."},{"family":"Patel","given":"Sanket"},{"family":"Morales","given":"Maria Luisa"},{"family":"Meza","given":"Rina"},{"family":"Soto","given":"Giselle"},{"family":"Isidean","given":"Sandra D."},{"family":"Porter","given":"Chad K."},{"family":"Simons","given":"Mark P."},{"family":"Dantas","given":"Gautam"}],"issued":{"date-parts":[["2022",12,5]]}}},{"id":3501,"uris":["http://zotero.org/users/8873894/items/V5ETH9ZX"],"itemData":{"id":3501,"type":"article-journal","abstract":"Despite their crucial importance for human health, there is still relatively limited knowledge on how the gut resistome changes or responds to antibiotic treatment across ages, especially in the latter case. Here, we use fecal metagenomic data from 662 Danish infants and 217 young adults to fill this gap. The gut resistomes are characterized by a bimodal distribution driven by E. coli composition. The typical profile of the gut resistome differs significantly between adults and infants, with the latter distinguished by higher gene and plasmid abundances. However, the predominant antibiotic resistance genes (ARGs) are the same. Antibiotic treatment reduces bacterial diversity and increased ARG and plasmid abundances in both cohorts, especially core ARGs. The effects of antibiotic treatments on the gut microbiome last longer in adults than in infants, and different antibiotics are associated with distinct impacts. Overall, this study broadens our current understanding of gut resistome dynamics and the impact of antibiotic treatment across age groups.","container-title":"Nature Communications","DOI":"10.1038/s41467-023-44289-6","ISSN":"2041-1723","issue":"1","journalAbbreviation":"Nat Commun","language":"en","license":"2023 The Author(s)","page":"8526","publisher":"Nature Publishing Group","source":"www.nature.com","title":"Differential responses of the gut microbiome and resistome to antibiotic exposures in infants and adults","volume":"14","author":[{"family":"Li","given":"Xuanji"},{"family":"Brejnrod","given":"Asker"},{"family":"Thorsen","given":"Jonathan"},{"family":"Zachariasen","given":"Trine"},{"family":"Trivedi","given":"Urvish"},{"family":"Russel","given":"Jakob"},{"family":"Vestergaard","given":"Gisle Alberg"},{"family":"Stokholm","given":"Jakob"},{"family":"Rasmussen","given":"Morten Arendt"},{"family":"Sørensen","given":"Søren Johannes"}],"issued":{"date-parts":[["2023",12,22]]}}},{"id":89,"uris":["http://zotero.org/users/8873894/items/KV49XZWB"],"itemData":{"id":89,"type":"article-journal","abstract":"Several gastrointestinal diseases show a sex imbalance, although the underlying (patho)physiological mechanisms behind this are not well understood. The gut microbiome may be involved in this process, forming a complex interaction with host immune system, sex hormones, medication and other environmental factors. Here we performed sex-specific analyses of fecal microbiota composition in 1135 individuals from a population-based cohort. The overall gut microbiome composition of females and males was significantly different (p = 0.001), with females showing a greater microbial diversity (p = 0.009). After correcting for the effects of intrinsic factors, smoking, diet and medications, female hormonal factors such as the use of oral contraceptives and undergoing an ovariectomy were associated with microbial species and pathways. Females had a higher richness of antibiotic-resistance genes, with the most notable being resistance to the lincosamide nucleotidyltransferase (LNU) gene family. The higher abundance of resistance genes is consistent with the greater prescription of the Macrolide-Lincosamide-Streptogramin classes of antibiotics to females. Furthermore, we observed an increased resistance to aminoglycosides in females with self-reported irritable bowel syndrome. These results throw light upon the effects of common medications that are differentially prescribed between sexes and highlight the importance of sex-specific analysis when studying the gut microbiome and resistome.","container-title":"Gut Microbes","DOI":"10.1080/19490976.2018.1528822","ISSN":"1949-0976","issue":"3","journalAbbreviation":"Gut Microbes","page":"358-366","PMID":"30373468","PMCID":"PMC6546312","source":"PubMed Central","title":"Analysis of 1135 gut metagenomes identifies sex-specific resistome profiles","volume":"10","author":[{"family":"Sinha","given":"Trishla"},{"family":"Vich Vila","given":"Arnau"},{"family":"Garmaeva","given":"Sanzhima"},{"family":"Jankipersadsing","given":"Soesma A."},{"family":"Imhann","given":"Floris"},{"family":"Collij","given":"Valerie"},{"family":"Bonder","given":"Marc Jan"},{"family":"Jiang","given":"Xiaofang"},{"family":"Gurry","given":"Thomas"},{"family":"Alm","given":"Eric J."},{"family":"D’Amato","given":"Mauro"},{"family":"Weersma","given":"Rinse K."},{"family":"Scherjon","given":"Sicco"},{"family":"Wijmenga","given":"Cisca"},{"family":"Fu","given":"Jingyuan"},{"family":"Kurilshikov","given":"Alexander"},{"family":"Zhernakova","given":"Alexandra"}],"issued":{"date-parts":[["2018",10,29]]}}},{"id":351,"uris":["http://zotero.org/users/8873894/items/AQV4MRN2"],"itemData":{"id":351,"type":"article-journal","abstract":"BACKGROUND: The selection pressure exercised by antibiotic drugs is an important consideration for the wise stewardship of antimicrobial treatment programs. Treatment decisions are currently based on crude assumptions, and there is an urgent need to develop a more quantitative knowledge base that can enable predictions of the impact of individual antibiotics on the human gut microbiome and resistome.\nRESULTS: Using shotgun metagenomics, we quantified changes in the gut microbiome in two cohorts of hematological patients receiving prophylactic antibiotics; one cohort was treated with ciprofloxacin in a hospital in Tübingen and the other with cotrimoxazole in a hospital in Cologne. Analyzing this rich longitudinal dataset, we found that gut microbiome diversity was reduced in both treatment cohorts to a similar extent, while effects on the gut resistome differed. We observed a sharp increase in the relative abundance of sulfonamide antibiotic resistance genes (ARGs) by 148.1% per cumulative defined daily dose of cotrimoxazole in the Cologne cohort, but not in the Tübingen cohort treated with ciprofloxacin. Through multivariate modeling, we found that factors such as individual baseline microbiome, resistome, and plasmid diversity; liver/kidney function; and concurrent medication, especially virostatic agents, influence resistome alterations. Strikingly, we observed different effects on the plasmidome in the two treatment groups. There was a substantial increase in the abundance of ARG-carrying plasmids in the cohort treated with cotrimoxazole, but not in the cohort treated with ciprofloxacin, indicating that cotrimoxazole might contribute more efficiently to the spread of resistance.\nCONCLUSIONS: Our study represents a step forward in developing the capability to predict the effect of individual antimicrobials on the human microbiome and resistome. Our results indicate that to achieve this, integration of the individual baseline microbiome, resistome, and mobilome status as well as additional individual patient factors will be required. Such personalized predictions may in the future increase patient safety and reduce the spread of resistance.\nTRIAL REGISTRATION: ClinicalTrials.gov, NCT02058888 . Registered February 10 2014.","container-title":"BMC biology","DOI":"10.1186/s12915-019-0692-y","ISSN":"1741-7007","issue":"1","journalAbbreviation":"BMC Biol","language":"eng","page":"76","PMID":"31533707","PMCID":"PMC6749691","source":"PubMed","title":"Distinct impact of antibiotics on the gut microbiome and resistome: a longitudinal multicenter cohort study","title-short":"Distinct impact of antibiotics on the gut microbiome and resistome","volume":"17","author":[{"family":"Willmann","given":"Matthias"},{"family":"Vehreschild","given":"Maria J. G. T."},{"family":"Biehl","given":"Lena M."},{"family":"Vogel","given":"Wichard"},{"family":"Dörfel","given":"Daniela"},{"family":"Hamprecht","given":"Axel"},{"family":"Seifert","given":"Harald"},{"family":"Autenrieth","given":"Ingo B."},{"family":"Peter","given":"Silke"}],"issued":{"date-parts":[["2019",9,18]]}}}],"schema":"https://github.com/citation-style-language/schema/raw/master/csl-citation.json"} </w:instrText>
      </w:r>
      <w:r w:rsidRPr="00EB650C">
        <w:rPr>
          <w:szCs w:val="24"/>
        </w:rPr>
        <w:fldChar w:fldCharType="separate"/>
      </w:r>
      <w:r w:rsidR="00910CB8" w:rsidRPr="00910CB8">
        <w:rPr>
          <w:rFonts w:cs="Times New Roman"/>
        </w:rPr>
        <w:t>(Boolchandani et al., 2022; X. Li et al., 2023; Sinha et al., 2018; Willmann et al., 2019)</w:t>
      </w:r>
      <w:r w:rsidRPr="00EB650C">
        <w:rPr>
          <w:szCs w:val="24"/>
        </w:rPr>
        <w:fldChar w:fldCharType="end"/>
      </w:r>
      <w:r w:rsidRPr="00EB650C">
        <w:rPr>
          <w:szCs w:val="24"/>
        </w:rPr>
        <w:t>. As this is the first study of</w:t>
      </w:r>
      <w:r w:rsidR="005F1300">
        <w:rPr>
          <w:szCs w:val="24"/>
        </w:rPr>
        <w:t xml:space="preserve"> the</w:t>
      </w:r>
      <w:r w:rsidRPr="00EB650C">
        <w:rPr>
          <w:szCs w:val="24"/>
        </w:rPr>
        <w:t xml:space="preserve"> human gut resistome </w:t>
      </w:r>
      <w:r w:rsidR="005F1300">
        <w:rPr>
          <w:szCs w:val="24"/>
        </w:rPr>
        <w:t>in the</w:t>
      </w:r>
      <w:r w:rsidRPr="00EB650C">
        <w:rPr>
          <w:szCs w:val="24"/>
        </w:rPr>
        <w:t xml:space="preserve"> Slovenian population, </w:t>
      </w:r>
      <w:r w:rsidR="000C2140" w:rsidRPr="000C2140">
        <w:rPr>
          <w:szCs w:val="24"/>
        </w:rPr>
        <w:t xml:space="preserve">comprehensive </w:t>
      </w:r>
      <w:r w:rsidR="000C2140" w:rsidRPr="000C2140">
        <w:rPr>
          <w:szCs w:val="24"/>
        </w:rPr>
        <w:lastRenderedPageBreak/>
        <w:t>comparisons are limited</w:t>
      </w:r>
      <w:r w:rsidR="000C2140">
        <w:rPr>
          <w:szCs w:val="24"/>
        </w:rPr>
        <w:t>. However,</w:t>
      </w:r>
      <w:r w:rsidRPr="00EB650C">
        <w:rPr>
          <w:szCs w:val="24"/>
        </w:rPr>
        <w:t xml:space="preserve"> there </w:t>
      </w:r>
      <w:r w:rsidR="005F1300">
        <w:rPr>
          <w:szCs w:val="24"/>
        </w:rPr>
        <w:t>is</w:t>
      </w:r>
      <w:r w:rsidRPr="00EB650C">
        <w:rPr>
          <w:szCs w:val="24"/>
        </w:rPr>
        <w:t xml:space="preserve"> information on clinically important resistance genes present in nosocomial infections, rivers</w:t>
      </w:r>
      <w:r w:rsidR="005F1300">
        <w:rPr>
          <w:szCs w:val="24"/>
        </w:rPr>
        <w:t>,</w:t>
      </w:r>
      <w:r w:rsidRPr="00EB650C">
        <w:rPr>
          <w:szCs w:val="24"/>
        </w:rPr>
        <w:t xml:space="preserve"> and wastewaters </w:t>
      </w:r>
      <w:r w:rsidRPr="00EB650C">
        <w:rPr>
          <w:szCs w:val="24"/>
        </w:rPr>
        <w:fldChar w:fldCharType="begin"/>
      </w:r>
      <w:r w:rsidR="000D4E60">
        <w:rPr>
          <w:szCs w:val="24"/>
        </w:rPr>
        <w:instrText xml:space="preserve"> ADDIN ZOTERO_ITEM CSL_CITATION {"citationID":"xuz6YZZi","properties":{"formattedCitation":"(Maric et al., 2025; Slovenia: National One Health strategy for the management of microbial resistance 2019-2024 (Slovenian), n.d.)","plainCitation":"(Maric et al., 2025; Slovenia: National One Health strategy for the management of microbial resistance 2019-2024 (Slovenian), n.d.)","noteIndex":0},"citationItems":[{"id":3567,"uris":["http://zotero.org/users/8873894/items/4F5RD4JR"],"itemData":{"id":3567,"type":"article-journal","abstract":"Extended-spectrum beta-lactamase (ESBL)-producing Escherichia coli is a critical antimicrobial-resistant pathogen. While well-studied in humans and animals, its presence in the environment remains underexplored. This study analyses the genotypes and plasmid composition of ESBL-producing E. coli from human and environmental sources in Northeastern Slovenia. Freshwater and sediment samples were collected bimonthly during one year at ten sites, including rivers, lakes, and wastewater treatment plant (WWTP) influents. Human isolates were collected during the same period and geographic area. Whole-genome sequencing and bioinformatic analyses were conducted to evaluate genetic relatedness, antimicrobial resistance genes, and plasmid composition. Among 414 sequenced isolates (230 human, 184 environmental), 108 multilocus sequence types (MLST-ST) were identified, with 20 STs shared between sources. Core-genome MLST (cgMLST) revealed 59 clonal clusters, six of which included both human and environmental isolates. The dominant ESBL gene was bla CTX-M-15 (59 % of all ESBL isolates), and 54 % of all ESBL isolates carried ESBL genes on plasmids. Plasmid cluster AA474, found across different sources, STs, and locations, was linked to multiple ESBL genes, suggesting a key role in resistance dissemination. Despite shared STs, ESBL genes, and plasmids between humans and the environment, cgMLST analysis indicated limited clonal spread. This suggest that transmission between humans and the environment remains restricted and is more often linked to spread of plasmids than of strains.","container-title":"Current Research in Microbial Sciences","DOI":"10.1016/j.crmicr.2025.100408","ISSN":"2666-5174","journalAbbreviation":"Curr Res Microb Sci","language":"eng","page":"100408","PMID":"40511295","PMCID":"PMC12158563","source":"PubMed","title":"Limited clonality but widespread plasmid sharing of ESBL-producing E. coli between humans and the environment of northeastern Slovenia","volume":"9","author":[{"family":"Maric","given":"Leon"},{"family":"Janezic","given":"Sandra"},{"family":"Coia","given":"Camilla Wiuff"},{"family":"Roer","given":"Louise"},{"family":"Rupnik","given":"Maja"}],"issued":{"date-parts":[["2025"]]}}},{"id":3569,"uris":["http://zotero.org/users/8873894/items/SANUWPD5"],"itemData":{"id":3569,"type":"webpage","abstract":"2019-2024","language":"en","title":"Slovenia: National One Health strategy for the management of microbial resistance 2019-2024 (Slovenian)","title-short":"Slovenia","URL":"https://www.who.int/publications/m/item/slovenia-national-one-health-strategy-for-the-management-of-microbial-resistance-2019-2024","accessed":{"date-parts":[["2026",1,19]]}}}],"schema":"https://github.com/citation-style-language/schema/raw/master/csl-citation.json"} </w:instrText>
      </w:r>
      <w:r w:rsidRPr="00EB650C">
        <w:rPr>
          <w:szCs w:val="24"/>
        </w:rPr>
        <w:fldChar w:fldCharType="separate"/>
      </w:r>
      <w:r w:rsidR="00910CB8" w:rsidRPr="00910CB8">
        <w:rPr>
          <w:rFonts w:cs="Times New Roman"/>
        </w:rPr>
        <w:t>(Maric et al., 2025; Slovenia: National One Health strategy for the management of microbial resistance 2019-2024 (Slovenian), n.d.)</w:t>
      </w:r>
      <w:r w:rsidRPr="00EB650C">
        <w:rPr>
          <w:szCs w:val="24"/>
        </w:rPr>
        <w:fldChar w:fldCharType="end"/>
      </w:r>
      <w:r w:rsidRPr="00EB650C">
        <w:rPr>
          <w:szCs w:val="24"/>
        </w:rPr>
        <w:t xml:space="preserve">. Notably, clinically important carbapenem and beta-lactam genes prevalent in Slovenia were absent in the gut of our healthy participants, </w:t>
      </w:r>
      <w:r w:rsidR="005F1300" w:rsidRPr="00EB650C">
        <w:rPr>
          <w:szCs w:val="24"/>
        </w:rPr>
        <w:t xml:space="preserve">except </w:t>
      </w:r>
      <w:commentRangeStart w:id="696"/>
      <w:commentRangeStart w:id="697"/>
      <w:r w:rsidR="005F1300" w:rsidRPr="00EB650C">
        <w:rPr>
          <w:szCs w:val="24"/>
        </w:rPr>
        <w:t>for</w:t>
      </w:r>
      <w:r w:rsidRPr="00EB650C">
        <w:rPr>
          <w:szCs w:val="24"/>
        </w:rPr>
        <w:t xml:space="preserve"> </w:t>
      </w:r>
      <w:ins w:id="698" w:author="Urša Miklavčič [2]" w:date="2026-05-08T15:43:00Z" w16du:dateUtc="2026-05-08T13:43:00Z">
        <w:r w:rsidR="002106DF">
          <w:rPr>
            <w:szCs w:val="24"/>
          </w:rPr>
          <w:t xml:space="preserve">the </w:t>
        </w:r>
      </w:ins>
      <w:ins w:id="699" w:author="Urša Miklavčič [2]" w:date="2026-05-08T15:44:00Z" w16du:dateUtc="2026-05-08T13:44:00Z">
        <w:r w:rsidR="002106DF">
          <w:rPr>
            <w:szCs w:val="24"/>
          </w:rPr>
          <w:t xml:space="preserve">beta-lactamase gene </w:t>
        </w:r>
      </w:ins>
      <w:proofErr w:type="spellStart"/>
      <w:r w:rsidRPr="00EB650C">
        <w:rPr>
          <w:i/>
          <w:iCs/>
          <w:szCs w:val="24"/>
        </w:rPr>
        <w:t>bla</w:t>
      </w:r>
      <w:r w:rsidRPr="00EB650C">
        <w:rPr>
          <w:szCs w:val="24"/>
          <w:vertAlign w:val="subscript"/>
        </w:rPr>
        <w:t>CTX-M1</w:t>
      </w:r>
      <w:commentRangeEnd w:id="696"/>
      <w:proofErr w:type="spellEnd"/>
      <w:r w:rsidR="00401D9A">
        <w:rPr>
          <w:rStyle w:val="CommentReference"/>
          <w:sz w:val="24"/>
          <w:szCs w:val="24"/>
        </w:rPr>
        <w:commentReference w:id="696"/>
      </w:r>
      <w:commentRangeEnd w:id="697"/>
      <w:r w:rsidR="00A145F1">
        <w:rPr>
          <w:rStyle w:val="CommentReference"/>
          <w:sz w:val="24"/>
          <w:szCs w:val="24"/>
        </w:rPr>
        <w:commentReference w:id="697"/>
      </w:r>
      <w:r w:rsidR="005F1300">
        <w:rPr>
          <w:szCs w:val="24"/>
        </w:rPr>
        <w:t>,</w:t>
      </w:r>
      <w:r w:rsidRPr="00EB650C">
        <w:rPr>
          <w:szCs w:val="24"/>
        </w:rPr>
        <w:t xml:space="preserve"> found at very low abundance in a single individual (I)</w:t>
      </w:r>
      <w:r w:rsidR="001F171D">
        <w:rPr>
          <w:szCs w:val="24"/>
        </w:rPr>
        <w:t>, interestingly this individual does not possess the most abundant or diverse resistome.</w:t>
      </w:r>
      <w:ins w:id="700" w:author="Urša Miklavčič [2]" w:date="2026-05-08T15:44:00Z" w16du:dateUtc="2026-05-08T13:44:00Z">
        <w:r w:rsidR="002106DF">
          <w:rPr>
            <w:szCs w:val="24"/>
          </w:rPr>
          <w:t xml:space="preserve"> This gene </w:t>
        </w:r>
      </w:ins>
      <w:ins w:id="701" w:author="Urša Miklavčič [2]" w:date="2026-05-08T15:47:00Z" w16du:dateUtc="2026-05-08T13:47:00Z">
        <w:r w:rsidR="002106DF">
          <w:rPr>
            <w:szCs w:val="24"/>
          </w:rPr>
          <w:t xml:space="preserve">is </w:t>
        </w:r>
      </w:ins>
      <w:ins w:id="702" w:author="Urša Miklavčič [2]" w:date="2026-05-08T15:54:00Z" w16du:dateUtc="2026-05-08T13:54:00Z">
        <w:r w:rsidR="005D5D31">
          <w:rPr>
            <w:szCs w:val="24"/>
          </w:rPr>
          <w:t>present in around ~1</w:t>
        </w:r>
      </w:ins>
      <w:ins w:id="703" w:author="Urša Miklavčič [2]" w:date="2026-05-09T11:53:00Z" w16du:dateUtc="2026-05-09T09:53:00Z">
        <w:r w:rsidR="00230A5E">
          <w:rPr>
            <w:szCs w:val="24"/>
          </w:rPr>
          <w:t>0</w:t>
        </w:r>
      </w:ins>
      <w:ins w:id="704" w:author="Urša Miklavčič [2]" w:date="2026-05-08T15:54:00Z" w16du:dateUtc="2026-05-08T13:54:00Z">
        <w:r w:rsidR="005D5D31">
          <w:rPr>
            <w:szCs w:val="24"/>
          </w:rPr>
          <w:t xml:space="preserve">% of </w:t>
        </w:r>
      </w:ins>
      <w:ins w:id="705" w:author="Urša Miklavčič [2]" w:date="2026-05-08T15:48:00Z" w16du:dateUtc="2026-05-08T13:48:00Z">
        <w:r w:rsidR="002106DF">
          <w:rPr>
            <w:szCs w:val="24"/>
          </w:rPr>
          <w:t xml:space="preserve">bacterial isolates </w:t>
        </w:r>
      </w:ins>
      <w:ins w:id="706" w:author="Urša Miklavčič [2]" w:date="2026-05-08T16:04:00Z" w16du:dateUtc="2026-05-08T14:04:00Z">
        <w:r w:rsidR="005D5D31">
          <w:rPr>
            <w:szCs w:val="24"/>
          </w:rPr>
          <w:t>from human origin</w:t>
        </w:r>
      </w:ins>
      <w:ins w:id="707" w:author="Urša Miklavčič [2]" w:date="2026-05-08T15:48:00Z" w16du:dateUtc="2026-05-08T13:48:00Z">
        <w:r w:rsidR="002106DF">
          <w:rPr>
            <w:szCs w:val="24"/>
          </w:rPr>
          <w:t xml:space="preserve"> in </w:t>
        </w:r>
      </w:ins>
      <w:ins w:id="708" w:author="Urša Miklavčič [2]" w:date="2026-05-08T15:47:00Z" w16du:dateUtc="2026-05-08T13:47:00Z">
        <w:r w:rsidR="002106DF">
          <w:rPr>
            <w:szCs w:val="24"/>
          </w:rPr>
          <w:t>Slovenia</w:t>
        </w:r>
      </w:ins>
      <w:ins w:id="709" w:author="Urša Miklavčič [2]" w:date="2026-05-08T15:55:00Z" w16du:dateUtc="2026-05-08T13:55:00Z">
        <w:r w:rsidR="005D5D31">
          <w:rPr>
            <w:szCs w:val="24"/>
          </w:rPr>
          <w:t xml:space="preserve"> </w:t>
        </w:r>
      </w:ins>
      <w:r w:rsidR="005D5D31">
        <w:rPr>
          <w:szCs w:val="24"/>
        </w:rPr>
        <w:fldChar w:fldCharType="begin"/>
      </w:r>
      <w:r w:rsidR="005D5D31">
        <w:rPr>
          <w:szCs w:val="24"/>
        </w:rPr>
        <w:instrText xml:space="preserve"> ADDIN ZOTERO_ITEM CSL_CITATION {"citationID":"8jL2JFZC","properties":{"unsorted":false,"formattedCitation":"(Matos, 2024)","plainCitation":"(Matos, 2024)","noteIndex":0},"citationItems":[{"id":3793,"uris":["http://zotero.org/users/8873894/items/2C8A2IA6"],"itemData":{"id":3793,"type":"article-newspaper","container-title":"knjige","language":"slovenski","note":"journalAbbreviation: knjige","publisher":"Sekcija za mikrobiologijo in bolnišnične okužbe SZD","title":"14. Baničevi dnevi","author":[{"family":"Matos","given":"Tadeja"}],"issued":{"date-parts":[["2024"]]}}}],"schema":"https://github.com/citation-style-language/schema/raw/master/csl-citation.json"} </w:instrText>
      </w:r>
      <w:r w:rsidR="005D5D31">
        <w:rPr>
          <w:szCs w:val="24"/>
        </w:rPr>
        <w:fldChar w:fldCharType="separate"/>
      </w:r>
      <w:r w:rsidR="00910CB8" w:rsidRPr="00910CB8">
        <w:rPr>
          <w:rFonts w:cs="Times New Roman"/>
        </w:rPr>
        <w:t>(Matos, 2024)</w:t>
      </w:r>
      <w:r w:rsidR="005D5D31">
        <w:rPr>
          <w:szCs w:val="24"/>
        </w:rPr>
        <w:fldChar w:fldCharType="end"/>
      </w:r>
      <w:ins w:id="710" w:author="Urša Miklavčič [2]" w:date="2026-05-08T15:49:00Z" w16du:dateUtc="2026-05-08T13:49:00Z">
        <w:r w:rsidR="002106DF">
          <w:rPr>
            <w:szCs w:val="24"/>
          </w:rPr>
          <w:t xml:space="preserve">. </w:t>
        </w:r>
      </w:ins>
    </w:p>
    <w:p w14:paraId="5391A23F" w14:textId="659DD77D" w:rsidR="0056434F" w:rsidRPr="00EB650C" w:rsidRDefault="0056434F" w:rsidP="00EB650C">
      <w:pPr>
        <w:rPr>
          <w:szCs w:val="24"/>
        </w:rPr>
      </w:pPr>
      <w:r w:rsidRPr="00EB650C">
        <w:rPr>
          <w:szCs w:val="24"/>
        </w:rPr>
        <w:t xml:space="preserve">ARGs </w:t>
      </w:r>
      <w:r w:rsidR="000C2140">
        <w:rPr>
          <w:szCs w:val="24"/>
        </w:rPr>
        <w:t xml:space="preserve">were most abundant </w:t>
      </w:r>
      <w:r w:rsidRPr="00EB650C">
        <w:rPr>
          <w:szCs w:val="24"/>
        </w:rPr>
        <w:t xml:space="preserve">in </w:t>
      </w:r>
      <w:r w:rsidR="005F1300">
        <w:rPr>
          <w:szCs w:val="24"/>
        </w:rPr>
        <w:t xml:space="preserve">the </w:t>
      </w:r>
      <w:r w:rsidRPr="00EB650C">
        <w:rPr>
          <w:szCs w:val="24"/>
        </w:rPr>
        <w:t xml:space="preserve">phylum </w:t>
      </w:r>
      <w:r w:rsidR="005F1300">
        <w:rPr>
          <w:i/>
          <w:iCs/>
          <w:szCs w:val="24"/>
        </w:rPr>
        <w:t>Bacillota</w:t>
      </w:r>
      <w:r w:rsidRPr="00EB650C">
        <w:rPr>
          <w:szCs w:val="24"/>
        </w:rPr>
        <w:t xml:space="preserve">, followed by </w:t>
      </w:r>
      <w:proofErr w:type="spellStart"/>
      <w:r w:rsidR="005F1300">
        <w:rPr>
          <w:i/>
          <w:iCs/>
          <w:szCs w:val="24"/>
        </w:rPr>
        <w:t>Bacteriodata</w:t>
      </w:r>
      <w:proofErr w:type="spellEnd"/>
      <w:r w:rsidRPr="00EB650C">
        <w:rPr>
          <w:szCs w:val="24"/>
        </w:rPr>
        <w:t xml:space="preserve">, </w:t>
      </w:r>
      <w:r w:rsidR="000C2140">
        <w:rPr>
          <w:szCs w:val="24"/>
        </w:rPr>
        <w:t>and</w:t>
      </w:r>
      <w:r w:rsidRPr="00EB650C">
        <w:rPr>
          <w:szCs w:val="24"/>
        </w:rPr>
        <w:t xml:space="preserve"> </w:t>
      </w:r>
      <w:proofErr w:type="spellStart"/>
      <w:r w:rsidRPr="000C2140">
        <w:rPr>
          <w:i/>
          <w:iCs/>
          <w:szCs w:val="24"/>
        </w:rPr>
        <w:t>Pseudomonadota</w:t>
      </w:r>
      <w:proofErr w:type="spellEnd"/>
      <w:r w:rsidR="000C2140">
        <w:rPr>
          <w:szCs w:val="24"/>
        </w:rPr>
        <w:t xml:space="preserve">, in contrast to </w:t>
      </w:r>
      <w:r w:rsidRPr="000C2140">
        <w:rPr>
          <w:szCs w:val="24"/>
        </w:rPr>
        <w:t>other</w:t>
      </w:r>
      <w:r w:rsidRPr="00EB650C">
        <w:rPr>
          <w:szCs w:val="24"/>
        </w:rPr>
        <w:t xml:space="preserve"> studies</w:t>
      </w:r>
      <w:r w:rsidR="001F1052">
        <w:rPr>
          <w:szCs w:val="24"/>
        </w:rPr>
        <w:t>, which report</w:t>
      </w:r>
      <w:r w:rsidRPr="00EB650C">
        <w:rPr>
          <w:szCs w:val="24"/>
        </w:rPr>
        <w:t xml:space="preserve"> </w:t>
      </w:r>
      <w:proofErr w:type="spellStart"/>
      <w:r w:rsidRPr="00EB650C">
        <w:rPr>
          <w:i/>
          <w:iCs/>
          <w:szCs w:val="24"/>
        </w:rPr>
        <w:t>Pseudomonadota</w:t>
      </w:r>
      <w:proofErr w:type="spellEnd"/>
      <w:r w:rsidR="001F1052">
        <w:rPr>
          <w:szCs w:val="24"/>
        </w:rPr>
        <w:t>,</w:t>
      </w:r>
      <w:r w:rsidRPr="00EB650C">
        <w:rPr>
          <w:i/>
          <w:iCs/>
          <w:szCs w:val="24"/>
        </w:rPr>
        <w:t xml:space="preserve"> </w:t>
      </w:r>
      <w:r w:rsidRPr="00EB650C">
        <w:rPr>
          <w:szCs w:val="24"/>
        </w:rPr>
        <w:t>specifically</w:t>
      </w:r>
      <w:r w:rsidRPr="00EB650C">
        <w:rPr>
          <w:i/>
          <w:iCs/>
          <w:szCs w:val="24"/>
        </w:rPr>
        <w:t xml:space="preserve"> Escherichia coli</w:t>
      </w:r>
      <w:r w:rsidR="001F1052">
        <w:rPr>
          <w:szCs w:val="24"/>
        </w:rPr>
        <w:t>,</w:t>
      </w:r>
      <w:r w:rsidRPr="00EB650C">
        <w:rPr>
          <w:i/>
          <w:iCs/>
          <w:szCs w:val="24"/>
        </w:rPr>
        <w:t xml:space="preserve"> </w:t>
      </w:r>
      <w:r w:rsidRPr="00EB650C">
        <w:rPr>
          <w:szCs w:val="24"/>
        </w:rPr>
        <w:t xml:space="preserve">as the largest contributor </w:t>
      </w:r>
      <w:r w:rsidR="001F1052">
        <w:rPr>
          <w:szCs w:val="24"/>
        </w:rPr>
        <w:t>to</w:t>
      </w:r>
      <w:r w:rsidRPr="00EB650C">
        <w:rPr>
          <w:szCs w:val="24"/>
        </w:rPr>
        <w:t xml:space="preserve"> ARG abundance in the human gut, followed by </w:t>
      </w:r>
      <w:r w:rsidR="001F1052">
        <w:rPr>
          <w:szCs w:val="24"/>
        </w:rPr>
        <w:t xml:space="preserve">members of the phylum </w:t>
      </w:r>
      <w:r w:rsidRPr="00EB650C">
        <w:rPr>
          <w:i/>
          <w:iCs/>
          <w:szCs w:val="24"/>
        </w:rPr>
        <w:t>Bacteroidota</w:t>
      </w:r>
      <w:r w:rsidRPr="00EB650C">
        <w:rPr>
          <w:szCs w:val="24"/>
        </w:rPr>
        <w:t xml:space="preserve"> </w:t>
      </w:r>
      <w:r w:rsidRPr="00EB650C">
        <w:rPr>
          <w:szCs w:val="24"/>
        </w:rPr>
        <w:fldChar w:fldCharType="begin"/>
      </w:r>
      <w:r w:rsidR="000D4E60">
        <w:rPr>
          <w:szCs w:val="24"/>
        </w:rPr>
        <w:instrText xml:space="preserve"> ADDIN ZOTERO_ITEM CSL_CITATION {"citationID":"wXTAO0LX","properties":{"formattedCitation":"(X. Li et al., 2023; Sinha et al., 2018)","plainCitation":"(X. Li et al., 2023; Sinha et al., 2018)","noteIndex":0},"citationItems":[{"id":3501,"uris":["http://zotero.org/users/8873894/items/V5ETH9ZX"],"itemData":{"id":3501,"type":"article-journal","abstract":"Despite their crucial importance for human health, there is still relatively limited knowledge on how the gut resistome changes or responds to antibiotic treatment across ages, especially in the latter case. Here, we use fecal metagenomic data from 662 Danish infants and 217 young adults to fill this gap. The gut resistomes are characterized by a bimodal distribution driven by E. coli composition. The typical profile of the gut resistome differs significantly between adults and infants, with the latter distinguished by higher gene and plasmid abundances. However, the predominant antibiotic resistance genes (ARGs) are the same. Antibiotic treatment reduces bacterial diversity and increased ARG and plasmid abundances in both cohorts, especially core ARGs. The effects of antibiotic treatments on the gut microbiome last longer in adults than in infants, and different antibiotics are associated with distinct impacts. Overall, this study broadens our current understanding of gut resistome dynamics and the impact of antibiotic treatment across age groups.","container-title":"Nature Communications","DOI":"10.1038/s41467-023-44289-6","ISSN":"2041-1723","issue":"1","journalAbbreviation":"Nat Commun","language":"en","license":"2023 The Author(s)","page":"8526","publisher":"Nature Publishing Group","source":"www.nature.com","title":"Differential responses of the gut microbiome and resistome to antibiotic exposures in infants and adults","volume":"14","author":[{"family":"Li","given":"Xuanji"},{"family":"Brejnrod","given":"Asker"},{"family":"Thorsen","given":"Jonathan"},{"family":"Zachariasen","given":"Trine"},{"family":"Trivedi","given":"Urvish"},{"family":"Russel","given":"Jakob"},{"family":"Vestergaard","given":"Gisle Alberg"},{"family":"Stokholm","given":"Jakob"},{"family":"Rasmussen","given":"Morten Arendt"},{"family":"Sørensen","given":"Søren Johannes"}],"issued":{"date-parts":[["2023",12,22]]}}},{"id":89,"uris":["http://zotero.org/users/8873894/items/KV49XZWB"],"itemData":{"id":89,"type":"article-journal","abstract":"Several gastrointestinal diseases show a sex imbalance, although the underlying (patho)physiological mechanisms behind this are not well understood. The gut microbiome may be involved in this process, forming a complex interaction with host immune system, sex hormones, medication and other environmental factors. Here we performed sex-specific analyses of fecal microbiota composition in 1135 individuals from a population-based cohort. The overall gut microbiome composition of females and males was significantly different (p = 0.001), with females showing a greater microbial diversity (p = 0.009). After correcting for the effects of intrinsic factors, smoking, diet and medications, female hormonal factors such as the use of oral contraceptives and undergoing an ovariectomy were associated with microbial species and pathways. Females had a higher richness of antibiotic-resistance genes, with the most notable being resistance to the lincosamide nucleotidyltransferase (LNU) gene family. The higher abundance of resistance genes is consistent with the greater prescription of the Macrolide-Lincosamide-Streptogramin classes of antibiotics to females. Furthermore, we observed an increased resistance to aminoglycosides in females with self-reported irritable bowel syndrome. These results throw light upon the effects of common medications that are differentially prescribed between sexes and highlight the importance of sex-specific analysis when studying the gut microbiome and resistome.","container-title":"Gut Microbes","DOI":"10.1080/19490976.2018.1528822","ISSN":"1949-0976","issue":"3","journalAbbreviation":"Gut Microbes","page":"358-366","PMID":"30373468","PMCID":"PMC6546312","source":"PubMed Central","title":"Analysis of 1135 gut metagenomes identifies sex-specific resistome profiles","volume":"10","author":[{"family":"Sinha","given":"Trishla"},{"family":"Vich Vila","given":"Arnau"},{"family":"Garmaeva","given":"Sanzhima"},{"family":"Jankipersadsing","given":"Soesma A."},{"family":"Imhann","given":"Floris"},{"family":"Collij","given":"Valerie"},{"family":"Bonder","given":"Marc Jan"},{"family":"Jiang","given":"Xiaofang"},{"family":"Gurry","given":"Thomas"},{"family":"Alm","given":"Eric J."},{"family":"D’Amato","given":"Mauro"},{"family":"Weersma","given":"Rinse K."},{"family":"Scherjon","given":"Sicco"},{"family":"Wijmenga","given":"Cisca"},{"family":"Fu","given":"Jingyuan"},{"family":"Kurilshikov","given":"Alexander"},{"family":"Zhernakova","given":"Alexandra"}],"issued":{"date-parts":[["2018",10,29]]}}}],"schema":"https://github.com/citation-style-language/schema/raw/master/csl-citation.json"} </w:instrText>
      </w:r>
      <w:r w:rsidRPr="00EB650C">
        <w:rPr>
          <w:szCs w:val="24"/>
        </w:rPr>
        <w:fldChar w:fldCharType="separate"/>
      </w:r>
      <w:r w:rsidR="00910CB8" w:rsidRPr="00910CB8">
        <w:rPr>
          <w:rFonts w:cs="Times New Roman"/>
        </w:rPr>
        <w:t>(X. Li et al., 2023; Sinha et al., 2018)</w:t>
      </w:r>
      <w:r w:rsidRPr="00EB650C">
        <w:rPr>
          <w:szCs w:val="24"/>
        </w:rPr>
        <w:fldChar w:fldCharType="end"/>
      </w:r>
      <w:r w:rsidRPr="00EB650C">
        <w:rPr>
          <w:szCs w:val="24"/>
        </w:rPr>
        <w:t xml:space="preserve">. </w:t>
      </w:r>
      <w:r w:rsidR="006F3169">
        <w:rPr>
          <w:szCs w:val="24"/>
        </w:rPr>
        <w:t>A substantial number of ARGs were present on contigs without taxonomic classification, which could be improved</w:t>
      </w:r>
      <w:r w:rsidR="001F171D">
        <w:rPr>
          <w:szCs w:val="24"/>
        </w:rPr>
        <w:t xml:space="preserve"> </w:t>
      </w:r>
      <w:r w:rsidR="006F3169">
        <w:rPr>
          <w:szCs w:val="24"/>
        </w:rPr>
        <w:t>if bins and not contigs would be used for detection of ARGs</w:t>
      </w:r>
      <w:r w:rsidR="00A01B77">
        <w:rPr>
          <w:szCs w:val="24"/>
        </w:rPr>
        <w:t>, but this depends on assembly quality</w:t>
      </w:r>
      <w:r w:rsidR="006F3169">
        <w:rPr>
          <w:szCs w:val="24"/>
        </w:rPr>
        <w:t xml:space="preserve"> </w:t>
      </w:r>
      <w:r w:rsidRPr="00EB650C">
        <w:rPr>
          <w:szCs w:val="24"/>
        </w:rPr>
        <w:fldChar w:fldCharType="begin"/>
      </w:r>
      <w:r w:rsidR="000D4E60">
        <w:rPr>
          <w:szCs w:val="24"/>
        </w:rPr>
        <w:instrText xml:space="preserve"> ADDIN ZOTERO_ITEM CSL_CITATION {"citationID":"ChHU0Ao0","properties":{"formattedCitation":"(Ho et al., 2020)","plainCitation":"(Ho et al., 2020)","noteIndex":0},"citationItems":[{"id":3496,"uris":["http://zotero.org/users/8873894/items/EBF6AJTG"],"itemData":{"id":3496,"type":"article-journal","abstract":"In this review, we highlight the variations of gut resistome studies, which may preclude comparisons and translational interpretations. Of 22 included studies, a range of 12 to 2000 antibiotic resistance (AR) genes were profiled. Overall, studies defined a healthy gut resistome as subjects who had not taken antibiotics in the last three to 12 months prior to sampling. In studies with de novo assembly, AR genes were identified based on variable nucleotide or amino acid sequence similarities. Different marker genes were used for defining resistance to a given antibiotic class. Validation of phenotypic resistance in the laboratory is frequently lacking. Cryptic resistance, collateral sensitivity and the interaction with repressors or promotors were not investigated. International consensus is needed for selecting marker genes to define resistance to a given antibiotic class in addition to uniformity in phenotypic validation and bioinformatics pipelines.","container-title":"Gut Microbes","DOI":"10.1080/19490976.2019.1700755","ISSN":"1949-0984","issue":"1","journalAbbreviation":"Gut Microbes","language":"eng","page":"1700755","PMID":"31942825","PMCID":"PMC7524153","source":"PubMed","title":"Systematic review of human gut resistome studies revealed variable definitions and approaches","volume":"12","author":[{"family":"Ho","given":"Jeffery"},{"family":"Yeoh","given":"Yun Kit"},{"family":"Barua","given":"Nilakshi"},{"family":"Chen","given":"Zigui"},{"family":"Lui","given":"Grace"},{"family":"Wong","given":"Sunny H."},{"family":"Yang","given":"Xiao"},{"family":"Chan","given":"Martin Cw"},{"family":"Chan","given":"Paul Ks"},{"family":"Hawkey","given":"Peter M."},{"family":"Ip","given":"Margaret"}],"issued":{"date-parts":[["2020",11,9]]}}}],"schema":"https://github.com/citation-style-language/schema/raw/master/csl-citation.json"} </w:instrText>
      </w:r>
      <w:r w:rsidRPr="00EB650C">
        <w:rPr>
          <w:szCs w:val="24"/>
        </w:rPr>
        <w:fldChar w:fldCharType="separate"/>
      </w:r>
      <w:r w:rsidR="00910CB8" w:rsidRPr="00910CB8">
        <w:rPr>
          <w:rFonts w:cs="Times New Roman"/>
        </w:rPr>
        <w:t>(Ho et al., 2020)</w:t>
      </w:r>
      <w:r w:rsidRPr="00EB650C">
        <w:rPr>
          <w:szCs w:val="24"/>
        </w:rPr>
        <w:fldChar w:fldCharType="end"/>
      </w:r>
      <w:r w:rsidRPr="00EB650C">
        <w:rPr>
          <w:szCs w:val="24"/>
        </w:rPr>
        <w:t xml:space="preserve">. </w:t>
      </w:r>
    </w:p>
    <w:p w14:paraId="174A4A66" w14:textId="074E004A" w:rsidR="0056434F" w:rsidRPr="001F171D" w:rsidRDefault="0056434F" w:rsidP="009972F0">
      <w:pPr>
        <w:rPr>
          <w:rFonts w:cs="Times New Roman"/>
        </w:rPr>
      </w:pPr>
      <w:r w:rsidRPr="00D93D74">
        <w:rPr>
          <w:rFonts w:cs="Times New Roman"/>
        </w:rPr>
        <w:t xml:space="preserve">Reduced microbial diversity </w:t>
      </w:r>
      <w:r w:rsidR="006F3169" w:rsidRPr="006F3169">
        <w:rPr>
          <w:rFonts w:cs="Times New Roman"/>
        </w:rPr>
        <w:t xml:space="preserve">has been proposed to facilitate the proliferation and horizontal transfer of resistance genes by simplifying community structure and opening ecological niches for resistant taxa </w:t>
      </w:r>
      <w:r w:rsidR="00B772B8">
        <w:rPr>
          <w:rFonts w:cs="Times New Roman"/>
        </w:rPr>
        <w:fldChar w:fldCharType="begin"/>
      </w:r>
      <w:r w:rsidR="000D4E60">
        <w:rPr>
          <w:rFonts w:cs="Times New Roman"/>
        </w:rPr>
        <w:instrText xml:space="preserve"> ADDIN ZOTERO_ITEM CSL_CITATION {"citationID":"4NQ5VE8G","properties":{"formattedCitation":"(Willmann et al., 2019)","plainCitation":"(Willmann et al., 2019)","noteIndex":0},"citationItems":[{"id":351,"uris":["http://zotero.org/users/8873894/items/AQV4MRN2"],"itemData":{"id":351,"type":"article-journal","abstract":"BACKGROUND: The selection pressure exercised by antibiotic drugs is an important consideration for the wise stewardship of antimicrobial treatment programs. Treatment decisions are currently based on crude assumptions, and there is an urgent need to develop a more quantitative knowledge base that can enable predictions of the impact of individual antibiotics on the human gut microbiome and resistome.\nRESULTS: Using shotgun metagenomics, we quantified changes in the gut microbiome in two cohorts of hematological patients receiving prophylactic antibiotics; one cohort was treated with ciprofloxacin in a hospital in Tübingen and the other with cotrimoxazole in a hospital in Cologne. Analyzing this rich longitudinal dataset, we found that gut microbiome diversity was reduced in both treatment cohorts to a similar extent, while effects on the gut resistome differed. We observed a sharp increase in the relative abundance of sulfonamide antibiotic resistance genes (ARGs) by 148.1% per cumulative defined daily dose of cotrimoxazole in the Cologne cohort, but not in the Tübingen cohort treated with ciprofloxacin. Through multivariate modeling, we found that factors such as individual baseline microbiome, resistome, and plasmid diversity; liver/kidney function; and concurrent medication, especially virostatic agents, influence resistome alterations. Strikingly, we observed different effects on the plasmidome in the two treatment groups. There was a substantial increase in the abundance of ARG-carrying plasmids in the cohort treated with cotrimoxazole, but not in the cohort treated with ciprofloxacin, indicating that cotrimoxazole might contribute more efficiently to the spread of resistance.\nCONCLUSIONS: Our study represents a step forward in developing the capability to predict the effect of individual antimicrobials on the human microbiome and resistome. Our results indicate that to achieve this, integration of the individual baseline microbiome, resistome, and mobilome status as well as additional individual patient factors will be required. Such personalized predictions may in the future increase patient safety and reduce the spread of resistance.\nTRIAL REGISTRATION: ClinicalTrials.gov, NCT02058888 . Registered February 10 2014.","container-title":"BMC biology","DOI":"10.1186/s12915-019-0692-y","ISSN":"1741-7007","issue":"1","journalAbbreviation":"BMC Biol","language":"eng","page":"76","PMID":"31533707","PMCID":"PMC6749691","source":"PubMed","title":"Distinct impact of antibiotics on the gut microbiome and resistome: a longitudinal multicenter cohort study","title-short":"Distinct impact of antibiotics on the gut microbiome and resistome","volume":"17","author":[{"family":"Willmann","given":"Matthias"},{"family":"Vehreschild","given":"Maria J. G. T."},{"family":"Biehl","given":"Lena M."},{"family":"Vogel","given":"Wichard"},{"family":"Dörfel","given":"Daniela"},{"family":"Hamprecht","given":"Axel"},{"family":"Seifert","given":"Harald"},{"family":"Autenrieth","given":"Ingo B."},{"family":"Peter","given":"Silke"}],"issued":{"date-parts":[["2019",9,18]]}}}],"schema":"https://github.com/citation-style-language/schema/raw/master/csl-citation.json"} </w:instrText>
      </w:r>
      <w:r w:rsidR="00B772B8">
        <w:rPr>
          <w:rFonts w:cs="Times New Roman"/>
        </w:rPr>
        <w:fldChar w:fldCharType="separate"/>
      </w:r>
      <w:r w:rsidR="00910CB8" w:rsidRPr="00910CB8">
        <w:rPr>
          <w:rFonts w:cs="Times New Roman"/>
        </w:rPr>
        <w:t>(Willmann et al., 2019)</w:t>
      </w:r>
      <w:r w:rsidR="00B772B8">
        <w:rPr>
          <w:rFonts w:cs="Times New Roman"/>
        </w:rPr>
        <w:fldChar w:fldCharType="end"/>
      </w:r>
      <w:r w:rsidRPr="00D93D74">
        <w:rPr>
          <w:rFonts w:cs="Times New Roman"/>
        </w:rPr>
        <w:t xml:space="preserve">. </w:t>
      </w:r>
      <w:r w:rsidR="00B772B8">
        <w:rPr>
          <w:rFonts w:cs="Times New Roman"/>
        </w:rPr>
        <w:t>In our study</w:t>
      </w:r>
      <w:r w:rsidR="001F1052">
        <w:rPr>
          <w:rFonts w:cs="Times New Roman"/>
        </w:rPr>
        <w:t>,</w:t>
      </w:r>
      <w:r w:rsidR="00B772B8">
        <w:rPr>
          <w:rFonts w:cs="Times New Roman"/>
        </w:rPr>
        <w:t xml:space="preserve"> we </w:t>
      </w:r>
      <w:r w:rsidR="006F3169" w:rsidRPr="006F3169">
        <w:rPr>
          <w:rFonts w:cs="Times New Roman"/>
        </w:rPr>
        <w:t>hypothesised that lower bacterial diversity would correlate with increased ARG diversity</w:t>
      </w:r>
      <w:r w:rsidR="006F3169">
        <w:rPr>
          <w:rFonts w:cs="Times New Roman"/>
        </w:rPr>
        <w:t xml:space="preserve">. </w:t>
      </w:r>
      <w:r w:rsidR="00FA10E7" w:rsidRPr="00FA10E7">
        <w:rPr>
          <w:rFonts w:cs="Times New Roman"/>
        </w:rPr>
        <w:t>However, our data did not support this hypothesis, as no significant association was observed between bacterial diversity and ARG diversity over time.</w:t>
      </w:r>
      <w:r w:rsidR="00A01B77">
        <w:rPr>
          <w:rFonts w:cs="Times New Roman"/>
        </w:rPr>
        <w:t xml:space="preserve"> </w:t>
      </w:r>
      <w:r w:rsidR="00FA10E7">
        <w:rPr>
          <w:rFonts w:cs="Times New Roman"/>
        </w:rPr>
        <w:t>Instead, we identified class-specific relationships between bacterial diversity and abundance of ARGs. A</w:t>
      </w:r>
      <w:r w:rsidR="00B772B8">
        <w:rPr>
          <w:rFonts w:cs="Times New Roman"/>
        </w:rPr>
        <w:t xml:space="preserve"> </w:t>
      </w:r>
      <w:del w:id="711" w:author="Urša Miklavčič [2]" w:date="2026-05-08T16:19:00Z" w16du:dateUtc="2026-05-08T14:19:00Z">
        <w:r w:rsidR="00B772B8" w:rsidDel="00AC1F08">
          <w:rPr>
            <w:rFonts w:cs="Times New Roman"/>
          </w:rPr>
          <w:delText xml:space="preserve">negative </w:delText>
        </w:r>
      </w:del>
      <w:ins w:id="712" w:author="Urša Miklavčič [2]" w:date="2026-05-08T16:19:00Z" w16du:dateUtc="2026-05-08T14:19:00Z">
        <w:r w:rsidR="00AC1F08">
          <w:rPr>
            <w:rFonts w:cs="Times New Roman"/>
          </w:rPr>
          <w:t xml:space="preserve">positive </w:t>
        </w:r>
      </w:ins>
      <w:r w:rsidR="00B772B8">
        <w:rPr>
          <w:rFonts w:cs="Times New Roman"/>
        </w:rPr>
        <w:t xml:space="preserve">association </w:t>
      </w:r>
      <w:r w:rsidR="00FA10E7">
        <w:rPr>
          <w:rFonts w:cs="Times New Roman"/>
        </w:rPr>
        <w:t xml:space="preserve">was observed </w:t>
      </w:r>
      <w:r w:rsidR="00B772B8">
        <w:rPr>
          <w:rFonts w:cs="Times New Roman"/>
        </w:rPr>
        <w:t xml:space="preserve">between bacterial </w:t>
      </w:r>
      <w:r w:rsidR="00FA10E7">
        <w:rPr>
          <w:rFonts w:cs="Times New Roman"/>
        </w:rPr>
        <w:t>diversity</w:t>
      </w:r>
      <w:r w:rsidR="00B772B8">
        <w:rPr>
          <w:rFonts w:cs="Times New Roman"/>
        </w:rPr>
        <w:t xml:space="preserve"> and </w:t>
      </w:r>
      <w:r w:rsidR="00FA10E7">
        <w:rPr>
          <w:rFonts w:cs="Times New Roman"/>
        </w:rPr>
        <w:t>abundance of ARGs in</w:t>
      </w:r>
      <w:r w:rsidR="001F1052">
        <w:rPr>
          <w:rFonts w:cs="Times New Roman"/>
        </w:rPr>
        <w:t xml:space="preserve"> </w:t>
      </w:r>
      <w:r w:rsidR="00B772B8">
        <w:rPr>
          <w:rFonts w:cs="Times New Roman"/>
        </w:rPr>
        <w:t>MLS class</w:t>
      </w:r>
      <w:r w:rsidR="001F1052">
        <w:rPr>
          <w:rFonts w:cs="Times New Roman"/>
        </w:rPr>
        <w:t>,</w:t>
      </w:r>
      <w:r w:rsidR="00B772B8">
        <w:rPr>
          <w:rFonts w:cs="Times New Roman"/>
        </w:rPr>
        <w:t xml:space="preserve"> and </w:t>
      </w:r>
      <w:r w:rsidR="001F1052">
        <w:rPr>
          <w:rFonts w:cs="Times New Roman"/>
        </w:rPr>
        <w:t xml:space="preserve">a </w:t>
      </w:r>
      <w:del w:id="713" w:author="Urša Miklavčič [2]" w:date="2026-05-08T16:19:00Z" w16du:dateUtc="2026-05-08T14:19:00Z">
        <w:r w:rsidR="00B772B8" w:rsidDel="00AC1F08">
          <w:rPr>
            <w:rFonts w:cs="Times New Roman"/>
          </w:rPr>
          <w:delText xml:space="preserve">positive </w:delText>
        </w:r>
      </w:del>
      <w:ins w:id="714" w:author="Urša Miklavčič [2]" w:date="2026-05-08T16:19:00Z" w16du:dateUtc="2026-05-08T14:19:00Z">
        <w:r w:rsidR="00AC1F08">
          <w:rPr>
            <w:rFonts w:cs="Times New Roman"/>
          </w:rPr>
          <w:t xml:space="preserve">negative </w:t>
        </w:r>
      </w:ins>
      <w:r w:rsidR="00B772B8">
        <w:rPr>
          <w:rFonts w:cs="Times New Roman"/>
        </w:rPr>
        <w:t>association for</w:t>
      </w:r>
      <w:r w:rsidR="001F1052">
        <w:rPr>
          <w:rFonts w:cs="Times New Roman"/>
        </w:rPr>
        <w:t xml:space="preserve"> the</w:t>
      </w:r>
      <w:r w:rsidR="00B772B8">
        <w:rPr>
          <w:rFonts w:cs="Times New Roman"/>
        </w:rPr>
        <w:t xml:space="preserve"> macrolide </w:t>
      </w:r>
      <w:commentRangeStart w:id="715"/>
      <w:r w:rsidR="00B772B8">
        <w:rPr>
          <w:rFonts w:cs="Times New Roman"/>
        </w:rPr>
        <w:t>and trimethoprim</w:t>
      </w:r>
      <w:r w:rsidR="001F1052">
        <w:rPr>
          <w:rFonts w:cs="Times New Roman"/>
        </w:rPr>
        <w:t xml:space="preserve"> </w:t>
      </w:r>
      <w:commentRangeEnd w:id="715"/>
      <w:r w:rsidR="00401D9A">
        <w:rPr>
          <w:rStyle w:val="CommentReference"/>
          <w:rFonts w:cs="Times New Roman"/>
          <w:sz w:val="24"/>
          <w:szCs w:val="22"/>
        </w:rPr>
        <w:commentReference w:id="715"/>
      </w:r>
      <w:r w:rsidR="001F1052">
        <w:rPr>
          <w:rFonts w:cs="Times New Roman"/>
        </w:rPr>
        <w:t>classes</w:t>
      </w:r>
      <w:r w:rsidR="00B772B8">
        <w:rPr>
          <w:rFonts w:cs="Times New Roman"/>
        </w:rPr>
        <w:t>.</w:t>
      </w:r>
      <w:r w:rsidR="001F1052">
        <w:rPr>
          <w:rFonts w:cs="Times New Roman"/>
        </w:rPr>
        <w:t xml:space="preserve"> </w:t>
      </w:r>
      <w:r w:rsidR="00FA10E7" w:rsidRPr="00FA10E7">
        <w:rPr>
          <w:rFonts w:cs="Times New Roman"/>
        </w:rPr>
        <w:t>These findings suggest that reductions in bacterial abundance may selectively influence certain resistance classes, rather than driving a broad increase in resistome diversity</w:t>
      </w:r>
      <w:ins w:id="716" w:author="Urša Miklavčič [2]" w:date="2026-05-08T16:20:00Z" w16du:dateUtc="2026-05-08T14:20:00Z">
        <w:r w:rsidR="00AC1F08">
          <w:rPr>
            <w:rFonts w:cs="Times New Roman"/>
          </w:rPr>
          <w:t xml:space="preserve"> or abundance</w:t>
        </w:r>
      </w:ins>
      <w:r w:rsidR="00FA10E7" w:rsidRPr="00FA10E7">
        <w:rPr>
          <w:rFonts w:cs="Times New Roman"/>
        </w:rPr>
        <w:t>.</w:t>
      </w:r>
    </w:p>
    <w:p w14:paraId="7A999F7E" w14:textId="77777777" w:rsidR="0056434F" w:rsidRPr="00D93D74" w:rsidRDefault="0056434F" w:rsidP="009972F0"/>
    <w:p w14:paraId="420C1975" w14:textId="46827006" w:rsidR="009972F0" w:rsidRPr="00D93D74" w:rsidRDefault="009972F0" w:rsidP="003019F2">
      <w:pPr>
        <w:pStyle w:val="Heading2"/>
        <w:numPr>
          <w:ilvl w:val="1"/>
          <w:numId w:val="3"/>
        </w:numPr>
      </w:pPr>
      <w:bookmarkStart w:id="717" w:name="_Toc220932890"/>
      <w:bookmarkStart w:id="718" w:name="_Toc229225135"/>
      <w:r w:rsidRPr="00D93D74">
        <w:t xml:space="preserve">INDIVIDUAL-SPECIFIC POPULATION </w:t>
      </w:r>
      <w:del w:id="719" w:author="Maja Rupnik" w:date="2026-05-07T10:58:00Z" w16du:dateUtc="2026-05-07T08:58:00Z">
        <w:r w:rsidRPr="00D93D74" w:rsidDel="008F3DF2">
          <w:delText xml:space="preserve">GENETIC </w:delText>
        </w:r>
      </w:del>
      <w:r w:rsidRPr="00D93D74">
        <w:t xml:space="preserve">ANALYSIS </w:t>
      </w:r>
      <w:r w:rsidR="003314EC">
        <w:t>ON THE ISOLATED</w:t>
      </w:r>
      <w:r w:rsidR="003314EC" w:rsidRPr="00D93D74">
        <w:t xml:space="preserve"> </w:t>
      </w:r>
      <w:r w:rsidRPr="00D93D74">
        <w:t>SPORE-FORMING SPECIES</w:t>
      </w:r>
      <w:bookmarkEnd w:id="717"/>
      <w:r w:rsidR="00BE1C36">
        <w:t xml:space="preserve"> (GOAL 2)</w:t>
      </w:r>
      <w:bookmarkEnd w:id="718"/>
      <w:r w:rsidR="00BE1C36">
        <w:t xml:space="preserve"> </w:t>
      </w:r>
    </w:p>
    <w:p w14:paraId="774FFE41" w14:textId="10D211F7" w:rsidR="001722C1" w:rsidRPr="001722C1" w:rsidRDefault="001722C1" w:rsidP="001722C1">
      <w:pPr>
        <w:rPr>
          <w:rFonts w:cs="Times New Roman"/>
          <w:szCs w:val="24"/>
        </w:rPr>
      </w:pPr>
      <w:r w:rsidRPr="001722C1">
        <w:rPr>
          <w:rFonts w:cs="Times New Roman"/>
          <w:szCs w:val="24"/>
        </w:rPr>
        <w:t>Integrating whole-genome sequencing of cultured isolates with metagenomic sequencing of stool samples enabled tracking of bacterial strains using both culture-dependent and culture-independent approaches.</w:t>
      </w:r>
      <w:r>
        <w:rPr>
          <w:rFonts w:cs="Times New Roman"/>
          <w:szCs w:val="24"/>
        </w:rPr>
        <w:t xml:space="preserve"> </w:t>
      </w:r>
      <w:del w:id="720" w:author="Maja Rupnik" w:date="2026-05-07T10:59:00Z" w16du:dateUtc="2026-05-07T08:59:00Z">
        <w:r w:rsidDel="008F3DF2">
          <w:rPr>
            <w:rFonts w:cs="Times New Roman"/>
            <w:szCs w:val="24"/>
          </w:rPr>
          <w:delText>Offering a new perspective into the persistence of spore-forming bacteria in the human gut across six months encompassing</w:delText>
        </w:r>
        <w:r w:rsidRPr="00A90451" w:rsidDel="008F3DF2">
          <w:rPr>
            <w:rFonts w:cs="Times New Roman"/>
            <w:szCs w:val="24"/>
          </w:rPr>
          <w:delText xml:space="preserve"> </w:delText>
        </w:r>
        <w:r w:rsidDel="008F3DF2">
          <w:rPr>
            <w:rFonts w:cs="Times New Roman"/>
            <w:szCs w:val="24"/>
          </w:rPr>
          <w:delText xml:space="preserve">antibiotic treatment. </w:delText>
        </w:r>
        <w:r w:rsidRPr="001722C1" w:rsidDel="008F3DF2">
          <w:rPr>
            <w:rFonts w:cs="Times New Roman"/>
            <w:szCs w:val="24"/>
          </w:rPr>
          <w:delText xml:space="preserve"> </w:delText>
        </w:r>
      </w:del>
    </w:p>
    <w:p w14:paraId="3A6847F4" w14:textId="3D927234" w:rsidR="001722C1" w:rsidRPr="00A90451" w:rsidRDefault="001722C1" w:rsidP="001722C1">
      <w:pPr>
        <w:rPr>
          <w:rFonts w:cs="Times New Roman"/>
          <w:szCs w:val="24"/>
        </w:rPr>
      </w:pPr>
      <w:commentRangeStart w:id="721"/>
      <w:del w:id="722" w:author="Urša Miklavčič [2]" w:date="2026-05-08T16:20:00Z" w16du:dateUtc="2026-05-08T14:20:00Z">
        <w:r w:rsidRPr="00A90451" w:rsidDel="00AC1F08">
          <w:rPr>
            <w:rFonts w:cs="Times New Roman"/>
            <w:szCs w:val="24"/>
          </w:rPr>
          <w:delText xml:space="preserve">We </w:delText>
        </w:r>
        <w:r w:rsidDel="00AC1F08">
          <w:rPr>
            <w:rFonts w:cs="Times New Roman"/>
            <w:szCs w:val="24"/>
          </w:rPr>
          <w:delText>obtained</w:delText>
        </w:r>
        <w:r w:rsidRPr="00A90451" w:rsidDel="00AC1F08">
          <w:rPr>
            <w:rFonts w:cs="Times New Roman"/>
            <w:szCs w:val="24"/>
          </w:rPr>
          <w:delText xml:space="preserve"> 87 </w:delText>
        </w:r>
        <w:r w:rsidDel="00AC1F08">
          <w:rPr>
            <w:rFonts w:cs="Times New Roman"/>
            <w:szCs w:val="24"/>
          </w:rPr>
          <w:delText>isolates</w:delText>
        </w:r>
        <w:r w:rsidRPr="00A90451" w:rsidDel="00AC1F08">
          <w:rPr>
            <w:rFonts w:cs="Times New Roman"/>
            <w:szCs w:val="24"/>
          </w:rPr>
          <w:delText xml:space="preserve"> of </w:delText>
        </w:r>
        <w:r w:rsidDel="00AC1F08">
          <w:rPr>
            <w:rFonts w:cs="Times New Roman"/>
            <w:i/>
            <w:iCs/>
            <w:szCs w:val="24"/>
          </w:rPr>
          <w:delText>C.</w:delText>
        </w:r>
        <w:r w:rsidRPr="00A90451" w:rsidDel="00AC1F08">
          <w:rPr>
            <w:rFonts w:cs="Times New Roman"/>
            <w:i/>
            <w:iCs/>
            <w:szCs w:val="24"/>
          </w:rPr>
          <w:delText xml:space="preserve"> saudiense</w:delText>
        </w:r>
        <w:r w:rsidRPr="00A90451" w:rsidDel="00AC1F08">
          <w:rPr>
            <w:rFonts w:cs="Times New Roman"/>
            <w:szCs w:val="24"/>
          </w:rPr>
          <w:delText xml:space="preserve">, from three </w:delText>
        </w:r>
        <w:r w:rsidDel="00AC1F08">
          <w:rPr>
            <w:rFonts w:cs="Times New Roman"/>
            <w:szCs w:val="24"/>
          </w:rPr>
          <w:delText xml:space="preserve">longitudinal </w:delText>
        </w:r>
        <w:r w:rsidRPr="00A90451" w:rsidDel="00AC1F08">
          <w:rPr>
            <w:rFonts w:cs="Times New Roman"/>
            <w:szCs w:val="24"/>
          </w:rPr>
          <w:delText>stool samples collected from a single individual before, during and</w:delText>
        </w:r>
        <w:r w:rsidDel="00AC1F08">
          <w:rPr>
            <w:rFonts w:cs="Times New Roman"/>
            <w:szCs w:val="24"/>
          </w:rPr>
          <w:delText xml:space="preserve"> after </w:delText>
        </w:r>
        <w:r w:rsidRPr="00A90451" w:rsidDel="00AC1F08">
          <w:rPr>
            <w:rFonts w:cs="Times New Roman"/>
            <w:szCs w:val="24"/>
          </w:rPr>
          <w:delText>amoxicillin</w:delText>
        </w:r>
        <w:r w:rsidDel="00AC1F08">
          <w:rPr>
            <w:rFonts w:cs="Times New Roman"/>
            <w:szCs w:val="24"/>
          </w:rPr>
          <w:delText xml:space="preserve"> </w:delText>
        </w:r>
        <w:r w:rsidRPr="00A90451" w:rsidDel="00AC1F08">
          <w:rPr>
            <w:rFonts w:cs="Times New Roman"/>
            <w:szCs w:val="24"/>
          </w:rPr>
          <w:delText xml:space="preserve">treatment. </w:delText>
        </w:r>
        <w:commentRangeEnd w:id="721"/>
        <w:r w:rsidR="008F3DF2" w:rsidRPr="008D4F13" w:rsidDel="00AC1F08">
          <w:rPr>
            <w:rStyle w:val="CommentReference"/>
            <w:sz w:val="24"/>
            <w:szCs w:val="22"/>
          </w:rPr>
          <w:commentReference w:id="721"/>
        </w:r>
      </w:del>
      <w:ins w:id="723" w:author="Maja Rupnik" w:date="2026-05-07T11:40:00Z" w16du:dateUtc="2026-05-07T09:40:00Z">
        <w:del w:id="724" w:author="Urša Miklavčič [2]" w:date="2026-05-08T16:20:00Z" w16du:dateUtc="2026-05-08T14:20:00Z">
          <w:r w:rsidR="008D4F13" w:rsidRPr="008D4F13" w:rsidDel="00AC1F08">
            <w:delText xml:space="preserve"> </w:delText>
          </w:r>
        </w:del>
        <w:r w:rsidR="008D4F13" w:rsidRPr="008D4F13">
          <w:rPr>
            <w:rFonts w:cs="Times New Roman"/>
            <w:szCs w:val="24"/>
          </w:rPr>
          <w:t xml:space="preserve">Cultivation of gut microbes remains inherently biased due to selective growth conditions (Tidjani Alou et al., 2020). </w:t>
        </w:r>
      </w:ins>
      <w:r w:rsidRPr="00A90451">
        <w:rPr>
          <w:rFonts w:cs="Times New Roman"/>
          <w:szCs w:val="24"/>
        </w:rPr>
        <w:t xml:space="preserve">Spore-forming bacteria are </w:t>
      </w:r>
      <w:r>
        <w:rPr>
          <w:rFonts w:cs="Times New Roman"/>
          <w:szCs w:val="24"/>
        </w:rPr>
        <w:t xml:space="preserve">typically </w:t>
      </w:r>
      <w:r w:rsidRPr="00A90451">
        <w:rPr>
          <w:rFonts w:cs="Times New Roman"/>
          <w:szCs w:val="24"/>
        </w:rPr>
        <w:t xml:space="preserve">slow-growing, </w:t>
      </w:r>
      <w:del w:id="725" w:author="Maja Rupnik" w:date="2026-05-07T11:00:00Z" w16du:dateUtc="2026-05-07T09:00:00Z">
        <w:r w:rsidDel="008F3DF2">
          <w:rPr>
            <w:rFonts w:cs="Times New Roman"/>
            <w:szCs w:val="24"/>
          </w:rPr>
          <w:delText xml:space="preserve">however </w:delText>
        </w:r>
      </w:del>
      <w:ins w:id="726" w:author="Maja Rupnik" w:date="2026-05-07T11:00:00Z" w16du:dateUtc="2026-05-07T09:00:00Z">
        <w:r w:rsidR="008F3DF2">
          <w:rPr>
            <w:rFonts w:cs="Times New Roman"/>
            <w:szCs w:val="24"/>
          </w:rPr>
          <w:t xml:space="preserve">therefore </w:t>
        </w:r>
      </w:ins>
      <w:r>
        <w:rPr>
          <w:rFonts w:cs="Times New Roman"/>
          <w:szCs w:val="24"/>
        </w:rPr>
        <w:t>the use of nutrient-</w:t>
      </w:r>
      <w:r w:rsidRPr="00A90451">
        <w:rPr>
          <w:rFonts w:cs="Times New Roman"/>
          <w:szCs w:val="24"/>
        </w:rPr>
        <w:t xml:space="preserve">rich medium (WCAB) and short incubation </w:t>
      </w:r>
      <w:r>
        <w:rPr>
          <w:rFonts w:cs="Times New Roman"/>
          <w:szCs w:val="24"/>
        </w:rPr>
        <w:t>period</w:t>
      </w:r>
      <w:r w:rsidRPr="00A90451">
        <w:rPr>
          <w:rFonts w:cs="Times New Roman"/>
          <w:szCs w:val="24"/>
        </w:rPr>
        <w:t xml:space="preserve"> (48 </w:t>
      </w:r>
      <w:r>
        <w:rPr>
          <w:rFonts w:cs="Times New Roman"/>
          <w:szCs w:val="24"/>
        </w:rPr>
        <w:t>hours</w:t>
      </w:r>
      <w:r w:rsidRPr="00A90451">
        <w:rPr>
          <w:rFonts w:cs="Times New Roman"/>
          <w:szCs w:val="24"/>
        </w:rPr>
        <w:t xml:space="preserve">) </w:t>
      </w:r>
      <w:r>
        <w:rPr>
          <w:rFonts w:cs="Times New Roman"/>
          <w:szCs w:val="24"/>
        </w:rPr>
        <w:t>likely</w:t>
      </w:r>
      <w:r w:rsidRPr="00A90451">
        <w:rPr>
          <w:rFonts w:cs="Times New Roman"/>
          <w:szCs w:val="24"/>
        </w:rPr>
        <w:t xml:space="preserve"> select</w:t>
      </w:r>
      <w:r>
        <w:rPr>
          <w:rFonts w:cs="Times New Roman"/>
          <w:szCs w:val="24"/>
        </w:rPr>
        <w:t>ed</w:t>
      </w:r>
      <w:r w:rsidRPr="00A90451">
        <w:rPr>
          <w:rFonts w:cs="Times New Roman"/>
          <w:szCs w:val="24"/>
        </w:rPr>
        <w:t xml:space="preserve"> for species capable of rapid germination and vegetative </w:t>
      </w:r>
      <w:r>
        <w:rPr>
          <w:rFonts w:cs="Times New Roman"/>
          <w:szCs w:val="24"/>
        </w:rPr>
        <w:t>growth</w:t>
      </w:r>
      <w:r w:rsidRPr="00A90451">
        <w:rPr>
          <w:rFonts w:cs="Times New Roman"/>
          <w:szCs w:val="24"/>
        </w:rPr>
        <w:t xml:space="preserve"> </w:t>
      </w:r>
      <w:r w:rsidRPr="00A90451">
        <w:rPr>
          <w:rFonts w:cs="Times New Roman"/>
          <w:szCs w:val="24"/>
        </w:rPr>
        <w:fldChar w:fldCharType="begin"/>
      </w:r>
      <w:r w:rsidR="000D4E60">
        <w:rPr>
          <w:rFonts w:cs="Times New Roman"/>
          <w:szCs w:val="24"/>
        </w:rPr>
        <w:instrText xml:space="preserve"> ADDIN ZOTERO_ITEM CSL_CITATION {"citationID":"qfXcae00","properties":{"formattedCitation":"(Kapinusova et al., 2023; Peter Setlow, 2019)","plainCitation":"(Kapinusova et al., 2023; Peter Setlow, 2019)","noteIndex":0},"citationItems":[{"id":3525,"uris":["http://zotero.org/users/8873894/items/5KVFNNLL"],"itemData":{"id":3525,"type":"article-journal","abstract":"In terms of the number and diversity of living units, the prokaryotic empire is the most represented form of life on Earth, and yet it is still to a significant degree shrouded in darkness. This microbial “dark matter” hides a great deal of potential in terms of phylogenetically or metabolically diverse microorganisms, and thus it is important to acquire them in pure culture. However, do we know what microorganisms really need for their growth, and what the obstacles are to the cultivation of previously unidentified taxa? Here we review common and sometimes unexpected requirements of environmental microorganisms, especially soil-harbored bacteria, needed for their replication and cultivation. These requirements include resuscitation stimuli, physical and chemical factors aiding cultivation, growth factors, and co-cultivation in a laboratory and natural microbial neighborhood.","container-title":"Frontiers in Microbiology","DOI":"10.3389/fmicb.2023.1089630","ISSN":"1664-302X","journalAbbreviation":"Front Microbiol","page":"1089630","PMID":"36960281","PMCID":"PMC10027941","source":"PubMed Central","title":"Reaching unreachables: Obstacles and successes of microbial cultivation and their reasons","title-short":"Reaching unreachables","volume":"14","author":[{"family":"Kapinusova","given":"Gabriela"},{"family":"Lopez Marin","given":"Marco A."},{"family":"Uhlik","given":"Ondrej"}],"issued":{"date-parts":[["2023",3,7]]}}},{"id":314,"uris":["http://zotero.org/users/8873894/items/SNGZWQ3N"],"itemData":{"id":314,"type":"article-journal","abstract":"The purpose of this article is to highlight some areas of research with spores of bacteria of Firmicute species in which the methodology too commonly used is not optimal and generates misleading results. As a consequence, conclusions drawn from data obtained are often ﬂawed or not appropriate. Topics covered in the article include the following: (i) the importance of using well-puriﬁed bacterial spores in studies on spore resistance, composition, killing, disinfection and germination; (ii) methods for obtaining good puriﬁcation of spores of various species; (iii) appropriate experimental approaches to determine mechanisms of spore resistance and spore killing by a variety of agents, as well as known mechanisms of spore resistance and killing; (iv) common errors made in drawing conclusions about spore killing by various agents, including failure to neutralize chemical agents before plating for viable spore enumeration, and equating correlations between changes in spore properties accompanying spore killing with causation. It is hoped that a consideration of these topics will improve the quality of spore research going forward.","container-title":"Journal of Applied Microbiology","DOI":"10.1111/jam.14067","ISSN":"13645072","issue":"2","journalAbbreviation":"J Appl Microbiol","language":"en","page":"348-358","source":"DOI.org (Crossref)","title":"Observations on research with spores of Bacillales and Clostridiales species","volume":"126","author":[{"family":"Setlow","given":"Peter"}],"issued":{"date-parts":[["2019",2]]}}}],"schema":"https://github.com/citation-style-language/schema/raw/master/csl-citation.json"} </w:instrText>
      </w:r>
      <w:r w:rsidRPr="00A90451">
        <w:rPr>
          <w:rFonts w:cs="Times New Roman"/>
          <w:szCs w:val="24"/>
        </w:rPr>
        <w:fldChar w:fldCharType="separate"/>
      </w:r>
      <w:r w:rsidR="00910CB8" w:rsidRPr="00910CB8">
        <w:rPr>
          <w:rFonts w:cs="Times New Roman"/>
        </w:rPr>
        <w:t>(Kapinusova et al., 2023; Peter Setlow, 2019)</w:t>
      </w:r>
      <w:r w:rsidRPr="00A90451">
        <w:rPr>
          <w:rFonts w:cs="Times New Roman"/>
          <w:szCs w:val="24"/>
        </w:rPr>
        <w:fldChar w:fldCharType="end"/>
      </w:r>
      <w:r w:rsidRPr="00A90451">
        <w:rPr>
          <w:rFonts w:cs="Times New Roman"/>
          <w:szCs w:val="24"/>
        </w:rPr>
        <w:t>.</w:t>
      </w:r>
      <w:ins w:id="727" w:author="Maja Rupnik" w:date="2026-05-07T11:01:00Z" w16du:dateUtc="2026-05-07T09:01:00Z">
        <w:r w:rsidR="008F3DF2">
          <w:rPr>
            <w:rFonts w:cs="Times New Roman"/>
            <w:szCs w:val="24"/>
          </w:rPr>
          <w:t xml:space="preserve"> Substantial proportion of isolates was also not growing after subcultures, a phenomenon</w:t>
        </w:r>
      </w:ins>
      <w:del w:id="728" w:author="Maja Rupnik" w:date="2026-05-07T11:01:00Z" w16du:dateUtc="2026-05-07T09:01:00Z">
        <w:r w:rsidRPr="00A90451" w:rsidDel="008F3DF2">
          <w:rPr>
            <w:rFonts w:cs="Times New Roman"/>
            <w:szCs w:val="24"/>
          </w:rPr>
          <w:delText xml:space="preserve"> </w:delText>
        </w:r>
      </w:del>
      <w:del w:id="729" w:author="Maja Rupnik" w:date="2026-05-07T11:00:00Z" w16du:dateUtc="2026-05-07T09:00:00Z">
        <w:r w:rsidRPr="00A90451" w:rsidDel="008F3DF2">
          <w:rPr>
            <w:rFonts w:cs="Times New Roman"/>
            <w:szCs w:val="24"/>
          </w:rPr>
          <w:delText>Of these, 42 strains were successfully sequenced</w:delText>
        </w:r>
        <w:r w:rsidDel="008F3DF2">
          <w:rPr>
            <w:rFonts w:cs="Times New Roman"/>
            <w:szCs w:val="24"/>
          </w:rPr>
          <w:delText xml:space="preserve">. </w:delText>
        </w:r>
      </w:del>
      <w:del w:id="730" w:author="Maja Rupnik" w:date="2026-05-07T11:01:00Z" w16du:dateUtc="2026-05-07T09:01:00Z">
        <w:r w:rsidRPr="00A90451" w:rsidDel="008F3DF2">
          <w:rPr>
            <w:rFonts w:cs="Times New Roman"/>
            <w:szCs w:val="24"/>
          </w:rPr>
          <w:delText xml:space="preserve">The </w:delText>
        </w:r>
        <w:r w:rsidDel="008F3DF2">
          <w:rPr>
            <w:rFonts w:cs="Times New Roman"/>
            <w:szCs w:val="24"/>
          </w:rPr>
          <w:delText xml:space="preserve">discrepancy between </w:delText>
        </w:r>
        <w:r w:rsidRPr="00A90451" w:rsidDel="008F3DF2">
          <w:rPr>
            <w:rFonts w:cs="Times New Roman"/>
            <w:szCs w:val="24"/>
          </w:rPr>
          <w:delText xml:space="preserve">isolated strains </w:delText>
        </w:r>
        <w:r w:rsidDel="008F3DF2">
          <w:rPr>
            <w:rFonts w:cs="Times New Roman"/>
            <w:szCs w:val="24"/>
          </w:rPr>
          <w:delText>and</w:delText>
        </w:r>
        <w:r w:rsidRPr="00A90451" w:rsidDel="008F3DF2">
          <w:rPr>
            <w:rFonts w:cs="Times New Roman"/>
            <w:szCs w:val="24"/>
          </w:rPr>
          <w:delText xml:space="preserve"> sequenced strains</w:delText>
        </w:r>
      </w:del>
      <w:ins w:id="731" w:author="Maja Rupnik" w:date="2026-05-07T11:01:00Z" w16du:dateUtc="2026-05-07T09:01:00Z">
        <w:r w:rsidR="008F3DF2">
          <w:rPr>
            <w:rFonts w:cs="Times New Roman"/>
            <w:szCs w:val="24"/>
          </w:rPr>
          <w:t xml:space="preserve"> that</w:t>
        </w:r>
      </w:ins>
      <w:r w:rsidRPr="00A90451">
        <w:rPr>
          <w:rFonts w:cs="Times New Roman"/>
          <w:szCs w:val="24"/>
        </w:rPr>
        <w:t xml:space="preserve"> </w:t>
      </w:r>
      <w:r>
        <w:rPr>
          <w:rFonts w:cs="Times New Roman"/>
          <w:szCs w:val="24"/>
        </w:rPr>
        <w:t>may be due</w:t>
      </w:r>
      <w:r w:rsidRPr="00A90451">
        <w:rPr>
          <w:rFonts w:cs="Times New Roman"/>
          <w:szCs w:val="24"/>
        </w:rPr>
        <w:t xml:space="preserve"> to unknown factors </w:t>
      </w:r>
      <w:r>
        <w:rPr>
          <w:rFonts w:cs="Times New Roman"/>
          <w:szCs w:val="24"/>
        </w:rPr>
        <w:t>in</w:t>
      </w:r>
      <w:r w:rsidRPr="00A90451">
        <w:rPr>
          <w:rFonts w:cs="Times New Roman"/>
          <w:szCs w:val="24"/>
        </w:rPr>
        <w:t xml:space="preserve"> secondary re-streaking </w:t>
      </w:r>
      <w:del w:id="732" w:author="Maja Rupnik" w:date="2026-05-07T11:01:00Z" w16du:dateUtc="2026-05-07T09:01:00Z">
        <w:r w:rsidDel="008F3DF2">
          <w:rPr>
            <w:rFonts w:cs="Times New Roman"/>
            <w:szCs w:val="24"/>
          </w:rPr>
          <w:delText xml:space="preserve">as </w:delText>
        </w:r>
      </w:del>
      <w:ins w:id="733" w:author="Maja Rupnik" w:date="2026-05-07T11:01:00Z" w16du:dateUtc="2026-05-07T09:01:00Z">
        <w:r w:rsidR="008F3DF2">
          <w:rPr>
            <w:rFonts w:cs="Times New Roman"/>
            <w:szCs w:val="24"/>
          </w:rPr>
          <w:t>a</w:t>
        </w:r>
      </w:ins>
      <w:ins w:id="734" w:author="Maja Rupnik" w:date="2026-05-07T11:02:00Z" w16du:dateUtc="2026-05-07T09:02:00Z">
        <w:r w:rsidR="008F3DF2">
          <w:rPr>
            <w:rFonts w:cs="Times New Roman"/>
            <w:szCs w:val="24"/>
          </w:rPr>
          <w:t>nd already</w:t>
        </w:r>
      </w:ins>
      <w:ins w:id="735" w:author="Maja Rupnik" w:date="2026-05-07T11:01:00Z" w16du:dateUtc="2026-05-07T09:01:00Z">
        <w:r w:rsidR="008F3DF2">
          <w:rPr>
            <w:rFonts w:cs="Times New Roman"/>
            <w:szCs w:val="24"/>
          </w:rPr>
          <w:t xml:space="preserve"> </w:t>
        </w:r>
      </w:ins>
      <w:r>
        <w:rPr>
          <w:rFonts w:cs="Times New Roman"/>
          <w:szCs w:val="24"/>
        </w:rPr>
        <w:t xml:space="preserve">observed earlier </w:t>
      </w:r>
      <w:r w:rsidRPr="00A90451">
        <w:rPr>
          <w:rFonts w:cs="Times New Roman"/>
          <w:szCs w:val="24"/>
        </w:rPr>
        <w:fldChar w:fldCharType="begin"/>
      </w:r>
      <w:r w:rsidR="000D4E60">
        <w:rPr>
          <w:rFonts w:cs="Times New Roman"/>
          <w:szCs w:val="24"/>
        </w:rPr>
        <w:instrText xml:space="preserve"> ADDIN ZOTERO_ITEM CSL_CITATION {"citationID":"eImo87hV","properties":{"formattedCitation":"(Lagier et al., 2018)","plainCitation":"(Lagier et al., 2018)","noteIndex":0},"citationItems":[{"id":329,"uris":["http://zotero.org/users/8873894/items/ADFRVAB3"],"itemData":{"id":329,"type":"article-journal","abstract":"The gut microbiota has an important role in the maintenance of human health and in disease pathogenesis. This importance was realized through the advent of omics technologies and their application to improve our knowledge of the gut microbial ecosystem. In particular, the use of metagenomics has revealed the diversity of the gut microbiota, but it has also highlighted that the majority of bacteria in the gut remain uncultured. Culturomics was developed to culture and identify unknown bacteria that inhabit the human gut as a part of the rebirth of culture techniques in microbiology. Consisting of multiple culture conditions combined with the rapid identification of bacteria, the culturomic approach has enabled the culture of hundreds of new microorganisms that are associated with humans, providing exciting new perspectives on host–bacteria relationships. In this Review , we discuss why and how culturomics was developed. We describe how culturomics has extended our understanding of bacterial diversity and then explore how culturomics can be applied to the study of the human microbiota and the potential implications for human health.","container-title":"Nature Reviews Microbiology","DOI":"10.1038/s41579-018-0041-0","ISSN":"1740-1526, 1740-1534","issue":"9","journalAbbreviation":"Nat Rev Microbiol","language":"en","page":"540-550","source":"DOI.org (Crossref)","title":"Culturing the human microbiota and culturomics","volume":"16","author":[{"family":"Lagier","given":"Jean-Christophe"},{"family":"Dubourg","given":"Grégory"},{"family":"Million","given":"Matthieu"},{"family":"Cadoret","given":"Frédéric"},{"family":"Bilen","given":"Melhem"},{"family":"Fenollar","given":"Florence"},{"family":"Levasseur","given":"Anthony"},{"family":"Rolain","given":"Jean-Marc"},{"family":"Fournier","given":"Pierre-Edouard"},{"family":"Raoult","given":"Didier"}],"issued":{"date-parts":[["2018",9]]}}}],"schema":"https://github.com/citation-style-language/schema/raw/master/csl-citation.json"} </w:instrText>
      </w:r>
      <w:r w:rsidRPr="00A90451">
        <w:rPr>
          <w:rFonts w:cs="Times New Roman"/>
          <w:szCs w:val="24"/>
        </w:rPr>
        <w:fldChar w:fldCharType="separate"/>
      </w:r>
      <w:r w:rsidR="00910CB8" w:rsidRPr="00910CB8">
        <w:rPr>
          <w:rFonts w:cs="Times New Roman"/>
        </w:rPr>
        <w:t>(Lagier et al., 2018)</w:t>
      </w:r>
      <w:r w:rsidRPr="00A90451">
        <w:rPr>
          <w:rFonts w:cs="Times New Roman"/>
          <w:szCs w:val="24"/>
        </w:rPr>
        <w:fldChar w:fldCharType="end"/>
      </w:r>
      <w:r w:rsidRPr="00A90451">
        <w:rPr>
          <w:rFonts w:cs="Times New Roman"/>
          <w:szCs w:val="24"/>
        </w:rPr>
        <w:t xml:space="preserve">. </w:t>
      </w:r>
      <w:r>
        <w:rPr>
          <w:rFonts w:cs="Times New Roman"/>
          <w:szCs w:val="24"/>
        </w:rPr>
        <w:t>Despite this, our dataset</w:t>
      </w:r>
      <w:r w:rsidRPr="00A90451">
        <w:rPr>
          <w:rFonts w:cs="Times New Roman"/>
          <w:szCs w:val="24"/>
        </w:rPr>
        <w:t xml:space="preserve"> </w:t>
      </w:r>
      <w:ins w:id="736" w:author="Maja Rupnik" w:date="2026-05-07T11:02:00Z" w16du:dateUtc="2026-05-07T09:02:00Z">
        <w:r w:rsidR="008F3DF2">
          <w:rPr>
            <w:rFonts w:cs="Times New Roman"/>
            <w:szCs w:val="24"/>
          </w:rPr>
          <w:t xml:space="preserve">of 42 new sequenced strains </w:t>
        </w:r>
      </w:ins>
      <w:r w:rsidRPr="00A90451">
        <w:rPr>
          <w:rFonts w:cs="Times New Roman"/>
          <w:szCs w:val="24"/>
        </w:rPr>
        <w:t xml:space="preserve">substantially </w:t>
      </w:r>
      <w:r>
        <w:rPr>
          <w:rFonts w:cs="Times New Roman"/>
          <w:szCs w:val="24"/>
        </w:rPr>
        <w:t>expands</w:t>
      </w:r>
      <w:r w:rsidRPr="00A90451">
        <w:rPr>
          <w:rFonts w:cs="Times New Roman"/>
          <w:szCs w:val="24"/>
        </w:rPr>
        <w:t xml:space="preserve"> </w:t>
      </w:r>
      <w:r>
        <w:rPr>
          <w:rFonts w:cs="Times New Roman"/>
          <w:szCs w:val="24"/>
        </w:rPr>
        <w:t xml:space="preserve">the genomic diversity </w:t>
      </w:r>
      <w:r>
        <w:rPr>
          <w:rFonts w:cs="Times New Roman"/>
          <w:szCs w:val="24"/>
        </w:rPr>
        <w:lastRenderedPageBreak/>
        <w:t>and improves quality</w:t>
      </w:r>
      <w:r w:rsidRPr="00A90451">
        <w:rPr>
          <w:rFonts w:cs="Times New Roman"/>
          <w:szCs w:val="24"/>
        </w:rPr>
        <w:t xml:space="preserve"> of </w:t>
      </w:r>
      <w:r w:rsidRPr="00A90451">
        <w:rPr>
          <w:rFonts w:cs="Times New Roman"/>
          <w:i/>
          <w:iCs/>
          <w:szCs w:val="24"/>
        </w:rPr>
        <w:t>C. saudiense</w:t>
      </w:r>
      <w:r>
        <w:rPr>
          <w:rFonts w:cs="Times New Roman"/>
          <w:szCs w:val="24"/>
        </w:rPr>
        <w:t xml:space="preserve"> genomes, which p</w:t>
      </w:r>
      <w:r w:rsidRPr="00A90451">
        <w:rPr>
          <w:rFonts w:cs="Times New Roman"/>
          <w:szCs w:val="24"/>
        </w:rPr>
        <w:t xml:space="preserve">reviously </w:t>
      </w:r>
      <w:r>
        <w:rPr>
          <w:rFonts w:cs="Times New Roman"/>
          <w:szCs w:val="24"/>
        </w:rPr>
        <w:t>comprised</w:t>
      </w:r>
      <w:r w:rsidRPr="00A90451">
        <w:rPr>
          <w:rFonts w:cs="Times New Roman"/>
          <w:szCs w:val="24"/>
        </w:rPr>
        <w:t xml:space="preserve"> 3</w:t>
      </w:r>
      <w:r>
        <w:rPr>
          <w:rFonts w:cs="Times New Roman"/>
          <w:szCs w:val="24"/>
        </w:rPr>
        <w:t>1</w:t>
      </w:r>
      <w:r w:rsidRPr="00A90451">
        <w:rPr>
          <w:rFonts w:cs="Times New Roman"/>
          <w:szCs w:val="24"/>
        </w:rPr>
        <w:t xml:space="preserve"> isolate draft genomes and </w:t>
      </w:r>
      <w:r>
        <w:rPr>
          <w:rFonts w:cs="Times New Roman"/>
          <w:szCs w:val="24"/>
        </w:rPr>
        <w:t>7</w:t>
      </w:r>
      <w:r w:rsidRPr="00A90451">
        <w:rPr>
          <w:rFonts w:cs="Times New Roman"/>
          <w:szCs w:val="24"/>
        </w:rPr>
        <w:t xml:space="preserve"> metagenome-assembled genomes (</w:t>
      </w:r>
      <w:proofErr w:type="spellStart"/>
      <w:r w:rsidRPr="00A90451">
        <w:rPr>
          <w:rFonts w:cs="Times New Roman"/>
          <w:szCs w:val="24"/>
        </w:rPr>
        <w:t>MAGs</w:t>
      </w:r>
      <w:proofErr w:type="spellEnd"/>
      <w:r w:rsidRPr="00A90451">
        <w:rPr>
          <w:rFonts w:cs="Times New Roman"/>
          <w:szCs w:val="24"/>
        </w:rPr>
        <w:t>)</w:t>
      </w:r>
      <w:r>
        <w:rPr>
          <w:rFonts w:cs="Times New Roman"/>
          <w:szCs w:val="24"/>
        </w:rPr>
        <w:t xml:space="preserve"> from public databases</w:t>
      </w:r>
      <w:r w:rsidRPr="00A90451">
        <w:rPr>
          <w:rFonts w:cs="Times New Roman"/>
          <w:szCs w:val="24"/>
        </w:rPr>
        <w:t xml:space="preserve"> (accessed </w:t>
      </w:r>
      <w:r>
        <w:rPr>
          <w:rFonts w:cs="Times New Roman"/>
          <w:szCs w:val="24"/>
        </w:rPr>
        <w:t>April 15,</w:t>
      </w:r>
      <w:r w:rsidRPr="00A90451">
        <w:rPr>
          <w:rFonts w:cs="Times New Roman"/>
          <w:szCs w:val="24"/>
        </w:rPr>
        <w:t xml:space="preserve"> 2026). </w:t>
      </w:r>
      <w:r>
        <w:rPr>
          <w:rFonts w:cs="Times New Roman"/>
          <w:szCs w:val="24"/>
        </w:rPr>
        <w:t>Previously published isolate genomes</w:t>
      </w:r>
      <w:r w:rsidRPr="00A90451">
        <w:rPr>
          <w:rFonts w:cs="Times New Roman"/>
          <w:szCs w:val="24"/>
        </w:rPr>
        <w:t xml:space="preserve"> </w:t>
      </w:r>
      <w:r>
        <w:rPr>
          <w:rFonts w:cs="Times New Roman"/>
          <w:szCs w:val="24"/>
        </w:rPr>
        <w:t>were obtained from</w:t>
      </w:r>
      <w:r w:rsidRPr="00A90451">
        <w:rPr>
          <w:rFonts w:cs="Times New Roman"/>
          <w:szCs w:val="24"/>
        </w:rPr>
        <w:t xml:space="preserve"> adult (n = </w:t>
      </w:r>
      <w:r>
        <w:rPr>
          <w:rFonts w:cs="Times New Roman"/>
          <w:szCs w:val="24"/>
        </w:rPr>
        <w:t>28</w:t>
      </w:r>
      <w:r w:rsidRPr="00A90451">
        <w:rPr>
          <w:rFonts w:cs="Times New Roman"/>
          <w:szCs w:val="24"/>
        </w:rPr>
        <w:t>) and infant</w:t>
      </w:r>
      <w:r>
        <w:rPr>
          <w:rFonts w:cs="Times New Roman"/>
          <w:szCs w:val="24"/>
        </w:rPr>
        <w:t xml:space="preserve"> </w:t>
      </w:r>
      <w:r w:rsidRPr="00A90451">
        <w:rPr>
          <w:rFonts w:cs="Times New Roman"/>
          <w:szCs w:val="24"/>
        </w:rPr>
        <w:t>(n = 2) human stool samples (n = 3</w:t>
      </w:r>
      <w:r>
        <w:rPr>
          <w:rFonts w:cs="Times New Roman"/>
          <w:szCs w:val="24"/>
        </w:rPr>
        <w:t>1</w:t>
      </w:r>
      <w:r w:rsidRPr="00A90451">
        <w:rPr>
          <w:rFonts w:cs="Times New Roman"/>
          <w:szCs w:val="24"/>
        </w:rPr>
        <w:t>), and one</w:t>
      </w:r>
      <w:r>
        <w:rPr>
          <w:rFonts w:cs="Times New Roman"/>
          <w:szCs w:val="24"/>
        </w:rPr>
        <w:t xml:space="preserve"> from a</w:t>
      </w:r>
      <w:r w:rsidRPr="00A90451">
        <w:rPr>
          <w:rFonts w:cs="Times New Roman"/>
          <w:szCs w:val="24"/>
        </w:rPr>
        <w:t xml:space="preserve"> cattle stool sample</w:t>
      </w:r>
      <w:r>
        <w:rPr>
          <w:rFonts w:cs="Times New Roman"/>
          <w:szCs w:val="24"/>
        </w:rPr>
        <w:t>, while the seven</w:t>
      </w:r>
      <w:r w:rsidRPr="00A90451">
        <w:rPr>
          <w:rFonts w:cs="Times New Roman"/>
          <w:szCs w:val="24"/>
        </w:rPr>
        <w:t xml:space="preserve"> </w:t>
      </w:r>
      <w:proofErr w:type="spellStart"/>
      <w:r w:rsidRPr="00A90451">
        <w:rPr>
          <w:rFonts w:cs="Times New Roman"/>
          <w:szCs w:val="24"/>
        </w:rPr>
        <w:t>MAGs</w:t>
      </w:r>
      <w:proofErr w:type="spellEnd"/>
      <w:r w:rsidRPr="00A90451">
        <w:rPr>
          <w:rFonts w:cs="Times New Roman"/>
          <w:szCs w:val="24"/>
        </w:rPr>
        <w:t xml:space="preserve"> </w:t>
      </w:r>
      <w:r>
        <w:rPr>
          <w:rFonts w:cs="Times New Roman"/>
          <w:szCs w:val="24"/>
        </w:rPr>
        <w:t xml:space="preserve">were obtained from </w:t>
      </w:r>
      <w:r w:rsidRPr="00A90451">
        <w:rPr>
          <w:rFonts w:cs="Times New Roman"/>
          <w:szCs w:val="24"/>
        </w:rPr>
        <w:t xml:space="preserve">human gut </w:t>
      </w:r>
      <w:r>
        <w:rPr>
          <w:rFonts w:cs="Times New Roman"/>
          <w:szCs w:val="24"/>
        </w:rPr>
        <w:t>metagenomes</w:t>
      </w:r>
      <w:r w:rsidRPr="00A90451">
        <w:rPr>
          <w:rFonts w:cs="Times New Roman"/>
          <w:szCs w:val="24"/>
        </w:rPr>
        <w:t xml:space="preserve">. </w:t>
      </w:r>
    </w:p>
    <w:p w14:paraId="02088AFA" w14:textId="02F693CE" w:rsidR="001722C1" w:rsidRDefault="00C65827" w:rsidP="001722C1">
      <w:pPr>
        <w:rPr>
          <w:rFonts w:cs="Times New Roman"/>
          <w:szCs w:val="24"/>
        </w:rPr>
      </w:pPr>
      <w:bookmarkStart w:id="737" w:name="_Hlk219379315"/>
      <w:r w:rsidRPr="00D93D74">
        <w:rPr>
          <w:i/>
          <w:iCs/>
        </w:rPr>
        <w:t xml:space="preserve">Clostridium saudiense </w:t>
      </w:r>
      <w:r w:rsidRPr="00D93D74">
        <w:t>is a poorly studied bacterial species, first isolated in Marseille</w:t>
      </w:r>
      <w:r w:rsidR="001722C1">
        <w:t>, France</w:t>
      </w:r>
      <w:r w:rsidRPr="00D93D74">
        <w:t xml:space="preserve"> in 2014, from the stool of an obese Saudi individual </w:t>
      </w:r>
      <w:r w:rsidRPr="00D93D74">
        <w:fldChar w:fldCharType="begin"/>
      </w:r>
      <w:r w:rsidR="000D4E60">
        <w:instrText xml:space="preserve"> ADDIN ZOTERO_ITEM CSL_CITATION {"citationID":"zUbcAteG","properties":{"formattedCitation":"(Angelakis et al., 2014)","plainCitation":"(Angelakis et al., 2014)","noteIndex":0},"citationItems":[{"id":3269,"uris":["http://zotero.org/users/8873894/items/M3D44GNN"],"itemData":{"id":3269,"type":"article-journal","abstract":"Clostridium saudii strain JCCT sp. nov. is the type strain of C. saudii sp. nov., a new species within the genus Clostridia. This strain, whose genome is described here, was isolated from a fecal sample collected from an obese 24-year-old (body mass index 52 kg/m2) man living in Jeddah, Saudi Arabia. C. saudii is a Gram-positive, anaerobic bacillus. Here we describe the features of this organism, together with the complete genome sequence and annotation. The 3,653,762 bp long genome contains 3,452 protein-coding and 53 RNA genes, including 4 rRNA genes.","container-title":"Standards in Genomic Sciences","DOI":"10.1186/1944-3277-9-8","ISSN":"1944-3277","issue":"1","journalAbbreviation":"Standards in Genomic Sciences","page":"8","source":"BioMed Central","title":"Non-contiguous finished genome sequence and description of Clostridium saudii sp. nov","volume":"9","author":[{"family":"Angelakis","given":"Emmanouil"},{"family":"Bibi","given":"Fehmida"},{"family":"Ramasamy","given":"Dhamodharan"},{"family":"Azhar","given":"Esam I."},{"family":"Jiman-Fatani","given":"Asif A."},{"family":"Aboushoushah","given":"Sally M."},{"family":"Lagier","given":"Jean-Christophe"},{"family":"Robert","given":"Catherine"},{"family":"Caputo","given":"Aurelia"},{"family":"Yasir","given":"Muhammad"},{"family":"Fournier","given":"Pierre-Edouard"},{"family":"Raoult","given":"Didier"}],"issued":{"date-parts":[["2014",12,8]]}}}],"schema":"https://github.com/citation-style-language/schema/raw/master/csl-citation.json"} </w:instrText>
      </w:r>
      <w:r w:rsidRPr="00D93D74">
        <w:fldChar w:fldCharType="separate"/>
      </w:r>
      <w:r w:rsidR="00910CB8" w:rsidRPr="00910CB8">
        <w:rPr>
          <w:rFonts w:cs="Times New Roman"/>
        </w:rPr>
        <w:t>(Angelakis et al., 2014)</w:t>
      </w:r>
      <w:r w:rsidRPr="00D93D74">
        <w:fldChar w:fldCharType="end"/>
      </w:r>
      <w:r w:rsidRPr="00D93D74">
        <w:t xml:space="preserve">. </w:t>
      </w:r>
      <w:r w:rsidR="001722C1">
        <w:t xml:space="preserve">Using several </w:t>
      </w:r>
      <w:r w:rsidR="00B13391">
        <w:t>tools,</w:t>
      </w:r>
      <w:r w:rsidR="001722C1">
        <w:t xml:space="preserve"> we identified seven distinct strains and </w:t>
      </w:r>
      <w:r w:rsidR="001722C1">
        <w:rPr>
          <w:rFonts w:cs="Times New Roman"/>
          <w:szCs w:val="24"/>
        </w:rPr>
        <w:t xml:space="preserve">revealed extensive within-host diversity. </w:t>
      </w:r>
      <w:r w:rsidR="001722C1" w:rsidRPr="00A90451">
        <w:rPr>
          <w:rFonts w:cs="Times New Roman"/>
          <w:szCs w:val="24"/>
        </w:rPr>
        <w:t xml:space="preserve">This </w:t>
      </w:r>
      <w:r w:rsidR="001722C1">
        <w:rPr>
          <w:rFonts w:cs="Times New Roman"/>
          <w:szCs w:val="24"/>
        </w:rPr>
        <w:t xml:space="preserve">level of diversity exceeds the commonly reported strain richness of 1 to 4 strains per species in the human gut </w:t>
      </w:r>
      <w:r w:rsidR="001722C1" w:rsidRPr="00A90451">
        <w:rPr>
          <w:rFonts w:cs="Times New Roman"/>
          <w:szCs w:val="24"/>
        </w:rPr>
        <w:fldChar w:fldCharType="begin"/>
      </w:r>
      <w:r w:rsidR="000D4E60">
        <w:rPr>
          <w:rFonts w:cs="Times New Roman"/>
          <w:szCs w:val="24"/>
        </w:rPr>
        <w:instrText xml:space="preserve"> ADDIN ZOTERO_ITEM CSL_CITATION {"citationID":"FYRWqUOb","properties":{"formattedCitation":"(Chen-Liaw et al., 2025; Poyet et al., 2019; Van Rossum et al., 2020)","plainCitation":"(Chen-Liaw et al., 2025; Poyet et al., 2019; Van Rossum et al., 2020)","noteIndex":0},"citationItems":[{"id":175,"uris":["http://zotero.org/users/8873894/items/D73U5VSG"],"itemData":{"id":175,"type":"article-journal","abstract":"Our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J."}],"issued":{"date-parts":[["2019",9]]}}},{"id":3221,"uris":["http://zotero.org/users/8873894/items/ML3L59RU"],"itemData":{"id":3221,"type":"article-journal","abstract":"Studying within-species variation has traditionally been limited to culturable bacterial isolates and low-resolution microbial community fingerprinting. Metagenomic sequencing and technical advances have enabled culture-free, high-resolution strain and subspecies analyses at high throughput and in complex environments. This holds great scientific promise but has also led to an overwhelming number of methods and terms to describe infraspecific variation. This Review aims to clarify these advances by focusing on the diversity within bacterial and archaeal species in the context of microbiomics. We cover foundational microevolutionary concepts relevant to population genetics and summarize how within-species variation can be studied and stratified directly within microbial communities with a focus on metagenomics. Finally, we describe how common applications of within-species variation can be achieved using metagenomic data. We aim to guide the selection of appropriate terms and analytical approaches to facilitate researchers in benefiting from the increasing availability of large, high-resolution microbiome genetic sequencing data.","container-title":"Nature Reviews Microbiology","DOI":"10.1038/s41579-020-0368-1","ISSN":"1740-1534","issue":"9","journalAbbreviation":"Nat Rev Microbiol","language":"en","license":"2020 Springer Nature Limited","page":"491-506","publisher":"Nature Publishing Group","source":"www.nature.com","title":"Diversity within species: interpreting strains in microbiomes","title-short":"Diversity within species","volume":"18","author":[{"family":"Van Rossum","given":"Thea"},{"family":"Ferretti","given":"Pamela"},{"family":"Maistrenko","given":"Oleksandr M."},{"family":"Bork","given":"Peer"}],"issued":{"date-parts":[["2020",9]]}}},{"id":3174,"uris":["http://zotero.org/users/8873894/items/TFKXPFY8"],"itemData":{"id":3174,"type":"article-journal","abstract":"Despite the fundamental role of bacterial strain variation in gut microbiota function1–6, the number of unique strains of a species that can stably colonize the human intestine is still unknown for almost all species. Here we determine the strain richness (SR) of common gut species using thousands of sequenced bacterial isolates with paired metagenomes. We show that SR varies across species, is transferable by faecal microbiota transplantation, and is uniquely low in the gut compared with soil and lake environments. Active therapeutic administration of supraphysiologic numbers of strains per species increases recipient SR, which then converges back to the population average after dosing is ceased. Stratifying engraftment outcomes by high or low SR shows that SR predicts microbial addition or replacement in faecal transplants. Together, these results indicate that properties of the gut ecosystem govern the number of strains of each species colonizing the gut and thereby influence strain addition and replacement in faecal microbiota transplantation and defined live biotherapeutic products.","container-title":"Nature","DOI":"10.1038/s41586-024-08242-x","ISSN":"1476-4687","issue":"8045","language":"en","license":"2024 The Author(s), under exclusive licence to Springer Nature Limited","page":"422-429","publisher":"Nature Publishing Group","source":"www.nature.com","title":"Gut microbiota strain richness is species specific and affects engraftment","volume":"637","author":[{"family":"Chen-Liaw","given":"Alice"},{"family":"Aggarwala","given":"Varun"},{"family":"Mogno","given":"Ilaria"},{"family":"Haifer","given":"Craig"},{"family":"Li","given":"Zhihua"},{"family":"Eggers","given":"Joseph"},{"family":"Helmus","given":"Drew"},{"family":"Hart","given":"Amy"},{"family":"Wehkamp","given":"Jan"},{"family":"Lamousé-Smith","given":"Esi S. N."},{"family":"Kerby","given":"Robert L."},{"family":"Rey","given":"Federico E."},{"family":"Colombel","given":"Jean Frédéric"},{"family":"Kamm","given":"Michael A."},{"family":"Olle","given":"Bernat"},{"family":"Norman","given":"Jason M."},{"family":"Menon","given":"Rajita"},{"family":"Watson","given":"Andrea R."},{"family":"Crossette","given":"Emily"},{"family":"Terveer","given":"Elisabeth M."},{"family":"Keller","given":"Josbert J."},{"family":"Borody","given":"Thomas J."},{"family":"Grinspan","given":"Ari"},{"family":"Paramsothy","given":"Sudarshan"},{"family":"Kaakoush","given":"Nadeem O."},{"family":"Dubinsky","given":"Marla C."},{"family":"Faith","given":"Jeremiah J."}],"issued":{"date-parts":[["2025",1]]}}}],"schema":"https://github.com/citation-style-language/schema/raw/master/csl-citation.json"} </w:instrText>
      </w:r>
      <w:r w:rsidR="001722C1" w:rsidRPr="00A90451">
        <w:rPr>
          <w:rFonts w:cs="Times New Roman"/>
          <w:szCs w:val="24"/>
        </w:rPr>
        <w:fldChar w:fldCharType="separate"/>
      </w:r>
      <w:r w:rsidR="00910CB8" w:rsidRPr="00910CB8">
        <w:rPr>
          <w:rFonts w:cs="Times New Roman"/>
        </w:rPr>
        <w:t>(Chen-Liaw et al., 2025; Poyet et al., 2019; Van Rossum et al., 2020)</w:t>
      </w:r>
      <w:r w:rsidR="001722C1" w:rsidRPr="00A90451">
        <w:rPr>
          <w:rFonts w:cs="Times New Roman"/>
          <w:szCs w:val="24"/>
        </w:rPr>
        <w:fldChar w:fldCharType="end"/>
      </w:r>
      <w:r w:rsidR="001722C1">
        <w:rPr>
          <w:rFonts w:cs="Times New Roman"/>
          <w:szCs w:val="24"/>
        </w:rPr>
        <w:t xml:space="preserve">, highlighting substantial intra-species </w:t>
      </w:r>
      <w:r w:rsidR="001722C1" w:rsidRPr="0024406A">
        <w:rPr>
          <w:rFonts w:cs="Times New Roman"/>
          <w:szCs w:val="24"/>
        </w:rPr>
        <w:t xml:space="preserve">heterogeneity </w:t>
      </w:r>
      <w:r w:rsidR="001722C1">
        <w:rPr>
          <w:rFonts w:cs="Times New Roman"/>
          <w:szCs w:val="24"/>
        </w:rPr>
        <w:t xml:space="preserve">within a single host. </w:t>
      </w:r>
      <w:ins w:id="738" w:author="Maja Rupnik" w:date="2026-05-07T11:41:00Z" w16du:dateUtc="2026-05-07T09:41:00Z">
        <w:r w:rsidR="008D4F13">
          <w:rPr>
            <w:rFonts w:cs="Times New Roman"/>
            <w:szCs w:val="24"/>
          </w:rPr>
          <w:t xml:space="preserve">We have also detected this bacterium in </w:t>
        </w:r>
      </w:ins>
      <w:ins w:id="739" w:author="Urša Miklavčič [2]" w:date="2026-05-08T16:21:00Z" w16du:dateUtc="2026-05-08T14:21:00Z">
        <w:r w:rsidR="00AC1F08">
          <w:rPr>
            <w:rFonts w:cs="Times New Roman"/>
            <w:szCs w:val="24"/>
          </w:rPr>
          <w:t>eight</w:t>
        </w:r>
      </w:ins>
      <w:ins w:id="740" w:author="Maja Rupnik" w:date="2026-05-07T11:41:00Z" w16du:dateUtc="2026-05-07T09:41:00Z">
        <w:del w:id="741" w:author="Urša Miklavčič [2]" w:date="2026-05-08T16:21:00Z" w16du:dateUtc="2026-05-08T14:21:00Z">
          <w:r w:rsidR="008D4F13" w:rsidDel="00AC1F08">
            <w:rPr>
              <w:rFonts w:cs="Times New Roman"/>
              <w:szCs w:val="24"/>
            </w:rPr>
            <w:delText>XX</w:delText>
          </w:r>
        </w:del>
        <w:r w:rsidR="008D4F13">
          <w:rPr>
            <w:rFonts w:cs="Times New Roman"/>
            <w:szCs w:val="24"/>
          </w:rPr>
          <w:t xml:space="preserve"> of nine individuals included in our cohort indicating that species is common member of gut microbiota</w:t>
        </w:r>
      </w:ins>
      <w:ins w:id="742" w:author="Urša Miklavčič [2]" w:date="2026-05-08T16:21:00Z" w16du:dateUtc="2026-05-08T14:21:00Z">
        <w:r w:rsidR="00AC1F08">
          <w:rPr>
            <w:rFonts w:cs="Times New Roman"/>
            <w:szCs w:val="24"/>
          </w:rPr>
          <w:t>, but present in very low abundance (&lt; 0.1% relative abundance)</w:t>
        </w:r>
      </w:ins>
      <w:ins w:id="743" w:author="Maja Rupnik" w:date="2026-05-07T11:42:00Z" w16du:dateUtc="2026-05-07T09:42:00Z">
        <w:r w:rsidR="008D4F13">
          <w:rPr>
            <w:rFonts w:cs="Times New Roman"/>
            <w:szCs w:val="24"/>
          </w:rPr>
          <w:t>.</w:t>
        </w:r>
      </w:ins>
    </w:p>
    <w:p w14:paraId="525A4AE3" w14:textId="3217237F" w:rsidR="001722C1" w:rsidRPr="00A33FB3" w:rsidRDefault="001722C1" w:rsidP="001722C1">
      <w:pPr>
        <w:rPr>
          <w:rFonts w:cs="Times New Roman"/>
          <w:szCs w:val="24"/>
        </w:rPr>
      </w:pPr>
      <w:r w:rsidRPr="00A90451">
        <w:rPr>
          <w:rFonts w:cs="Times New Roman"/>
          <w:szCs w:val="24"/>
        </w:rPr>
        <w:t xml:space="preserve">Only one </w:t>
      </w:r>
      <w:r>
        <w:rPr>
          <w:rFonts w:cs="Times New Roman"/>
          <w:szCs w:val="24"/>
        </w:rPr>
        <w:t xml:space="preserve">isolated </w:t>
      </w:r>
      <w:r w:rsidRPr="00A90451">
        <w:rPr>
          <w:rFonts w:cs="Times New Roman"/>
          <w:szCs w:val="24"/>
        </w:rPr>
        <w:t>strain was detected in all three stool samples (spanning 3 months), others were either detected at two time points (strain 7) or at only one time point (strains 1, 2, 3, 4, and 5)</w:t>
      </w:r>
      <w:r>
        <w:rPr>
          <w:rFonts w:cs="Times New Roman"/>
          <w:szCs w:val="24"/>
        </w:rPr>
        <w:t xml:space="preserve">. </w:t>
      </w:r>
      <w:del w:id="744" w:author="Maja Rupnik" w:date="2026-05-07T11:39:00Z" w16du:dateUtc="2026-05-07T09:39:00Z">
        <w:r w:rsidRPr="00A90451" w:rsidDel="008D4F13">
          <w:rPr>
            <w:rFonts w:cs="Times New Roman"/>
            <w:szCs w:val="24"/>
          </w:rPr>
          <w:delText>Cultivat</w:delText>
        </w:r>
        <w:r w:rsidDel="008D4F13">
          <w:rPr>
            <w:rFonts w:cs="Times New Roman"/>
            <w:szCs w:val="24"/>
          </w:rPr>
          <w:delText xml:space="preserve">ion of gut microbes remains inherently biased due to selective growth conditions </w:delText>
        </w:r>
        <w:r w:rsidRPr="00A90451" w:rsidDel="008D4F13">
          <w:rPr>
            <w:rFonts w:cs="Times New Roman"/>
            <w:szCs w:val="24"/>
          </w:rPr>
          <w:fldChar w:fldCharType="begin"/>
        </w:r>
        <w:r w:rsidR="000D4E60" w:rsidDel="008D4F13">
          <w:rPr>
            <w:rFonts w:cs="Times New Roman"/>
            <w:szCs w:val="24"/>
          </w:rPr>
          <w:delInstrText xml:space="preserve"> ADDIN ZOTERO_ITEM CSL_CITATION {"citationID":"mmtn9ZYV","properties":{"formattedCitation":"(Tidjani Alou et al., 2020)","plainCitation":"(Tidjani Alou et al., 2020)","noteIndex":0},"citationItems":[{"id":3481,"uris":["http://zotero.org/users/8873894/items/7MT4WBB4"],"itemData":{"id":3481,"type":"article-journal","abstract":"SUMMARYThe last 5 years have seen a turning point in the study of the gut microbiota with a rebirth of culture-dependent approaches to study the gut microbiota. High-throughput methods have been developed to study bacterial diversity with culture conditions aimed at mimicking the gut environment by using rich media such as YCFA (yeast extract, casein hydrolysate, fatty acids) and Gifu anaerobic medium in an anaerobic workstation, as well as media enriched with rumen and blood and coculture, to mimic the symbiosis of the gut microbiota. Other culture conditions target phenotypic and metabolic features of bacterial species to facilitate their isolation. Preexisting technologies such as next-generation sequencing and flow cytometry have also been utilized to develop innovative methods to isolate previously uncultured bacteria or explore viability in samples of interest. These techniques have been applied to isolate CPR (Candidate Phyla Radiation) among other, more classic approaches. Methanogenic archaeal and fungal cultures present different challenges than bacterial cultures. Efforts to improve the available systems to grow archaea have been successful through coculture systems. For fungi that are more easily isolated from the human microbiota, the challenge resides in the identification of the isolates, which has been approached by applying matrix-assisted laser desorption ionization–time of flight mass spectrometry technology to fungi. Bacteriotherapy represents a nonnegligible avenue in the future of medicine to correct dysbiosis and improve health or response to therapy. Although great strides have been achieved in the last 5 years, efforts in bacterial culture need to be sustained to continue deciphering the dark matter of metagenomics, particularly CPR, and extend these methods to archaea and fungi.","container-title":"Clinical Microbiology Reviews","DOI":"10.1128/cmr.00129-19","issue":"1","page":"10.1128/cmr.00129-19","publisher":"American Society for Microbiology","source":"journals.asm.org (Atypon)","title":"State of the Art in the Culture of the Human Microbiota: New Interests and Strategies","title-short":"State of the Art in the Culture of the Human Microbiota","volume":"34","author":[{"family":"Tidjani Alou","given":"Maryam"},{"family":"Naud","given":"Sabrina"},{"family":"Khelaifia","given":"Saber"},{"family":"Bonnet","given":"Marion"},{"family":"Lagier","given":"Jean-Christophe"},{"family":"Raoult","given":"Didier"}],"issued":{"date-parts":[["2020",10,28]]}}}],"schema":"https://github.com/citation-style-language/schema/raw/master/csl-citation.json"} </w:delInstrText>
        </w:r>
        <w:r w:rsidRPr="00A90451" w:rsidDel="008D4F13">
          <w:rPr>
            <w:rFonts w:cs="Times New Roman"/>
            <w:szCs w:val="24"/>
          </w:rPr>
          <w:fldChar w:fldCharType="separate"/>
        </w:r>
        <w:r w:rsidR="000D4E60" w:rsidRPr="000D4E60" w:rsidDel="008D4F13">
          <w:rPr>
            <w:rFonts w:cs="Times New Roman"/>
          </w:rPr>
          <w:delText>(Tidjani Alou et al., 2020)</w:delText>
        </w:r>
        <w:r w:rsidRPr="00A90451" w:rsidDel="008D4F13">
          <w:rPr>
            <w:rFonts w:cs="Times New Roman"/>
            <w:szCs w:val="24"/>
          </w:rPr>
          <w:fldChar w:fldCharType="end"/>
        </w:r>
        <w:r w:rsidRPr="00A90451" w:rsidDel="008D4F13">
          <w:rPr>
            <w:rFonts w:cs="Times New Roman"/>
            <w:szCs w:val="24"/>
          </w:rPr>
          <w:delText xml:space="preserve">. </w:delText>
        </w:r>
      </w:del>
      <w:r w:rsidRPr="00A90451">
        <w:rPr>
          <w:rFonts w:cs="Times New Roman"/>
          <w:szCs w:val="24"/>
        </w:rPr>
        <w:t xml:space="preserve">To expand </w:t>
      </w:r>
      <w:r>
        <w:rPr>
          <w:rFonts w:cs="Times New Roman"/>
          <w:szCs w:val="24"/>
        </w:rPr>
        <w:t xml:space="preserve">strain tracking beyond cultivation time points, we integrated isolated genomes with longitudinal metagenomic data spanning six months. </w:t>
      </w:r>
      <w:del w:id="745" w:author="Maja Rupnik" w:date="2026-05-07T11:03:00Z" w16du:dateUtc="2026-05-07T09:03:00Z">
        <w:r w:rsidDel="008F3DF2">
          <w:rPr>
            <w:rFonts w:cs="Times New Roman"/>
            <w:szCs w:val="24"/>
          </w:rPr>
          <w:delText xml:space="preserve">Ethanol treatment coupled with cultivation enabled recovery of germinated spores, whereas metagenomic sequencing captured both vegetative and spore-associated DNA, provided sufficient abundance and coverage. </w:delText>
        </w:r>
      </w:del>
      <w:r w:rsidRPr="00A90451">
        <w:rPr>
          <w:rFonts w:cs="Times New Roman"/>
          <w:szCs w:val="24"/>
        </w:rPr>
        <w:t xml:space="preserve">Strain-resolved metagenomics is possible for high-abundance taxa with sufficient coverage (typically &gt; </w:t>
      </w:r>
      <w:proofErr w:type="spellStart"/>
      <w:r w:rsidRPr="00A90451">
        <w:rPr>
          <w:rFonts w:cs="Times New Roman"/>
          <w:szCs w:val="24"/>
        </w:rPr>
        <w:t>20x</w:t>
      </w:r>
      <w:proofErr w:type="spellEnd"/>
      <w:r w:rsidRPr="00A90451">
        <w:rPr>
          <w:rFonts w:cs="Times New Roman"/>
          <w:szCs w:val="24"/>
        </w:rPr>
        <w:t xml:space="preserve">), with non-dominant subpopulations often evading detection due to allelic variation or chimeric assemblies </w:t>
      </w:r>
      <w:r w:rsidRPr="00A90451">
        <w:rPr>
          <w:rFonts w:cs="Times New Roman"/>
          <w:szCs w:val="24"/>
        </w:rPr>
        <w:fldChar w:fldCharType="begin"/>
      </w:r>
      <w:r w:rsidR="000D4E60">
        <w:rPr>
          <w:rFonts w:cs="Times New Roman"/>
          <w:szCs w:val="24"/>
        </w:rPr>
        <w:instrText xml:space="preserve"> ADDIN ZOTERO_ITEM CSL_CITATION {"citationID":"oJXPzO4f","properties":{"formattedCitation":"(Garud and Pollard, 2020; Garud et al., 2019; Nayfach et al., 2016; Poyet et al., 2019; Valles-Colomer et al., 2023)","plainCitation":"(Garud and Pollard, 2020; Garud et al., 2019; Nayfach et al., 2016; Poyet et al., 2019; Valles-Colomer et al., 2023)","noteIndex":0},"citationItems":[{"id":1101,"uris":["http://zotero.org/users/8873894/items/NZ4G596M"],"itemData":{"id":1101,"type":"article-journal","abstract":"Gut microbiota are shaped by a combination of ecological and evolutionary forces. While the ecological dynamics have been extensively studied, much less is known about how species of gut bacteria evolve over time. Here, we introduce a model-based framework for quantifying evolutionary dynamics within and across hosts using a panel of metagenomic samples. We use this approach to study evolution in approximately 40 prevalent species in the human gut. Although the patterns of between-host diversity are consistent with quasi-sexual evolution and purifying selection on long timescales, we identify new genealogical signatures that challenge standard population genetic models of these processes. Within hosts, we find that genetic differences that accumulate over 6-month timescales are only rarely attributable to replacement by distantly related strains. Instead, the resident strains more commonly acquire a smaller number of putative evolutionary changes, in which nucleotide variants or gene gains or losses rapidly sweep to high frequency. By comparing these mutations with the typical between-host differences, we find evidence that some sweeps may be seeded by recombination, in addition to new mutations. However, comparisons of adult twins suggest that replacement eventually overwhelms evolution over multi-decade timescales, hinting at fundamental limits to the extent of local adaptation. Together, our results suggest that gut bacteria can evolve on human-relevant timescales, and they highlight the connections between these short-term evolutionary dynamics and longer-term evolution across hosts.","container-title":"PLOS Biology","DOI":"10.1371/journal.pbio.3000102","ISSN":"1545-7885","issue":"1","journalAbbreviation":"PLOS Biology","language":"en","page":"e3000102","publisher":"Public Library of Science","source":"PLoS Journals","title":"Evolutionary dynamics of bacteria in the gut microbiome within and across hosts","volume":"17","author":[{"family":"Garud","given":"Nandita R."},{"family":"Good","given":"Benjamin H."},{"family":"Hallatschek","given":"Oskar"},{"family":"Pollard","given":"Katherine S."}],"issued":{"date-parts":[["2019",1,23]]}}},{"id":3183,"uris":["http://zotero.org/users/8873894/items/8HJ4HKTS"],"itemData":{"id":3183,"type":"article-journal","container-title":"Trends in Genetics","DOI":"10.1016/j.tig.2019.10.010","ISSN":"0168-9525","issue":"1","journalAbbreviation":"Trends in Genetics","language":"English","page":"53-67","PMID":"31780057","publisher":"Elsevier","source":"www.cell.com","title":"Population Genetics in the Human Microbiome","volume":"36","author":[{"family":"Garud","given":"Nandita R."},{"family":"Pollard","given":"Katherine S."}],"issued":{"date-parts":[["2020",1,1]]}}},{"id":372,"uris":["http://zotero.org/users/8873894/items/C8X2T89J"],"itemData":{"id":372,"type":"article-journal","abstract":"We present the Metagenomic Intra-species Diversity Analysis System (MIDAS), which is an integrated computational pipeline for quantifying bacterial species abundance and strain-level genomic variation, including gene content and single-nucleotide polymorphisms (SNPs), from shotgun metagenomes. Our method leverages a database of more than 30,000 bacterial reference genomes that we clustered into species groups. These cover the majority of abundant species in the human microbiome but only a small proportion of microbes in other environments, including soil and seawater. We applied MIDAS to stool metagenomes from 98 Swedish mothers and their infants over one year and used rare SNPs to track strains between hosts. Using this approach, we found that although species compositions of mothers and infants converged over time, strain-level similarity diverged. Specifically, early colonizing bacteria were often transmitted from an infant’s mother, while late colonizing bacteria were often transmitted from other sources in the environment and were enriched for spore-formation genes. We also applied MIDAS to 198 globally distributed marine metagenomes and used gene content to show that many prevalent bacterial species have population structure that correlates with geographic location. Strain-level genetic variants present in metagenomes clearly reveal extensive structure and dynamics that are obscured when data are analyzed at a coarser taxonomic resolution.","container-title":"Genome Research","DOI":"10.1101/gr.201863.115","ISSN":"1088-9051","issue":"11","journalAbbreviation":"Genome Res","page":"1612-1625","PMID":"27803195","PMCID":"PMC5088602","source":"PubMed Central","title":"An integrated metagenomics pipeline for strain profiling reveals novel patterns of bacterial transmission and biogeography","volume":"26","author":[{"family":"Nayfach","given":"Stephen"},{"family":"Rodriguez-Mueller","given":"Beltran"},{"family":"Garud","given":"Nandita"},{"family":"Pollard","given":"Katherine S."}],"issued":{"date-parts":[["2016",11]]}}},{"id":175,"uris":["http://zotero.org/users/8873894/items/D73U5VSG"],"itemData":{"id":175,"type":"article-journal","abstract":"Our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Med","language":"eng","page":"1442-1452","PMID":"31477907","source":"PubMed","title":"A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J."}],"issued":{"date-parts":[["2019",9]]}}},{"id":2030,"uris":["http://zotero.org/users/8873894/items/8PIGTYZD"],"itemData":{"id":2030,"type":"article-journal","abstract":"The human microbiome is an integral component of the human body and a co-determinant of several health conditions1,2. However, the extent to which interpersonal relations shape the individual genetic makeup of the microbiome and its transmission within and across populations remains largely unknown3,4. Here, capitalizing on more than 9,700 human metagenomes and computational strain-level profiling, we detected extensive bacterial strain sharing across individuals (more than 10 million instances) with distinct mother-to-infant, intra-household and intra-population transmission patterns. Mother-to-infant gut microbiome transmission was considerable and stable during infancy (around 50% of the same strains among shared species (strain-sharing rate)) and remained detectable at older ages. By contrast, the transmission of the oral microbiome occurred largely horizontally and was enhanced by the duration of cohabitation. There was substantial strain sharing among cohabiting individuals, with 12% and 32% median strain-sharing rates for the gut and oral microbiomes, and time since cohabitation affected strain sharing more than age or genetics did. Bacterial strain sharing additionally recapitulated host population structures better than species-level profiles did. Finally, distinct taxa appeared as efficient spreaders across transmission modes and were associated with different predicted bacterial phenotypes linked with out-of-host survival capabilities. The extent of microorganism transmission that we describe underscores its relevance in human microbiome studies5, especially those on non-infectious, microbiome-associated diseases.","container-title":"Nature","DOI":"10.1038/s41586-022-05620-1","ISSN":"1476-4687","issue":"7946","language":"en","license":"2023 The Author(s)","note":"number: 7946","page":"125-135","publisher":"Nature Publishing Group","source":"www.nature.com","title":"The person-to-person transmission landscape of the gut and oral microbiomes","volume":"614","author":[{"family":"Valles-Colomer","given":"Mireia"},{"family":"Blanco-Míguez","given":"Aitor"},{"family":"Manghi","given":"Paolo"},{"family":"Asnicar","given":"Francesco"},{"family":"Dubois","given":"Leonard"},{"family":"Golzato","given":"Davide"},{"family":"Armanini","given":"Federica"},{"family":"Cumbo","given":"Fabio"},{"family":"Huang","given":"Kun D."},{"family":"Manara","given":"Serena"},{"family":"Masetti","given":"Giulia"},{"family":"Pinto","given":"Federica"},{"family":"Piperni","given":"Elisa"},{"family":"Punčochář","given":"Michal"},{"family":"Ricci","given":"Liviana"},{"family":"Zolfo","given":"Moreno"},{"family":"Farrant","given":"Olivia"},{"family":"Goncalves","given":"Adriana"},{"family":"Selma-Royo","given":"Marta"},{"family":"Binetti","given":"Ana G."},{"family":"Becerra","given":"Jimmy E."},{"family":"Han","given":"Bei"},{"family":"Lusingu","given":"John"},{"family":"Amuasi","given":"John"},{"family":"Amoroso","given":"Loredana"},{"family":"Visconti","given":"Alessia"},{"family":"Steves","given":"Claire M."},{"family":"Falchi","given":"Mario"},{"family":"Filosi","given":"Michele"},{"family":"Tett","given":"Adrian"},{"family":"Last","given":"Anna"},{"family":"Xu","given":"Qian"},{"family":"Qin","given":"Nan"},{"family":"Qin","given":"Huanlong"},{"family":"May","given":"Jürgen"},{"family":"Eibach","given":"Daniel"},{"family":"Corrias","given":"Maria Valeria"},{"family":"Ponzoni","given":"Mirco"},{"family":"Pasolli","given":"Edoardo"},{"family":"Spector","given":"Tim D."},{"family":"Domenici","given":"Enrico"},{"family":"Collado","given":"Maria Carmen"},{"family":"Segata","given":"Nicola"}],"issued":{"date-parts":[["2023",2]]}}}],"schema":"https://github.com/citation-style-language/schema/raw/master/csl-citation.json"} </w:instrText>
      </w:r>
      <w:r w:rsidRPr="00A90451">
        <w:rPr>
          <w:rFonts w:cs="Times New Roman"/>
          <w:szCs w:val="24"/>
        </w:rPr>
        <w:fldChar w:fldCharType="separate"/>
      </w:r>
      <w:r w:rsidR="00910CB8" w:rsidRPr="00910CB8">
        <w:rPr>
          <w:rFonts w:cs="Times New Roman"/>
        </w:rPr>
        <w:t>(Garud and Pollard, 2020; Garud et al., 2019; Nayfach et al., 2016; Poyet et al., 2019; Valles-Colomer et al., 2023)</w:t>
      </w:r>
      <w:r w:rsidRPr="00A90451">
        <w:rPr>
          <w:rFonts w:cs="Times New Roman"/>
          <w:szCs w:val="24"/>
        </w:rPr>
        <w:fldChar w:fldCharType="end"/>
      </w:r>
      <w:r w:rsidRPr="00A33FB3">
        <w:rPr>
          <w:rFonts w:cs="Times New Roman"/>
          <w:szCs w:val="24"/>
        </w:rPr>
        <w:t>.</w:t>
      </w:r>
    </w:p>
    <w:p w14:paraId="503123D6" w14:textId="57B2812B" w:rsidR="008E64BE" w:rsidRDefault="009972F0" w:rsidP="001722C1">
      <w:r w:rsidRPr="00D93D74">
        <w:t xml:space="preserve">We first applied </w:t>
      </w:r>
      <w:proofErr w:type="spellStart"/>
      <w:r w:rsidRPr="00D93D74">
        <w:t>StrainPhlAn</w:t>
      </w:r>
      <w:proofErr w:type="spellEnd"/>
      <w:r w:rsidR="001722C1">
        <w:t xml:space="preserve">, which </w:t>
      </w:r>
      <w:r w:rsidR="001722C1" w:rsidRPr="00D93D74">
        <w:t xml:space="preserve">revealed that the temporal shifts were unrelated to antibiotic consumption, but rather to underestimated diversity, as minority strains fall below detection limit, despite </w:t>
      </w:r>
      <w:r w:rsidR="001722C1" w:rsidRPr="001722C1">
        <w:rPr>
          <w:i/>
          <w:iCs/>
        </w:rPr>
        <w:t>C. saudiense</w:t>
      </w:r>
      <w:r w:rsidR="001722C1" w:rsidRPr="00D93D74">
        <w:t xml:space="preserve"> comprising </w:t>
      </w:r>
      <w:r w:rsidR="00B13391">
        <w:t>from 0.1 to</w:t>
      </w:r>
      <w:r w:rsidR="001722C1" w:rsidRPr="00D93D74">
        <w:t xml:space="preserve"> 1% relative abundance per sample</w:t>
      </w:r>
      <w:r w:rsidR="001722C1">
        <w:t xml:space="preserve"> </w:t>
      </w:r>
      <w:r w:rsidRPr="00D93D74">
        <w:fldChar w:fldCharType="begin"/>
      </w:r>
      <w:r w:rsidR="000D4E60">
        <w:instrText xml:space="preserve"> ADDIN ZOTERO_ITEM CSL_CITATION {"citationID":"6RLmUCrX","properties":{"formattedCitation":"(Blanco-M\\uc0\\u237{}guez et al., 2023b)","plainCitation":"(Blanco-Míguez et al., 2023b)","noteIndex":0},"citationItems":[{"id":2075,"uris":["http://zotero.org/users/8873894/items/NJE9Z5AS"],"itemData":{"id":2075,"type":"article-journal","abstract":"Metagenomic assembly enables new organism discovery from microbial communities, but it can only capture few abundant organisms from most metagenomes. Here we present MetaPhlAn 4, which integrates information from metagenome assemblies and microbial isolate genomes for more comprehensive metagenomic taxonomic profiling. From a curated collection of 1.01 M prokaryotic reference and metagenome-assembled genomes, we define unique marker genes for 26,970 species-level genome bins, 4,992 of them taxonomically unidentified at the species level. MetaPhlAn 4 explains ~20% more reads in most international human gut microbiomes and &gt;40% in less-characterized environments such as the rumen microbiome and proves more accurate than available alternatives on synthetic evaluations while also reliably quantifying organisms with no cultured isolates. Application of the method to &gt;24,500 metagenomes highlights previously undetected species to be strong biomarkers for host conditions and lifestyles in human and mouse microbiomes and shows that even previously uncharacterized species can be genetically profiled at the resolution of single microbial strains.","container-title":"Nature Biotechnology","DOI":"10.1038/s41587-023-01688-w","ISSN":"1546-1696","journalAbbreviation":"Nat Biotechnol","language":"en","license":"2023 The Author(s)","page":"1-12","publisher":"Nature Publishing Group","source":"www.nature.com","title":"Extending and improving metagenomic taxonomic profiling with uncharacterized species using MetaPhlAn 4","author":[{"family":"Blanco-Míguez","given":"Aitor"},{"family":"Beghini","given":"Francesco"},{"family":"Cumbo","given":"Fabio"},{"family":"McIver","given":"Lauren J."},{"family":"Thompson","given":"Kelsey N."},{"family":"Zolfo","given":"Moreno"},{"family":"Manghi","given":"Paolo"},{"family":"Dubois","given":"Leonard"},{"family":"Huang","given":"Kun D."},{"family":"Thomas","given":"Andrew Maltez"},{"family":"Nickols","given":"William A."},{"family":"Piccinno","given":"Gianmarco"},{"family":"Piperni","given":"Elisa"},{"family":"Punčochář","given":"Michal"},{"family":"Valles-Colomer","given":"Mireia"},{"family":"Tett","given":"Adrian"},{"family":"Giordano","given":"Francesca"},{"family":"Davies","given":"Richard"},{"family":"Wolf","given":"Jonathan"},{"family":"Berry","given":"Sarah E."},{"family":"Spector","given":"Tim D."},{"family":"Franzosa","given":"Eric A."},{"family":"Pasolli","given":"Edoardo"},{"family":"Asnicar","given":"Francesco"},{"family":"Huttenhower","given":"Curtis"},{"family":"Segata","given":"Nicola"}],"issued":{"date-parts":[["2023",2,23]]}}}],"schema":"https://github.com/citation-style-language/schema/raw/master/csl-citation.json"} </w:instrText>
      </w:r>
      <w:r w:rsidRPr="00D93D74">
        <w:fldChar w:fldCharType="separate"/>
      </w:r>
      <w:r w:rsidR="00910CB8" w:rsidRPr="00910CB8">
        <w:rPr>
          <w:rFonts w:cs="Times New Roman"/>
        </w:rPr>
        <w:t>(Blanco-Míguez et al., 2023b)</w:t>
      </w:r>
      <w:r w:rsidRPr="00D93D74">
        <w:fldChar w:fldCharType="end"/>
      </w:r>
      <w:r w:rsidRPr="00D93D74">
        <w:t xml:space="preserve">. </w:t>
      </w:r>
      <w:r w:rsidR="008E64BE">
        <w:t xml:space="preserve">Low detection limit was also a problem when using </w:t>
      </w:r>
      <w:proofErr w:type="spellStart"/>
      <w:r w:rsidR="008E64BE">
        <w:t>StrainScan</w:t>
      </w:r>
      <w:proofErr w:type="spellEnd"/>
      <w:r w:rsidR="008E64BE">
        <w:t xml:space="preserve">, which could only determine three out of the eight strains it determined from our isolate genomes </w:t>
      </w:r>
      <w:r w:rsidR="008E64BE">
        <w:fldChar w:fldCharType="begin"/>
      </w:r>
      <w:r w:rsidR="000D4E60">
        <w:instrText xml:space="preserve"> ADDIN ZOTERO_ITEM CSL_CITATION {"citationID":"JJxJVJIW","properties":{"formattedCitation":"(Liao et al., 2023)","plainCitation":"(Liao et al., 2023)","noteIndex":0},"citationItems":[{"id":3727,"uris":["http://zotero.org/users/8873894/items/LNZCK56N"],"itemData":{"id":3727,"type":"article-journal","abstract":"BACKGROUND: Bacterial strains under the same species can exhibit different biological properties, making strain-level composition analysis an important step in understanding the dynamics of microbial communities. Metagenomic sequencing has become the major means for probing the microbial composition in host-associated or environmental samples. Although there are a plethora of composition analysis tools, they are not optimized to address the challenges in strain-level analysis: highly similar strain genomes and the presence of multiple strains under one species in a sample. Thus, this work aims to provide a high-resolution and more accurate strain-level analysis tool for short reads.\nRESULTS: In this work, we present a new strain-level composition analysis tool named StrainScan that employs a novel tree-based k-mers indexing structure to strike a balance between the strain identification accuracy and the computational complexity. We tested StrainScan extensively on a large number of simulated and real sequencing data and benchmarked StrainScan with popular strain-level analysis tools including Krakenuniq, StrainSeeker, Pathoscope2, Sigma, StrainGE, and StrainEst. The results show that StrainScan has higher accuracy and resolution than the state-of-the-art tools on strain-level composition analysis. It improves the F1 score by 20% in identifying multiple strains at the strain level.\nCONCLUSIONS: By using a novel k-mer indexing structure, StrainScan is able to provide strain-level analysis with higher resolution than existing tools, enabling it to return more informative strain composition analysis in one sample or across multiple samples. StrainScan takes short reads and a set of reference strains as input and its source codes are freely available at https://github.com/liaoherui/StrainScan . Video Abstract.","container-title":"Microbiome","DOI":"10.1186/s40168-023-01615-w","ISSN":"2049-2618","issue":"1","journalAbbreviation":"Microbiome","language":"eng","page":"183","PMID":"37587527","PMCID":"PMC10433603","source":"PubMed","title":"High-resolution strain-level microbiome composition analysis from short reads","volume":"11","author":[{"family":"Liao","given":"Herui"},{"family":"Ji","given":"Yongxin"},{"family":"Sun","given":"Yanni"}],"issued":{"date-parts":[["2023",8,17]]}}}],"schema":"https://github.com/citation-style-language/schema/raw/master/csl-citation.json"} </w:instrText>
      </w:r>
      <w:r w:rsidR="008E64BE">
        <w:fldChar w:fldCharType="separate"/>
      </w:r>
      <w:r w:rsidR="00910CB8" w:rsidRPr="00910CB8">
        <w:rPr>
          <w:rFonts w:cs="Times New Roman"/>
        </w:rPr>
        <w:t>(Liao et al., 2023)</w:t>
      </w:r>
      <w:r w:rsidR="008E64BE">
        <w:fldChar w:fldCharType="end"/>
      </w:r>
      <w:r w:rsidR="008E64BE">
        <w:t xml:space="preserve">. </w:t>
      </w:r>
    </w:p>
    <w:p w14:paraId="1AB9B047" w14:textId="579B0C97" w:rsidR="001722C1" w:rsidRDefault="001722C1" w:rsidP="001722C1">
      <w:pPr>
        <w:rPr>
          <w:rFonts w:cs="Times New Roman"/>
          <w:szCs w:val="24"/>
        </w:rPr>
      </w:pPr>
      <w:r w:rsidRPr="00A90451">
        <w:rPr>
          <w:rFonts w:cs="Times New Roman"/>
          <w:szCs w:val="24"/>
        </w:rPr>
        <w:t>To overcome limitations of established tools, we developed a strain-specific</w:t>
      </w:r>
      <w:r>
        <w:rPr>
          <w:rFonts w:cs="Times New Roman"/>
          <w:szCs w:val="24"/>
        </w:rPr>
        <w:t>,</w:t>
      </w:r>
      <w:r w:rsidRPr="00A90451">
        <w:rPr>
          <w:rFonts w:cs="Times New Roman"/>
          <w:szCs w:val="24"/>
        </w:rPr>
        <w:t xml:space="preserve"> gene-based mapping approach.</w:t>
      </w:r>
      <w:r w:rsidR="008E64BE">
        <w:rPr>
          <w:rFonts w:cs="Times New Roman"/>
          <w:szCs w:val="24"/>
        </w:rPr>
        <w:t xml:space="preserve"> </w:t>
      </w:r>
      <w:r>
        <w:rPr>
          <w:rFonts w:cs="Times New Roman"/>
          <w:szCs w:val="24"/>
        </w:rPr>
        <w:t>Unique marker genes were identified f</w:t>
      </w:r>
      <w:r w:rsidRPr="00A90451">
        <w:rPr>
          <w:rFonts w:cs="Times New Roman"/>
          <w:szCs w:val="24"/>
        </w:rPr>
        <w:t>or each culture</w:t>
      </w:r>
      <w:r>
        <w:rPr>
          <w:rFonts w:cs="Times New Roman"/>
          <w:szCs w:val="24"/>
        </w:rPr>
        <w:t xml:space="preserve">d strain </w:t>
      </w:r>
      <w:r w:rsidRPr="00A90451">
        <w:rPr>
          <w:rFonts w:cs="Times New Roman"/>
          <w:szCs w:val="24"/>
        </w:rPr>
        <w:t xml:space="preserve">and </w:t>
      </w:r>
      <w:r>
        <w:rPr>
          <w:rFonts w:cs="Times New Roman"/>
          <w:szCs w:val="24"/>
        </w:rPr>
        <w:t xml:space="preserve">used to </w:t>
      </w:r>
      <w:r w:rsidRPr="00A90451">
        <w:rPr>
          <w:rFonts w:cs="Times New Roman"/>
          <w:szCs w:val="24"/>
        </w:rPr>
        <w:t xml:space="preserve">map metagenomic </w:t>
      </w:r>
      <w:r>
        <w:rPr>
          <w:rFonts w:cs="Times New Roman"/>
          <w:szCs w:val="24"/>
        </w:rPr>
        <w:t xml:space="preserve">reads at </w:t>
      </w:r>
      <w:r w:rsidRPr="00A90451">
        <w:rPr>
          <w:rFonts w:cs="Times New Roman"/>
          <w:szCs w:val="24"/>
        </w:rPr>
        <w:t xml:space="preserve">high specificity (100% identity). </w:t>
      </w:r>
      <w:r>
        <w:rPr>
          <w:rFonts w:cs="Times New Roman"/>
          <w:szCs w:val="24"/>
        </w:rPr>
        <w:t xml:space="preserve">While conceptually similar to existing tools, such as </w:t>
      </w:r>
      <w:proofErr w:type="spellStart"/>
      <w:r>
        <w:rPr>
          <w:rFonts w:cs="Times New Roman"/>
          <w:szCs w:val="24"/>
        </w:rPr>
        <w:t>StrainPhlAn</w:t>
      </w:r>
      <w:proofErr w:type="spellEnd"/>
      <w:r>
        <w:rPr>
          <w:rFonts w:cs="Times New Roman"/>
          <w:szCs w:val="24"/>
        </w:rPr>
        <w:t xml:space="preserve">, this approach leverages isolate-derived, strain-specific markers, enabling precise longitudinal tracking of known strains and improved detection of subdominant populations. </w:t>
      </w:r>
      <w:r w:rsidR="008E64BE">
        <w:rPr>
          <w:rFonts w:cs="Times New Roman"/>
          <w:szCs w:val="24"/>
        </w:rPr>
        <w:t>With our approach we could detect a fall in detection during antibiotic treatment.</w:t>
      </w:r>
      <w:r w:rsidR="00B13391">
        <w:rPr>
          <w:rFonts w:cs="Times New Roman"/>
          <w:szCs w:val="24"/>
        </w:rPr>
        <w:t xml:space="preserve"> </w:t>
      </w:r>
      <w:r w:rsidR="00FA0C04">
        <w:rPr>
          <w:rFonts w:cs="Times New Roman"/>
          <w:szCs w:val="24"/>
        </w:rPr>
        <w:t xml:space="preserve">All strains are sensitive to amoxicillin, which was checked both </w:t>
      </w:r>
      <w:r w:rsidR="00FA0C04">
        <w:rPr>
          <w:rFonts w:cs="Times New Roman"/>
          <w:i/>
          <w:iCs/>
          <w:szCs w:val="24"/>
        </w:rPr>
        <w:t>in vitro</w:t>
      </w:r>
      <w:r w:rsidR="00FA0C04">
        <w:rPr>
          <w:rFonts w:cs="Times New Roman"/>
          <w:szCs w:val="24"/>
        </w:rPr>
        <w:t xml:space="preserve"> and </w:t>
      </w:r>
      <w:r w:rsidR="00FA0C04">
        <w:rPr>
          <w:rFonts w:cs="Times New Roman"/>
          <w:i/>
          <w:iCs/>
          <w:szCs w:val="24"/>
        </w:rPr>
        <w:t>in silico</w:t>
      </w:r>
      <w:r w:rsidR="00FA0C04">
        <w:rPr>
          <w:rFonts w:cs="Times New Roman"/>
          <w:szCs w:val="24"/>
        </w:rPr>
        <w:t xml:space="preserve">, so we know this persistence was due to spore persistence through antibiotic treatment. </w:t>
      </w:r>
      <w:r w:rsidRPr="00A90451">
        <w:rPr>
          <w:rFonts w:cs="Times New Roman"/>
          <w:szCs w:val="24"/>
        </w:rPr>
        <w:t xml:space="preserve">The added value of the new approach is that the marker set is derived directly from the isolated </w:t>
      </w:r>
      <w:r w:rsidRPr="00A90451">
        <w:rPr>
          <w:rFonts w:cs="Times New Roman"/>
          <w:i/>
          <w:iCs/>
          <w:szCs w:val="24"/>
        </w:rPr>
        <w:t>C. saudiense</w:t>
      </w:r>
      <w:r w:rsidRPr="00A90451">
        <w:rPr>
          <w:rFonts w:cs="Times New Roman"/>
          <w:szCs w:val="24"/>
        </w:rPr>
        <w:t xml:space="preserve"> strains in this study, allowing explicit tracking of these genomes across time, and enabling the detection of minority strains that may be missed when only the dominant strain is reconstructed. </w:t>
      </w:r>
      <w:r w:rsidRPr="00E316E4">
        <w:rPr>
          <w:rFonts w:cs="Times New Roman"/>
          <w:szCs w:val="24"/>
        </w:rPr>
        <w:t>However, this strategy is inherently constrained to strains represented in the isolate collection, potentially overlooking uncultured or highly divergent lineages.</w:t>
      </w:r>
    </w:p>
    <w:p w14:paraId="43BF17DA" w14:textId="0C7F1AB4" w:rsidR="00C155D9" w:rsidRDefault="008E64BE" w:rsidP="009972F0">
      <w:pPr>
        <w:rPr>
          <w:rFonts w:cs="Times New Roman"/>
          <w:szCs w:val="24"/>
        </w:rPr>
      </w:pPr>
      <w:r w:rsidRPr="00E316E4">
        <w:rPr>
          <w:rFonts w:cs="Times New Roman"/>
          <w:szCs w:val="24"/>
        </w:rPr>
        <w:lastRenderedPageBreak/>
        <w:t xml:space="preserve">Using this approach, we demonstrate that antibiotic treatment reduced </w:t>
      </w:r>
      <w:r w:rsidRPr="00E316E4">
        <w:rPr>
          <w:rFonts w:cs="Times New Roman"/>
          <w:i/>
          <w:iCs/>
          <w:szCs w:val="24"/>
        </w:rPr>
        <w:t>C. saudiense</w:t>
      </w:r>
      <w:r w:rsidRPr="00E316E4">
        <w:rPr>
          <w:rFonts w:cs="Times New Roman"/>
          <w:szCs w:val="24"/>
        </w:rPr>
        <w:t xml:space="preserve"> below metagenomic detection thresholds </w:t>
      </w:r>
      <w:r>
        <w:rPr>
          <w:rFonts w:cs="Times New Roman"/>
          <w:szCs w:val="24"/>
        </w:rPr>
        <w:t>but likely</w:t>
      </w:r>
      <w:r w:rsidRPr="00E316E4">
        <w:rPr>
          <w:rFonts w:cs="Times New Roman"/>
          <w:szCs w:val="24"/>
        </w:rPr>
        <w:t xml:space="preserve"> sparing spores, facilitating subsequent recolonization.</w:t>
      </w:r>
      <w:r>
        <w:rPr>
          <w:rFonts w:cs="Times New Roman"/>
          <w:szCs w:val="24"/>
        </w:rPr>
        <w:t xml:space="preserve"> </w:t>
      </w:r>
      <w:bookmarkStart w:id="746" w:name="_Hlk227842109"/>
      <w:r w:rsidRPr="00E316E4">
        <w:rPr>
          <w:rFonts w:cs="Times New Roman"/>
          <w:szCs w:val="24"/>
        </w:rPr>
        <w:t>These findings support a model in which spore formation contributes to the resilience and long-term persistence of gut commensals under antibiotic stress</w:t>
      </w:r>
      <w:r>
        <w:rPr>
          <w:rFonts w:cs="Times New Roman"/>
          <w:szCs w:val="24"/>
        </w:rPr>
        <w:t xml:space="preserve"> such as ‘seed bank’ hypothesis</w:t>
      </w:r>
      <w:r w:rsidRPr="00E316E4">
        <w:rPr>
          <w:rFonts w:cs="Times New Roman"/>
          <w:szCs w:val="24"/>
        </w:rPr>
        <w:t>.</w:t>
      </w:r>
      <w:bookmarkEnd w:id="737"/>
    </w:p>
    <w:bookmarkEnd w:id="746"/>
    <w:p w14:paraId="650DE4F3" w14:textId="77777777" w:rsidR="0039162A" w:rsidRDefault="0039162A" w:rsidP="0039162A"/>
    <w:p w14:paraId="415BD5CC" w14:textId="21DEA910" w:rsidR="005E77FD" w:rsidRDefault="009972F0" w:rsidP="003019F2">
      <w:pPr>
        <w:pStyle w:val="Heading1"/>
        <w:numPr>
          <w:ilvl w:val="0"/>
          <w:numId w:val="3"/>
        </w:numPr>
      </w:pPr>
      <w:r w:rsidRPr="00D93D74">
        <w:br w:type="page"/>
      </w:r>
      <w:bookmarkStart w:id="747" w:name="_Toc216099762"/>
      <w:bookmarkStart w:id="748" w:name="_Toc220932892"/>
      <w:bookmarkStart w:id="749" w:name="_Toc229225136"/>
      <w:commentRangeStart w:id="750"/>
      <w:commentRangeStart w:id="751"/>
      <w:r w:rsidR="005E77FD" w:rsidRPr="00D93D74">
        <w:lastRenderedPageBreak/>
        <w:t>CONCLUSION</w:t>
      </w:r>
      <w:bookmarkEnd w:id="653"/>
      <w:r w:rsidR="00221812" w:rsidRPr="00D93D74">
        <w:t>S</w:t>
      </w:r>
      <w:bookmarkEnd w:id="747"/>
      <w:bookmarkEnd w:id="748"/>
      <w:bookmarkEnd w:id="749"/>
      <w:commentRangeEnd w:id="750"/>
      <w:r w:rsidR="005D4111">
        <w:rPr>
          <w:rStyle w:val="CommentReference"/>
          <w:sz w:val="24"/>
          <w:szCs w:val="24"/>
        </w:rPr>
        <w:commentReference w:id="750"/>
      </w:r>
      <w:commentRangeEnd w:id="751"/>
      <w:r w:rsidR="00A145F1">
        <w:rPr>
          <w:rStyle w:val="CommentReference"/>
          <w:sz w:val="24"/>
          <w:szCs w:val="24"/>
        </w:rPr>
        <w:commentReference w:id="751"/>
      </w:r>
    </w:p>
    <w:p w14:paraId="080FE667" w14:textId="1D7800E0" w:rsidR="00967FF4" w:rsidRDefault="00967FF4">
      <w:pPr>
        <w:pStyle w:val="ListParagraph"/>
        <w:numPr>
          <w:ilvl w:val="0"/>
          <w:numId w:val="7"/>
        </w:numPr>
      </w:pPr>
      <w:r>
        <w:t xml:space="preserve">The human gut microbiota in healthy male individuals </w:t>
      </w:r>
      <w:r w:rsidR="005D4111">
        <w:t xml:space="preserve">was </w:t>
      </w:r>
      <w:r>
        <w:t xml:space="preserve">highly stable over time, with strong within individual consistency and clear between individual differences. </w:t>
      </w:r>
    </w:p>
    <w:p w14:paraId="1396CD75" w14:textId="26F592A2" w:rsidR="00967FF4" w:rsidRDefault="00967FF4">
      <w:pPr>
        <w:pStyle w:val="ListParagraph"/>
        <w:numPr>
          <w:ilvl w:val="0"/>
          <w:numId w:val="7"/>
        </w:numPr>
      </w:pPr>
      <w:r>
        <w:t xml:space="preserve">The gut sporobiota </w:t>
      </w:r>
      <w:r w:rsidR="002B097A">
        <w:t xml:space="preserve">could </w:t>
      </w:r>
      <w:r>
        <w:t>be studie</w:t>
      </w:r>
      <w:r w:rsidR="00FA0C04">
        <w:t>d</w:t>
      </w:r>
      <w:r>
        <w:t xml:space="preserve"> through ethanol treated samples but </w:t>
      </w:r>
      <w:r w:rsidR="00230A5E">
        <w:t>was</w:t>
      </w:r>
      <w:r>
        <w:t xml:space="preserve"> improved </w:t>
      </w:r>
      <w:r w:rsidR="002B097A">
        <w:t xml:space="preserve">by </w:t>
      </w:r>
      <w:r>
        <w:t xml:space="preserve">the combination of gene-based determination of sporulation ability. </w:t>
      </w:r>
      <w:r w:rsidR="00FA0C04">
        <w:t xml:space="preserve">With </w:t>
      </w:r>
      <w:r w:rsidR="002B097A">
        <w:t>the</w:t>
      </w:r>
      <w:r w:rsidR="00FA0C04">
        <w:t xml:space="preserve"> caveat that s</w:t>
      </w:r>
      <w:r>
        <w:t xml:space="preserve">porulation ability </w:t>
      </w:r>
      <w:r w:rsidR="002B097A">
        <w:t xml:space="preserve">did </w:t>
      </w:r>
      <w:r>
        <w:t xml:space="preserve">not always translate into ethanol resistance indicating </w:t>
      </w:r>
      <w:r w:rsidR="002B097A">
        <w:t xml:space="preserve">that </w:t>
      </w:r>
      <w:r>
        <w:t xml:space="preserve">gene presence alone </w:t>
      </w:r>
      <w:r w:rsidR="002B097A">
        <w:t>was</w:t>
      </w:r>
      <w:r>
        <w:t xml:space="preserve"> not </w:t>
      </w:r>
      <w:r w:rsidR="002B097A">
        <w:t>sufficient</w:t>
      </w:r>
      <w:r>
        <w:t xml:space="preserve">. </w:t>
      </w:r>
      <w:r w:rsidR="002B097A">
        <w:t>The c</w:t>
      </w:r>
      <w:r>
        <w:t>ombination of both methods provide</w:t>
      </w:r>
      <w:r w:rsidR="002B097A">
        <w:t>d</w:t>
      </w:r>
      <w:r>
        <w:t xml:space="preserve"> </w:t>
      </w:r>
      <w:r w:rsidR="002B097A">
        <w:t>a</w:t>
      </w:r>
      <w:r>
        <w:t xml:space="preserve"> sporobiota determination </w:t>
      </w:r>
      <w:r w:rsidR="002B097A">
        <w:t xml:space="preserve">that could be </w:t>
      </w:r>
      <w:r>
        <w:t>trust</w:t>
      </w:r>
      <w:r w:rsidR="002B097A">
        <w:t>ed</w:t>
      </w:r>
      <w:r>
        <w:t xml:space="preserve">. </w:t>
      </w:r>
    </w:p>
    <w:p w14:paraId="6F5FA9B2" w14:textId="4B6B0EF4" w:rsidR="00967FF4" w:rsidRDefault="00967FF4">
      <w:pPr>
        <w:pStyle w:val="ListParagraph"/>
        <w:numPr>
          <w:ilvl w:val="0"/>
          <w:numId w:val="7"/>
        </w:numPr>
      </w:pPr>
      <w:r>
        <w:t xml:space="preserve">Ethanol-resistant taxa </w:t>
      </w:r>
      <w:r w:rsidR="005D4111">
        <w:t xml:space="preserve">were </w:t>
      </w:r>
      <w:r>
        <w:t xml:space="preserve">more likely observed across distinct individuals and </w:t>
      </w:r>
      <w:r w:rsidR="005D4111">
        <w:t xml:space="preserve">showed </w:t>
      </w:r>
      <w:r>
        <w:t xml:space="preserve">less community variability than ethanol non-resistant taxa. </w:t>
      </w:r>
    </w:p>
    <w:p w14:paraId="0BE1A932" w14:textId="65298D97" w:rsidR="0084267D" w:rsidRDefault="00967FF4">
      <w:pPr>
        <w:pStyle w:val="ListParagraph"/>
        <w:numPr>
          <w:ilvl w:val="0"/>
          <w:numId w:val="7"/>
        </w:numPr>
      </w:pPr>
      <w:r>
        <w:t>Ethanol-resistant</w:t>
      </w:r>
      <w:r w:rsidR="0084267D">
        <w:t xml:space="preserve"> </w:t>
      </w:r>
      <w:r>
        <w:t xml:space="preserve">spore-forming species </w:t>
      </w:r>
      <w:r w:rsidR="005D4111">
        <w:t xml:space="preserve">were </w:t>
      </w:r>
      <w:r>
        <w:t>the most persistent member</w:t>
      </w:r>
      <w:r w:rsidR="0084267D">
        <w:t>s</w:t>
      </w:r>
      <w:r>
        <w:t xml:space="preserve"> of the gut community while also </w:t>
      </w:r>
      <w:r w:rsidR="002B097A">
        <w:t xml:space="preserve">being </w:t>
      </w:r>
      <w:r>
        <w:t>detected in multiple individuals</w:t>
      </w:r>
      <w:r w:rsidR="0084267D">
        <w:t xml:space="preserve">, showing higher </w:t>
      </w:r>
      <w:r w:rsidR="002B097A">
        <w:t xml:space="preserve">cohort </w:t>
      </w:r>
      <w:r w:rsidR="0084267D">
        <w:t>prevalence than non-spore-forming bacteria</w:t>
      </w:r>
      <w:r>
        <w:t xml:space="preserve">. </w:t>
      </w:r>
    </w:p>
    <w:p w14:paraId="1E450433" w14:textId="0629C9BA" w:rsidR="00967FF4" w:rsidRDefault="0084267D">
      <w:pPr>
        <w:pStyle w:val="ListParagraph"/>
        <w:numPr>
          <w:ilvl w:val="0"/>
          <w:numId w:val="7"/>
        </w:numPr>
      </w:pPr>
      <w:r>
        <w:t xml:space="preserve">Sporulation dynamics </w:t>
      </w:r>
      <w:r w:rsidR="002B097A">
        <w:t xml:space="preserve">were </w:t>
      </w:r>
      <w:r>
        <w:t xml:space="preserve">host-specific and time-dependant, suggesting regulation by shared, host-derived environmental or physiological cues, rather than taxon-specific mechanisms. </w:t>
      </w:r>
    </w:p>
    <w:p w14:paraId="65F554FA" w14:textId="0C2C9F51" w:rsidR="0084267D" w:rsidRDefault="0084267D">
      <w:pPr>
        <w:pStyle w:val="ListParagraph"/>
        <w:numPr>
          <w:ilvl w:val="0"/>
          <w:numId w:val="7"/>
        </w:numPr>
      </w:pPr>
      <w:r w:rsidRPr="0084267D">
        <w:t xml:space="preserve">The human gut resistome </w:t>
      </w:r>
      <w:r w:rsidR="002B097A">
        <w:t>was</w:t>
      </w:r>
      <w:r w:rsidRPr="0084267D">
        <w:t xml:space="preserve"> diverse with approximately half of ARGs persisting over six months.</w:t>
      </w:r>
    </w:p>
    <w:p w14:paraId="339DC3B1" w14:textId="66FB1ECF" w:rsidR="0084267D" w:rsidRDefault="0084267D">
      <w:pPr>
        <w:pStyle w:val="ListParagraph"/>
        <w:numPr>
          <w:ilvl w:val="0"/>
          <w:numId w:val="7"/>
        </w:numPr>
      </w:pPr>
      <w:r>
        <w:t>Antibiotic exposure increase</w:t>
      </w:r>
      <w:r w:rsidR="002B097A">
        <w:t>d</w:t>
      </w:r>
      <w:r>
        <w:t xml:space="preserve"> </w:t>
      </w:r>
      <w:r w:rsidR="00FA0C04">
        <w:t xml:space="preserve">short-term </w:t>
      </w:r>
      <w:r>
        <w:t>ARG abundance but not diversity</w:t>
      </w:r>
      <w:r w:rsidR="00FA0C04">
        <w:t xml:space="preserve"> in the short-term or overall</w:t>
      </w:r>
      <w:r>
        <w:t xml:space="preserve">, supporting the idea that antibiotics </w:t>
      </w:r>
      <w:r w:rsidR="006D1E26">
        <w:t>amplified</w:t>
      </w:r>
      <w:r>
        <w:t xml:space="preserve"> existing resistance rather than introducing new ARGs.</w:t>
      </w:r>
    </w:p>
    <w:p w14:paraId="122946C3" w14:textId="0BA3F782" w:rsidR="00967FF4" w:rsidRDefault="0084267D">
      <w:pPr>
        <w:pStyle w:val="ListParagraph"/>
        <w:numPr>
          <w:ilvl w:val="0"/>
          <w:numId w:val="7"/>
        </w:numPr>
      </w:pPr>
      <w:r>
        <w:t xml:space="preserve">The resistome in this cohort </w:t>
      </w:r>
      <w:r w:rsidR="002B097A">
        <w:t>was</w:t>
      </w:r>
      <w:r>
        <w:t xml:space="preserve"> dominated by tetracycline resistance genes, consistent with other European populations, while clinically critical resistance genes were largely absent.</w:t>
      </w:r>
    </w:p>
    <w:p w14:paraId="6CBDD328" w14:textId="5DC5A47E" w:rsidR="0084267D" w:rsidRPr="0084267D" w:rsidRDefault="0084267D" w:rsidP="00D600D8">
      <w:pPr>
        <w:pStyle w:val="ListParagraph"/>
        <w:numPr>
          <w:ilvl w:val="0"/>
          <w:numId w:val="7"/>
        </w:numPr>
      </w:pPr>
      <w:r w:rsidRPr="0084267D">
        <w:t>No association was observed between bacterial diversity and ARG diversity, contradicting the initial hypothesis.</w:t>
      </w:r>
      <w:r>
        <w:t xml:space="preserve"> Instead, class-specific relationships </w:t>
      </w:r>
      <w:r w:rsidR="00011261">
        <w:t>exist</w:t>
      </w:r>
      <w:r w:rsidR="002B097A">
        <w:t>ed</w:t>
      </w:r>
      <w:r>
        <w:t>, where changes in bacterial diversity influence</w:t>
      </w:r>
      <w:r w:rsidR="002B097A">
        <w:t>d</w:t>
      </w:r>
      <w:r>
        <w:t xml:space="preserve"> only certain ARG classes (MLS, macrolide and trimethoprim) rather than overall resistome. </w:t>
      </w:r>
    </w:p>
    <w:p w14:paraId="2DBB1DCE" w14:textId="77777777" w:rsidR="0084267D" w:rsidRPr="00D93D74" w:rsidRDefault="0084267D" w:rsidP="00AC1F08"/>
    <w:p w14:paraId="0EEED163" w14:textId="2C5ADF4A" w:rsidR="0084267D" w:rsidRDefault="0084267D">
      <w:pPr>
        <w:pStyle w:val="ListParagraph"/>
        <w:numPr>
          <w:ilvl w:val="0"/>
          <w:numId w:val="8"/>
        </w:numPr>
      </w:pPr>
      <w:r w:rsidRPr="0084267D">
        <w:t xml:space="preserve">Integrating culture-based whole-genome sequencing with metagenomics enabled strain-level tracking of spore-forming bacteria, revealing substantial within-host diversity (seven distinct strains of </w:t>
      </w:r>
      <w:r w:rsidRPr="00FA0C04">
        <w:rPr>
          <w:i/>
          <w:iCs/>
        </w:rPr>
        <w:t>Clostridium saudiense</w:t>
      </w:r>
      <w:r w:rsidRPr="0084267D">
        <w:t>) that exceed</w:t>
      </w:r>
      <w:r w:rsidR="002B097A">
        <w:t>ed</w:t>
      </w:r>
      <w:r w:rsidRPr="0084267D">
        <w:t xml:space="preserve"> typical gut strain richness.</w:t>
      </w:r>
    </w:p>
    <w:p w14:paraId="5CB1D355" w14:textId="1A052D07" w:rsidR="0034031C" w:rsidRPr="00D93D74" w:rsidRDefault="0084267D">
      <w:pPr>
        <w:pStyle w:val="ListParagraph"/>
        <w:numPr>
          <w:ilvl w:val="0"/>
          <w:numId w:val="8"/>
        </w:numPr>
      </w:pPr>
      <w:commentRangeStart w:id="752"/>
      <w:r w:rsidRPr="0084267D">
        <w:t xml:space="preserve">Antibiotic treatment likely reduced vegetative cells </w:t>
      </w:r>
      <w:ins w:id="753" w:author="Urša Miklavčič [2]" w:date="2026-05-11T09:18:00Z" w16du:dateUtc="2026-05-11T07:18:00Z">
        <w:r w:rsidR="00973474">
          <w:t xml:space="preserve">of </w:t>
        </w:r>
        <w:r w:rsidR="00973474">
          <w:rPr>
            <w:i/>
            <w:iCs/>
          </w:rPr>
          <w:t xml:space="preserve">C. saudiense </w:t>
        </w:r>
      </w:ins>
      <w:r w:rsidRPr="0084267D">
        <w:t xml:space="preserve">below detection while preserving spores, </w:t>
      </w:r>
      <w:ins w:id="754" w:author="Urša Miklavčič [2]" w:date="2026-05-11T09:18:00Z" w16du:dateUtc="2026-05-11T07:18:00Z">
        <w:r w:rsidR="00973474" w:rsidRPr="00973474">
          <w:t xml:space="preserve">which recolonized this individuals gut after </w:t>
        </w:r>
      </w:ins>
      <w:r w:rsidR="005315BB">
        <w:t>antibiotic</w:t>
      </w:r>
      <w:ins w:id="755" w:author="Urša Miklavčič [2]" w:date="2026-05-11T09:18:00Z" w16du:dateUtc="2026-05-11T07:18:00Z">
        <w:r w:rsidR="00973474">
          <w:t xml:space="preserve"> </w:t>
        </w:r>
        <w:r w:rsidR="00973474" w:rsidRPr="00973474">
          <w:t>treatment, shown both by persisting cultivated strains and in metagenomic data</w:t>
        </w:r>
      </w:ins>
      <w:del w:id="756" w:author="Urša Miklavčič [2]" w:date="2026-05-11T09:18:00Z" w16du:dateUtc="2026-05-11T07:18:00Z">
        <w:r w:rsidRPr="0084267D" w:rsidDel="00973474">
          <w:delText xml:space="preserve">supporting a </w:delText>
        </w:r>
        <w:r w:rsidDel="00973474">
          <w:delText>‘</w:delText>
        </w:r>
        <w:r w:rsidRPr="0084267D" w:rsidDel="00973474">
          <w:delText>seed bank</w:delText>
        </w:r>
        <w:r w:rsidDel="00973474">
          <w:delText>’</w:delText>
        </w:r>
        <w:r w:rsidRPr="0084267D" w:rsidDel="00973474">
          <w:delText xml:space="preserve"> </w:delText>
        </w:r>
        <w:r w:rsidR="002B097A" w:rsidDel="00973474">
          <w:delText>hypothesis</w:delText>
        </w:r>
        <w:r w:rsidR="002B097A" w:rsidRPr="0084267D" w:rsidDel="00973474">
          <w:delText xml:space="preserve"> </w:delText>
        </w:r>
        <w:r w:rsidRPr="0084267D" w:rsidDel="00973474">
          <w:delText>in which spore formation enable</w:delText>
        </w:r>
        <w:r w:rsidR="002B097A" w:rsidDel="00973474">
          <w:delText>d</w:delText>
        </w:r>
        <w:r w:rsidRPr="0084267D" w:rsidDel="00973474">
          <w:delText xml:space="preserve"> post-antibiotic recolonization and long-term persistence of gut commensals</w:delText>
        </w:r>
      </w:del>
      <w:r w:rsidRPr="0084267D">
        <w:t>.</w:t>
      </w:r>
      <w:commentRangeEnd w:id="752"/>
      <w:r w:rsidR="005D4111" w:rsidRPr="00D93D74">
        <w:rPr>
          <w:rStyle w:val="CommentReference"/>
          <w:sz w:val="24"/>
          <w:szCs w:val="22"/>
        </w:rPr>
        <w:commentReference w:id="752"/>
      </w:r>
    </w:p>
    <w:p w14:paraId="27169DF5" w14:textId="7E3FB1C9" w:rsidR="0084267D" w:rsidRDefault="0084267D">
      <w:pPr>
        <w:spacing w:line="259" w:lineRule="auto"/>
        <w:jc w:val="left"/>
      </w:pPr>
      <w:r>
        <w:br w:type="page"/>
      </w:r>
    </w:p>
    <w:p w14:paraId="6E080C48" w14:textId="3679FBEE" w:rsidR="00221812" w:rsidRDefault="00221812" w:rsidP="003019F2">
      <w:pPr>
        <w:pStyle w:val="Heading1"/>
        <w:numPr>
          <w:ilvl w:val="0"/>
          <w:numId w:val="3"/>
        </w:numPr>
      </w:pPr>
      <w:bookmarkStart w:id="757" w:name="_Toc216099763"/>
      <w:bookmarkStart w:id="758" w:name="_Toc220932893"/>
      <w:bookmarkStart w:id="759" w:name="_Toc229225137"/>
      <w:r w:rsidRPr="00D93D74">
        <w:lastRenderedPageBreak/>
        <w:t>SUMMARY</w:t>
      </w:r>
      <w:bookmarkEnd w:id="757"/>
      <w:bookmarkEnd w:id="758"/>
      <w:bookmarkEnd w:id="759"/>
    </w:p>
    <w:p w14:paraId="59D760CE" w14:textId="7BAD88DF" w:rsidR="00236DBE" w:rsidRDefault="0039162A" w:rsidP="003019F2">
      <w:pPr>
        <w:pStyle w:val="Heading2"/>
        <w:numPr>
          <w:ilvl w:val="1"/>
          <w:numId w:val="3"/>
        </w:numPr>
      </w:pPr>
      <w:bookmarkStart w:id="760" w:name="_Toc229225138"/>
      <w:r>
        <w:t>SUMMARY</w:t>
      </w:r>
      <w:bookmarkStart w:id="761" w:name="_Toc216099764"/>
      <w:bookmarkStart w:id="762" w:name="_Toc220932894"/>
      <w:bookmarkEnd w:id="760"/>
    </w:p>
    <w:p w14:paraId="30FC5E42" w14:textId="12EF41F5" w:rsidR="00A771AE" w:rsidRDefault="00236DBE" w:rsidP="00236DBE">
      <w:r>
        <w:t xml:space="preserve">The human gut is </w:t>
      </w:r>
      <w:r w:rsidR="00262A46">
        <w:t xml:space="preserve">the </w:t>
      </w:r>
      <w:r>
        <w:t xml:space="preserve">most densely populated microbial habitat of the human body. Colonization begins at birth and </w:t>
      </w:r>
      <w:ins w:id="763" w:author="Maja Rupnik" w:date="2026-05-07T15:31:00Z" w16du:dateUtc="2026-05-07T13:31:00Z">
        <w:del w:id="764" w:author="Urša Miklavčič [2]" w:date="2026-05-08T16:24:00Z" w16du:dateUtc="2026-05-08T14:24:00Z">
          <w:r w:rsidR="00464DE0" w:rsidDel="00AC1F08">
            <w:delText xml:space="preserve">substantially </w:delText>
          </w:r>
        </w:del>
      </w:ins>
      <w:commentRangeStart w:id="765"/>
      <w:r w:rsidR="00262A46">
        <w:t>depends</w:t>
      </w:r>
      <w:commentRangeEnd w:id="765"/>
      <w:r w:rsidR="00464DE0">
        <w:rPr>
          <w:rStyle w:val="CommentReference"/>
          <w:sz w:val="24"/>
          <w:szCs w:val="22"/>
        </w:rPr>
        <w:commentReference w:id="765"/>
      </w:r>
      <w:r>
        <w:t xml:space="preserve"> </w:t>
      </w:r>
      <w:ins w:id="766" w:author="Urša Miklavčič [2]" w:date="2026-05-08T16:24:00Z" w16du:dateUtc="2026-05-08T14:24:00Z">
        <w:r w:rsidR="00AC1F08">
          <w:t xml:space="preserve">substantially </w:t>
        </w:r>
      </w:ins>
      <w:r>
        <w:t xml:space="preserve">on </w:t>
      </w:r>
      <w:r w:rsidR="00262A46">
        <w:t>microbes’</w:t>
      </w:r>
      <w:r>
        <w:t xml:space="preserve"> </w:t>
      </w:r>
      <w:r w:rsidR="00262A46">
        <w:t>ability</w:t>
      </w:r>
      <w:r>
        <w:t xml:space="preserve"> to spread between human hosts</w:t>
      </w:r>
      <w:ins w:id="767" w:author="Urša Miklavčič [2]" w:date="2026-05-08T16:23:00Z" w16du:dateUtc="2026-05-08T14:23:00Z">
        <w:r w:rsidR="00AC1F08">
          <w:t xml:space="preserve"> and</w:t>
        </w:r>
      </w:ins>
      <w:ins w:id="768" w:author="Urša Miklavčič [2]" w:date="2026-05-08T16:24:00Z" w16du:dateUtc="2026-05-08T14:24:00Z">
        <w:r w:rsidR="00AC1F08">
          <w:t xml:space="preserve"> </w:t>
        </w:r>
      </w:ins>
      <w:ins w:id="769" w:author="Urša Miklavčič [2]" w:date="2026-05-08T16:23:00Z" w16du:dateUtc="2026-05-08T14:23:00Z">
        <w:r w:rsidR="00AC1F08">
          <w:t>environment</w:t>
        </w:r>
      </w:ins>
      <w:ins w:id="770" w:author="Urša Miklavčič [2]" w:date="2026-05-08T16:24:00Z" w16du:dateUtc="2026-05-08T14:24:00Z">
        <w:r w:rsidR="00AC1F08">
          <w:t>al reservoirs</w:t>
        </w:r>
      </w:ins>
      <w:ins w:id="771" w:author="Urša Miklavčič [2]" w:date="2026-05-08T16:23:00Z" w16du:dateUtc="2026-05-08T14:23:00Z">
        <w:r w:rsidR="00AC1F08">
          <w:t xml:space="preserve">, </w:t>
        </w:r>
      </w:ins>
      <w:ins w:id="772" w:author="Urša Miklavčič [2]" w:date="2026-05-08T16:24:00Z" w16du:dateUtc="2026-05-08T14:24:00Z">
        <w:r w:rsidR="00576769">
          <w:t>but also</w:t>
        </w:r>
      </w:ins>
      <w:r w:rsidR="00684302">
        <w:t xml:space="preserve"> </w:t>
      </w:r>
      <w:del w:id="773" w:author="Urša Miklavčič [2]" w:date="2026-05-08T16:23:00Z" w16du:dateUtc="2026-05-08T14:23:00Z">
        <w:r w:rsidDel="00AC1F08">
          <w:delText xml:space="preserve"> </w:delText>
        </w:r>
        <w:r w:rsidR="00262A46" w:rsidDel="00AC1F08">
          <w:delText>and</w:delText>
        </w:r>
        <w:r w:rsidDel="00AC1F08">
          <w:delText xml:space="preserve"> </w:delText>
        </w:r>
      </w:del>
      <w:r>
        <w:t xml:space="preserve">to establish and grow within </w:t>
      </w:r>
      <w:r w:rsidR="00262A46">
        <w:t>each</w:t>
      </w:r>
      <w:r>
        <w:t xml:space="preserve"> individual. </w:t>
      </w:r>
      <w:r w:rsidR="00262A46">
        <w:t>Approximately half of</w:t>
      </w:r>
      <w:r>
        <w:t xml:space="preserve"> gut bacteria</w:t>
      </w:r>
      <w:r w:rsidR="00262A46">
        <w:t xml:space="preserve">l species carry the </w:t>
      </w:r>
      <w:r>
        <w:t>g</w:t>
      </w:r>
      <w:r w:rsidR="00262A46">
        <w:t xml:space="preserve">enes </w:t>
      </w:r>
      <w:r>
        <w:t xml:space="preserve">for sporulation, enabling </w:t>
      </w:r>
      <w:del w:id="774" w:author="Maja Rupnik" w:date="2026-05-07T15:32:00Z" w16du:dateUtc="2026-05-07T13:32:00Z">
        <w:r w:rsidDel="00464DE0">
          <w:delText xml:space="preserve">them </w:delText>
        </w:r>
      </w:del>
      <w:r>
        <w:t xml:space="preserve">survival of unfavourable growth conditions. </w:t>
      </w:r>
      <w:r w:rsidRPr="00D93D74">
        <w:t xml:space="preserve">Sporulation is </w:t>
      </w:r>
      <w:r w:rsidR="00262A46">
        <w:t>among</w:t>
      </w:r>
      <w:r w:rsidRPr="00D93D74">
        <w:t xml:space="preserve"> the most researched </w:t>
      </w:r>
      <w:r w:rsidR="00262A46">
        <w:t xml:space="preserve">survival </w:t>
      </w:r>
      <w:r w:rsidRPr="00D93D74">
        <w:t>strategies for increasing time outside the human gut</w:t>
      </w:r>
      <w:r w:rsidR="00634C2A">
        <w:t>, as</w:t>
      </w:r>
      <w:r w:rsidRPr="00D93D74">
        <w:t xml:space="preserve"> spore-forming bacteria are present in the most abundant phylum in human gut </w:t>
      </w:r>
      <w:r w:rsidRPr="00D93D74">
        <w:rPr>
          <w:i/>
          <w:iCs/>
        </w:rPr>
        <w:t>Bacillota</w:t>
      </w:r>
      <w:r w:rsidR="00A771AE">
        <w:rPr>
          <w:i/>
          <w:iCs/>
        </w:rPr>
        <w:t xml:space="preserve"> </w:t>
      </w:r>
      <w:r w:rsidR="00A771AE">
        <w:t>(sporobiota)</w:t>
      </w:r>
      <w:r>
        <w:t xml:space="preserve">. </w:t>
      </w:r>
      <w:r w:rsidRPr="00D93D74">
        <w:t>Other mechanisms hypothesized to increase transmission between human hosts include aerotolera</w:t>
      </w:r>
      <w:r w:rsidR="00634C2A">
        <w:t>nce</w:t>
      </w:r>
      <w:r w:rsidRPr="00D93D74">
        <w:t>, and viable, but not-culturable state, where an increased survival ability is achieved through decreased metabolic activity and strengthened cell walls</w:t>
      </w:r>
      <w:r>
        <w:t xml:space="preserve">. </w:t>
      </w:r>
      <w:r w:rsidR="00A771AE" w:rsidRPr="00D93D74">
        <w:t xml:space="preserve">To </w:t>
      </w:r>
      <w:r w:rsidR="00634C2A">
        <w:t>study</w:t>
      </w:r>
      <w:r w:rsidR="00A771AE" w:rsidRPr="00D93D74">
        <w:t xml:space="preserve"> transmission of spore-forming bacteria in a culture-independent manner, </w:t>
      </w:r>
      <w:r w:rsidR="00634C2A">
        <w:t xml:space="preserve">previous </w:t>
      </w:r>
      <w:del w:id="775" w:author="Maja Rupnik" w:date="2026-05-07T15:33:00Z" w16du:dateUtc="2026-05-07T13:33:00Z">
        <w:r w:rsidR="00634C2A" w:rsidDel="00464DE0">
          <w:delText>work</w:delText>
        </w:r>
        <w:r w:rsidR="00A771AE" w:rsidRPr="00D93D74" w:rsidDel="00464DE0">
          <w:delText xml:space="preserve"> </w:delText>
        </w:r>
      </w:del>
      <w:ins w:id="776" w:author="Maja Rupnik" w:date="2026-05-07T15:33:00Z" w16du:dateUtc="2026-05-07T13:33:00Z">
        <w:r w:rsidR="00464DE0">
          <w:t>studies</w:t>
        </w:r>
        <w:r w:rsidR="00464DE0" w:rsidRPr="00D93D74">
          <w:t xml:space="preserve"> </w:t>
        </w:r>
      </w:ins>
      <w:r w:rsidR="00A771AE" w:rsidRPr="00D93D74">
        <w:t>used either lysozyme treatment or ethanol shock to remove vegetative cells from stool samples. In a cohort of healthy human adults</w:t>
      </w:r>
      <w:r w:rsidR="00634C2A">
        <w:t xml:space="preserve">, </w:t>
      </w:r>
      <w:r w:rsidR="00A771AE" w:rsidRPr="00D93D74">
        <w:t xml:space="preserve">lysozyme resistant OTUs </w:t>
      </w:r>
      <w:del w:id="777" w:author="Maja Rupnik" w:date="2026-05-07T15:34:00Z" w16du:dateUtc="2026-05-07T13:34:00Z">
        <w:r w:rsidR="00A771AE" w:rsidRPr="00D93D74" w:rsidDel="00464DE0">
          <w:delText xml:space="preserve">are </w:delText>
        </w:r>
      </w:del>
      <w:ins w:id="778" w:author="Maja Rupnik" w:date="2026-05-07T15:34:00Z" w16du:dateUtc="2026-05-07T13:34:00Z">
        <w:r w:rsidR="00464DE0">
          <w:t>were</w:t>
        </w:r>
        <w:r w:rsidR="00464DE0" w:rsidRPr="00D93D74">
          <w:t xml:space="preserve"> </w:t>
        </w:r>
      </w:ins>
      <w:r w:rsidR="00A771AE" w:rsidRPr="00D93D74">
        <w:t xml:space="preserve">more frequently shared between individuals than other taxa. While a comparison of infant-mother pairs showed that the majority of OTUs determined as </w:t>
      </w:r>
      <w:r w:rsidR="00634C2A">
        <w:t>ethanol-resistant</w:t>
      </w:r>
      <w:r w:rsidR="00A771AE" w:rsidRPr="00D93D74">
        <w:t xml:space="preserve"> are acquired from environment rather than mother-to-child transmission. A meta-analysis of human gut </w:t>
      </w:r>
      <w:r w:rsidR="00634C2A">
        <w:t>metagenomes</w:t>
      </w:r>
      <w:r w:rsidR="00A771AE" w:rsidRPr="00D93D74">
        <w:t xml:space="preserve"> revealed that the sporulation ability increases </w:t>
      </w:r>
      <w:r w:rsidR="00A771AE">
        <w:t>a species</w:t>
      </w:r>
      <w:r w:rsidR="00A771AE" w:rsidRPr="00D93D74">
        <w:t xml:space="preserve"> prevalence </w:t>
      </w:r>
      <w:r w:rsidR="00634C2A">
        <w:t>across the</w:t>
      </w:r>
      <w:r w:rsidR="00A771AE" w:rsidRPr="00D93D74">
        <w:t xml:space="preserve"> population but </w:t>
      </w:r>
      <w:r w:rsidR="00634C2A">
        <w:t>reduces</w:t>
      </w:r>
      <w:r w:rsidR="00A771AE" w:rsidRPr="00D93D74">
        <w:t xml:space="preserve"> </w:t>
      </w:r>
      <w:r w:rsidR="00A771AE">
        <w:t>its</w:t>
      </w:r>
      <w:r w:rsidR="00A771AE" w:rsidRPr="00D93D74">
        <w:t xml:space="preserve"> relative abundance </w:t>
      </w:r>
      <w:r w:rsidR="00634C2A">
        <w:t>within a given host</w:t>
      </w:r>
      <w:r w:rsidR="00A771AE" w:rsidRPr="00D93D74">
        <w:t xml:space="preserve">. </w:t>
      </w:r>
    </w:p>
    <w:p w14:paraId="7ADD5090" w14:textId="13A6BE6F" w:rsidR="001368E2" w:rsidRDefault="00634C2A" w:rsidP="00236DBE">
      <w:r>
        <w:t>The aim of this</w:t>
      </w:r>
      <w:r w:rsidR="00A771AE">
        <w:t xml:space="preserve"> thesis was to explore the stability of human gut sporobiota and microbiota </w:t>
      </w:r>
      <w:r>
        <w:t>within and between un</w:t>
      </w:r>
      <w:r w:rsidR="00A771AE">
        <w:t xml:space="preserve">related individuals across six months. We </w:t>
      </w:r>
      <w:r w:rsidR="000A1A74">
        <w:t>recruited</w:t>
      </w:r>
      <w:r w:rsidR="00A771AE">
        <w:t xml:space="preserve"> nine healthy male individuals who provided stool samples </w:t>
      </w:r>
      <w:r>
        <w:t xml:space="preserve">and </w:t>
      </w:r>
      <w:r w:rsidR="00A771AE">
        <w:t xml:space="preserve">detailed questionnaires about their lifestyle and health status every 14 days </w:t>
      </w:r>
      <w:r w:rsidR="000A1A74">
        <w:t>for half a year</w:t>
      </w:r>
      <w:r w:rsidR="00A771AE">
        <w:t>.</w:t>
      </w:r>
      <w:r w:rsidR="000A1A74">
        <w:t xml:space="preserve"> From each s</w:t>
      </w:r>
      <w:r w:rsidR="00A771AE">
        <w:t>tool sample</w:t>
      </w:r>
      <w:r w:rsidR="000A1A74">
        <w:t>,</w:t>
      </w:r>
      <w:r w:rsidR="00A771AE">
        <w:t xml:space="preserve"> DNA was isolated using two protocols: untreated and ethanol-EMA treated. </w:t>
      </w:r>
      <w:r w:rsidR="000A1A74">
        <w:t>Treatment with</w:t>
      </w:r>
      <w:r w:rsidR="00A771AE">
        <w:t xml:space="preserve"> 70% ethanol</w:t>
      </w:r>
      <w:r w:rsidR="000A1A74">
        <w:t xml:space="preserve"> d</w:t>
      </w:r>
      <w:r w:rsidR="00A771AE">
        <w:t>amaged vegetative cells</w:t>
      </w:r>
      <w:r w:rsidR="000A1A74">
        <w:t xml:space="preserve">, and </w:t>
      </w:r>
      <w:r w:rsidR="00A771AE">
        <w:t>ethidium monoazide bromide (EMA)</w:t>
      </w:r>
      <w:r w:rsidR="000A1A74">
        <w:t xml:space="preserve"> </w:t>
      </w:r>
      <w:r w:rsidR="001368E2">
        <w:t xml:space="preserve">removed free DNA and DNA </w:t>
      </w:r>
      <w:r w:rsidR="000A1A74">
        <w:t>in</w:t>
      </w:r>
      <w:r w:rsidR="001368E2">
        <w:t xml:space="preserve"> damaged cells, leaving spores and other ethanol-resistant bacteria. All samples were </w:t>
      </w:r>
      <w:r w:rsidR="000A1A74">
        <w:t>analysed</w:t>
      </w:r>
      <w:r w:rsidR="001368E2">
        <w:t xml:space="preserve"> using 16S rRNA </w:t>
      </w:r>
      <w:r w:rsidR="000A1A74">
        <w:t xml:space="preserve">gene </w:t>
      </w:r>
      <w:r w:rsidR="001368E2">
        <w:t>amplicon and shotgun metagenomic sequencing</w:t>
      </w:r>
      <w:r w:rsidR="000A1A74">
        <w:t>, yielding OUT-</w:t>
      </w:r>
      <w:r w:rsidR="001368E2">
        <w:t xml:space="preserve"> and species</w:t>
      </w:r>
      <w:r w:rsidR="000A1A74">
        <w:t>-</w:t>
      </w:r>
      <w:r w:rsidR="001368E2">
        <w:t xml:space="preserve">level relative abundances. </w:t>
      </w:r>
      <w:r w:rsidR="000A1A74">
        <w:t>We further quantified 16S rRNA gene</w:t>
      </w:r>
      <w:r w:rsidR="001368E2">
        <w:t xml:space="preserve"> copy number </w:t>
      </w:r>
      <w:r w:rsidR="000A1A74">
        <w:t>using</w:t>
      </w:r>
      <w:r w:rsidR="001368E2">
        <w:t xml:space="preserve"> droplet digital PCR</w:t>
      </w:r>
      <w:r w:rsidR="000A1A74">
        <w:t xml:space="preserve"> </w:t>
      </w:r>
      <w:r w:rsidR="001368E2">
        <w:t xml:space="preserve">using the same primers as for amplicon sequencing, </w:t>
      </w:r>
      <w:r w:rsidR="000A1A74">
        <w:t>allowing us to calculate</w:t>
      </w:r>
      <w:r w:rsidR="001368E2">
        <w:t xml:space="preserve"> normalized abundances of each taxon. </w:t>
      </w:r>
      <w:del w:id="779" w:author="Maja Rupnik" w:date="2026-05-07T15:37:00Z" w16du:dateUtc="2026-05-07T13:37:00Z">
        <w:r w:rsidR="000A1A74" w:rsidDel="00464DE0">
          <w:delText xml:space="preserve">BY </w:delText>
        </w:r>
      </w:del>
      <w:ins w:id="780" w:author="Maja Rupnik" w:date="2026-05-07T15:37:00Z" w16du:dateUtc="2026-05-07T13:37:00Z">
        <w:r w:rsidR="00464DE0">
          <w:t xml:space="preserve">By </w:t>
        </w:r>
      </w:ins>
      <w:r w:rsidR="000A1A74">
        <w:t xml:space="preserve">applying presence and </w:t>
      </w:r>
      <w:r w:rsidR="001368E2">
        <w:t xml:space="preserve">abundance criteria </w:t>
      </w:r>
      <w:r w:rsidR="000A1A74">
        <w:t>to</w:t>
      </w:r>
      <w:r w:rsidR="001368E2">
        <w:t xml:space="preserve"> taxa </w:t>
      </w:r>
      <w:r w:rsidR="000A1A74">
        <w:t>detected</w:t>
      </w:r>
      <w:r w:rsidR="001368E2">
        <w:t xml:space="preserve"> in both untreated and ethanol treated </w:t>
      </w:r>
      <w:r w:rsidR="000A1A74">
        <w:t xml:space="preserve">aliquots, we identified members of the </w:t>
      </w:r>
      <w:r w:rsidR="001368E2">
        <w:t>ethanol-resistant community</w:t>
      </w:r>
      <w:r w:rsidR="000A1A74">
        <w:t xml:space="preserve">. Using </w:t>
      </w:r>
      <w:r w:rsidR="001368E2">
        <w:t>metagenomic data</w:t>
      </w:r>
      <w:r w:rsidR="000A1A74">
        <w:t>,</w:t>
      </w:r>
      <w:r w:rsidR="001368E2">
        <w:t xml:space="preserve"> we also determine</w:t>
      </w:r>
      <w:r w:rsidR="000A1A74">
        <w:t>d which species carried enough sporulation-associated genes to be considered capable of sporulation. In this way, we could distinguish ethanol-resistant taxa, gene-defined spore-formers, and a subset of spore-forming species that were actively present in a spore form at the time of sampling</w:t>
      </w:r>
      <w:r w:rsidR="001368E2">
        <w:t xml:space="preserve">. </w:t>
      </w:r>
    </w:p>
    <w:p w14:paraId="36675C85" w14:textId="079C4B67" w:rsidR="00003AFB" w:rsidRPr="00230A5E" w:rsidRDefault="00003AFB" w:rsidP="00003AFB">
      <w:pPr>
        <w:rPr>
          <w:rFonts w:cs="Times New Roman"/>
          <w:i/>
          <w:iCs/>
          <w:u w:val="single"/>
        </w:rPr>
      </w:pPr>
      <w:r>
        <w:t>Community richness and evenness</w:t>
      </w:r>
      <w:r w:rsidR="000A1A74">
        <w:t>, calculated at the</w:t>
      </w:r>
      <w:r>
        <w:t xml:space="preserve"> OTU-level </w:t>
      </w:r>
      <w:r w:rsidR="000A1A74">
        <w:t xml:space="preserve">from </w:t>
      </w:r>
      <w:r>
        <w:t xml:space="preserve">16S amplicon </w:t>
      </w:r>
      <w:r w:rsidR="000A1A74">
        <w:t xml:space="preserve">data </w:t>
      </w:r>
      <w:r>
        <w:t>and</w:t>
      </w:r>
      <w:r w:rsidR="000A1A74">
        <w:t xml:space="preserve"> at the</w:t>
      </w:r>
      <w:r>
        <w:t xml:space="preserve"> species-level </w:t>
      </w:r>
      <w:r w:rsidR="000A1A74">
        <w:t xml:space="preserve">from </w:t>
      </w:r>
      <w:r>
        <w:t>metagenom</w:t>
      </w:r>
      <w:r w:rsidR="000A1A74">
        <w:t>es</w:t>
      </w:r>
      <w:commentRangeStart w:id="781"/>
      <w:commentRangeStart w:id="782"/>
      <w:r w:rsidR="000A1A74">
        <w:t>, showed</w:t>
      </w:r>
      <w:r>
        <w:t xml:space="preserve"> highly synchronised </w:t>
      </w:r>
      <w:del w:id="783" w:author="Urša Miklavčič [2]" w:date="2026-05-08T16:24:00Z" w16du:dateUtc="2026-05-08T14:24:00Z">
        <w:r w:rsidDel="00576769">
          <w:delText xml:space="preserve">and stable </w:delText>
        </w:r>
      </w:del>
      <w:r>
        <w:t xml:space="preserve">temporal patterns </w:t>
      </w:r>
      <w:r w:rsidR="000A1A74">
        <w:t xml:space="preserve">within individuals. </w:t>
      </w:r>
      <w:commentRangeEnd w:id="781"/>
      <w:r w:rsidR="00464DE0">
        <w:rPr>
          <w:rStyle w:val="CommentReference"/>
          <w:sz w:val="24"/>
          <w:szCs w:val="22"/>
        </w:rPr>
        <w:commentReference w:id="781"/>
      </w:r>
      <w:commentRangeEnd w:id="782"/>
      <w:r w:rsidR="00230A5E">
        <w:rPr>
          <w:rStyle w:val="CommentReference"/>
          <w:sz w:val="24"/>
          <w:szCs w:val="22"/>
        </w:rPr>
        <w:commentReference w:id="782"/>
      </w:r>
      <w:r w:rsidR="000A1A74">
        <w:t xml:space="preserve">These patterns were consistent across both sequencing approaches and were accompanied by clear spatial separation of samples in the NMDS ordinations based on Bray-Curtis </w:t>
      </w:r>
      <w:r w:rsidR="000A1A74">
        <w:lastRenderedPageBreak/>
        <w:t xml:space="preserve">dissimilarity. Among all recorded metadata only </w:t>
      </w:r>
      <w:r>
        <w:t xml:space="preserve">food supplements and </w:t>
      </w:r>
      <w:r w:rsidR="000A1A74">
        <w:t xml:space="preserve">basic </w:t>
      </w:r>
      <w:r>
        <w:t xml:space="preserve">physical </w:t>
      </w:r>
      <w:r w:rsidR="000A1A74">
        <w:t>characteristics</w:t>
      </w:r>
      <w:r w:rsidR="008C3AE2">
        <w:t xml:space="preserve"> showed detectable associations with community structure, and even these could reflect between-individual differences rather than true drivers, given the small cohort size. </w:t>
      </w:r>
      <w:r>
        <w:t>This</w:t>
      </w:r>
      <w:r w:rsidR="008C3AE2">
        <w:t xml:space="preserve"> concordance</w:t>
      </w:r>
      <w:r>
        <w:t xml:space="preserve"> between </w:t>
      </w:r>
      <w:r w:rsidR="008C3AE2">
        <w:t>methods justified using both 16S amplicon and metagenomic data in subsequent discussion of results. Overall gut</w:t>
      </w:r>
      <w:r>
        <w:rPr>
          <w:rFonts w:cs="Times New Roman"/>
        </w:rPr>
        <w:t xml:space="preserve"> microbiota composition </w:t>
      </w:r>
      <w:r w:rsidR="008C3AE2">
        <w:rPr>
          <w:rFonts w:cs="Times New Roman"/>
        </w:rPr>
        <w:t>matched</w:t>
      </w:r>
      <w:r>
        <w:rPr>
          <w:rFonts w:cs="Times New Roman"/>
        </w:rPr>
        <w:t xml:space="preserve"> previous </w:t>
      </w:r>
      <w:r w:rsidR="008C3AE2">
        <w:rPr>
          <w:rFonts w:cs="Times New Roman"/>
        </w:rPr>
        <w:t>reports from</w:t>
      </w:r>
      <w:r>
        <w:rPr>
          <w:rFonts w:cs="Times New Roman"/>
        </w:rPr>
        <w:t xml:space="preserve"> European and Slovenian populations. </w:t>
      </w:r>
      <w:commentRangeStart w:id="784"/>
      <w:r w:rsidR="008C3AE2">
        <w:rPr>
          <w:rFonts w:cs="Times New Roman"/>
        </w:rPr>
        <w:t xml:space="preserve">Bacterial representatives dominated, particularly </w:t>
      </w:r>
      <w:r w:rsidRPr="00D93D74">
        <w:rPr>
          <w:rFonts w:cs="Times New Roman"/>
        </w:rPr>
        <w:t xml:space="preserve">phyla </w:t>
      </w:r>
      <w:r w:rsidRPr="00D93D74">
        <w:rPr>
          <w:rFonts w:cs="Times New Roman"/>
          <w:i/>
          <w:iCs/>
        </w:rPr>
        <w:t>Bacillota</w:t>
      </w:r>
      <w:r w:rsidRPr="00D93D74">
        <w:rPr>
          <w:rFonts w:cs="Times New Roman"/>
        </w:rPr>
        <w:t xml:space="preserve"> and </w:t>
      </w:r>
      <w:r w:rsidRPr="00D93D74">
        <w:rPr>
          <w:rFonts w:cs="Times New Roman"/>
          <w:i/>
          <w:iCs/>
        </w:rPr>
        <w:t>Bacteroidota</w:t>
      </w:r>
      <w:r w:rsidRPr="00D93D74">
        <w:rPr>
          <w:rFonts w:cs="Times New Roman"/>
        </w:rPr>
        <w:t xml:space="preserve">, while </w:t>
      </w:r>
      <w:proofErr w:type="spellStart"/>
      <w:r w:rsidRPr="00D93D74">
        <w:rPr>
          <w:rFonts w:cs="Times New Roman"/>
          <w:i/>
          <w:iCs/>
        </w:rPr>
        <w:t>Pseudomonadota</w:t>
      </w:r>
      <w:proofErr w:type="spellEnd"/>
      <w:r w:rsidRPr="00D93D74">
        <w:rPr>
          <w:rFonts w:cs="Times New Roman"/>
        </w:rPr>
        <w:t xml:space="preserve">, </w:t>
      </w:r>
      <w:r w:rsidRPr="00D93D74">
        <w:rPr>
          <w:rFonts w:cs="Times New Roman"/>
          <w:i/>
          <w:iCs/>
        </w:rPr>
        <w:t>Actinomycetota</w:t>
      </w:r>
      <w:r w:rsidRPr="00D93D74">
        <w:rPr>
          <w:rFonts w:cs="Times New Roman"/>
        </w:rPr>
        <w:t xml:space="preserve"> and</w:t>
      </w:r>
      <w:r>
        <w:rPr>
          <w:rFonts w:cs="Times New Roman"/>
        </w:rPr>
        <w:t>,</w:t>
      </w:r>
      <w:r w:rsidRPr="00D93D74">
        <w:rPr>
          <w:rFonts w:cs="Times New Roman"/>
        </w:rPr>
        <w:t xml:space="preserve"> </w:t>
      </w:r>
      <w:r w:rsidRPr="00D93D74">
        <w:rPr>
          <w:rFonts w:cs="Times New Roman"/>
          <w:i/>
          <w:iCs/>
        </w:rPr>
        <w:t>Verrucomicrobiota</w:t>
      </w:r>
      <w:r w:rsidRPr="00D93D74">
        <w:rPr>
          <w:rFonts w:cs="Times New Roman"/>
        </w:rPr>
        <w:t xml:space="preserve"> </w:t>
      </w:r>
      <w:r w:rsidR="008C3AE2">
        <w:rPr>
          <w:rFonts w:cs="Times New Roman"/>
        </w:rPr>
        <w:t xml:space="preserve">occurred at lower </w:t>
      </w:r>
      <w:r w:rsidRPr="00D93D74">
        <w:rPr>
          <w:rFonts w:cs="Times New Roman"/>
        </w:rPr>
        <w:t xml:space="preserve">relative abundance </w:t>
      </w:r>
      <w:r w:rsidR="008C3AE2">
        <w:rPr>
          <w:rFonts w:cs="Times New Roman"/>
        </w:rPr>
        <w:t>in both datasets</w:t>
      </w:r>
      <w:r>
        <w:rPr>
          <w:rFonts w:cs="Times New Roman"/>
        </w:rPr>
        <w:t xml:space="preserve">. </w:t>
      </w:r>
      <w:commentRangeEnd w:id="784"/>
      <w:r w:rsidR="00464DE0" w:rsidRPr="00230A5E">
        <w:rPr>
          <w:rStyle w:val="CommentReference"/>
          <w:rFonts w:cs="Times New Roman"/>
          <w:sz w:val="24"/>
          <w:szCs w:val="22"/>
        </w:rPr>
        <w:commentReference w:id="784"/>
      </w:r>
      <w:ins w:id="785" w:author="Urša Miklavčič [2]" w:date="2026-05-09T11:54:00Z" w16du:dateUtc="2026-05-09T09:54:00Z">
        <w:r w:rsidR="00230A5E" w:rsidRPr="00230A5E">
          <w:rPr>
            <w:rFonts w:cs="Times New Roman"/>
          </w:rPr>
          <w:t xml:space="preserve"> </w:t>
        </w:r>
        <w:r w:rsidR="00230A5E">
          <w:rPr>
            <w:rFonts w:cs="Times New Roman"/>
          </w:rPr>
          <w:t xml:space="preserve">At lower taxonomical levels the comparison is made more complicated due to </w:t>
        </w:r>
        <w:proofErr w:type="spellStart"/>
        <w:r w:rsidR="00230A5E">
          <w:rPr>
            <w:rFonts w:cs="Times New Roman"/>
          </w:rPr>
          <w:t>MetaPhlAn</w:t>
        </w:r>
        <w:proofErr w:type="spellEnd"/>
        <w:r w:rsidR="00230A5E">
          <w:rPr>
            <w:rFonts w:cs="Times New Roman"/>
          </w:rPr>
          <w:t xml:space="preserve"> naming for example genera, which are not in line with generally accepted nomenclature. In metagenomic data in untreated samples we see that the top ten genera (from most abundant to least) are </w:t>
        </w:r>
        <w:proofErr w:type="spellStart"/>
        <w:r w:rsidR="00230A5E" w:rsidRPr="00F80430">
          <w:rPr>
            <w:rFonts w:cs="Times New Roman"/>
            <w:i/>
            <w:iCs/>
          </w:rPr>
          <w:t>Faecalibacterium</w:t>
        </w:r>
        <w:proofErr w:type="spellEnd"/>
        <w:r w:rsidR="00230A5E">
          <w:rPr>
            <w:rFonts w:cs="Times New Roman"/>
            <w:i/>
            <w:iCs/>
          </w:rPr>
          <w:t xml:space="preserve">, </w:t>
        </w:r>
        <w:proofErr w:type="spellStart"/>
        <w:r w:rsidR="00230A5E">
          <w:rPr>
            <w:rFonts w:cs="Times New Roman"/>
            <w:i/>
            <w:iCs/>
          </w:rPr>
          <w:t>Alistipes</w:t>
        </w:r>
        <w:proofErr w:type="spellEnd"/>
        <w:r w:rsidR="00230A5E">
          <w:rPr>
            <w:rFonts w:cs="Times New Roman"/>
            <w:i/>
            <w:iCs/>
          </w:rPr>
          <w:t xml:space="preserve">, Bacteroides, </w:t>
        </w:r>
        <w:proofErr w:type="spellStart"/>
        <w:r w:rsidR="00230A5E">
          <w:rPr>
            <w:rFonts w:cs="Times New Roman"/>
            <w:i/>
            <w:iCs/>
          </w:rPr>
          <w:t>Oscillibacter</w:t>
        </w:r>
        <w:proofErr w:type="spellEnd"/>
        <w:r w:rsidR="00230A5E">
          <w:rPr>
            <w:rFonts w:cs="Times New Roman"/>
            <w:i/>
            <w:iCs/>
          </w:rPr>
          <w:t xml:space="preserve">, </w:t>
        </w:r>
        <w:r w:rsidR="00230A5E">
          <w:rPr>
            <w:rFonts w:cs="Times New Roman"/>
          </w:rPr>
          <w:t xml:space="preserve">two genera from phylum </w:t>
        </w:r>
        <w:r w:rsidR="00230A5E">
          <w:rPr>
            <w:rFonts w:cs="Times New Roman"/>
            <w:i/>
            <w:iCs/>
          </w:rPr>
          <w:t>Bacillota</w:t>
        </w:r>
        <w:r w:rsidR="00230A5E">
          <w:rPr>
            <w:rFonts w:cs="Times New Roman"/>
          </w:rPr>
          <w:t xml:space="preserve">, </w:t>
        </w:r>
        <w:r w:rsidR="00230A5E" w:rsidRPr="00F80430">
          <w:rPr>
            <w:rFonts w:cs="Times New Roman"/>
            <w:i/>
            <w:iCs/>
          </w:rPr>
          <w:t>Bifidobacterium</w:t>
        </w:r>
        <w:r w:rsidR="00230A5E">
          <w:rPr>
            <w:rFonts w:cs="Times New Roman"/>
          </w:rPr>
          <w:t xml:space="preserve">, </w:t>
        </w:r>
        <w:proofErr w:type="spellStart"/>
        <w:r w:rsidR="00230A5E" w:rsidRPr="00F80430">
          <w:rPr>
            <w:rFonts w:cs="Times New Roman"/>
            <w:i/>
            <w:iCs/>
          </w:rPr>
          <w:t>Wujia</w:t>
        </w:r>
        <w:proofErr w:type="spellEnd"/>
        <w:r w:rsidR="00230A5E">
          <w:rPr>
            <w:rFonts w:cs="Times New Roman"/>
          </w:rPr>
          <w:t xml:space="preserve"> and another two genera from </w:t>
        </w:r>
        <w:r w:rsidR="00230A5E">
          <w:rPr>
            <w:rFonts w:cs="Times New Roman"/>
            <w:i/>
            <w:iCs/>
          </w:rPr>
          <w:t>Bacillota.</w:t>
        </w:r>
        <w:r w:rsidR="00230A5E">
          <w:rPr>
            <w:rFonts w:cs="Times New Roman"/>
          </w:rPr>
          <w:t xml:space="preserve"> While in 16S AS data the top ten most abundant genera are </w:t>
        </w:r>
        <w:r w:rsidR="00230A5E">
          <w:rPr>
            <w:rFonts w:cs="Times New Roman"/>
            <w:i/>
            <w:iCs/>
          </w:rPr>
          <w:t>Bacteroides,</w:t>
        </w:r>
        <w:r w:rsidR="00230A5E">
          <w:rPr>
            <w:rFonts w:cs="Times New Roman"/>
            <w:i/>
            <w:iCs/>
            <w:u w:val="single"/>
          </w:rPr>
          <w:t xml:space="preserve"> </w:t>
        </w:r>
        <w:proofErr w:type="spellStart"/>
        <w:r w:rsidR="00230A5E">
          <w:rPr>
            <w:rFonts w:cs="Times New Roman"/>
            <w:i/>
            <w:iCs/>
            <w:u w:val="single"/>
          </w:rPr>
          <w:t>Lachnospiraceae</w:t>
        </w:r>
        <w:proofErr w:type="spellEnd"/>
        <w:r w:rsidR="00230A5E">
          <w:rPr>
            <w:rFonts w:cs="Times New Roman"/>
            <w:i/>
            <w:iCs/>
            <w:u w:val="single"/>
          </w:rPr>
          <w:t xml:space="preserve">, </w:t>
        </w:r>
        <w:proofErr w:type="spellStart"/>
        <w:r w:rsidR="00230A5E">
          <w:rPr>
            <w:rFonts w:cs="Times New Roman"/>
            <w:i/>
            <w:iCs/>
            <w:u w:val="single"/>
          </w:rPr>
          <w:t>Collinsela</w:t>
        </w:r>
        <w:proofErr w:type="spellEnd"/>
        <w:r w:rsidR="00230A5E">
          <w:rPr>
            <w:rFonts w:cs="Times New Roman"/>
            <w:i/>
            <w:iCs/>
            <w:u w:val="single"/>
          </w:rPr>
          <w:t xml:space="preserve">, </w:t>
        </w:r>
        <w:proofErr w:type="spellStart"/>
        <w:r w:rsidR="00230A5E" w:rsidRPr="00F80430">
          <w:rPr>
            <w:rFonts w:cs="Times New Roman"/>
            <w:u w:val="single"/>
          </w:rPr>
          <w:t>unclassidied</w:t>
        </w:r>
        <w:proofErr w:type="spellEnd"/>
        <w:r w:rsidR="00230A5E">
          <w:rPr>
            <w:rFonts w:cs="Times New Roman"/>
            <w:i/>
            <w:iCs/>
            <w:u w:val="single"/>
          </w:rPr>
          <w:t xml:space="preserve"> </w:t>
        </w:r>
        <w:proofErr w:type="spellStart"/>
        <w:r w:rsidR="00230A5E" w:rsidRPr="00F80430">
          <w:rPr>
            <w:rFonts w:cs="Times New Roman"/>
            <w:i/>
            <w:iCs/>
            <w:u w:val="single"/>
          </w:rPr>
          <w:t>Ruminococcaceae</w:t>
        </w:r>
        <w:proofErr w:type="spellEnd"/>
        <w:r w:rsidR="00230A5E">
          <w:rPr>
            <w:rFonts w:cs="Times New Roman"/>
            <w:i/>
            <w:iCs/>
            <w:u w:val="single"/>
          </w:rPr>
          <w:t xml:space="preserve">, </w:t>
        </w:r>
        <w:proofErr w:type="spellStart"/>
        <w:r w:rsidR="00230A5E">
          <w:rPr>
            <w:rFonts w:cs="Times New Roman"/>
            <w:i/>
            <w:iCs/>
            <w:u w:val="single"/>
          </w:rPr>
          <w:t>Prevotella</w:t>
        </w:r>
        <w:proofErr w:type="spellEnd"/>
        <w:r w:rsidR="00230A5E">
          <w:rPr>
            <w:rFonts w:cs="Times New Roman"/>
            <w:i/>
            <w:iCs/>
            <w:u w:val="single"/>
          </w:rPr>
          <w:t xml:space="preserve">, </w:t>
        </w:r>
        <w:proofErr w:type="spellStart"/>
        <w:r w:rsidR="00230A5E">
          <w:rPr>
            <w:rFonts w:cs="Times New Roman"/>
            <w:i/>
            <w:iCs/>
            <w:u w:val="single"/>
          </w:rPr>
          <w:t>Ruminococcus</w:t>
        </w:r>
        <w:proofErr w:type="spellEnd"/>
        <w:r w:rsidR="00230A5E">
          <w:rPr>
            <w:rFonts w:cs="Times New Roman"/>
            <w:i/>
            <w:iCs/>
            <w:u w:val="single"/>
          </w:rPr>
          <w:t xml:space="preserve">, </w:t>
        </w:r>
        <w:proofErr w:type="spellStart"/>
        <w:r w:rsidR="00230A5E">
          <w:rPr>
            <w:rFonts w:cs="Times New Roman"/>
            <w:i/>
            <w:iCs/>
            <w:u w:val="single"/>
          </w:rPr>
          <w:t>Dialister</w:t>
        </w:r>
        <w:proofErr w:type="spellEnd"/>
        <w:r w:rsidR="00230A5E">
          <w:rPr>
            <w:rFonts w:cs="Times New Roman"/>
            <w:i/>
            <w:iCs/>
            <w:u w:val="single"/>
          </w:rPr>
          <w:t xml:space="preserve">, </w:t>
        </w:r>
        <w:proofErr w:type="spellStart"/>
        <w:r w:rsidR="00230A5E" w:rsidRPr="00F80430">
          <w:rPr>
            <w:rFonts w:cs="Times New Roman"/>
            <w:i/>
            <w:iCs/>
            <w:u w:val="single"/>
          </w:rPr>
          <w:t>Erysipelotrichaceae</w:t>
        </w:r>
        <w:proofErr w:type="spellEnd"/>
        <w:r w:rsidR="00230A5E" w:rsidRPr="00F80430">
          <w:rPr>
            <w:rFonts w:cs="Times New Roman"/>
            <w:i/>
            <w:iCs/>
            <w:u w:val="single"/>
          </w:rPr>
          <w:t xml:space="preserve"> </w:t>
        </w:r>
        <w:r w:rsidR="00230A5E" w:rsidRPr="00F80430">
          <w:rPr>
            <w:rFonts w:cs="Times New Roman"/>
            <w:u w:val="single"/>
          </w:rPr>
          <w:t>incerta sedis</w:t>
        </w:r>
        <w:r w:rsidR="00230A5E">
          <w:rPr>
            <w:rFonts w:cs="Times New Roman"/>
            <w:i/>
            <w:iCs/>
            <w:u w:val="single"/>
          </w:rPr>
          <w:t xml:space="preserve">, </w:t>
        </w:r>
        <w:proofErr w:type="spellStart"/>
        <w:r w:rsidR="00230A5E">
          <w:rPr>
            <w:rFonts w:cs="Times New Roman"/>
            <w:i/>
            <w:iCs/>
            <w:u w:val="single"/>
          </w:rPr>
          <w:t>Coprococcus</w:t>
        </w:r>
        <w:proofErr w:type="spellEnd"/>
        <w:r w:rsidR="00230A5E">
          <w:rPr>
            <w:rFonts w:cs="Times New Roman"/>
            <w:i/>
            <w:iCs/>
            <w:u w:val="single"/>
          </w:rPr>
          <w:t xml:space="preserve"> </w:t>
        </w:r>
        <w:r w:rsidR="00230A5E" w:rsidRPr="00F80430">
          <w:rPr>
            <w:rFonts w:cs="Times New Roman"/>
            <w:u w:val="single"/>
          </w:rPr>
          <w:t>and</w:t>
        </w:r>
        <w:r w:rsidR="00230A5E">
          <w:rPr>
            <w:rFonts w:cs="Times New Roman"/>
            <w:i/>
            <w:iCs/>
            <w:u w:val="single"/>
          </w:rPr>
          <w:t xml:space="preserve"> </w:t>
        </w:r>
        <w:proofErr w:type="spellStart"/>
        <w:r w:rsidR="00230A5E">
          <w:rPr>
            <w:rFonts w:cs="Times New Roman"/>
            <w:i/>
            <w:iCs/>
            <w:u w:val="single"/>
          </w:rPr>
          <w:t>Clostridioides</w:t>
        </w:r>
        <w:proofErr w:type="spellEnd"/>
        <w:r w:rsidR="00230A5E">
          <w:rPr>
            <w:rFonts w:cs="Times New Roman"/>
            <w:i/>
            <w:iCs/>
            <w:u w:val="single"/>
          </w:rPr>
          <w:t xml:space="preserve">. </w:t>
        </w:r>
      </w:ins>
    </w:p>
    <w:p w14:paraId="3D3571E1" w14:textId="0D1DBCB3" w:rsidR="00003AFB" w:rsidRDefault="00003AFB" w:rsidP="00003AFB">
      <w:pPr>
        <w:rPr>
          <w:rFonts w:cs="Times New Roman"/>
          <w:szCs w:val="24"/>
        </w:rPr>
      </w:pPr>
      <w:r w:rsidRPr="00055836">
        <w:rPr>
          <w:rFonts w:cs="Times New Roman"/>
          <w:szCs w:val="24"/>
        </w:rPr>
        <w:t xml:space="preserve">Ethanol and EMA treatment depleted known non-spore-forming taxa, </w:t>
      </w:r>
      <w:r w:rsidR="004C6DAB">
        <w:rPr>
          <w:rFonts w:cs="Times New Roman"/>
          <w:szCs w:val="24"/>
        </w:rPr>
        <w:t xml:space="preserve">but a fraction </w:t>
      </w:r>
      <w:r w:rsidRPr="00055836">
        <w:rPr>
          <w:rFonts w:cs="Times New Roman"/>
          <w:szCs w:val="24"/>
        </w:rPr>
        <w:t>of non</w:t>
      </w:r>
      <w:r w:rsidRPr="00055836">
        <w:rPr>
          <w:rFonts w:cs="Times New Roman"/>
          <w:szCs w:val="24"/>
        </w:rPr>
        <w:noBreakHyphen/>
        <w:t>spore</w:t>
      </w:r>
      <w:r w:rsidRPr="00055836">
        <w:rPr>
          <w:rFonts w:cs="Times New Roman"/>
          <w:szCs w:val="24"/>
        </w:rPr>
        <w:noBreakHyphen/>
        <w:t>forming</w:t>
      </w:r>
      <w:r w:rsidR="00CC64D3">
        <w:rPr>
          <w:rFonts w:cs="Times New Roman"/>
          <w:szCs w:val="24"/>
        </w:rPr>
        <w:t xml:space="preserve"> taxa also </w:t>
      </w:r>
      <w:r w:rsidRPr="00055836">
        <w:rPr>
          <w:rFonts w:cs="Times New Roman"/>
          <w:szCs w:val="24"/>
        </w:rPr>
        <w:t xml:space="preserve">remained detectable. </w:t>
      </w:r>
      <w:r>
        <w:rPr>
          <w:rFonts w:cs="Times New Roman"/>
          <w:szCs w:val="24"/>
        </w:rPr>
        <w:t>E</w:t>
      </w:r>
      <w:r w:rsidRPr="00055836">
        <w:rPr>
          <w:rFonts w:cs="Times New Roman"/>
          <w:szCs w:val="24"/>
        </w:rPr>
        <w:t xml:space="preserve">thanol treatment </w:t>
      </w:r>
      <w:r w:rsidR="00CC64D3">
        <w:rPr>
          <w:rFonts w:cs="Times New Roman"/>
          <w:szCs w:val="24"/>
        </w:rPr>
        <w:t>therefore</w:t>
      </w:r>
      <w:r w:rsidR="00CC64D3" w:rsidRPr="00055836">
        <w:rPr>
          <w:rFonts w:cs="Times New Roman"/>
          <w:szCs w:val="24"/>
        </w:rPr>
        <w:t xml:space="preserve"> </w:t>
      </w:r>
      <w:r w:rsidRPr="00055836">
        <w:rPr>
          <w:rFonts w:cs="Times New Roman"/>
          <w:szCs w:val="24"/>
        </w:rPr>
        <w:t xml:space="preserve">enriched for endospores </w:t>
      </w:r>
      <w:r>
        <w:rPr>
          <w:rFonts w:cs="Times New Roman"/>
          <w:szCs w:val="24"/>
        </w:rPr>
        <w:t>and</w:t>
      </w:r>
      <w:r w:rsidRPr="00055836">
        <w:rPr>
          <w:rFonts w:cs="Times New Roman"/>
          <w:szCs w:val="24"/>
        </w:rPr>
        <w:t xml:space="preserve"> other dormant</w:t>
      </w:r>
      <w:r>
        <w:rPr>
          <w:rFonts w:cs="Times New Roman"/>
          <w:szCs w:val="24"/>
        </w:rPr>
        <w:t xml:space="preserve"> or </w:t>
      </w:r>
      <w:r w:rsidRPr="00055836">
        <w:rPr>
          <w:rFonts w:cs="Times New Roman"/>
          <w:szCs w:val="24"/>
        </w:rPr>
        <w:t xml:space="preserve">stress‑tolerant cell </w:t>
      </w:r>
      <w:r w:rsidR="004C6DAB">
        <w:rPr>
          <w:rFonts w:cs="Times New Roman"/>
          <w:szCs w:val="24"/>
        </w:rPr>
        <w:t>forms rather than only for spores</w:t>
      </w:r>
      <w:r w:rsidRPr="00055836">
        <w:rPr>
          <w:rFonts w:cs="Times New Roman"/>
          <w:szCs w:val="24"/>
        </w:rPr>
        <w:t>. Because this operational definition of sporobiota</w:t>
      </w:r>
      <w:r w:rsidR="00CC64D3">
        <w:rPr>
          <w:rFonts w:cs="Times New Roman"/>
          <w:szCs w:val="24"/>
        </w:rPr>
        <w:t xml:space="preserve"> (ethanol resistant fraction)</w:t>
      </w:r>
      <w:r w:rsidRPr="00055836">
        <w:rPr>
          <w:rFonts w:cs="Times New Roman"/>
          <w:szCs w:val="24"/>
        </w:rPr>
        <w:t xml:space="preserve"> is imperfect, </w:t>
      </w:r>
      <w:r w:rsidR="004C6DAB">
        <w:rPr>
          <w:rFonts w:cs="Times New Roman"/>
          <w:szCs w:val="24"/>
        </w:rPr>
        <w:t>we complemented it with</w:t>
      </w:r>
      <w:r w:rsidRPr="00055836">
        <w:rPr>
          <w:rFonts w:cs="Times New Roman"/>
          <w:szCs w:val="24"/>
        </w:rPr>
        <w:t xml:space="preserve"> a gene-based approach</w:t>
      </w:r>
      <w:r w:rsidR="004C6DAB">
        <w:t xml:space="preserve">. </w:t>
      </w:r>
      <w:r w:rsidR="004C6DAB" w:rsidRPr="004C6DAB">
        <w:rPr>
          <w:rFonts w:cs="Times New Roman"/>
          <w:szCs w:val="24"/>
        </w:rPr>
        <w:t xml:space="preserve">Combining ethanol–EMA </w:t>
      </w:r>
      <w:r w:rsidR="004C6DAB">
        <w:rPr>
          <w:rFonts w:cs="Times New Roman"/>
          <w:szCs w:val="24"/>
        </w:rPr>
        <w:t>treatment</w:t>
      </w:r>
      <w:r w:rsidR="004C6DAB" w:rsidRPr="004C6DAB">
        <w:rPr>
          <w:rFonts w:cs="Times New Roman"/>
          <w:szCs w:val="24"/>
        </w:rPr>
        <w:t xml:space="preserve"> with </w:t>
      </w:r>
      <w:r w:rsidR="004C6DAB">
        <w:rPr>
          <w:rFonts w:cs="Times New Roman"/>
          <w:szCs w:val="24"/>
        </w:rPr>
        <w:t>gene</w:t>
      </w:r>
      <w:r w:rsidR="004C6DAB" w:rsidRPr="004C6DAB">
        <w:rPr>
          <w:rFonts w:cs="Times New Roman"/>
          <w:szCs w:val="24"/>
        </w:rPr>
        <w:t>‑based detection of sporulation genes</w:t>
      </w:r>
      <w:r w:rsidR="0067193B" w:rsidRPr="00055836">
        <w:rPr>
          <w:rFonts w:cs="Times New Roman"/>
          <w:szCs w:val="24"/>
        </w:rPr>
        <w:t xml:space="preserve"> </w:t>
      </w:r>
      <w:r w:rsidR="00CC64D3">
        <w:rPr>
          <w:rFonts w:cs="Times New Roman"/>
          <w:szCs w:val="24"/>
        </w:rPr>
        <w:t xml:space="preserve">in metagenomes </w:t>
      </w:r>
      <w:r w:rsidR="0067193B" w:rsidRPr="00055836">
        <w:rPr>
          <w:rFonts w:cs="Times New Roman"/>
          <w:szCs w:val="24"/>
        </w:rPr>
        <w:t xml:space="preserve">revealed a substantial group of </w:t>
      </w:r>
      <w:r w:rsidR="0067193B" w:rsidRPr="00055836">
        <w:rPr>
          <w:rFonts w:cs="Times New Roman"/>
          <w:i/>
          <w:iCs/>
          <w:szCs w:val="24"/>
        </w:rPr>
        <w:t>Bacillota</w:t>
      </w:r>
      <w:r w:rsidR="0067193B" w:rsidRPr="00055836">
        <w:rPr>
          <w:rFonts w:cs="Times New Roman"/>
          <w:szCs w:val="24"/>
        </w:rPr>
        <w:t xml:space="preserve"> </w:t>
      </w:r>
      <w:r w:rsidR="004C6DAB">
        <w:rPr>
          <w:rFonts w:cs="Times New Roman"/>
          <w:szCs w:val="24"/>
        </w:rPr>
        <w:t>species that carried sporulation-associated genes yet were not</w:t>
      </w:r>
      <w:r w:rsidR="0067193B" w:rsidRPr="00055836">
        <w:rPr>
          <w:rFonts w:cs="Times New Roman"/>
          <w:szCs w:val="24"/>
        </w:rPr>
        <w:t xml:space="preserve"> ethanol</w:t>
      </w:r>
      <w:r w:rsidR="004C6DAB">
        <w:rPr>
          <w:rFonts w:cs="Times New Roman"/>
          <w:szCs w:val="24"/>
        </w:rPr>
        <w:t>-</w:t>
      </w:r>
      <w:r w:rsidR="0067193B" w:rsidRPr="00055836">
        <w:rPr>
          <w:rFonts w:cs="Times New Roman"/>
          <w:szCs w:val="24"/>
        </w:rPr>
        <w:t>resistan</w:t>
      </w:r>
      <w:r w:rsidR="004C6DAB">
        <w:rPr>
          <w:rFonts w:cs="Times New Roman"/>
          <w:szCs w:val="24"/>
        </w:rPr>
        <w:t xml:space="preserve">t under our conditions. This indicated </w:t>
      </w:r>
      <w:r w:rsidR="0067193B" w:rsidRPr="00055836">
        <w:rPr>
          <w:rFonts w:cs="Times New Roman"/>
          <w:szCs w:val="24"/>
        </w:rPr>
        <w:t xml:space="preserve">that </w:t>
      </w:r>
      <w:r w:rsidR="004C6DAB">
        <w:rPr>
          <w:rFonts w:cs="Times New Roman"/>
          <w:szCs w:val="24"/>
        </w:rPr>
        <w:t>sporulation ability</w:t>
      </w:r>
      <w:r w:rsidR="0067193B" w:rsidRPr="00055836">
        <w:rPr>
          <w:rFonts w:cs="Times New Roman"/>
          <w:szCs w:val="24"/>
        </w:rPr>
        <w:t xml:space="preserve"> alone does not guarantee spore formation under all conditions.</w:t>
      </w:r>
      <w:r w:rsidR="004C6DAB">
        <w:rPr>
          <w:rFonts w:ascii="Georgia" w:hAnsi="Georgia"/>
        </w:rPr>
        <w:t xml:space="preserve"> </w:t>
      </w:r>
      <w:r w:rsidR="0067193B" w:rsidRPr="00055836">
        <w:rPr>
          <w:szCs w:val="24"/>
        </w:rPr>
        <w:t xml:space="preserve">Ethanol-resistant taxa outside </w:t>
      </w:r>
      <w:r w:rsidR="0067193B" w:rsidRPr="00055836">
        <w:rPr>
          <w:i/>
          <w:iCs/>
          <w:szCs w:val="24"/>
        </w:rPr>
        <w:t>Bacillota</w:t>
      </w:r>
      <w:r w:rsidR="0067193B" w:rsidRPr="00055836">
        <w:rPr>
          <w:szCs w:val="24"/>
        </w:rPr>
        <w:t xml:space="preserve"> were rare in our study and the mechanisms underlying their resistance remain poorly characteri</w:t>
      </w:r>
      <w:r w:rsidR="0067193B">
        <w:rPr>
          <w:szCs w:val="24"/>
        </w:rPr>
        <w:t>s</w:t>
      </w:r>
      <w:r w:rsidR="0067193B" w:rsidRPr="00055836">
        <w:rPr>
          <w:szCs w:val="24"/>
        </w:rPr>
        <w:t xml:space="preserve">ed. Although exospore formation </w:t>
      </w:r>
      <w:r w:rsidR="004C6DAB">
        <w:rPr>
          <w:szCs w:val="24"/>
        </w:rPr>
        <w:t>is known</w:t>
      </w:r>
      <w:r w:rsidR="0067193B" w:rsidRPr="00055836">
        <w:rPr>
          <w:szCs w:val="24"/>
        </w:rPr>
        <w:t xml:space="preserve"> in </w:t>
      </w:r>
      <w:proofErr w:type="spellStart"/>
      <w:r w:rsidR="0067193B" w:rsidRPr="00055836">
        <w:rPr>
          <w:i/>
          <w:iCs/>
          <w:szCs w:val="24"/>
        </w:rPr>
        <w:t>Actinomycetaceae</w:t>
      </w:r>
      <w:proofErr w:type="spellEnd"/>
      <w:r w:rsidR="0067193B" w:rsidRPr="00055836">
        <w:rPr>
          <w:szCs w:val="24"/>
        </w:rPr>
        <w:t xml:space="preserve"> and </w:t>
      </w:r>
      <w:proofErr w:type="spellStart"/>
      <w:r w:rsidR="0067193B" w:rsidRPr="00055836">
        <w:rPr>
          <w:i/>
          <w:iCs/>
          <w:szCs w:val="24"/>
        </w:rPr>
        <w:t>Streptomycetaceae</w:t>
      </w:r>
      <w:proofErr w:type="spellEnd"/>
      <w:r w:rsidR="0067193B" w:rsidRPr="00055836">
        <w:rPr>
          <w:szCs w:val="24"/>
        </w:rPr>
        <w:t>, these families contributed minimally to the ethanol</w:t>
      </w:r>
      <w:r w:rsidR="0067193B" w:rsidRPr="00055836">
        <w:rPr>
          <w:szCs w:val="24"/>
        </w:rPr>
        <w:noBreakHyphen/>
        <w:t xml:space="preserve">resistant community in our cohort, with five </w:t>
      </w:r>
      <w:proofErr w:type="spellStart"/>
      <w:r w:rsidR="0067193B" w:rsidRPr="00055836">
        <w:rPr>
          <w:i/>
          <w:iCs/>
          <w:szCs w:val="24"/>
        </w:rPr>
        <w:t>Actinomycetaceae</w:t>
      </w:r>
      <w:proofErr w:type="spellEnd"/>
      <w:r w:rsidR="0067193B" w:rsidRPr="00055836">
        <w:rPr>
          <w:szCs w:val="24"/>
        </w:rPr>
        <w:t xml:space="preserve"> species detected and no </w:t>
      </w:r>
      <w:proofErr w:type="spellStart"/>
      <w:r w:rsidR="0067193B" w:rsidRPr="00055836">
        <w:rPr>
          <w:i/>
          <w:iCs/>
          <w:szCs w:val="24"/>
        </w:rPr>
        <w:t>Streptomycetaceae</w:t>
      </w:r>
      <w:proofErr w:type="spellEnd"/>
      <w:r w:rsidR="0067193B" w:rsidRPr="00055836">
        <w:rPr>
          <w:szCs w:val="24"/>
        </w:rPr>
        <w:t xml:space="preserve"> recovered from ethanol-treated samples.</w:t>
      </w:r>
      <w:r w:rsidR="0067193B" w:rsidRPr="00055836" w:rsidDel="00E7180D">
        <w:rPr>
          <w:szCs w:val="24"/>
        </w:rPr>
        <w:t xml:space="preserve"> </w:t>
      </w:r>
      <w:r w:rsidR="0067193B" w:rsidRPr="00055836">
        <w:rPr>
          <w:szCs w:val="24"/>
        </w:rPr>
        <w:t xml:space="preserve">This is consistent with previous studies in which these groups were reported in ethanol- or lysozyme-treated communities. Members of </w:t>
      </w:r>
      <w:proofErr w:type="spellStart"/>
      <w:r w:rsidR="0067193B" w:rsidRPr="00055836">
        <w:rPr>
          <w:i/>
          <w:iCs/>
          <w:szCs w:val="24"/>
        </w:rPr>
        <w:t>Pseudomonadota</w:t>
      </w:r>
      <w:proofErr w:type="spellEnd"/>
      <w:r w:rsidR="0067193B" w:rsidRPr="00055836">
        <w:rPr>
          <w:i/>
          <w:iCs/>
          <w:szCs w:val="24"/>
        </w:rPr>
        <w:t xml:space="preserve"> </w:t>
      </w:r>
      <w:r w:rsidR="0067193B" w:rsidRPr="00055836">
        <w:rPr>
          <w:szCs w:val="24"/>
        </w:rPr>
        <w:t>(nine species detected in the ethanol-resistant community)</w:t>
      </w:r>
      <w:r w:rsidR="004C6DAB">
        <w:rPr>
          <w:szCs w:val="24"/>
        </w:rPr>
        <w:t xml:space="preserve"> have </w:t>
      </w:r>
      <w:r w:rsidR="0067193B" w:rsidRPr="00055836">
        <w:rPr>
          <w:szCs w:val="24"/>
        </w:rPr>
        <w:t xml:space="preserve">previously </w:t>
      </w:r>
      <w:r w:rsidR="004C6DAB">
        <w:rPr>
          <w:szCs w:val="24"/>
        </w:rPr>
        <w:t>been found</w:t>
      </w:r>
      <w:r w:rsidR="0067193B" w:rsidRPr="00055836">
        <w:rPr>
          <w:szCs w:val="24"/>
        </w:rPr>
        <w:t xml:space="preserve"> in the ethanol-resistant community and </w:t>
      </w:r>
      <w:r w:rsidR="004C6DAB">
        <w:rPr>
          <w:szCs w:val="24"/>
        </w:rPr>
        <w:t>are known</w:t>
      </w:r>
      <w:r w:rsidR="0067193B" w:rsidRPr="00055836">
        <w:rPr>
          <w:szCs w:val="24"/>
        </w:rPr>
        <w:t xml:space="preserve"> to adopt dormant life strategies</w:t>
      </w:r>
      <w:r w:rsidR="004C6DAB">
        <w:rPr>
          <w:szCs w:val="24"/>
        </w:rPr>
        <w:t xml:space="preserve"> such as</w:t>
      </w:r>
      <w:r w:rsidR="0067193B" w:rsidRPr="00055836">
        <w:rPr>
          <w:szCs w:val="24"/>
        </w:rPr>
        <w:t xml:space="preserve"> non-spore persistence and the viable but non-culturable state. Together, these observations indicate that ethanol resistance may serve as a proxy for a broader spectrum of dormant or stress</w:t>
      </w:r>
      <w:r w:rsidR="0067193B" w:rsidRPr="00055836">
        <w:rPr>
          <w:szCs w:val="24"/>
        </w:rPr>
        <w:noBreakHyphen/>
        <w:t>tolerant cell states, including but not limited to endospores</w:t>
      </w:r>
      <w:r w:rsidR="00CC64D3">
        <w:rPr>
          <w:szCs w:val="24"/>
        </w:rPr>
        <w:t>.</w:t>
      </w:r>
    </w:p>
    <w:p w14:paraId="6FAA229F" w14:textId="7C11BDC2" w:rsidR="0067193B" w:rsidRDefault="004C6DAB" w:rsidP="0067193B">
      <w:r>
        <w:t>Within</w:t>
      </w:r>
      <w:r w:rsidR="0067193B" w:rsidRPr="003B7D22">
        <w:t xml:space="preserve"> our cohort, ethanol</w:t>
      </w:r>
      <w:r w:rsidR="0067193B" w:rsidRPr="003B7D22">
        <w:noBreakHyphen/>
        <w:t xml:space="preserve">resistant spore-forming species were both more prevalent </w:t>
      </w:r>
      <w:r>
        <w:t>across</w:t>
      </w:r>
      <w:r w:rsidR="0067193B" w:rsidRPr="003B7D22">
        <w:t xml:space="preserve"> individuals and more persistent within individuals over six months</w:t>
      </w:r>
      <w:r>
        <w:t>. This supports</w:t>
      </w:r>
      <w:r w:rsidR="0067193B">
        <w:t xml:space="preserve"> </w:t>
      </w:r>
      <w:r w:rsidR="0067193B" w:rsidRPr="003B7D22">
        <w:t xml:space="preserve">comparative genomic predictions </w:t>
      </w:r>
      <w:r>
        <w:t xml:space="preserve">linking </w:t>
      </w:r>
      <w:r w:rsidR="0067193B" w:rsidRPr="003B7D22">
        <w:t xml:space="preserve">sporulation ability </w:t>
      </w:r>
      <w:r>
        <w:t>to</w:t>
      </w:r>
      <w:r w:rsidR="0067193B" w:rsidRPr="003B7D22">
        <w:t xml:space="preserve"> higher population</w:t>
      </w:r>
      <w:r w:rsidR="0067193B" w:rsidRPr="003B7D22">
        <w:noBreakHyphen/>
        <w:t>level prevalenc</w:t>
      </w:r>
      <w:r w:rsidR="0067193B">
        <w:t>e</w:t>
      </w:r>
      <w:r w:rsidR="0067193B" w:rsidRPr="003B7D22">
        <w:t xml:space="preserve"> and </w:t>
      </w:r>
      <w:r>
        <w:t>matches</w:t>
      </w:r>
      <w:r w:rsidR="0067193B" w:rsidRPr="003B7D22">
        <w:t xml:space="preserve"> experimental findings from lysozyme treated communities</w:t>
      </w:r>
      <w:r w:rsidR="0067193B">
        <w:t xml:space="preserve">. </w:t>
      </w:r>
      <w:r w:rsidR="0067193B" w:rsidRPr="003B7D22">
        <w:t>Within this context, our longitudinal findings show that ethanol</w:t>
      </w:r>
      <w:r w:rsidR="0067193B" w:rsidRPr="003B7D22">
        <w:noBreakHyphen/>
        <w:t>resistant and particularly spore</w:t>
      </w:r>
      <w:r w:rsidR="0067193B" w:rsidRPr="003B7D22">
        <w:noBreakHyphen/>
        <w:t xml:space="preserve">forming </w:t>
      </w:r>
      <w:r w:rsidR="0067193B" w:rsidRPr="003B7D22">
        <w:rPr>
          <w:i/>
          <w:iCs/>
        </w:rPr>
        <w:t>Bacillota</w:t>
      </w:r>
      <w:r w:rsidR="0067193B" w:rsidRPr="003B7D22">
        <w:t xml:space="preserve"> behave as a gut “seed bank”, persisting over months</w:t>
      </w:r>
      <w:r>
        <w:t xml:space="preserve"> even as other taxa fluctuate</w:t>
      </w:r>
      <w:r w:rsidR="0067193B" w:rsidRPr="003B7D22">
        <w:t xml:space="preserve">. In contrast non-spore-forming </w:t>
      </w:r>
      <w:r>
        <w:t>bacteria</w:t>
      </w:r>
      <w:r w:rsidR="00CC64D3">
        <w:t xml:space="preserve">l </w:t>
      </w:r>
      <w:r w:rsidR="00CC64D3">
        <w:lastRenderedPageBreak/>
        <w:t>taxa</w:t>
      </w:r>
      <w:r w:rsidR="0067193B" w:rsidRPr="003B7D22">
        <w:t xml:space="preserve"> </w:t>
      </w:r>
      <w:r>
        <w:t>showed greater</w:t>
      </w:r>
      <w:r w:rsidR="0067193B" w:rsidRPr="003B7D22">
        <w:t xml:space="preserve"> within-individual turnover and were less likely to be shared within our cohort. </w:t>
      </w:r>
      <w:r>
        <w:t>E</w:t>
      </w:r>
      <w:r w:rsidR="0067193B" w:rsidRPr="003B7D22">
        <w:t xml:space="preserve">thanol-resistant taxa outside </w:t>
      </w:r>
      <w:r w:rsidR="0067193B" w:rsidRPr="003B7D22">
        <w:rPr>
          <w:i/>
          <w:iCs/>
        </w:rPr>
        <w:t>Bacillota</w:t>
      </w:r>
      <w:r w:rsidR="0067193B" w:rsidRPr="003B7D22">
        <w:t xml:space="preserve"> </w:t>
      </w:r>
      <w:r>
        <w:t>tended to be more widely shared between individuals</w:t>
      </w:r>
      <w:r w:rsidR="0067193B" w:rsidRPr="003B7D22">
        <w:t xml:space="preserve">, </w:t>
      </w:r>
      <w:r>
        <w:t>yet they contributed little to</w:t>
      </w:r>
      <w:r w:rsidR="0067193B" w:rsidRPr="003B7D22">
        <w:t xml:space="preserve"> long-term persistence within the host. This </w:t>
      </w:r>
      <w:r>
        <w:t xml:space="preserve">pattern </w:t>
      </w:r>
      <w:r w:rsidR="0067193B" w:rsidRPr="003B7D22">
        <w:t>suggests that alternative dormancy or stress</w:t>
      </w:r>
      <w:r w:rsidR="0067193B" w:rsidRPr="003B7D22">
        <w:noBreakHyphen/>
        <w:t>response mechanisms in these lineages preferentially support transmission within the population rather than long</w:t>
      </w:r>
      <w:r w:rsidR="0067193B" w:rsidRPr="003B7D22">
        <w:noBreakHyphen/>
        <w:t>term coloni</w:t>
      </w:r>
      <w:r w:rsidR="0067193B">
        <w:t>s</w:t>
      </w:r>
      <w:r w:rsidR="0067193B" w:rsidRPr="003B7D22">
        <w:t>ation.</w:t>
      </w:r>
    </w:p>
    <w:p w14:paraId="32945B1E" w14:textId="5C478F3B" w:rsidR="0067193B" w:rsidRPr="003B7D22" w:rsidRDefault="004C6DAB" w:rsidP="0067193B">
      <w:r>
        <w:t>We calculated s</w:t>
      </w:r>
      <w:r w:rsidR="0067193B">
        <w:t xml:space="preserve">porulation frequency for </w:t>
      </w:r>
      <w:r w:rsidR="0067193B" w:rsidRPr="00055836">
        <w:t xml:space="preserve">the highly abundant and persistent ethanol-resistant </w:t>
      </w:r>
      <w:r w:rsidR="0067193B" w:rsidRPr="00055836">
        <w:rPr>
          <w:i/>
          <w:iCs/>
        </w:rPr>
        <w:t>Bacillota</w:t>
      </w:r>
      <w:r w:rsidR="0067193B" w:rsidRPr="00055836">
        <w:t xml:space="preserve"> </w:t>
      </w:r>
      <w:r>
        <w:t xml:space="preserve">OTUs as the ration of </w:t>
      </w:r>
      <w:r w:rsidR="0067193B">
        <w:t xml:space="preserve">normalized abundance in ethanol treated samples </w:t>
      </w:r>
      <w:r w:rsidR="0033022E">
        <w:t xml:space="preserve">to that in </w:t>
      </w:r>
      <w:r w:rsidR="0067193B">
        <w:t>untreated samples</w:t>
      </w:r>
      <w:r w:rsidR="0033022E">
        <w:t>, e</w:t>
      </w:r>
      <w:r w:rsidR="0067193B">
        <w:t xml:space="preserve">ffectively </w:t>
      </w:r>
      <w:r w:rsidR="0033022E">
        <w:t xml:space="preserve">estimating the fraction of spores among all cells of that OTU. </w:t>
      </w:r>
      <w:r w:rsidR="0067193B" w:rsidRPr="00055836">
        <w:t>One of the key findings is that gut spore-formers</w:t>
      </w:r>
      <w:r w:rsidR="0033022E">
        <w:t xml:space="preserve"> appear to</w:t>
      </w:r>
      <w:r w:rsidR="0067193B" w:rsidRPr="00055836">
        <w:t xml:space="preserve"> respond to </w:t>
      </w:r>
      <w:r w:rsidR="0067193B">
        <w:t xml:space="preserve">the </w:t>
      </w:r>
      <w:r w:rsidR="00CC64D3">
        <w:t>same</w:t>
      </w:r>
      <w:r w:rsidR="00CC64D3" w:rsidRPr="00055836">
        <w:t xml:space="preserve"> </w:t>
      </w:r>
      <w:r w:rsidR="0067193B" w:rsidRPr="00055836">
        <w:t>environmental signals</w:t>
      </w:r>
      <w:r w:rsidR="0033022E">
        <w:t xml:space="preserve"> within a host</w:t>
      </w:r>
      <w:r w:rsidR="0067193B" w:rsidRPr="00055836">
        <w:t>, resulting in synchroni</w:t>
      </w:r>
      <w:r w:rsidR="0067193B">
        <w:t>s</w:t>
      </w:r>
      <w:r w:rsidR="0067193B" w:rsidRPr="00055836">
        <w:t>ed sporulation across diverse genera</w:t>
      </w:r>
      <w:r w:rsidR="0033022E">
        <w:t>.</w:t>
      </w:r>
      <w:r w:rsidR="0067193B" w:rsidRPr="00055836">
        <w:t xml:space="preserve"> These </w:t>
      </w:r>
      <w:r w:rsidR="0033022E">
        <w:t xml:space="preserve">temporal </w:t>
      </w:r>
      <w:r w:rsidR="0067193B" w:rsidRPr="00055836">
        <w:t xml:space="preserve">fluctuations were not conserved across hosts, suggesting that sporulation </w:t>
      </w:r>
      <w:r w:rsidR="0033022E">
        <w:t>dynamics are</w:t>
      </w:r>
      <w:r w:rsidR="0067193B" w:rsidRPr="00055836">
        <w:t xml:space="preserve"> governed primarily by host specific environmental and physiological conditions rather than by </w:t>
      </w:r>
      <w:r w:rsidR="0033022E">
        <w:t xml:space="preserve">fixed, </w:t>
      </w:r>
      <w:r w:rsidR="0067193B" w:rsidRPr="00055836">
        <w:t>taxon specific mechanisms.</w:t>
      </w:r>
    </w:p>
    <w:p w14:paraId="736CFE41" w14:textId="6B680565" w:rsidR="0067193B" w:rsidRDefault="001368E2" w:rsidP="0067193B">
      <w:pPr>
        <w:rPr>
          <w:rFonts w:cs="Times New Roman"/>
        </w:rPr>
      </w:pPr>
      <w:r>
        <w:t xml:space="preserve">Metagenomic data also enabled characterisation of antimicrobial resistance genes and their </w:t>
      </w:r>
      <w:r w:rsidR="0033022E">
        <w:t>relationship with</w:t>
      </w:r>
      <w:r>
        <w:t xml:space="preserve"> bacterial diversity. </w:t>
      </w:r>
      <w:r w:rsidR="0033022E">
        <w:t xml:space="preserve">Each individual harboured between </w:t>
      </w:r>
      <w:r w:rsidR="0067193B">
        <w:rPr>
          <w:rFonts w:cs="Times New Roman"/>
        </w:rPr>
        <w:t xml:space="preserve">81 and 101 unique antimicrobial resistance genes (ARGs), of which on average </w:t>
      </w:r>
      <w:r w:rsidR="0033022E">
        <w:rPr>
          <w:rFonts w:cs="Times New Roman"/>
        </w:rPr>
        <w:t>about half</w:t>
      </w:r>
      <w:r w:rsidR="0067193B">
        <w:rPr>
          <w:rFonts w:cs="Times New Roman"/>
        </w:rPr>
        <w:t xml:space="preserve"> were consistently present </w:t>
      </w:r>
      <w:r w:rsidR="0033022E">
        <w:rPr>
          <w:rFonts w:cs="Times New Roman"/>
        </w:rPr>
        <w:t>across</w:t>
      </w:r>
      <w:r w:rsidR="0067193B">
        <w:rPr>
          <w:rFonts w:cs="Times New Roman"/>
        </w:rPr>
        <w:t xml:space="preserve"> six months, indicating diverse </w:t>
      </w:r>
      <w:r w:rsidR="0033022E">
        <w:rPr>
          <w:rFonts w:cs="Times New Roman"/>
        </w:rPr>
        <w:t>but</w:t>
      </w:r>
      <w:r w:rsidR="0067193B">
        <w:rPr>
          <w:rFonts w:cs="Times New Roman"/>
        </w:rPr>
        <w:t xml:space="preserve"> temporally stable multi-class resistome</w:t>
      </w:r>
      <w:r w:rsidR="0033022E">
        <w:rPr>
          <w:rFonts w:cs="Times New Roman"/>
        </w:rPr>
        <w:t xml:space="preserve"> in healthy adults</w:t>
      </w:r>
      <w:r w:rsidR="0067193B">
        <w:rPr>
          <w:rFonts w:cs="Times New Roman"/>
        </w:rPr>
        <w:t xml:space="preserve">. </w:t>
      </w:r>
      <w:r w:rsidR="0033022E">
        <w:rPr>
          <w:rFonts w:cs="Times New Roman"/>
        </w:rPr>
        <w:t xml:space="preserve">The high abundance and persistence of tetracycline resistance genes are consistent with reports from European populations, but do not correspond to the most used antibiotics in Slovenia. </w:t>
      </w:r>
      <w:r w:rsidR="0033022E" w:rsidRPr="0033022E">
        <w:rPr>
          <w:rFonts w:cs="Times New Roman"/>
        </w:rPr>
        <w:t xml:space="preserve">Clinical surveillance in Slovenia has documented important carbapenem and beta‑lactam resistance genes in hospital settings, rivers and wastewaters, but these determinants were absent from the gut of our healthy participants, except for </w:t>
      </w:r>
      <w:proofErr w:type="spellStart"/>
      <w:r w:rsidR="0033022E">
        <w:rPr>
          <w:rFonts w:cs="Times New Roman"/>
          <w:i/>
          <w:iCs/>
        </w:rPr>
        <w:t>bla</w:t>
      </w:r>
      <w:r w:rsidR="0033022E" w:rsidRPr="0033022E">
        <w:rPr>
          <w:rFonts w:cs="Times New Roman"/>
          <w:vertAlign w:val="subscript"/>
        </w:rPr>
        <w:t>CTX-M1</w:t>
      </w:r>
      <w:proofErr w:type="spellEnd"/>
      <w:r w:rsidR="0033022E" w:rsidRPr="0033022E">
        <w:rPr>
          <w:rFonts w:cs="Times New Roman"/>
          <w:vertAlign w:val="subscript"/>
        </w:rPr>
        <w:t xml:space="preserve"> </w:t>
      </w:r>
      <w:r w:rsidR="0033022E" w:rsidRPr="0033022E">
        <w:rPr>
          <w:rFonts w:cs="Times New Roman"/>
        </w:rPr>
        <w:t>detected at very low abundance in a single individual.</w:t>
      </w:r>
      <w:r w:rsidR="0033022E">
        <w:rPr>
          <w:rFonts w:cs="Times New Roman"/>
        </w:rPr>
        <w:t xml:space="preserve"> W</w:t>
      </w:r>
      <w:r w:rsidR="0067193B">
        <w:rPr>
          <w:rFonts w:cs="Times New Roman"/>
        </w:rPr>
        <w:t xml:space="preserve">e </w:t>
      </w:r>
      <w:r w:rsidR="0067193B" w:rsidRPr="006F3169">
        <w:rPr>
          <w:rFonts w:cs="Times New Roman"/>
        </w:rPr>
        <w:t>hypothesised that lower bacterial diversity would correlate with increased ARG diversity</w:t>
      </w:r>
      <w:r w:rsidR="0033022E">
        <w:rPr>
          <w:rFonts w:cs="Times New Roman"/>
        </w:rPr>
        <w:t xml:space="preserve">, the </w:t>
      </w:r>
      <w:r w:rsidR="0067193B" w:rsidRPr="00FA10E7">
        <w:rPr>
          <w:rFonts w:cs="Times New Roman"/>
        </w:rPr>
        <w:t>data did not support this</w:t>
      </w:r>
      <w:r w:rsidR="0033022E">
        <w:rPr>
          <w:rFonts w:cs="Times New Roman"/>
        </w:rPr>
        <w:t>. No</w:t>
      </w:r>
      <w:r w:rsidR="0067193B" w:rsidRPr="00FA10E7">
        <w:rPr>
          <w:rFonts w:cs="Times New Roman"/>
        </w:rPr>
        <w:t xml:space="preserve"> significant association was observed between bacterial diversity and ARG diversity over time. </w:t>
      </w:r>
      <w:r w:rsidR="0033022E" w:rsidRPr="0033022E">
        <w:rPr>
          <w:rFonts w:cs="Times New Roman"/>
        </w:rPr>
        <w:t>Instead, any relationships appeared to be class‑specific and subtle, rather than a simple inverse link between diversity and resistance.</w:t>
      </w:r>
    </w:p>
    <w:p w14:paraId="13EE98E0" w14:textId="507FF07E" w:rsidR="00FB5EFC" w:rsidRDefault="00885DDA" w:rsidP="00236DBE">
      <w:pPr>
        <w:rPr>
          <w:rFonts w:cs="Times New Roman"/>
          <w:szCs w:val="24"/>
        </w:rPr>
      </w:pPr>
      <w:r w:rsidRPr="00885DDA">
        <w:t xml:space="preserve">In addition to culture‑independent profiling, we cultivated spore‑forming bacteria from three ethanol‑treated samples of a single participant (H) who received antibiotics during the study. This individual was particularly informative for examining persistence of spore‑formers across antibiotic exposure. </w:t>
      </w:r>
      <w:r w:rsidR="00763C7C">
        <w:t xml:space="preserve">Using short </w:t>
      </w:r>
      <w:r>
        <w:t>incubation</w:t>
      </w:r>
      <w:r w:rsidR="00763C7C">
        <w:t xml:space="preserve"> time and a rich </w:t>
      </w:r>
      <w:r w:rsidR="006E64BD">
        <w:t>medium</w:t>
      </w:r>
      <w:r>
        <w:t xml:space="preserve">, </w:t>
      </w:r>
      <w:r w:rsidR="006E64BD">
        <w:t>we selected for fast</w:t>
      </w:r>
      <w:r>
        <w:t>-</w:t>
      </w:r>
      <w:r w:rsidR="006E64BD">
        <w:t>germinating</w:t>
      </w:r>
      <w:r>
        <w:t>, fast-</w:t>
      </w:r>
      <w:r w:rsidR="00297072">
        <w:t xml:space="preserve">growing species </w:t>
      </w:r>
      <w:proofErr w:type="spellStart"/>
      <w:r w:rsidR="00297072" w:rsidRPr="00297072">
        <w:rPr>
          <w:i/>
          <w:iCs/>
        </w:rPr>
        <w:t>Clostridum</w:t>
      </w:r>
      <w:proofErr w:type="spellEnd"/>
      <w:r w:rsidR="00297072" w:rsidRPr="00297072">
        <w:rPr>
          <w:i/>
          <w:iCs/>
        </w:rPr>
        <w:t xml:space="preserve"> saudiense</w:t>
      </w:r>
      <w:r w:rsidR="00297072">
        <w:t xml:space="preserve">. </w:t>
      </w:r>
      <w:r>
        <w:t>S</w:t>
      </w:r>
      <w:r w:rsidR="00297072">
        <w:t>hort-read whole-genome sequencing o</w:t>
      </w:r>
      <w:r>
        <w:t>f</w:t>
      </w:r>
      <w:r w:rsidR="00297072">
        <w:t xml:space="preserve"> all 42 isolates </w:t>
      </w:r>
      <w:r>
        <w:t>and additional l</w:t>
      </w:r>
      <w:r w:rsidR="00297072">
        <w:t>ong-read sequencing o</w:t>
      </w:r>
      <w:r>
        <w:t>f</w:t>
      </w:r>
      <w:r w:rsidR="00297072">
        <w:t xml:space="preserve"> selected five </w:t>
      </w:r>
      <w:r>
        <w:t>representatives</w:t>
      </w:r>
      <w:r w:rsidR="00297072">
        <w:t>,</w:t>
      </w:r>
      <w:r>
        <w:t xml:space="preserve"> yielded</w:t>
      </w:r>
      <w:r w:rsidR="00297072">
        <w:t xml:space="preserve"> 42 draft genomes</w:t>
      </w:r>
      <w:r>
        <w:t xml:space="preserve"> and substantially </w:t>
      </w:r>
      <w:r w:rsidR="00297072">
        <w:t>expand</w:t>
      </w:r>
      <w:r>
        <w:t>ed</w:t>
      </w:r>
      <w:r w:rsidR="00297072">
        <w:t xml:space="preserve"> the known genetic diversity of this species</w:t>
      </w:r>
      <w:r w:rsidR="00FB5EFC">
        <w:t xml:space="preserve">. Previously, </w:t>
      </w:r>
      <w:r w:rsidR="00FB5EFC">
        <w:rPr>
          <w:i/>
          <w:iCs/>
        </w:rPr>
        <w:t>C. saudiense</w:t>
      </w:r>
      <w:r w:rsidR="00FB5EFC">
        <w:t xml:space="preserve"> was represented by</w:t>
      </w:r>
      <w:r w:rsidR="00297072" w:rsidRPr="00A90451">
        <w:rPr>
          <w:rFonts w:cs="Times New Roman"/>
          <w:szCs w:val="24"/>
        </w:rPr>
        <w:t xml:space="preserve"> 3</w:t>
      </w:r>
      <w:r w:rsidR="00297072">
        <w:rPr>
          <w:rFonts w:cs="Times New Roman"/>
          <w:szCs w:val="24"/>
        </w:rPr>
        <w:t>1</w:t>
      </w:r>
      <w:r w:rsidR="00297072" w:rsidRPr="00A90451">
        <w:rPr>
          <w:rFonts w:cs="Times New Roman"/>
          <w:szCs w:val="24"/>
        </w:rPr>
        <w:t xml:space="preserve"> isolate draft genomes and </w:t>
      </w:r>
      <w:r w:rsidR="00297072">
        <w:rPr>
          <w:rFonts w:cs="Times New Roman"/>
          <w:szCs w:val="24"/>
        </w:rPr>
        <w:t>7</w:t>
      </w:r>
      <w:r w:rsidR="00297072" w:rsidRPr="00A90451">
        <w:rPr>
          <w:rFonts w:cs="Times New Roman"/>
          <w:szCs w:val="24"/>
        </w:rPr>
        <w:t xml:space="preserve"> metagenome-assembled genomes (</w:t>
      </w:r>
      <w:proofErr w:type="spellStart"/>
      <w:r w:rsidR="00297072" w:rsidRPr="00A90451">
        <w:rPr>
          <w:rFonts w:cs="Times New Roman"/>
          <w:szCs w:val="24"/>
        </w:rPr>
        <w:t>MAGs</w:t>
      </w:r>
      <w:proofErr w:type="spellEnd"/>
      <w:r w:rsidR="00297072" w:rsidRPr="00A90451">
        <w:rPr>
          <w:rFonts w:cs="Times New Roman"/>
          <w:szCs w:val="24"/>
        </w:rPr>
        <w:t>)</w:t>
      </w:r>
      <w:r w:rsidR="00297072">
        <w:rPr>
          <w:rFonts w:cs="Times New Roman"/>
          <w:szCs w:val="24"/>
        </w:rPr>
        <w:t xml:space="preserve">. </w:t>
      </w:r>
      <w:r w:rsidR="00FB5EFC" w:rsidRPr="00FB5EFC">
        <w:rPr>
          <w:rFonts w:cs="Times New Roman"/>
          <w:szCs w:val="24"/>
        </w:rPr>
        <w:t xml:space="preserve">The earlier isolates derived mostly from adult human stool, with a few from infants and one from cattle, and the </w:t>
      </w:r>
      <w:proofErr w:type="spellStart"/>
      <w:r w:rsidR="00FB5EFC" w:rsidRPr="00FB5EFC">
        <w:rPr>
          <w:rFonts w:cs="Times New Roman"/>
          <w:szCs w:val="24"/>
        </w:rPr>
        <w:t>MAGs</w:t>
      </w:r>
      <w:proofErr w:type="spellEnd"/>
      <w:r w:rsidR="00FB5EFC" w:rsidRPr="00FB5EFC">
        <w:rPr>
          <w:rFonts w:cs="Times New Roman"/>
          <w:szCs w:val="24"/>
        </w:rPr>
        <w:t xml:space="preserve"> came from human gut metagenomes. </w:t>
      </w:r>
    </w:p>
    <w:p w14:paraId="0180A965" w14:textId="52F6B4D8" w:rsidR="00261306" w:rsidRDefault="00FB5EFC" w:rsidP="00236DBE">
      <w:pPr>
        <w:rPr>
          <w:rFonts w:cs="Times New Roman"/>
          <w:szCs w:val="24"/>
        </w:rPr>
      </w:pPr>
      <w:r w:rsidRPr="00FB5EFC">
        <w:rPr>
          <w:rFonts w:cs="Times New Roman"/>
          <w:szCs w:val="24"/>
        </w:rPr>
        <w:t xml:space="preserve">Core‑genome SNP and pangenome analyses identified seven distinct strains in our </w:t>
      </w:r>
      <w:r w:rsidR="00CC64D3" w:rsidRPr="00576769">
        <w:rPr>
          <w:rFonts w:cs="Times New Roman"/>
          <w:i/>
          <w:iCs/>
          <w:szCs w:val="24"/>
        </w:rPr>
        <w:t>C. saudiense</w:t>
      </w:r>
      <w:r w:rsidR="00CC64D3">
        <w:rPr>
          <w:rFonts w:cs="Times New Roman"/>
          <w:szCs w:val="24"/>
        </w:rPr>
        <w:t xml:space="preserve"> </w:t>
      </w:r>
      <w:r w:rsidRPr="00FB5EFC">
        <w:rPr>
          <w:rFonts w:cs="Times New Roman"/>
          <w:szCs w:val="24"/>
        </w:rPr>
        <w:t>isolate set</w:t>
      </w:r>
      <w:r>
        <w:rPr>
          <w:rFonts w:cs="Times New Roman"/>
          <w:szCs w:val="24"/>
        </w:rPr>
        <w:t>, expanding the strain richness previously determined in other culturomics studies from human gut, where only 1 – 4 strains per species were estimated or detected</w:t>
      </w:r>
      <w:r w:rsidRPr="00FB5EFC">
        <w:rPr>
          <w:rFonts w:cs="Times New Roman"/>
          <w:szCs w:val="24"/>
        </w:rPr>
        <w:t xml:space="preserve">. Through cultivation, </w:t>
      </w:r>
      <w:r w:rsidRPr="00FB5EFC">
        <w:rPr>
          <w:rFonts w:cs="Times New Roman"/>
          <w:szCs w:val="24"/>
        </w:rPr>
        <w:lastRenderedPageBreak/>
        <w:t xml:space="preserve">these strains were detected at one (five strains), two (one strain) or all three (one strain) of the time points sampled from participant H. </w:t>
      </w:r>
      <w:r>
        <w:rPr>
          <w:rFonts w:cs="Times New Roman"/>
          <w:szCs w:val="24"/>
        </w:rPr>
        <w:t>Because c</w:t>
      </w:r>
      <w:r w:rsidR="00297072" w:rsidRPr="00A90451">
        <w:rPr>
          <w:rFonts w:cs="Times New Roman"/>
          <w:szCs w:val="24"/>
        </w:rPr>
        <w:t>ultivat</w:t>
      </w:r>
      <w:r w:rsidR="00297072">
        <w:rPr>
          <w:rFonts w:cs="Times New Roman"/>
          <w:szCs w:val="24"/>
        </w:rPr>
        <w:t xml:space="preserve">ion </w:t>
      </w:r>
      <w:r>
        <w:rPr>
          <w:rFonts w:cs="Times New Roman"/>
          <w:szCs w:val="24"/>
        </w:rPr>
        <w:t xml:space="preserve">inherently favours certain phenotypes and conditions, we extended strain tracking by integrating these genomes with longitudinal metagenomic data over six months. </w:t>
      </w:r>
      <w:r w:rsidRPr="00FB5EFC">
        <w:rPr>
          <w:rFonts w:cs="Times New Roman"/>
          <w:szCs w:val="24"/>
        </w:rPr>
        <w:t>Ethanol treatment plus cultivation allowed recovery of germinated spores, while metagenomics captured DNA from both vegetative and spore‑associated cells when their abundance and coverage were sufficient.</w:t>
      </w:r>
      <w:r>
        <w:rPr>
          <w:rFonts w:cs="Times New Roman"/>
          <w:szCs w:val="24"/>
        </w:rPr>
        <w:t xml:space="preserve"> </w:t>
      </w:r>
      <w:r w:rsidR="00297072">
        <w:rPr>
          <w:rFonts w:cs="Times New Roman"/>
          <w:szCs w:val="24"/>
        </w:rPr>
        <w:t xml:space="preserve">With </w:t>
      </w:r>
      <w:r>
        <w:rPr>
          <w:rFonts w:cs="Times New Roman"/>
          <w:szCs w:val="24"/>
        </w:rPr>
        <w:t>this combined</w:t>
      </w:r>
      <w:r w:rsidR="00297072">
        <w:rPr>
          <w:rFonts w:cs="Times New Roman"/>
          <w:szCs w:val="24"/>
        </w:rPr>
        <w:t xml:space="preserve"> approach we </w:t>
      </w:r>
      <w:r>
        <w:rPr>
          <w:rFonts w:cs="Times New Roman"/>
          <w:szCs w:val="24"/>
        </w:rPr>
        <w:t xml:space="preserve">observed a drop in metagenomic detectability of </w:t>
      </w:r>
      <w:r>
        <w:rPr>
          <w:rFonts w:cs="Times New Roman"/>
          <w:i/>
          <w:iCs/>
          <w:szCs w:val="24"/>
        </w:rPr>
        <w:t>C. saudiense</w:t>
      </w:r>
      <w:r>
        <w:rPr>
          <w:rFonts w:cs="Times New Roman"/>
          <w:szCs w:val="24"/>
        </w:rPr>
        <w:t xml:space="preserve"> during antibiotic treatment, but continuous presence of all seven strains across the entire sampling period. </w:t>
      </w:r>
      <w:r w:rsidR="00261306" w:rsidRPr="00576769">
        <w:rPr>
          <w:rFonts w:cs="Times New Roman"/>
          <w:i/>
          <w:iCs/>
          <w:szCs w:val="24"/>
        </w:rPr>
        <w:t>C. saudiense</w:t>
      </w:r>
      <w:r w:rsidR="00261306" w:rsidRPr="00261306">
        <w:rPr>
          <w:rFonts w:cs="Times New Roman"/>
          <w:szCs w:val="24"/>
        </w:rPr>
        <w:t xml:space="preserve"> was detected also in </w:t>
      </w:r>
      <w:r w:rsidR="00230A5E">
        <w:rPr>
          <w:rFonts w:cs="Times New Roman"/>
          <w:szCs w:val="24"/>
        </w:rPr>
        <w:t xml:space="preserve">metagenomic samples </w:t>
      </w:r>
      <w:r w:rsidR="00261306" w:rsidRPr="00261306">
        <w:rPr>
          <w:rFonts w:cs="Times New Roman"/>
          <w:szCs w:val="24"/>
        </w:rPr>
        <w:t>in all other participants.</w:t>
      </w:r>
    </w:p>
    <w:p w14:paraId="514A6640" w14:textId="7BEB008A" w:rsidR="00262A46" w:rsidRDefault="00FB5EFC" w:rsidP="00236DBE">
      <w:pPr>
        <w:rPr>
          <w:rFonts w:cs="Times New Roman"/>
          <w:szCs w:val="24"/>
        </w:rPr>
      </w:pPr>
      <w:r w:rsidRPr="00FB5EFC">
        <w:rPr>
          <w:rFonts w:cs="Times New Roman"/>
          <w:szCs w:val="24"/>
        </w:rPr>
        <w:t>Amoxicillin susceptibility of these strains was confirmed both in vitro and in silico.</w:t>
      </w:r>
      <w:r>
        <w:rPr>
          <w:rFonts w:cs="Times New Roman"/>
          <w:szCs w:val="24"/>
        </w:rPr>
        <w:t xml:space="preserve"> A key advantage of our strain-tracking strategy is that marker genes are derived directly from the isolated </w:t>
      </w:r>
      <w:r>
        <w:rPr>
          <w:rFonts w:cs="Times New Roman"/>
          <w:i/>
          <w:iCs/>
          <w:szCs w:val="24"/>
        </w:rPr>
        <w:t xml:space="preserve">C. saudiense </w:t>
      </w:r>
      <w:r>
        <w:rPr>
          <w:rFonts w:cs="Times New Roman"/>
          <w:szCs w:val="24"/>
        </w:rPr>
        <w:t xml:space="preserve">genomes, </w:t>
      </w:r>
      <w:r w:rsidR="00297072" w:rsidRPr="00A90451">
        <w:rPr>
          <w:rFonts w:cs="Times New Roman"/>
          <w:szCs w:val="24"/>
        </w:rPr>
        <w:t xml:space="preserve">allowing explicit </w:t>
      </w:r>
      <w:r>
        <w:rPr>
          <w:rFonts w:cs="Times New Roman"/>
          <w:szCs w:val="24"/>
        </w:rPr>
        <w:t xml:space="preserve">longitudinal </w:t>
      </w:r>
      <w:r w:rsidR="00297072" w:rsidRPr="00A90451">
        <w:rPr>
          <w:rFonts w:cs="Times New Roman"/>
          <w:szCs w:val="24"/>
        </w:rPr>
        <w:t xml:space="preserve">tracking of these </w:t>
      </w:r>
      <w:r>
        <w:rPr>
          <w:rFonts w:cs="Times New Roman"/>
          <w:szCs w:val="24"/>
        </w:rPr>
        <w:t xml:space="preserve">specific lineages and improved detection of minority strains that might be missed if only dominant strain were reconstructed. </w:t>
      </w:r>
      <w:r w:rsidR="00297072" w:rsidRPr="00A90451">
        <w:rPr>
          <w:rFonts w:cs="Times New Roman"/>
          <w:szCs w:val="24"/>
        </w:rPr>
        <w:t xml:space="preserve"> </w:t>
      </w:r>
      <w:r w:rsidR="00297072" w:rsidRPr="00E316E4">
        <w:rPr>
          <w:rFonts w:cs="Times New Roman"/>
          <w:szCs w:val="24"/>
        </w:rPr>
        <w:t>However, this strategy is inherently constrained to strains represented in the isolate collection, potentially overlooking uncultured or highly divergent lineages.</w:t>
      </w:r>
      <w:r w:rsidR="00297072">
        <w:rPr>
          <w:rFonts w:cs="Times New Roman"/>
          <w:szCs w:val="24"/>
        </w:rPr>
        <w:t xml:space="preserve"> </w:t>
      </w:r>
      <w:r>
        <w:rPr>
          <w:rFonts w:cs="Times New Roman"/>
          <w:szCs w:val="24"/>
        </w:rPr>
        <w:t xml:space="preserve">Nonetheless, the data support the view that antibiotic treatment pushed </w:t>
      </w:r>
      <w:r>
        <w:rPr>
          <w:rFonts w:cs="Times New Roman"/>
          <w:i/>
          <w:iCs/>
          <w:szCs w:val="24"/>
        </w:rPr>
        <w:t xml:space="preserve">C. </w:t>
      </w:r>
      <w:r w:rsidRPr="00FB5EFC">
        <w:rPr>
          <w:rFonts w:cs="Times New Roman"/>
          <w:i/>
          <w:iCs/>
          <w:szCs w:val="24"/>
        </w:rPr>
        <w:t>saudiense</w:t>
      </w:r>
      <w:r>
        <w:rPr>
          <w:rFonts w:cs="Times New Roman"/>
          <w:szCs w:val="24"/>
        </w:rPr>
        <w:t xml:space="preserve"> below detection in metagenomic data without eradicating spores, enabling later recolonisation. </w:t>
      </w:r>
    </w:p>
    <w:p w14:paraId="5CBA09DA" w14:textId="63090777" w:rsidR="00E7311B" w:rsidRPr="00FB5EFC" w:rsidRDefault="00FB5EFC" w:rsidP="00FB5EFC">
      <w:pPr>
        <w:spacing w:line="259" w:lineRule="auto"/>
        <w:rPr>
          <w:rFonts w:cs="Times New Roman"/>
          <w:szCs w:val="24"/>
        </w:rPr>
      </w:pPr>
      <w:r w:rsidRPr="00FB5EFC">
        <w:rPr>
          <w:rFonts w:cs="Times New Roman"/>
          <w:szCs w:val="24"/>
        </w:rPr>
        <w:t>Taken together, our community‑ and strain‑level findings, using both culture‑independent and culture‑dependent methods, support a model in which spore formation underpins resilience and long‑term persistence of gut commensals under antibiotic stress and during stable periods. These results are consistent with the ‘seed bank’ hypothesis, in which spore‑forming taxa maintain a persistent, dormant reservoir that stabilises the microbiota over time and likely enhances their chances of transmission between individuals.</w:t>
      </w:r>
    </w:p>
    <w:p w14:paraId="2F6443BC" w14:textId="77777777" w:rsidR="00B73D0F" w:rsidRPr="00E7311B" w:rsidRDefault="00B73D0F" w:rsidP="00E7311B"/>
    <w:p w14:paraId="335DB57C" w14:textId="7DB34E94" w:rsidR="00221812" w:rsidRPr="0039162A" w:rsidRDefault="0039162A" w:rsidP="003019F2">
      <w:pPr>
        <w:pStyle w:val="Heading2"/>
        <w:numPr>
          <w:ilvl w:val="1"/>
          <w:numId w:val="3"/>
        </w:numPr>
        <w:rPr>
          <w:lang w:val="sl-SI"/>
        </w:rPr>
      </w:pPr>
      <w:bookmarkStart w:id="786" w:name="_Toc229225139"/>
      <w:r w:rsidRPr="0039162A">
        <w:rPr>
          <w:lang w:val="sl-SI"/>
        </w:rPr>
        <w:t>POVZETEK</w:t>
      </w:r>
      <w:bookmarkEnd w:id="761"/>
      <w:bookmarkEnd w:id="762"/>
      <w:bookmarkEnd w:id="786"/>
      <w:r w:rsidR="00221812" w:rsidRPr="0039162A">
        <w:rPr>
          <w:lang w:val="sl-SI"/>
        </w:rPr>
        <w:t xml:space="preserve"> </w:t>
      </w:r>
    </w:p>
    <w:p w14:paraId="7D095515" w14:textId="77777777" w:rsidR="0061748D" w:rsidRDefault="00B73D0F" w:rsidP="00B73D0F">
      <w:pPr>
        <w:rPr>
          <w:lang w:val="sl-SI"/>
        </w:rPr>
      </w:pPr>
      <w:r w:rsidRPr="00B73D0F">
        <w:rPr>
          <w:lang w:val="sl-SI"/>
        </w:rPr>
        <w:t xml:space="preserve">Človeško črevo je najbolj gosto poseljen mikrobni habitat </w:t>
      </w:r>
      <w:r w:rsidR="00A77BF6">
        <w:rPr>
          <w:lang w:val="sl-SI"/>
        </w:rPr>
        <w:t>človeškega</w:t>
      </w:r>
      <w:r w:rsidRPr="00B73D0F">
        <w:rPr>
          <w:lang w:val="sl-SI"/>
        </w:rPr>
        <w:t xml:space="preserve"> teles</w:t>
      </w:r>
      <w:r w:rsidR="00A77BF6">
        <w:rPr>
          <w:lang w:val="sl-SI"/>
        </w:rPr>
        <w:t>a</w:t>
      </w:r>
      <w:r w:rsidR="00272235">
        <w:rPr>
          <w:lang w:val="sl-SI"/>
        </w:rPr>
        <w:t xml:space="preserve"> in premore izjemno raznoliko združbo mikroorganizmov, ki pomembno vplivajo na presnovo, razvoj imunskega sistema in kolonizacijsko rezistenco</w:t>
      </w:r>
      <w:r w:rsidRPr="00B73D0F">
        <w:rPr>
          <w:lang w:val="sl-SI"/>
        </w:rPr>
        <w:t xml:space="preserve">. </w:t>
      </w:r>
      <w:r w:rsidR="00A77BF6">
        <w:rPr>
          <w:lang w:val="sl-SI"/>
        </w:rPr>
        <w:t>Mikrobna k</w:t>
      </w:r>
      <w:r w:rsidRPr="00B73D0F">
        <w:rPr>
          <w:lang w:val="sl-SI"/>
        </w:rPr>
        <w:t xml:space="preserve">olonizacija </w:t>
      </w:r>
      <w:r w:rsidR="00272235">
        <w:rPr>
          <w:lang w:val="sl-SI"/>
        </w:rPr>
        <w:t xml:space="preserve">črevesja </w:t>
      </w:r>
      <w:r w:rsidRPr="00B73D0F">
        <w:rPr>
          <w:lang w:val="sl-SI"/>
        </w:rPr>
        <w:t>se začne ob rojstvu</w:t>
      </w:r>
      <w:r w:rsidR="00A77BF6">
        <w:rPr>
          <w:lang w:val="sl-SI"/>
        </w:rPr>
        <w:t xml:space="preserve"> novorojenčka</w:t>
      </w:r>
      <w:r w:rsidRPr="00B73D0F">
        <w:rPr>
          <w:lang w:val="sl-SI"/>
        </w:rPr>
        <w:t xml:space="preserve"> in je odvisna </w:t>
      </w:r>
      <w:r w:rsidR="00A77BF6">
        <w:rPr>
          <w:lang w:val="sl-SI"/>
        </w:rPr>
        <w:t xml:space="preserve">tako od uspešnega prenosa </w:t>
      </w:r>
      <w:r w:rsidR="00272235">
        <w:rPr>
          <w:lang w:val="sl-SI"/>
        </w:rPr>
        <w:t xml:space="preserve">mikroorganizmov </w:t>
      </w:r>
      <w:r w:rsidR="00A77BF6">
        <w:rPr>
          <w:lang w:val="sl-SI"/>
        </w:rPr>
        <w:t>med gostitelji</w:t>
      </w:r>
      <w:r w:rsidR="00A33FB3">
        <w:rPr>
          <w:lang w:val="sl-SI"/>
        </w:rPr>
        <w:t xml:space="preserve"> in okoljem</w:t>
      </w:r>
      <w:r w:rsidR="00A77BF6">
        <w:rPr>
          <w:lang w:val="sl-SI"/>
        </w:rPr>
        <w:t xml:space="preserve">, kot tudi </w:t>
      </w:r>
      <w:r w:rsidR="00272235">
        <w:rPr>
          <w:lang w:val="sl-SI"/>
        </w:rPr>
        <w:t xml:space="preserve">njihove sposobnosti prilagajanja in razmnoževanja v spreminjajočih se razmerah črevesnega ekosistema. </w:t>
      </w:r>
    </w:p>
    <w:p w14:paraId="0D2DF5E2" w14:textId="0BD89AF8" w:rsidR="00D03059" w:rsidRDefault="00A77BF6" w:rsidP="00B73D0F">
      <w:pPr>
        <w:rPr>
          <w:lang w:val="sl-SI"/>
        </w:rPr>
      </w:pPr>
      <w:r>
        <w:rPr>
          <w:lang w:val="sl-SI"/>
        </w:rPr>
        <w:t>Približno polovica bakterijskih vrst, ki naseljujejo človeško črevo premore gene</w:t>
      </w:r>
      <w:r w:rsidR="0061748D">
        <w:rPr>
          <w:lang w:val="sl-SI"/>
        </w:rPr>
        <w:t xml:space="preserve"> povezane s </w:t>
      </w:r>
      <w:r>
        <w:rPr>
          <w:lang w:val="sl-SI"/>
        </w:rPr>
        <w:t xml:space="preserve"> sposobnostjo </w:t>
      </w:r>
      <w:proofErr w:type="spellStart"/>
      <w:r>
        <w:rPr>
          <w:lang w:val="sl-SI"/>
        </w:rPr>
        <w:t>sporulacij</w:t>
      </w:r>
      <w:r w:rsidR="00D03059">
        <w:rPr>
          <w:lang w:val="sl-SI"/>
        </w:rPr>
        <w:t>e</w:t>
      </w:r>
      <w:proofErr w:type="spellEnd"/>
      <w:r>
        <w:rPr>
          <w:lang w:val="sl-SI"/>
        </w:rPr>
        <w:t>.</w:t>
      </w:r>
      <w:r w:rsidR="00D03059">
        <w:rPr>
          <w:lang w:val="sl-SI"/>
        </w:rPr>
        <w:t xml:space="preserve"> </w:t>
      </w:r>
      <w:proofErr w:type="spellStart"/>
      <w:r w:rsidR="00D03059">
        <w:rPr>
          <w:lang w:val="sl-SI"/>
        </w:rPr>
        <w:t>Sporogene</w:t>
      </w:r>
      <w:proofErr w:type="spellEnd"/>
      <w:r w:rsidR="00D03059">
        <w:rPr>
          <w:lang w:val="sl-SI"/>
        </w:rPr>
        <w:t xml:space="preserve"> bakterije v človeškem črevesju so prisotne v najbolj številčnem deblu </w:t>
      </w:r>
      <w:r w:rsidR="00D03059">
        <w:rPr>
          <w:i/>
          <w:iCs/>
          <w:lang w:val="sl-SI"/>
        </w:rPr>
        <w:t>Bacillota</w:t>
      </w:r>
      <w:r w:rsidR="00A33FB3">
        <w:rPr>
          <w:lang w:val="sl-SI"/>
        </w:rPr>
        <w:t>, v rodovih kot s</w:t>
      </w:r>
      <w:r w:rsidR="0061748D">
        <w:rPr>
          <w:lang w:val="sl-SI"/>
        </w:rPr>
        <w:t xml:space="preserve">o </w:t>
      </w:r>
      <w:proofErr w:type="spellStart"/>
      <w:r w:rsidR="00A33FB3">
        <w:rPr>
          <w:i/>
          <w:iCs/>
          <w:lang w:val="sl-SI"/>
        </w:rPr>
        <w:t>Clostridium</w:t>
      </w:r>
      <w:proofErr w:type="spellEnd"/>
      <w:r w:rsidR="00A33FB3">
        <w:rPr>
          <w:lang w:val="sl-SI"/>
        </w:rPr>
        <w:t xml:space="preserve">, </w:t>
      </w:r>
      <w:proofErr w:type="spellStart"/>
      <w:r w:rsidR="0061748D">
        <w:rPr>
          <w:i/>
          <w:iCs/>
          <w:lang w:val="sl-SI"/>
        </w:rPr>
        <w:t>Bacillus</w:t>
      </w:r>
      <w:proofErr w:type="spellEnd"/>
      <w:r w:rsidR="0061748D">
        <w:rPr>
          <w:i/>
          <w:iCs/>
          <w:lang w:val="sl-SI"/>
        </w:rPr>
        <w:t xml:space="preserve">, </w:t>
      </w:r>
      <w:proofErr w:type="spellStart"/>
      <w:r w:rsidR="0061748D">
        <w:rPr>
          <w:i/>
          <w:iCs/>
          <w:lang w:val="sl-SI"/>
        </w:rPr>
        <w:t>Paenibacillus</w:t>
      </w:r>
      <w:proofErr w:type="spellEnd"/>
      <w:r w:rsidR="0061748D">
        <w:rPr>
          <w:i/>
          <w:iCs/>
          <w:lang w:val="sl-SI"/>
        </w:rPr>
        <w:t xml:space="preserve">, </w:t>
      </w:r>
      <w:proofErr w:type="spellStart"/>
      <w:r w:rsidR="0061748D">
        <w:rPr>
          <w:i/>
          <w:iCs/>
          <w:lang w:val="sl-SI"/>
        </w:rPr>
        <w:t>Geobacillus</w:t>
      </w:r>
      <w:proofErr w:type="spellEnd"/>
      <w:r w:rsidR="0061748D">
        <w:rPr>
          <w:i/>
          <w:iCs/>
          <w:lang w:val="sl-SI"/>
        </w:rPr>
        <w:t xml:space="preserve">,  </w:t>
      </w:r>
      <w:proofErr w:type="spellStart"/>
      <w:r w:rsidR="00A33FB3">
        <w:rPr>
          <w:i/>
          <w:iCs/>
          <w:lang w:val="sl-SI"/>
        </w:rPr>
        <w:t>Ruminococcus</w:t>
      </w:r>
      <w:proofErr w:type="spellEnd"/>
      <w:r w:rsidR="00A33FB3">
        <w:rPr>
          <w:i/>
          <w:iCs/>
          <w:lang w:val="sl-SI"/>
        </w:rPr>
        <w:t xml:space="preserve">, </w:t>
      </w:r>
      <w:proofErr w:type="spellStart"/>
      <w:r w:rsidR="00A33FB3">
        <w:rPr>
          <w:i/>
          <w:iCs/>
          <w:lang w:val="sl-SI"/>
        </w:rPr>
        <w:t>Balutia</w:t>
      </w:r>
      <w:proofErr w:type="spellEnd"/>
      <w:r w:rsidR="0061748D">
        <w:rPr>
          <w:i/>
          <w:iCs/>
          <w:lang w:val="sl-SI"/>
        </w:rPr>
        <w:t xml:space="preserve">, </w:t>
      </w:r>
      <w:proofErr w:type="spellStart"/>
      <w:r w:rsidR="0061748D">
        <w:rPr>
          <w:i/>
          <w:iCs/>
          <w:lang w:val="sl-SI"/>
        </w:rPr>
        <w:t>Roseburia</w:t>
      </w:r>
      <w:proofErr w:type="spellEnd"/>
      <w:r w:rsidR="0061748D">
        <w:rPr>
          <w:i/>
          <w:iCs/>
          <w:lang w:val="sl-SI"/>
        </w:rPr>
        <w:t xml:space="preserve">, </w:t>
      </w:r>
      <w:proofErr w:type="spellStart"/>
      <w:r w:rsidR="0061748D">
        <w:rPr>
          <w:i/>
          <w:iCs/>
          <w:lang w:val="sl-SI"/>
        </w:rPr>
        <w:t>Anaerostripes</w:t>
      </w:r>
      <w:proofErr w:type="spellEnd"/>
      <w:r w:rsidR="0061748D">
        <w:rPr>
          <w:i/>
          <w:iCs/>
          <w:lang w:val="sl-SI"/>
        </w:rPr>
        <w:t xml:space="preserve">, </w:t>
      </w:r>
      <w:proofErr w:type="spellStart"/>
      <w:r w:rsidR="0061748D">
        <w:rPr>
          <w:i/>
          <w:iCs/>
          <w:lang w:val="sl-SI"/>
        </w:rPr>
        <w:t>Eubacterium</w:t>
      </w:r>
      <w:proofErr w:type="spellEnd"/>
      <w:r w:rsidR="0061748D">
        <w:rPr>
          <w:i/>
          <w:iCs/>
          <w:lang w:val="sl-SI"/>
        </w:rPr>
        <w:t xml:space="preserve">, </w:t>
      </w:r>
      <w:proofErr w:type="spellStart"/>
      <w:r w:rsidR="0061748D">
        <w:rPr>
          <w:i/>
          <w:iCs/>
          <w:lang w:val="sl-SI"/>
        </w:rPr>
        <w:t>Turicibacter</w:t>
      </w:r>
      <w:proofErr w:type="spellEnd"/>
      <w:r w:rsidR="0061748D">
        <w:rPr>
          <w:i/>
          <w:iCs/>
          <w:lang w:val="sl-SI"/>
        </w:rPr>
        <w:t xml:space="preserve"> </w:t>
      </w:r>
      <w:proofErr w:type="spellStart"/>
      <w:r w:rsidR="0061748D">
        <w:rPr>
          <w:i/>
          <w:iCs/>
          <w:lang w:val="sl-SI"/>
        </w:rPr>
        <w:t>Peptoclostridium</w:t>
      </w:r>
      <w:proofErr w:type="spellEnd"/>
      <w:r w:rsidR="0061748D">
        <w:rPr>
          <w:i/>
          <w:iCs/>
          <w:lang w:val="sl-SI"/>
        </w:rPr>
        <w:t xml:space="preserve">, </w:t>
      </w:r>
      <w:proofErr w:type="spellStart"/>
      <w:r w:rsidR="0061748D">
        <w:rPr>
          <w:i/>
          <w:iCs/>
          <w:lang w:val="sl-SI"/>
        </w:rPr>
        <w:t>Clostridioised</w:t>
      </w:r>
      <w:proofErr w:type="spellEnd"/>
      <w:r w:rsidR="0061748D">
        <w:rPr>
          <w:i/>
          <w:iCs/>
          <w:lang w:val="sl-SI"/>
        </w:rPr>
        <w:t xml:space="preserve">  </w:t>
      </w:r>
      <w:r w:rsidR="0061748D">
        <w:rPr>
          <w:lang w:val="sl-SI"/>
        </w:rPr>
        <w:t xml:space="preserve">in še nekaj </w:t>
      </w:r>
      <w:r w:rsidR="00A33FB3">
        <w:rPr>
          <w:lang w:val="sl-SI"/>
        </w:rPr>
        <w:t>drugi</w:t>
      </w:r>
      <w:r w:rsidR="0061748D">
        <w:rPr>
          <w:lang w:val="sl-SI"/>
        </w:rPr>
        <w:t xml:space="preserve">h, kjer še ni za vse vrste dokazana </w:t>
      </w:r>
      <w:proofErr w:type="spellStart"/>
      <w:r w:rsidR="0061748D">
        <w:rPr>
          <w:lang w:val="sl-SI"/>
        </w:rPr>
        <w:t>sporulacijska</w:t>
      </w:r>
      <w:proofErr w:type="spellEnd"/>
      <w:r w:rsidR="0061748D">
        <w:rPr>
          <w:lang w:val="sl-SI"/>
        </w:rPr>
        <w:t xml:space="preserve"> </w:t>
      </w:r>
      <w:proofErr w:type="spellStart"/>
      <w:r w:rsidR="0061748D">
        <w:rPr>
          <w:lang w:val="sl-SI"/>
        </w:rPr>
        <w:t>sporobnost</w:t>
      </w:r>
      <w:proofErr w:type="spellEnd"/>
      <w:r w:rsidR="0061748D">
        <w:rPr>
          <w:lang w:val="sl-SI"/>
        </w:rPr>
        <w:t xml:space="preserve"> (npr. </w:t>
      </w:r>
      <w:proofErr w:type="spellStart"/>
      <w:r w:rsidR="0061748D">
        <w:rPr>
          <w:i/>
          <w:iCs/>
          <w:lang w:val="sl-SI"/>
        </w:rPr>
        <w:t>Faecalibacterium</w:t>
      </w:r>
      <w:proofErr w:type="spellEnd"/>
      <w:r w:rsidR="0061748D">
        <w:rPr>
          <w:lang w:val="sl-SI"/>
        </w:rPr>
        <w:t>)</w:t>
      </w:r>
      <w:r w:rsidR="00A33FB3">
        <w:rPr>
          <w:lang w:val="sl-SI"/>
        </w:rPr>
        <w:t>.</w:t>
      </w:r>
      <w:r>
        <w:rPr>
          <w:lang w:val="sl-SI"/>
        </w:rPr>
        <w:t xml:space="preserve"> </w:t>
      </w:r>
      <w:proofErr w:type="spellStart"/>
      <w:r>
        <w:rPr>
          <w:lang w:val="sl-SI"/>
        </w:rPr>
        <w:t>Sporulacija</w:t>
      </w:r>
      <w:proofErr w:type="spellEnd"/>
      <w:r>
        <w:rPr>
          <w:lang w:val="sl-SI"/>
        </w:rPr>
        <w:t xml:space="preserve"> </w:t>
      </w:r>
      <w:r w:rsidR="0061748D">
        <w:rPr>
          <w:lang w:val="sl-SI"/>
        </w:rPr>
        <w:t xml:space="preserve">črevesnim </w:t>
      </w:r>
      <w:r>
        <w:rPr>
          <w:lang w:val="sl-SI"/>
        </w:rPr>
        <w:t>bakterijam omogoča preživetje neugodnih okolijskih razmer, k</w:t>
      </w:r>
      <w:r w:rsidR="0061748D">
        <w:rPr>
          <w:lang w:val="sl-SI"/>
        </w:rPr>
        <w:t xml:space="preserve">ot so </w:t>
      </w:r>
      <w:r>
        <w:rPr>
          <w:lang w:val="sl-SI"/>
        </w:rPr>
        <w:t xml:space="preserve">prisotnost kisika, </w:t>
      </w:r>
      <w:r w:rsidR="0061748D">
        <w:rPr>
          <w:lang w:val="sl-SI"/>
        </w:rPr>
        <w:t xml:space="preserve">pomankanje hranil, vnetna stanja gostitelja ter </w:t>
      </w:r>
      <w:proofErr w:type="spellStart"/>
      <w:r w:rsidR="0061748D">
        <w:rPr>
          <w:lang w:val="sl-SI"/>
        </w:rPr>
        <w:t>izpostalvjenost</w:t>
      </w:r>
      <w:proofErr w:type="spellEnd"/>
      <w:r w:rsidR="0061748D">
        <w:rPr>
          <w:lang w:val="sl-SI"/>
        </w:rPr>
        <w:t xml:space="preserve"> </w:t>
      </w:r>
      <w:r w:rsidR="0061748D">
        <w:rPr>
          <w:lang w:val="sl-SI"/>
        </w:rPr>
        <w:lastRenderedPageBreak/>
        <w:t>različnim z</w:t>
      </w:r>
      <w:r>
        <w:rPr>
          <w:lang w:val="sl-SI"/>
        </w:rPr>
        <w:t>dravil</w:t>
      </w:r>
      <w:r w:rsidR="0061748D">
        <w:rPr>
          <w:lang w:val="sl-SI"/>
        </w:rPr>
        <w:t>om</w:t>
      </w:r>
      <w:r w:rsidR="00A33FB3">
        <w:rPr>
          <w:lang w:val="sl-SI"/>
        </w:rPr>
        <w:t xml:space="preserve"> ali antibiotik</w:t>
      </w:r>
      <w:r w:rsidR="0061748D">
        <w:rPr>
          <w:lang w:val="sl-SI"/>
        </w:rPr>
        <w:t xml:space="preserve">om. </w:t>
      </w:r>
      <w:r w:rsidR="0061748D" w:rsidRPr="0061748D">
        <w:rPr>
          <w:lang w:val="sl-SI"/>
        </w:rPr>
        <w:t xml:space="preserve">Bakterijska spora predstavlja </w:t>
      </w:r>
      <w:proofErr w:type="spellStart"/>
      <w:r w:rsidR="0061748D" w:rsidRPr="0061748D">
        <w:rPr>
          <w:lang w:val="sl-SI"/>
        </w:rPr>
        <w:t>metabolno</w:t>
      </w:r>
      <w:proofErr w:type="spellEnd"/>
      <w:r w:rsidR="0061748D" w:rsidRPr="0061748D">
        <w:rPr>
          <w:lang w:val="sl-SI"/>
        </w:rPr>
        <w:t xml:space="preserve"> skoraj neaktivno strukturo z izjemno odporno večplastno ovojnico, ki omogoča dolgotrajno preživetje in učinkovito širjenje med gostitelji. Združba </w:t>
      </w:r>
      <w:proofErr w:type="spellStart"/>
      <w:r w:rsidR="0061748D" w:rsidRPr="0061748D">
        <w:rPr>
          <w:lang w:val="sl-SI"/>
        </w:rPr>
        <w:t>sporogenih</w:t>
      </w:r>
      <w:proofErr w:type="spellEnd"/>
      <w:r w:rsidR="0061748D" w:rsidRPr="0061748D">
        <w:rPr>
          <w:lang w:val="sl-SI"/>
        </w:rPr>
        <w:t xml:space="preserve"> bakterij v določenem okolju se imenuje sporobiota. </w:t>
      </w:r>
      <w:r w:rsidR="00D03059">
        <w:rPr>
          <w:lang w:val="sl-SI"/>
        </w:rPr>
        <w:t xml:space="preserve">Poleg </w:t>
      </w:r>
      <w:proofErr w:type="spellStart"/>
      <w:r w:rsidR="00D03059">
        <w:rPr>
          <w:lang w:val="sl-SI"/>
        </w:rPr>
        <w:t>sporulacije</w:t>
      </w:r>
      <w:proofErr w:type="spellEnd"/>
      <w:r w:rsidR="00D03059">
        <w:rPr>
          <w:lang w:val="sl-SI"/>
        </w:rPr>
        <w:t xml:space="preserve"> bakterije</w:t>
      </w:r>
      <w:r w:rsidR="0061748D">
        <w:rPr>
          <w:lang w:val="sl-SI"/>
        </w:rPr>
        <w:t xml:space="preserve"> uporabljajo</w:t>
      </w:r>
      <w:r w:rsidR="00D03059">
        <w:rPr>
          <w:lang w:val="sl-SI"/>
        </w:rPr>
        <w:t xml:space="preserve"> tudi druge strategije preživetja </w:t>
      </w:r>
      <w:r w:rsidR="0061748D">
        <w:rPr>
          <w:lang w:val="sl-SI"/>
        </w:rPr>
        <w:t xml:space="preserve">v </w:t>
      </w:r>
      <w:r w:rsidR="00D03059">
        <w:rPr>
          <w:lang w:val="sl-SI"/>
        </w:rPr>
        <w:t>vmesnih aerobnih rezervoarj</w:t>
      </w:r>
      <w:r w:rsidR="0061748D">
        <w:rPr>
          <w:lang w:val="sl-SI"/>
        </w:rPr>
        <w:t>ih, med katere sodita</w:t>
      </w:r>
      <w:r w:rsidR="00D03059">
        <w:rPr>
          <w:lang w:val="sl-SI"/>
        </w:rPr>
        <w:t xml:space="preserve"> </w:t>
      </w:r>
      <w:proofErr w:type="spellStart"/>
      <w:r w:rsidR="00D03059">
        <w:rPr>
          <w:lang w:val="sl-SI"/>
        </w:rPr>
        <w:t>aerotoleranca</w:t>
      </w:r>
      <w:proofErr w:type="spellEnd"/>
      <w:r w:rsidR="00D03059">
        <w:rPr>
          <w:lang w:val="sl-SI"/>
        </w:rPr>
        <w:t xml:space="preserve"> in tako imenovan</w:t>
      </w:r>
      <w:r w:rsidR="00A33FB3">
        <w:rPr>
          <w:lang w:val="sl-SI"/>
        </w:rPr>
        <w:t xml:space="preserve">o </w:t>
      </w:r>
      <w:r w:rsidR="00D03059" w:rsidRPr="001A6BD2">
        <w:rPr>
          <w:lang w:val="sl-SI"/>
        </w:rPr>
        <w:t>'</w:t>
      </w:r>
      <w:proofErr w:type="spellStart"/>
      <w:r w:rsidR="00D03059" w:rsidRPr="001A6BD2">
        <w:rPr>
          <w:lang w:val="sl-SI"/>
        </w:rPr>
        <w:t>viable</w:t>
      </w:r>
      <w:proofErr w:type="spellEnd"/>
      <w:r w:rsidR="00D03059" w:rsidRPr="001A6BD2">
        <w:rPr>
          <w:lang w:val="sl-SI"/>
        </w:rPr>
        <w:t xml:space="preserve"> </w:t>
      </w:r>
      <w:proofErr w:type="spellStart"/>
      <w:r w:rsidR="00D03059" w:rsidRPr="001A6BD2">
        <w:rPr>
          <w:lang w:val="sl-SI"/>
        </w:rPr>
        <w:t>but</w:t>
      </w:r>
      <w:proofErr w:type="spellEnd"/>
      <w:r w:rsidR="00D03059" w:rsidRPr="001A6BD2">
        <w:rPr>
          <w:lang w:val="sl-SI"/>
        </w:rPr>
        <w:t xml:space="preserve"> non-</w:t>
      </w:r>
      <w:proofErr w:type="spellStart"/>
      <w:r w:rsidR="00D03059" w:rsidRPr="001A6BD2">
        <w:rPr>
          <w:lang w:val="sl-SI"/>
        </w:rPr>
        <w:t>culturable</w:t>
      </w:r>
      <w:proofErr w:type="spellEnd"/>
      <w:r w:rsidR="00D03059" w:rsidRPr="001A6BD2">
        <w:rPr>
          <w:lang w:val="sl-SI"/>
        </w:rPr>
        <w:t>'</w:t>
      </w:r>
      <w:r w:rsidR="00D03059">
        <w:rPr>
          <w:lang w:val="sl-SI"/>
        </w:rPr>
        <w:t xml:space="preserve"> (</w:t>
      </w:r>
      <w:proofErr w:type="spellStart"/>
      <w:r w:rsidR="00D03059">
        <w:rPr>
          <w:lang w:val="sl-SI"/>
        </w:rPr>
        <w:t>VBNC</w:t>
      </w:r>
      <w:proofErr w:type="spellEnd"/>
      <w:r w:rsidR="00D03059">
        <w:rPr>
          <w:lang w:val="sl-SI"/>
        </w:rPr>
        <w:t>) stanje</w:t>
      </w:r>
      <w:r w:rsidR="00B73D0F" w:rsidRPr="00B73D0F">
        <w:rPr>
          <w:lang w:val="sl-SI"/>
        </w:rPr>
        <w:t xml:space="preserve">, pri katerem bakterije preživijo </w:t>
      </w:r>
      <w:r w:rsidR="0061748D">
        <w:rPr>
          <w:lang w:val="sl-SI"/>
        </w:rPr>
        <w:t xml:space="preserve">v stanju </w:t>
      </w:r>
      <w:r w:rsidR="00B73D0F" w:rsidRPr="00B73D0F">
        <w:rPr>
          <w:lang w:val="sl-SI"/>
        </w:rPr>
        <w:t>zmanjšan</w:t>
      </w:r>
      <w:r w:rsidR="0061748D">
        <w:rPr>
          <w:lang w:val="sl-SI"/>
        </w:rPr>
        <w:t>e</w:t>
      </w:r>
      <w:r w:rsidR="00B73D0F" w:rsidRPr="00B73D0F">
        <w:rPr>
          <w:lang w:val="sl-SI"/>
        </w:rPr>
        <w:t xml:space="preserve"> presnovn</w:t>
      </w:r>
      <w:r w:rsidR="0061748D">
        <w:rPr>
          <w:lang w:val="sl-SI"/>
        </w:rPr>
        <w:t>e</w:t>
      </w:r>
      <w:r w:rsidR="00B73D0F" w:rsidRPr="00B73D0F">
        <w:rPr>
          <w:lang w:val="sl-SI"/>
        </w:rPr>
        <w:t xml:space="preserve"> aktivnost</w:t>
      </w:r>
      <w:r w:rsidR="0061748D">
        <w:rPr>
          <w:lang w:val="sl-SI"/>
        </w:rPr>
        <w:t>i</w:t>
      </w:r>
      <w:r w:rsidR="00B73D0F" w:rsidRPr="00B73D0F">
        <w:rPr>
          <w:lang w:val="sl-SI"/>
        </w:rPr>
        <w:t xml:space="preserve"> in okreplje</w:t>
      </w:r>
      <w:r w:rsidR="0061748D">
        <w:rPr>
          <w:lang w:val="sl-SI"/>
        </w:rPr>
        <w:t>ne</w:t>
      </w:r>
      <w:r w:rsidR="00B73D0F" w:rsidRPr="00B73D0F">
        <w:rPr>
          <w:lang w:val="sl-SI"/>
        </w:rPr>
        <w:t xml:space="preserve"> celičn</w:t>
      </w:r>
      <w:r w:rsidR="0061748D">
        <w:rPr>
          <w:lang w:val="sl-SI"/>
        </w:rPr>
        <w:t>e</w:t>
      </w:r>
      <w:r w:rsidR="00B73D0F" w:rsidRPr="00B73D0F">
        <w:rPr>
          <w:lang w:val="sl-SI"/>
        </w:rPr>
        <w:t xml:space="preserve"> sten</w:t>
      </w:r>
      <w:r w:rsidR="0061748D">
        <w:rPr>
          <w:lang w:val="sl-SI"/>
        </w:rPr>
        <w:t>e</w:t>
      </w:r>
      <w:r w:rsidR="00B73D0F" w:rsidRPr="00B73D0F">
        <w:rPr>
          <w:lang w:val="sl-SI"/>
        </w:rPr>
        <w:t xml:space="preserve">. </w:t>
      </w:r>
    </w:p>
    <w:p w14:paraId="5E7377B8" w14:textId="4F29A5B8" w:rsidR="00D03059" w:rsidRDefault="00D03059" w:rsidP="00B73D0F">
      <w:pPr>
        <w:rPr>
          <w:lang w:val="sl-SI"/>
        </w:rPr>
      </w:pPr>
      <w:r>
        <w:rPr>
          <w:lang w:val="sl-SI"/>
        </w:rPr>
        <w:t xml:space="preserve">Proučevanje </w:t>
      </w:r>
      <w:proofErr w:type="spellStart"/>
      <w:r>
        <w:rPr>
          <w:lang w:val="sl-SI"/>
        </w:rPr>
        <w:t>sporogenih</w:t>
      </w:r>
      <w:proofErr w:type="spellEnd"/>
      <w:r>
        <w:rPr>
          <w:lang w:val="sl-SI"/>
        </w:rPr>
        <w:t xml:space="preserve"> bakterij je oteženo zaradi </w:t>
      </w:r>
      <w:r w:rsidR="00A33FB3">
        <w:rPr>
          <w:lang w:val="sl-SI"/>
        </w:rPr>
        <w:t xml:space="preserve">njihove slabe germinacije v laboratorijskih pogojih in posledično pomankanje </w:t>
      </w:r>
      <w:proofErr w:type="spellStart"/>
      <w:r w:rsidR="002C03AA">
        <w:rPr>
          <w:lang w:val="sl-SI"/>
        </w:rPr>
        <w:t>sporogenih</w:t>
      </w:r>
      <w:proofErr w:type="spellEnd"/>
      <w:r w:rsidR="002C03AA">
        <w:rPr>
          <w:lang w:val="sl-SI"/>
        </w:rPr>
        <w:t xml:space="preserve"> vrst v kulturi. Hkrati, pa je otežena tudi izolacija DNA </w:t>
      </w:r>
      <w:proofErr w:type="spellStart"/>
      <w:r w:rsidR="002C03AA">
        <w:rPr>
          <w:lang w:val="sl-SI"/>
        </w:rPr>
        <w:t>sporogenih</w:t>
      </w:r>
      <w:proofErr w:type="spellEnd"/>
      <w:r w:rsidR="002C03AA">
        <w:rPr>
          <w:lang w:val="sl-SI"/>
        </w:rPr>
        <w:t xml:space="preserve"> bakterij</w:t>
      </w:r>
      <w:r>
        <w:rPr>
          <w:lang w:val="sl-SI"/>
        </w:rPr>
        <w:t xml:space="preserve"> zaradi izjemne odpornosti spor na običajne protokole </w:t>
      </w:r>
      <w:r w:rsidR="00A33FB3">
        <w:rPr>
          <w:lang w:val="sl-SI"/>
        </w:rPr>
        <w:t>izolacije</w:t>
      </w:r>
      <w:r>
        <w:rPr>
          <w:lang w:val="sl-SI"/>
        </w:rPr>
        <w:t xml:space="preserve"> DNA. </w:t>
      </w:r>
      <w:r w:rsidR="002C03AA">
        <w:rPr>
          <w:lang w:val="sl-SI"/>
        </w:rPr>
        <w:t>Izolacijo</w:t>
      </w:r>
      <w:r w:rsidR="00FC6C56">
        <w:rPr>
          <w:lang w:val="sl-SI"/>
        </w:rPr>
        <w:t xml:space="preserve"> </w:t>
      </w:r>
      <w:proofErr w:type="spellStart"/>
      <w:r w:rsidR="00FC6C56">
        <w:rPr>
          <w:lang w:val="sl-SI"/>
        </w:rPr>
        <w:t>sporogenih</w:t>
      </w:r>
      <w:proofErr w:type="spellEnd"/>
      <w:r w:rsidR="00FC6C56">
        <w:rPr>
          <w:lang w:val="sl-SI"/>
        </w:rPr>
        <w:t xml:space="preserve"> bakterij </w:t>
      </w:r>
      <w:r w:rsidR="002C03AA">
        <w:rPr>
          <w:lang w:val="sl-SI"/>
        </w:rPr>
        <w:t>so izboljšali</w:t>
      </w:r>
      <w:r w:rsidR="00FC6C56">
        <w:rPr>
          <w:lang w:val="sl-SI"/>
        </w:rPr>
        <w:t xml:space="preserve"> z dodatkom žolčnih kislin v gojišča in predhodnim etanolnim ali toplotnim šokom, kar je uničilo vegetativne celice in tako omogočilo germinacijo in rast </w:t>
      </w:r>
      <w:proofErr w:type="spellStart"/>
      <w:r w:rsidR="002C03AA">
        <w:rPr>
          <w:lang w:val="sl-SI"/>
        </w:rPr>
        <w:t>sporogenim</w:t>
      </w:r>
      <w:proofErr w:type="spellEnd"/>
      <w:r w:rsidR="002C03AA">
        <w:rPr>
          <w:lang w:val="sl-SI"/>
        </w:rPr>
        <w:t xml:space="preserve"> bakterijam iz okolijskih vzorcev</w:t>
      </w:r>
      <w:r w:rsidR="00FC6C56">
        <w:rPr>
          <w:lang w:val="sl-SI"/>
        </w:rPr>
        <w:t xml:space="preserve">. Dalje so študije, ki so se želele izogniti gojitvenim metodam za preučevanje prenosa </w:t>
      </w:r>
      <w:proofErr w:type="spellStart"/>
      <w:r w:rsidR="00FC6C56">
        <w:rPr>
          <w:lang w:val="sl-SI"/>
        </w:rPr>
        <w:t>sporogenih</w:t>
      </w:r>
      <w:proofErr w:type="spellEnd"/>
      <w:r w:rsidR="00FC6C56">
        <w:rPr>
          <w:lang w:val="sl-SI"/>
        </w:rPr>
        <w:t xml:space="preserve"> bakterij med ljudmi odločile za uporabo </w:t>
      </w:r>
      <w:proofErr w:type="spellStart"/>
      <w:r>
        <w:rPr>
          <w:lang w:val="sl-SI"/>
        </w:rPr>
        <w:t>lizocim</w:t>
      </w:r>
      <w:r w:rsidR="00FC6C56">
        <w:rPr>
          <w:lang w:val="sl-SI"/>
        </w:rPr>
        <w:t>a</w:t>
      </w:r>
      <w:proofErr w:type="spellEnd"/>
      <w:r>
        <w:rPr>
          <w:lang w:val="sl-SI"/>
        </w:rPr>
        <w:t xml:space="preserve"> ali </w:t>
      </w:r>
      <w:r w:rsidR="002C03AA">
        <w:rPr>
          <w:lang w:val="sl-SI"/>
        </w:rPr>
        <w:t>etanolnega</w:t>
      </w:r>
      <w:r>
        <w:rPr>
          <w:lang w:val="sl-SI"/>
        </w:rPr>
        <w:t xml:space="preserve"> šok</w:t>
      </w:r>
      <w:r w:rsidR="002C03AA">
        <w:rPr>
          <w:lang w:val="sl-SI"/>
        </w:rPr>
        <w:t>a</w:t>
      </w:r>
      <w:r>
        <w:rPr>
          <w:lang w:val="sl-SI"/>
        </w:rPr>
        <w:t xml:space="preserve">, s katerima so poškodovali vegetativne celice iz vzorcev blata in dalje </w:t>
      </w:r>
      <w:r w:rsidR="00FC6C56">
        <w:rPr>
          <w:lang w:val="sl-SI"/>
        </w:rPr>
        <w:t>z</w:t>
      </w:r>
      <w:r>
        <w:rPr>
          <w:lang w:val="sl-SI"/>
        </w:rPr>
        <w:t xml:space="preserve"> </w:t>
      </w:r>
      <w:proofErr w:type="spellStart"/>
      <w:r>
        <w:rPr>
          <w:lang w:val="sl-SI"/>
        </w:rPr>
        <w:t>DNAazami</w:t>
      </w:r>
      <w:proofErr w:type="spellEnd"/>
      <w:r>
        <w:rPr>
          <w:lang w:val="sl-SI"/>
        </w:rPr>
        <w:t xml:space="preserve"> ali </w:t>
      </w:r>
      <w:proofErr w:type="spellStart"/>
      <w:r>
        <w:rPr>
          <w:lang w:val="sl-SI"/>
        </w:rPr>
        <w:t>etidijevim</w:t>
      </w:r>
      <w:proofErr w:type="spellEnd"/>
      <w:r w:rsidR="00FC6C56">
        <w:rPr>
          <w:lang w:val="sl-SI"/>
        </w:rPr>
        <w:t xml:space="preserve"> </w:t>
      </w:r>
      <w:proofErr w:type="spellStart"/>
      <w:r w:rsidR="00FC6C56">
        <w:rPr>
          <w:lang w:val="sl-SI"/>
        </w:rPr>
        <w:t>monoazid</w:t>
      </w:r>
      <w:proofErr w:type="spellEnd"/>
      <w:r>
        <w:rPr>
          <w:lang w:val="sl-SI"/>
        </w:rPr>
        <w:t xml:space="preserve"> bromidom</w:t>
      </w:r>
      <w:r w:rsidR="00FC6C56">
        <w:rPr>
          <w:lang w:val="sl-SI"/>
        </w:rPr>
        <w:t xml:space="preserve"> (EMA)</w:t>
      </w:r>
      <w:r>
        <w:rPr>
          <w:lang w:val="sl-SI"/>
        </w:rPr>
        <w:t xml:space="preserve"> odstranili prosto DNA in DNA v poškodovanih celicah. </w:t>
      </w:r>
      <w:r w:rsidR="00FC6C56">
        <w:rPr>
          <w:lang w:val="sl-SI"/>
        </w:rPr>
        <w:t xml:space="preserve">Iz preostalega </w:t>
      </w:r>
      <w:proofErr w:type="spellStart"/>
      <w:r w:rsidR="0061748D">
        <w:rPr>
          <w:lang w:val="sl-SI"/>
        </w:rPr>
        <w:t>tretiranega</w:t>
      </w:r>
      <w:proofErr w:type="spellEnd"/>
      <w:r w:rsidR="0061748D">
        <w:rPr>
          <w:lang w:val="sl-SI"/>
        </w:rPr>
        <w:t xml:space="preserve"> </w:t>
      </w:r>
      <w:r w:rsidR="00FC6C56">
        <w:rPr>
          <w:lang w:val="sl-SI"/>
        </w:rPr>
        <w:t xml:space="preserve">vzorca so lahko izolirali DNA s protokoli prilagojenimi za poškodovanje spore, kar je vključevalo mehansko poškodbo spore. </w:t>
      </w:r>
      <w:r w:rsidR="002C03AA">
        <w:rPr>
          <w:lang w:val="sl-SI"/>
        </w:rPr>
        <w:t xml:space="preserve">Ti protokoli so seveda približek prave </w:t>
      </w:r>
      <w:proofErr w:type="spellStart"/>
      <w:r w:rsidR="002C03AA">
        <w:rPr>
          <w:lang w:val="sl-SI"/>
        </w:rPr>
        <w:t>sporobiote</w:t>
      </w:r>
      <w:proofErr w:type="spellEnd"/>
      <w:r w:rsidR="002C03AA">
        <w:rPr>
          <w:lang w:val="sl-SI"/>
        </w:rPr>
        <w:t xml:space="preserve">, saj vedno obstajajo tudi druge bakterije, ki zaradi svojih inertnih lastnosti preživijo določen šok.  </w:t>
      </w:r>
    </w:p>
    <w:p w14:paraId="37F57034" w14:textId="6D8ABE82" w:rsidR="00FC6C56" w:rsidRDefault="00FC6C56" w:rsidP="00B73D0F">
      <w:pPr>
        <w:rPr>
          <w:lang w:val="sl-SI"/>
        </w:rPr>
      </w:pPr>
      <w:r>
        <w:rPr>
          <w:lang w:val="sl-SI"/>
        </w:rPr>
        <w:t xml:space="preserve">V kohorti zdravih odraslih oseb so pokazali, da OTU-ji prisotni v </w:t>
      </w:r>
      <w:proofErr w:type="spellStart"/>
      <w:r>
        <w:rPr>
          <w:lang w:val="sl-SI"/>
        </w:rPr>
        <w:t>lizocim</w:t>
      </w:r>
      <w:proofErr w:type="spellEnd"/>
      <w:r>
        <w:rPr>
          <w:lang w:val="sl-SI"/>
        </w:rPr>
        <w:t xml:space="preserve">-odpornemu delu </w:t>
      </w:r>
      <w:r w:rsidR="002C03AA">
        <w:rPr>
          <w:lang w:val="sl-SI"/>
        </w:rPr>
        <w:t>človeške</w:t>
      </w:r>
      <w:r>
        <w:rPr>
          <w:lang w:val="sl-SI"/>
        </w:rPr>
        <w:t xml:space="preserve"> črevesne </w:t>
      </w:r>
      <w:proofErr w:type="spellStart"/>
      <w:r>
        <w:rPr>
          <w:lang w:val="sl-SI"/>
        </w:rPr>
        <w:t>mikrobiote</w:t>
      </w:r>
      <w:proofErr w:type="spellEnd"/>
      <w:r>
        <w:rPr>
          <w:lang w:val="sl-SI"/>
        </w:rPr>
        <w:t xml:space="preserve"> kažejo manjšo variabilnost med ljudmi, kot OTU-ji, ki niso bili zaznani v </w:t>
      </w:r>
      <w:proofErr w:type="spellStart"/>
      <w:r>
        <w:rPr>
          <w:lang w:val="sl-SI"/>
        </w:rPr>
        <w:t>lizocim</w:t>
      </w:r>
      <w:proofErr w:type="spellEnd"/>
      <w:r>
        <w:rPr>
          <w:lang w:val="sl-SI"/>
        </w:rPr>
        <w:t xml:space="preserve">-odporni frakciji. Medtem ko je študija prenosa </w:t>
      </w:r>
      <w:proofErr w:type="spellStart"/>
      <w:r>
        <w:rPr>
          <w:lang w:val="sl-SI"/>
        </w:rPr>
        <w:t>sporogenih</w:t>
      </w:r>
      <w:proofErr w:type="spellEnd"/>
      <w:r>
        <w:rPr>
          <w:lang w:val="sl-SI"/>
        </w:rPr>
        <w:t xml:space="preserve"> bakterij med mamami ter njihovimi novorojenci pokazala, da je večina OTU-jev prisotnih v etanol-odporni frakciji črevesne </w:t>
      </w:r>
      <w:proofErr w:type="spellStart"/>
      <w:r>
        <w:rPr>
          <w:lang w:val="sl-SI"/>
        </w:rPr>
        <w:t>mikrobiote</w:t>
      </w:r>
      <w:proofErr w:type="spellEnd"/>
      <w:r>
        <w:rPr>
          <w:lang w:val="sl-SI"/>
        </w:rPr>
        <w:t xml:space="preserve"> dojenčkov pridobljena iz okolja, in ne preko vertikalnega prenosa med mamo in otrokom. </w:t>
      </w:r>
      <w:r w:rsidR="002C03AA">
        <w:rPr>
          <w:lang w:val="sl-SI"/>
        </w:rPr>
        <w:t>Dalje je a</w:t>
      </w:r>
      <w:r>
        <w:rPr>
          <w:lang w:val="sl-SI"/>
        </w:rPr>
        <w:t xml:space="preserve">naliza </w:t>
      </w:r>
      <w:proofErr w:type="spellStart"/>
      <w:r>
        <w:rPr>
          <w:lang w:val="sl-SI"/>
        </w:rPr>
        <w:t>metagenomov</w:t>
      </w:r>
      <w:proofErr w:type="spellEnd"/>
      <w:r>
        <w:rPr>
          <w:lang w:val="sl-SI"/>
        </w:rPr>
        <w:t xml:space="preserve"> pridobljenih iz človeškega blata pa je pokazala, da so genomi, ki premorejo gene za </w:t>
      </w:r>
      <w:proofErr w:type="spellStart"/>
      <w:r>
        <w:rPr>
          <w:lang w:val="sl-SI"/>
        </w:rPr>
        <w:t>sporulacijo</w:t>
      </w:r>
      <w:proofErr w:type="spellEnd"/>
      <w:r>
        <w:rPr>
          <w:lang w:val="sl-SI"/>
        </w:rPr>
        <w:t xml:space="preserve"> širše prisotni v populaciji, med tem ko je njihova relativna zastopanost pri posamezniku manjša. </w:t>
      </w:r>
      <w:r w:rsidR="002C03AA">
        <w:rPr>
          <w:lang w:val="sl-SI"/>
        </w:rPr>
        <w:t xml:space="preserve">Vse to nakazuje na uspešno širjenje </w:t>
      </w:r>
      <w:proofErr w:type="spellStart"/>
      <w:r w:rsidR="002C03AA">
        <w:rPr>
          <w:lang w:val="sl-SI"/>
        </w:rPr>
        <w:t>sporogenih</w:t>
      </w:r>
      <w:proofErr w:type="spellEnd"/>
      <w:r w:rsidR="002C03AA">
        <w:rPr>
          <w:lang w:val="sl-SI"/>
        </w:rPr>
        <w:t xml:space="preserve"> bakterij v populaciji, vendar pa je malo znanega o njihovi persistenci znotraj posameznika. Longitudinalne študije človeške črevesne </w:t>
      </w:r>
      <w:proofErr w:type="spellStart"/>
      <w:r w:rsidR="002C03AA">
        <w:rPr>
          <w:lang w:val="sl-SI"/>
        </w:rPr>
        <w:t>mikrobiote</w:t>
      </w:r>
      <w:proofErr w:type="spellEnd"/>
      <w:r w:rsidR="002C03AA">
        <w:rPr>
          <w:lang w:val="sl-SI"/>
        </w:rPr>
        <w:t xml:space="preserve"> so do sedaj pokazale, da so tisti bolj vztrajni predstavniki po navadi iz rodov </w:t>
      </w:r>
      <w:proofErr w:type="spellStart"/>
      <w:r w:rsidR="002C03AA">
        <w:rPr>
          <w:i/>
          <w:iCs/>
          <w:lang w:val="sl-SI"/>
        </w:rPr>
        <w:t>Bacteroides</w:t>
      </w:r>
      <w:proofErr w:type="spellEnd"/>
      <w:r w:rsidR="002C03AA">
        <w:rPr>
          <w:i/>
          <w:iCs/>
          <w:lang w:val="sl-SI"/>
        </w:rPr>
        <w:t xml:space="preserve"> </w:t>
      </w:r>
      <w:r w:rsidR="002C03AA">
        <w:rPr>
          <w:lang w:val="sl-SI"/>
        </w:rPr>
        <w:t xml:space="preserve">in ne </w:t>
      </w:r>
      <w:proofErr w:type="spellStart"/>
      <w:r w:rsidR="002C03AA">
        <w:rPr>
          <w:lang w:val="sl-SI"/>
        </w:rPr>
        <w:t>sporogenih</w:t>
      </w:r>
      <w:proofErr w:type="spellEnd"/>
      <w:r w:rsidR="002C03AA">
        <w:rPr>
          <w:lang w:val="sl-SI"/>
        </w:rPr>
        <w:t xml:space="preserve"> rodov. Vendar pa je že omenjena študija, v kateri so preiskovali </w:t>
      </w:r>
      <w:proofErr w:type="spellStart"/>
      <w:r w:rsidR="002C03AA">
        <w:rPr>
          <w:lang w:val="sl-SI"/>
        </w:rPr>
        <w:t>lizocim</w:t>
      </w:r>
      <w:proofErr w:type="spellEnd"/>
      <w:r w:rsidR="002C03AA">
        <w:rPr>
          <w:lang w:val="sl-SI"/>
        </w:rPr>
        <w:t xml:space="preserve">-odporno frakcijo bakterij v človeškem črevesju pokazala na podlagi vzorcev enega posameznika, da se je v 24. dneh </w:t>
      </w:r>
      <w:proofErr w:type="spellStart"/>
      <w:r w:rsidR="002C03AA">
        <w:rPr>
          <w:lang w:val="sl-SI"/>
        </w:rPr>
        <w:t>lizocim</w:t>
      </w:r>
      <w:proofErr w:type="spellEnd"/>
      <w:r w:rsidR="002C03AA">
        <w:rPr>
          <w:lang w:val="sl-SI"/>
        </w:rPr>
        <w:t xml:space="preserve">-odporna frakcija OTU-jev spremenila manj kot pa preostanek črevesne </w:t>
      </w:r>
      <w:proofErr w:type="spellStart"/>
      <w:r w:rsidR="002C03AA">
        <w:rPr>
          <w:lang w:val="sl-SI"/>
        </w:rPr>
        <w:t>mikrobiote</w:t>
      </w:r>
      <w:proofErr w:type="spellEnd"/>
      <w:r w:rsidR="002C03AA">
        <w:rPr>
          <w:lang w:val="sl-SI"/>
        </w:rPr>
        <w:t>.</w:t>
      </w:r>
    </w:p>
    <w:p w14:paraId="57F66EC0" w14:textId="2BAC2560" w:rsidR="00DC6684" w:rsidRPr="002C03AA" w:rsidRDefault="00DC6684" w:rsidP="00B73D0F">
      <w:pPr>
        <w:rPr>
          <w:lang w:val="sl-SI"/>
        </w:rPr>
      </w:pPr>
      <w:r>
        <w:rPr>
          <w:lang w:val="sl-SI"/>
        </w:rPr>
        <w:t>Medtem so longitudinalne študije kjer so uporabljene gojitvene metode za pridobitev več sevov posamezne vrste črevesnih bakterij zelo omejene. Longitudinalne a</w:t>
      </w:r>
      <w:r w:rsidRPr="00272235">
        <w:rPr>
          <w:lang w:val="sl-SI"/>
        </w:rPr>
        <w:t xml:space="preserve">nalize gojenih sevov bakterije </w:t>
      </w:r>
      <w:proofErr w:type="spellStart"/>
      <w:r w:rsidRPr="00272235">
        <w:rPr>
          <w:i/>
          <w:iCs/>
          <w:lang w:val="sl-SI"/>
        </w:rPr>
        <w:t>Escherichia</w:t>
      </w:r>
      <w:proofErr w:type="spellEnd"/>
      <w:r w:rsidRPr="00272235">
        <w:rPr>
          <w:i/>
          <w:iCs/>
          <w:lang w:val="sl-SI"/>
        </w:rPr>
        <w:t xml:space="preserve"> coli</w:t>
      </w:r>
      <w:r w:rsidRPr="00272235">
        <w:rPr>
          <w:lang w:val="sl-SI"/>
        </w:rPr>
        <w:t xml:space="preserve"> iz človeškega blata skozi približno leto in pol so pokazale dolgotrajno prisotnost mešanice sevov ter postopne zamenjave določenih linij skozi čas. Nasprotno</w:t>
      </w:r>
      <w:r>
        <w:rPr>
          <w:lang w:val="sl-SI"/>
        </w:rPr>
        <w:t xml:space="preserve"> pa so pri vrstah</w:t>
      </w:r>
      <w:r w:rsidRPr="00272235">
        <w:rPr>
          <w:lang w:val="sl-SI"/>
        </w:rPr>
        <w:t xml:space="preserve"> </w:t>
      </w:r>
      <w:proofErr w:type="spellStart"/>
      <w:r w:rsidRPr="00272235">
        <w:rPr>
          <w:i/>
          <w:iCs/>
          <w:lang w:val="sl-SI"/>
        </w:rPr>
        <w:t>Bacteroides</w:t>
      </w:r>
      <w:proofErr w:type="spellEnd"/>
      <w:r w:rsidRPr="00272235">
        <w:rPr>
          <w:i/>
          <w:iCs/>
          <w:lang w:val="sl-SI"/>
        </w:rPr>
        <w:t xml:space="preserve"> </w:t>
      </w:r>
      <w:proofErr w:type="spellStart"/>
      <w:r w:rsidRPr="00272235">
        <w:rPr>
          <w:i/>
          <w:iCs/>
          <w:lang w:val="sl-SI"/>
        </w:rPr>
        <w:t>vulgatus</w:t>
      </w:r>
      <w:proofErr w:type="spellEnd"/>
      <w:r w:rsidRPr="00272235">
        <w:rPr>
          <w:lang w:val="sl-SI"/>
        </w:rPr>
        <w:t xml:space="preserve"> in </w:t>
      </w:r>
      <w:proofErr w:type="spellStart"/>
      <w:r w:rsidRPr="00272235">
        <w:rPr>
          <w:i/>
          <w:iCs/>
          <w:lang w:val="sl-SI"/>
        </w:rPr>
        <w:t>Bacteroides</w:t>
      </w:r>
      <w:proofErr w:type="spellEnd"/>
      <w:r w:rsidRPr="00272235">
        <w:rPr>
          <w:i/>
          <w:iCs/>
          <w:lang w:val="sl-SI"/>
        </w:rPr>
        <w:t xml:space="preserve"> </w:t>
      </w:r>
      <w:proofErr w:type="spellStart"/>
      <w:r w:rsidRPr="00272235">
        <w:rPr>
          <w:i/>
          <w:iCs/>
          <w:lang w:val="sl-SI"/>
        </w:rPr>
        <w:t>ovatus</w:t>
      </w:r>
      <w:proofErr w:type="spellEnd"/>
      <w:r w:rsidRPr="00272235">
        <w:rPr>
          <w:lang w:val="sl-SI"/>
        </w:rPr>
        <w:t xml:space="preserve">, </w:t>
      </w:r>
      <w:r>
        <w:rPr>
          <w:lang w:val="sl-SI"/>
        </w:rPr>
        <w:t>opazili zgolj</w:t>
      </w:r>
      <w:r w:rsidRPr="00272235">
        <w:rPr>
          <w:lang w:val="sl-SI"/>
        </w:rPr>
        <w:t xml:space="preserve"> enkratne kolonizacijske dogodke brez </w:t>
      </w:r>
      <w:r w:rsidRPr="00272235">
        <w:rPr>
          <w:lang w:val="sl-SI"/>
        </w:rPr>
        <w:lastRenderedPageBreak/>
        <w:t xml:space="preserve">kasnejšega nadomeščanja sevov. </w:t>
      </w:r>
      <w:r>
        <w:rPr>
          <w:lang w:val="sl-SI"/>
        </w:rPr>
        <w:t xml:space="preserve">Medtem ko je bilo za </w:t>
      </w:r>
      <w:r w:rsidRPr="00272235">
        <w:rPr>
          <w:lang w:val="sl-SI"/>
        </w:rPr>
        <w:t xml:space="preserve"> </w:t>
      </w:r>
      <w:proofErr w:type="spellStart"/>
      <w:r w:rsidRPr="00272235">
        <w:rPr>
          <w:lang w:val="sl-SI"/>
        </w:rPr>
        <w:t>sporogen</w:t>
      </w:r>
      <w:r>
        <w:rPr>
          <w:lang w:val="sl-SI"/>
        </w:rPr>
        <w:t>o</w:t>
      </w:r>
      <w:proofErr w:type="spellEnd"/>
      <w:r w:rsidRPr="00272235">
        <w:rPr>
          <w:lang w:val="sl-SI"/>
        </w:rPr>
        <w:t xml:space="preserve"> </w:t>
      </w:r>
      <w:r>
        <w:rPr>
          <w:lang w:val="sl-SI"/>
        </w:rPr>
        <w:t>vrsto</w:t>
      </w:r>
      <w:r w:rsidRPr="00272235">
        <w:rPr>
          <w:lang w:val="sl-SI"/>
        </w:rPr>
        <w:t xml:space="preserve"> </w:t>
      </w:r>
      <w:proofErr w:type="spellStart"/>
      <w:r w:rsidRPr="0061748D">
        <w:rPr>
          <w:i/>
          <w:iCs/>
          <w:lang w:val="sl-SI"/>
        </w:rPr>
        <w:t>Turicibacter</w:t>
      </w:r>
      <w:proofErr w:type="spellEnd"/>
      <w:r w:rsidRPr="0061748D">
        <w:rPr>
          <w:i/>
          <w:iCs/>
          <w:lang w:val="sl-SI"/>
        </w:rPr>
        <w:t xml:space="preserve"> </w:t>
      </w:r>
      <w:proofErr w:type="spellStart"/>
      <w:r w:rsidRPr="0061748D">
        <w:rPr>
          <w:i/>
          <w:iCs/>
          <w:lang w:val="sl-SI"/>
        </w:rPr>
        <w:t>sanguinis</w:t>
      </w:r>
      <w:proofErr w:type="spellEnd"/>
      <w:r w:rsidRPr="00272235">
        <w:rPr>
          <w:lang w:val="sl-SI"/>
        </w:rPr>
        <w:t>, p</w:t>
      </w:r>
      <w:r>
        <w:rPr>
          <w:lang w:val="sl-SI"/>
        </w:rPr>
        <w:t xml:space="preserve">okazano zaporedno </w:t>
      </w:r>
      <w:proofErr w:type="spellStart"/>
      <w:r>
        <w:rPr>
          <w:lang w:val="sl-SI"/>
        </w:rPr>
        <w:t>koloniziranje</w:t>
      </w:r>
      <w:proofErr w:type="spellEnd"/>
      <w:r>
        <w:rPr>
          <w:lang w:val="sl-SI"/>
        </w:rPr>
        <w:t xml:space="preserve"> s več med seboj oddaljenimi sevi, </w:t>
      </w:r>
      <w:r w:rsidRPr="00272235">
        <w:rPr>
          <w:lang w:val="sl-SI"/>
        </w:rPr>
        <w:t>kar nakazuje pomembno vlogo spor pri prenosu med gostitelji in dolgoročnem preživetju v okolju.</w:t>
      </w:r>
      <w:r>
        <w:rPr>
          <w:lang w:val="sl-SI"/>
        </w:rPr>
        <w:t xml:space="preserve"> </w:t>
      </w:r>
    </w:p>
    <w:p w14:paraId="20520419" w14:textId="77777777" w:rsidR="0094076E" w:rsidRDefault="00FC6C56" w:rsidP="0094076E">
      <w:pPr>
        <w:rPr>
          <w:lang w:val="sl-SI"/>
        </w:rPr>
      </w:pPr>
      <w:r>
        <w:rPr>
          <w:lang w:val="sl-SI"/>
        </w:rPr>
        <w:t>Namen sledeče</w:t>
      </w:r>
      <w:r w:rsidR="00B73D0F" w:rsidRPr="00B73D0F">
        <w:rPr>
          <w:lang w:val="sl-SI"/>
        </w:rPr>
        <w:t xml:space="preserve"> doktorske naloge je bil raziskati stabilnost črevesne </w:t>
      </w:r>
      <w:proofErr w:type="spellStart"/>
      <w:r w:rsidR="00B73D0F" w:rsidRPr="00B73D0F">
        <w:rPr>
          <w:lang w:val="sl-SI"/>
        </w:rPr>
        <w:t>sporobiote</w:t>
      </w:r>
      <w:proofErr w:type="spellEnd"/>
      <w:r w:rsidR="00B73D0F" w:rsidRPr="00B73D0F">
        <w:rPr>
          <w:lang w:val="sl-SI"/>
        </w:rPr>
        <w:t xml:space="preserve"> in </w:t>
      </w:r>
      <w:proofErr w:type="spellStart"/>
      <w:r w:rsidR="00B73D0F" w:rsidRPr="00B73D0F">
        <w:rPr>
          <w:lang w:val="sl-SI"/>
        </w:rPr>
        <w:t>mikrobiote</w:t>
      </w:r>
      <w:proofErr w:type="spellEnd"/>
      <w:r w:rsidR="00B73D0F" w:rsidRPr="00B73D0F">
        <w:rPr>
          <w:lang w:val="sl-SI"/>
        </w:rPr>
        <w:t xml:space="preserve"> </w:t>
      </w:r>
      <w:r>
        <w:rPr>
          <w:lang w:val="sl-SI"/>
        </w:rPr>
        <w:t xml:space="preserve">med nesorodnimi posamezniki </w:t>
      </w:r>
      <w:r w:rsidR="00B73D0F" w:rsidRPr="00B73D0F">
        <w:rPr>
          <w:lang w:val="sl-SI"/>
        </w:rPr>
        <w:t xml:space="preserve">in </w:t>
      </w:r>
      <w:r>
        <w:rPr>
          <w:lang w:val="sl-SI"/>
        </w:rPr>
        <w:t>znotraj</w:t>
      </w:r>
      <w:r w:rsidR="00B73D0F" w:rsidRPr="00B73D0F">
        <w:rPr>
          <w:lang w:val="sl-SI"/>
        </w:rPr>
        <w:t xml:space="preserve"> posameznik</w:t>
      </w:r>
      <w:r>
        <w:rPr>
          <w:lang w:val="sl-SI"/>
        </w:rPr>
        <w:t>a</w:t>
      </w:r>
      <w:r w:rsidR="00B73D0F" w:rsidRPr="00B73D0F">
        <w:rPr>
          <w:lang w:val="sl-SI"/>
        </w:rPr>
        <w:t xml:space="preserve"> v šestmesečnem obdobju</w:t>
      </w:r>
      <w:r w:rsidR="002C03AA">
        <w:rPr>
          <w:lang w:val="sl-SI"/>
        </w:rPr>
        <w:t xml:space="preserve"> na nivoju OTU-jev, bakterijskih vrst pridobljenih iz </w:t>
      </w:r>
      <w:proofErr w:type="spellStart"/>
      <w:r w:rsidR="002C03AA">
        <w:rPr>
          <w:lang w:val="sl-SI"/>
        </w:rPr>
        <w:t>metagenomov</w:t>
      </w:r>
      <w:proofErr w:type="spellEnd"/>
      <w:r w:rsidR="002C03AA">
        <w:rPr>
          <w:lang w:val="sl-SI"/>
        </w:rPr>
        <w:t xml:space="preserve"> in celo kultivacije posameznih </w:t>
      </w:r>
      <w:proofErr w:type="spellStart"/>
      <w:r w:rsidR="002C03AA">
        <w:rPr>
          <w:lang w:val="sl-SI"/>
        </w:rPr>
        <w:t>sporogenih</w:t>
      </w:r>
      <w:proofErr w:type="spellEnd"/>
      <w:r w:rsidR="002C03AA">
        <w:rPr>
          <w:lang w:val="sl-SI"/>
        </w:rPr>
        <w:t xml:space="preserve"> vrst</w:t>
      </w:r>
      <w:r w:rsidR="00B73D0F" w:rsidRPr="00B73D0F">
        <w:rPr>
          <w:lang w:val="sl-SI"/>
        </w:rPr>
        <w:t>. V raziskav</w:t>
      </w:r>
      <w:r w:rsidR="002C03AA">
        <w:rPr>
          <w:lang w:val="sl-SI"/>
        </w:rPr>
        <w:t xml:space="preserve">i je sodelovalo </w:t>
      </w:r>
      <w:r w:rsidR="00B73D0F" w:rsidRPr="00B73D0F">
        <w:rPr>
          <w:lang w:val="sl-SI"/>
        </w:rPr>
        <w:t xml:space="preserve">devet zdravih moških, ki so </w:t>
      </w:r>
      <w:r>
        <w:rPr>
          <w:lang w:val="sl-SI"/>
        </w:rPr>
        <w:t>vsakih</w:t>
      </w:r>
      <w:r w:rsidR="00B73D0F" w:rsidRPr="00B73D0F">
        <w:rPr>
          <w:lang w:val="sl-SI"/>
        </w:rPr>
        <w:t xml:space="preserve"> 14 dni </w:t>
      </w:r>
      <w:r>
        <w:rPr>
          <w:lang w:val="sl-SI"/>
        </w:rPr>
        <w:t>v obdobju</w:t>
      </w:r>
      <w:r w:rsidR="00B73D0F" w:rsidRPr="00B73D0F">
        <w:rPr>
          <w:lang w:val="sl-SI"/>
        </w:rPr>
        <w:t xml:space="preserve"> pol leta oddajali vzorce blata in izpolnjevali podrobne vprašalnike o </w:t>
      </w:r>
      <w:r>
        <w:rPr>
          <w:lang w:val="sl-SI"/>
        </w:rPr>
        <w:t xml:space="preserve">svojem življenju </w:t>
      </w:r>
      <w:r w:rsidR="00B73D0F" w:rsidRPr="00B73D0F">
        <w:rPr>
          <w:lang w:val="sl-SI"/>
        </w:rPr>
        <w:t xml:space="preserve">in zdravstvenem stanju. Iz vsakega vzorca blata smo izolirali DNA z dvema protokoloma: brez obdelave in po obdelavi z etanolom in </w:t>
      </w:r>
      <w:r>
        <w:rPr>
          <w:lang w:val="sl-SI"/>
        </w:rPr>
        <w:t xml:space="preserve"> </w:t>
      </w:r>
      <w:r w:rsidR="00B73D0F" w:rsidRPr="00B73D0F">
        <w:rPr>
          <w:lang w:val="sl-SI"/>
        </w:rPr>
        <w:t>EMA. Obdelava z 70% etanolom je poškodovala vegetativne celice, EMA pa je s kovalentn</w:t>
      </w:r>
      <w:r w:rsidR="00B81085">
        <w:rPr>
          <w:lang w:val="sl-SI"/>
        </w:rPr>
        <w:t>o</w:t>
      </w:r>
      <w:r w:rsidR="00B73D0F" w:rsidRPr="00B73D0F">
        <w:rPr>
          <w:lang w:val="sl-SI"/>
        </w:rPr>
        <w:t xml:space="preserve"> veza</w:t>
      </w:r>
      <w:r w:rsidR="00B81085">
        <w:rPr>
          <w:lang w:val="sl-SI"/>
        </w:rPr>
        <w:t>vo</w:t>
      </w:r>
      <w:r w:rsidR="00B73D0F" w:rsidRPr="00B73D0F">
        <w:rPr>
          <w:lang w:val="sl-SI"/>
        </w:rPr>
        <w:t xml:space="preserve"> na DNA po svetlobni aktivaciji omogočil</w:t>
      </w:r>
      <w:r w:rsidR="004E32B1">
        <w:rPr>
          <w:lang w:val="sl-SI"/>
        </w:rPr>
        <w:t>a</w:t>
      </w:r>
      <w:r w:rsidR="00B73D0F" w:rsidRPr="00B73D0F">
        <w:rPr>
          <w:lang w:val="sl-SI"/>
        </w:rPr>
        <w:t xml:space="preserve"> odstranitev proste DNA in DNA v poškodovanih celicah</w:t>
      </w:r>
      <w:r w:rsidR="00B81085">
        <w:rPr>
          <w:lang w:val="sl-SI"/>
        </w:rPr>
        <w:t xml:space="preserve">. V etanol </w:t>
      </w:r>
      <w:proofErr w:type="spellStart"/>
      <w:r w:rsidR="00B81085">
        <w:rPr>
          <w:lang w:val="sl-SI"/>
        </w:rPr>
        <w:t>tretiranem</w:t>
      </w:r>
      <w:proofErr w:type="spellEnd"/>
      <w:r w:rsidR="00B81085">
        <w:rPr>
          <w:lang w:val="sl-SI"/>
        </w:rPr>
        <w:t xml:space="preserve"> vzorci smo tako obogatili </w:t>
      </w:r>
      <w:r w:rsidR="00B73D0F" w:rsidRPr="00B73D0F">
        <w:rPr>
          <w:lang w:val="sl-SI"/>
        </w:rPr>
        <w:t xml:space="preserve">predvsem spore in druge etanol‑rezistentne </w:t>
      </w:r>
      <w:r w:rsidR="00B81085">
        <w:rPr>
          <w:lang w:val="sl-SI"/>
        </w:rPr>
        <w:t>oblike bakterijskih celic</w:t>
      </w:r>
      <w:r w:rsidR="00B73D0F" w:rsidRPr="00B73D0F">
        <w:rPr>
          <w:lang w:val="sl-SI"/>
        </w:rPr>
        <w:t xml:space="preserve">. Vse vzorce smo analizirali z 16S </w:t>
      </w:r>
      <w:proofErr w:type="spellStart"/>
      <w:r w:rsidR="00B73D0F" w:rsidRPr="00B73D0F">
        <w:rPr>
          <w:lang w:val="sl-SI"/>
        </w:rPr>
        <w:t>rRNA</w:t>
      </w:r>
      <w:proofErr w:type="spellEnd"/>
      <w:r w:rsidR="00B73D0F" w:rsidRPr="00B73D0F">
        <w:rPr>
          <w:lang w:val="sl-SI"/>
        </w:rPr>
        <w:t xml:space="preserve"> </w:t>
      </w:r>
      <w:proofErr w:type="spellStart"/>
      <w:r w:rsidR="00B73D0F" w:rsidRPr="00B73D0F">
        <w:rPr>
          <w:lang w:val="sl-SI"/>
        </w:rPr>
        <w:t>ampli</w:t>
      </w:r>
      <w:r w:rsidR="004E32B1">
        <w:rPr>
          <w:lang w:val="sl-SI"/>
        </w:rPr>
        <w:t>k</w:t>
      </w:r>
      <w:r w:rsidR="00B73D0F" w:rsidRPr="00B73D0F">
        <w:rPr>
          <w:lang w:val="sl-SI"/>
        </w:rPr>
        <w:t>onskim</w:t>
      </w:r>
      <w:proofErr w:type="spellEnd"/>
      <w:r w:rsidR="00B73D0F" w:rsidRPr="00B73D0F">
        <w:rPr>
          <w:lang w:val="sl-SI"/>
        </w:rPr>
        <w:t xml:space="preserve"> </w:t>
      </w:r>
      <w:proofErr w:type="spellStart"/>
      <w:r w:rsidR="00B73D0F" w:rsidRPr="00B73D0F">
        <w:rPr>
          <w:lang w:val="sl-SI"/>
        </w:rPr>
        <w:t>sekvenciranjem</w:t>
      </w:r>
      <w:proofErr w:type="spellEnd"/>
      <w:r w:rsidR="00B73D0F" w:rsidRPr="00B73D0F">
        <w:rPr>
          <w:lang w:val="sl-SI"/>
        </w:rPr>
        <w:t xml:space="preserve"> in </w:t>
      </w:r>
      <w:r w:rsidR="004E32B1">
        <w:rPr>
          <w:lang w:val="sl-SI"/>
        </w:rPr>
        <w:t>celokupnim</w:t>
      </w:r>
      <w:r w:rsidR="00B73D0F" w:rsidRPr="00B73D0F">
        <w:rPr>
          <w:lang w:val="sl-SI"/>
        </w:rPr>
        <w:t xml:space="preserve"> </w:t>
      </w:r>
      <w:proofErr w:type="spellStart"/>
      <w:r w:rsidR="00B73D0F" w:rsidRPr="00B73D0F">
        <w:rPr>
          <w:lang w:val="sl-SI"/>
        </w:rPr>
        <w:t>metagenomskim</w:t>
      </w:r>
      <w:proofErr w:type="spellEnd"/>
      <w:r w:rsidR="00B73D0F" w:rsidRPr="00B73D0F">
        <w:rPr>
          <w:lang w:val="sl-SI"/>
        </w:rPr>
        <w:t xml:space="preserve"> </w:t>
      </w:r>
      <w:proofErr w:type="spellStart"/>
      <w:r w:rsidR="00B73D0F" w:rsidRPr="00B73D0F">
        <w:rPr>
          <w:lang w:val="sl-SI"/>
        </w:rPr>
        <w:t>sekvenciranjem</w:t>
      </w:r>
      <w:proofErr w:type="spellEnd"/>
      <w:r w:rsidR="0094076E">
        <w:rPr>
          <w:lang w:val="sl-SI"/>
        </w:rPr>
        <w:t xml:space="preserve">. </w:t>
      </w:r>
    </w:p>
    <w:p w14:paraId="69C39DD3" w14:textId="769DD71A" w:rsidR="0094076E" w:rsidRDefault="0094076E" w:rsidP="0094076E">
      <w:pPr>
        <w:rPr>
          <w:lang w:val="sl-SI"/>
        </w:rPr>
      </w:pPr>
      <w:r>
        <w:rPr>
          <w:lang w:val="sl-SI"/>
        </w:rPr>
        <w:t xml:space="preserve">Surove sekvence </w:t>
      </w:r>
      <w:proofErr w:type="spellStart"/>
      <w:r>
        <w:rPr>
          <w:lang w:val="sl-SI"/>
        </w:rPr>
        <w:t>amplikonskega</w:t>
      </w:r>
      <w:proofErr w:type="spellEnd"/>
      <w:r>
        <w:rPr>
          <w:lang w:val="sl-SI"/>
        </w:rPr>
        <w:t xml:space="preserve"> </w:t>
      </w:r>
      <w:proofErr w:type="spellStart"/>
      <w:r>
        <w:rPr>
          <w:lang w:val="sl-SI"/>
        </w:rPr>
        <w:t>sekvenciranja</w:t>
      </w:r>
      <w:proofErr w:type="spellEnd"/>
      <w:r>
        <w:rPr>
          <w:lang w:val="sl-SI"/>
        </w:rPr>
        <w:t xml:space="preserve"> smo obdelali v programu </w:t>
      </w:r>
      <w:proofErr w:type="spellStart"/>
      <w:r>
        <w:rPr>
          <w:lang w:val="sl-SI"/>
        </w:rPr>
        <w:t>mothur</w:t>
      </w:r>
      <w:proofErr w:type="spellEnd"/>
      <w:r>
        <w:rPr>
          <w:lang w:val="sl-SI"/>
        </w:rPr>
        <w:t xml:space="preserve">, v katerem smo pridobili operacijske taksonomske enote (OTU) ter njihove relativne zastopanosti v posameznem vzorcu. OTU-je smo klasificirali s podatkovno bazo </w:t>
      </w:r>
      <w:proofErr w:type="spellStart"/>
      <w:r>
        <w:rPr>
          <w:lang w:val="sl-SI"/>
        </w:rPr>
        <w:t>RDP</w:t>
      </w:r>
      <w:proofErr w:type="spellEnd"/>
      <w:r>
        <w:rPr>
          <w:lang w:val="sl-SI"/>
        </w:rPr>
        <w:t xml:space="preserve">, s katero smo jim doložili taksonomsko pripadnost. Dalje smo kvantificirali število kopij gena za 16S </w:t>
      </w:r>
      <w:proofErr w:type="spellStart"/>
      <w:r>
        <w:rPr>
          <w:lang w:val="sl-SI"/>
        </w:rPr>
        <w:t>rRNA</w:t>
      </w:r>
      <w:proofErr w:type="spellEnd"/>
      <w:r>
        <w:rPr>
          <w:lang w:val="sl-SI"/>
        </w:rPr>
        <w:t xml:space="preserve"> </w:t>
      </w:r>
      <w:r w:rsidRPr="00B73D0F">
        <w:rPr>
          <w:lang w:val="sl-SI"/>
        </w:rPr>
        <w:t>z digitalnim PCR v kapljicah (</w:t>
      </w:r>
      <w:proofErr w:type="spellStart"/>
      <w:r w:rsidRPr="00B73D0F">
        <w:rPr>
          <w:lang w:val="sl-SI"/>
        </w:rPr>
        <w:t>ddPCR</w:t>
      </w:r>
      <w:proofErr w:type="spellEnd"/>
      <w:r w:rsidRPr="00B73D0F">
        <w:rPr>
          <w:lang w:val="sl-SI"/>
        </w:rPr>
        <w:t>), pri čemer smo uporabili enak</w:t>
      </w:r>
      <w:r>
        <w:rPr>
          <w:lang w:val="sl-SI"/>
        </w:rPr>
        <w:t xml:space="preserve"> nabor začetnih </w:t>
      </w:r>
      <w:proofErr w:type="spellStart"/>
      <w:r>
        <w:rPr>
          <w:lang w:val="sl-SI"/>
        </w:rPr>
        <w:t>oligonukleotidov</w:t>
      </w:r>
      <w:proofErr w:type="spellEnd"/>
      <w:r w:rsidRPr="00B73D0F">
        <w:rPr>
          <w:lang w:val="sl-SI"/>
        </w:rPr>
        <w:t xml:space="preserve"> kot pri </w:t>
      </w:r>
      <w:proofErr w:type="spellStart"/>
      <w:r w:rsidRPr="00B73D0F">
        <w:rPr>
          <w:lang w:val="sl-SI"/>
        </w:rPr>
        <w:t>ampli</w:t>
      </w:r>
      <w:r>
        <w:rPr>
          <w:lang w:val="sl-SI"/>
        </w:rPr>
        <w:t>k</w:t>
      </w:r>
      <w:r w:rsidRPr="00B73D0F">
        <w:rPr>
          <w:lang w:val="sl-SI"/>
        </w:rPr>
        <w:t>onskem</w:t>
      </w:r>
      <w:proofErr w:type="spellEnd"/>
      <w:r w:rsidRPr="00B73D0F">
        <w:rPr>
          <w:lang w:val="sl-SI"/>
        </w:rPr>
        <w:t xml:space="preserve"> </w:t>
      </w:r>
      <w:proofErr w:type="spellStart"/>
      <w:r w:rsidRPr="00B73D0F">
        <w:rPr>
          <w:lang w:val="sl-SI"/>
        </w:rPr>
        <w:t>sekvenciranju</w:t>
      </w:r>
      <w:proofErr w:type="spellEnd"/>
      <w:r w:rsidRPr="00B73D0F">
        <w:rPr>
          <w:lang w:val="sl-SI"/>
        </w:rPr>
        <w:t>, in tako izračunali normaliziran</w:t>
      </w:r>
      <w:r>
        <w:rPr>
          <w:lang w:val="sl-SI"/>
        </w:rPr>
        <w:t>o</w:t>
      </w:r>
      <w:r w:rsidRPr="00B73D0F">
        <w:rPr>
          <w:lang w:val="sl-SI"/>
        </w:rPr>
        <w:t xml:space="preserve"> </w:t>
      </w:r>
      <w:r>
        <w:rPr>
          <w:lang w:val="sl-SI"/>
        </w:rPr>
        <w:t>zastopanost</w:t>
      </w:r>
      <w:r w:rsidRPr="00B73D0F">
        <w:rPr>
          <w:lang w:val="sl-SI"/>
        </w:rPr>
        <w:t xml:space="preserve"> posamez</w:t>
      </w:r>
      <w:r>
        <w:rPr>
          <w:lang w:val="sl-SI"/>
        </w:rPr>
        <w:t>nega</w:t>
      </w:r>
      <w:r w:rsidRPr="00B73D0F">
        <w:rPr>
          <w:lang w:val="sl-SI"/>
        </w:rPr>
        <w:t xml:space="preserve"> </w:t>
      </w:r>
      <w:r>
        <w:rPr>
          <w:lang w:val="sl-SI"/>
        </w:rPr>
        <w:t>OTU-ja</w:t>
      </w:r>
      <w:r w:rsidRPr="00B73D0F">
        <w:rPr>
          <w:lang w:val="sl-SI"/>
        </w:rPr>
        <w:t>.</w:t>
      </w:r>
    </w:p>
    <w:p w14:paraId="6A1B10A9" w14:textId="4235B911" w:rsidR="0094076E" w:rsidRDefault="0094076E" w:rsidP="00B73D0F">
      <w:pPr>
        <w:rPr>
          <w:lang w:val="sl-SI"/>
        </w:rPr>
      </w:pPr>
      <w:r>
        <w:rPr>
          <w:lang w:val="sl-SI"/>
        </w:rPr>
        <w:t xml:space="preserve">Iz surovih sekvenc </w:t>
      </w:r>
      <w:proofErr w:type="spellStart"/>
      <w:r>
        <w:rPr>
          <w:lang w:val="sl-SI"/>
        </w:rPr>
        <w:t>metagenomskega</w:t>
      </w:r>
      <w:proofErr w:type="spellEnd"/>
      <w:r>
        <w:rPr>
          <w:lang w:val="sl-SI"/>
        </w:rPr>
        <w:t xml:space="preserve"> </w:t>
      </w:r>
      <w:proofErr w:type="spellStart"/>
      <w:r>
        <w:rPr>
          <w:lang w:val="sl-SI"/>
        </w:rPr>
        <w:t>sekvenciranja</w:t>
      </w:r>
      <w:proofErr w:type="spellEnd"/>
      <w:r>
        <w:rPr>
          <w:lang w:val="sl-SI"/>
        </w:rPr>
        <w:t xml:space="preserve"> smo najprej odstranili vse sekvence humanega izvora, za zagotovitev anonimnosti naših podatkov. Dalje smo uporabili program </w:t>
      </w:r>
      <w:proofErr w:type="spellStart"/>
      <w:r>
        <w:rPr>
          <w:lang w:val="sl-SI"/>
        </w:rPr>
        <w:t>MetaPhlAn</w:t>
      </w:r>
      <w:proofErr w:type="spellEnd"/>
      <w:r>
        <w:rPr>
          <w:lang w:val="sl-SI"/>
        </w:rPr>
        <w:t xml:space="preserve">, s katerim smo z </w:t>
      </w:r>
      <w:proofErr w:type="spellStart"/>
      <w:r>
        <w:rPr>
          <w:lang w:val="sl-SI"/>
        </w:rPr>
        <w:t>mapiranjem</w:t>
      </w:r>
      <w:proofErr w:type="spellEnd"/>
      <w:r>
        <w:rPr>
          <w:lang w:val="sl-SI"/>
        </w:rPr>
        <w:t xml:space="preserve"> surovih odčitkov pridobili relativne zastopanosti posameznih bakterijskih, </w:t>
      </w:r>
      <w:proofErr w:type="spellStart"/>
      <w:r>
        <w:rPr>
          <w:lang w:val="sl-SI"/>
        </w:rPr>
        <w:t>evkariontskih</w:t>
      </w:r>
      <w:proofErr w:type="spellEnd"/>
      <w:r>
        <w:rPr>
          <w:lang w:val="sl-SI"/>
        </w:rPr>
        <w:t xml:space="preserve"> in </w:t>
      </w:r>
      <w:proofErr w:type="spellStart"/>
      <w:r>
        <w:rPr>
          <w:lang w:val="sl-SI"/>
        </w:rPr>
        <w:t>arhejskih</w:t>
      </w:r>
      <w:proofErr w:type="spellEnd"/>
      <w:r>
        <w:rPr>
          <w:lang w:val="sl-SI"/>
        </w:rPr>
        <w:t xml:space="preserve"> vrst. Za nadaljnjo analizo smo uporabili zgolj podatke o bakterijskih vrstah, saj smo le te lahko primerjali s podatki </w:t>
      </w:r>
      <w:proofErr w:type="spellStart"/>
      <w:r>
        <w:rPr>
          <w:lang w:val="sl-SI"/>
        </w:rPr>
        <w:t>amplikonskega</w:t>
      </w:r>
      <w:proofErr w:type="spellEnd"/>
      <w:r>
        <w:rPr>
          <w:lang w:val="sl-SI"/>
        </w:rPr>
        <w:t xml:space="preserve"> </w:t>
      </w:r>
      <w:proofErr w:type="spellStart"/>
      <w:r>
        <w:rPr>
          <w:lang w:val="sl-SI"/>
        </w:rPr>
        <w:t>sekvenciranja</w:t>
      </w:r>
      <w:proofErr w:type="spellEnd"/>
      <w:r>
        <w:rPr>
          <w:lang w:val="sl-SI"/>
        </w:rPr>
        <w:t xml:space="preserve">. </w:t>
      </w:r>
    </w:p>
    <w:p w14:paraId="7462C219" w14:textId="77777777" w:rsidR="007B6A5F" w:rsidRDefault="004E32B1" w:rsidP="00B73D0F">
      <w:pPr>
        <w:rPr>
          <w:lang w:val="sl-SI"/>
        </w:rPr>
      </w:pPr>
      <w:r>
        <w:rPr>
          <w:lang w:val="sl-SI"/>
        </w:rPr>
        <w:t xml:space="preserve">Vsak </w:t>
      </w:r>
      <w:r w:rsidR="0094076E">
        <w:rPr>
          <w:lang w:val="sl-SI"/>
        </w:rPr>
        <w:t>takson (OTU ali bakterijsko vrsto)</w:t>
      </w:r>
      <w:r>
        <w:rPr>
          <w:lang w:val="sl-SI"/>
        </w:rPr>
        <w:t>, ki smo ga zaznali v parnih neobdelanih in etanol-</w:t>
      </w:r>
      <w:proofErr w:type="spellStart"/>
      <w:r w:rsidR="00DC6684">
        <w:rPr>
          <w:lang w:val="sl-SI"/>
        </w:rPr>
        <w:t>tretiranih</w:t>
      </w:r>
      <w:proofErr w:type="spellEnd"/>
      <w:r>
        <w:rPr>
          <w:lang w:val="sl-SI"/>
        </w:rPr>
        <w:t xml:space="preserve"> vzorcih</w:t>
      </w:r>
      <w:r w:rsidR="0094076E">
        <w:rPr>
          <w:lang w:val="sl-SI"/>
        </w:rPr>
        <w:t xml:space="preserve"> blata po </w:t>
      </w:r>
      <w:proofErr w:type="spellStart"/>
      <w:r w:rsidR="0094076E">
        <w:rPr>
          <w:lang w:val="sl-SI"/>
        </w:rPr>
        <w:t>sekvenciranju</w:t>
      </w:r>
      <w:proofErr w:type="spellEnd"/>
      <w:r>
        <w:rPr>
          <w:lang w:val="sl-SI"/>
        </w:rPr>
        <w:t xml:space="preserve"> smo prerazporedili </w:t>
      </w:r>
      <w:r w:rsidR="0094076E">
        <w:rPr>
          <w:lang w:val="sl-SI"/>
        </w:rPr>
        <w:t xml:space="preserve">dve združbi: </w:t>
      </w:r>
      <w:r>
        <w:rPr>
          <w:lang w:val="sl-SI"/>
        </w:rPr>
        <w:t xml:space="preserve">v </w:t>
      </w:r>
      <w:r w:rsidR="0094076E">
        <w:rPr>
          <w:lang w:val="sl-SI"/>
        </w:rPr>
        <w:t>na etanolni šok odporno združbo</w:t>
      </w:r>
      <w:r>
        <w:rPr>
          <w:lang w:val="sl-SI"/>
        </w:rPr>
        <w:t xml:space="preserve"> ali neodporno združbo</w:t>
      </w:r>
      <w:r w:rsidR="0094076E">
        <w:rPr>
          <w:lang w:val="sl-SI"/>
        </w:rPr>
        <w:t>. Taksone smo v ti dve združbi razporedili</w:t>
      </w:r>
      <w:r>
        <w:rPr>
          <w:lang w:val="sl-SI"/>
        </w:rPr>
        <w:t xml:space="preserve"> na podlagi kriterijev prisotnosti in relativne zastopanosti. Takson je moral biti 1) prisoten v obeh parnih vzorcih in 2) prisoten v etanol-</w:t>
      </w:r>
      <w:proofErr w:type="spellStart"/>
      <w:r>
        <w:rPr>
          <w:lang w:val="sl-SI"/>
        </w:rPr>
        <w:t>tretiranem</w:t>
      </w:r>
      <w:proofErr w:type="spellEnd"/>
      <w:r>
        <w:rPr>
          <w:lang w:val="sl-SI"/>
        </w:rPr>
        <w:t xml:space="preserve"> vzorcu v višji relativni zastopanosti</w:t>
      </w:r>
      <w:r w:rsidR="0094076E">
        <w:rPr>
          <w:lang w:val="sl-SI"/>
        </w:rPr>
        <w:t>,</w:t>
      </w:r>
      <w:r>
        <w:rPr>
          <w:lang w:val="sl-SI"/>
        </w:rPr>
        <w:t xml:space="preserve"> v vsaj 5% vseh vzorcev, kjer je bil zaznan.</w:t>
      </w:r>
      <w:r w:rsidR="0094076E">
        <w:rPr>
          <w:lang w:val="sl-SI"/>
        </w:rPr>
        <w:t xml:space="preserve"> </w:t>
      </w:r>
      <w:r>
        <w:rPr>
          <w:lang w:val="sl-SI"/>
        </w:rPr>
        <w:t xml:space="preserve">Dalje smo na podlagi </w:t>
      </w:r>
      <w:proofErr w:type="spellStart"/>
      <w:r>
        <w:rPr>
          <w:lang w:val="sl-SI"/>
        </w:rPr>
        <w:t>metagenomskih</w:t>
      </w:r>
      <w:proofErr w:type="spellEnd"/>
      <w:r>
        <w:rPr>
          <w:lang w:val="sl-SI"/>
        </w:rPr>
        <w:t xml:space="preserve"> podatkov</w:t>
      </w:r>
      <w:r w:rsidR="0094076E">
        <w:rPr>
          <w:lang w:val="sl-SI"/>
        </w:rPr>
        <w:t xml:space="preserve"> pridobili genome zaznanih bakterijskih vrst. S setom že objavljenih genov povezanih s </w:t>
      </w:r>
      <w:proofErr w:type="spellStart"/>
      <w:r w:rsidR="0094076E">
        <w:rPr>
          <w:lang w:val="sl-SI"/>
        </w:rPr>
        <w:t>sporulacijo</w:t>
      </w:r>
      <w:proofErr w:type="spellEnd"/>
      <w:r w:rsidR="0094076E">
        <w:rPr>
          <w:lang w:val="sl-SI"/>
        </w:rPr>
        <w:t xml:space="preserve"> smo določili </w:t>
      </w:r>
      <w:proofErr w:type="spellStart"/>
      <w:r w:rsidR="0094076E">
        <w:rPr>
          <w:lang w:val="sl-SI"/>
        </w:rPr>
        <w:t>sporulacijsko</w:t>
      </w:r>
      <w:proofErr w:type="spellEnd"/>
      <w:r w:rsidR="0094076E">
        <w:rPr>
          <w:lang w:val="sl-SI"/>
        </w:rPr>
        <w:t xml:space="preserve"> sposobnost </w:t>
      </w:r>
      <w:r w:rsidR="007B6A5F">
        <w:rPr>
          <w:lang w:val="sl-SI"/>
        </w:rPr>
        <w:t xml:space="preserve">vsaki posamični vrsti. To smo naredili tako, da smo v vsakem genomu poiskali (z visoko identiteto) gene za </w:t>
      </w:r>
      <w:proofErr w:type="spellStart"/>
      <w:r w:rsidR="007B6A5F">
        <w:rPr>
          <w:lang w:val="sl-SI"/>
        </w:rPr>
        <w:t>sporulacijo</w:t>
      </w:r>
      <w:proofErr w:type="spellEnd"/>
      <w:r w:rsidR="007B6A5F">
        <w:rPr>
          <w:lang w:val="sl-SI"/>
        </w:rPr>
        <w:t xml:space="preserve">, če je posamična vrsta premogla vsaj polovico (33 od 66) genov za </w:t>
      </w:r>
      <w:proofErr w:type="spellStart"/>
      <w:r w:rsidR="007B6A5F">
        <w:rPr>
          <w:lang w:val="sl-SI"/>
        </w:rPr>
        <w:t>sporulacijo</w:t>
      </w:r>
      <w:proofErr w:type="spellEnd"/>
      <w:r w:rsidR="007B6A5F">
        <w:rPr>
          <w:lang w:val="sl-SI"/>
        </w:rPr>
        <w:t xml:space="preserve">, smo jo označili kot sposobno </w:t>
      </w:r>
      <w:proofErr w:type="spellStart"/>
      <w:r w:rsidR="007B6A5F">
        <w:rPr>
          <w:lang w:val="sl-SI"/>
        </w:rPr>
        <w:t>sporulacije</w:t>
      </w:r>
      <w:proofErr w:type="spellEnd"/>
      <w:r w:rsidR="007B6A5F">
        <w:rPr>
          <w:lang w:val="sl-SI"/>
        </w:rPr>
        <w:t xml:space="preserve">. </w:t>
      </w:r>
      <w:r>
        <w:rPr>
          <w:lang w:val="sl-SI"/>
        </w:rPr>
        <w:t xml:space="preserve">Ker program </w:t>
      </w:r>
      <w:proofErr w:type="spellStart"/>
      <w:r>
        <w:rPr>
          <w:lang w:val="sl-SI"/>
        </w:rPr>
        <w:t>MetaPhlAn</w:t>
      </w:r>
      <w:proofErr w:type="spellEnd"/>
      <w:r>
        <w:rPr>
          <w:lang w:val="sl-SI"/>
        </w:rPr>
        <w:t xml:space="preserve"> nima usklajene </w:t>
      </w:r>
      <w:r w:rsidR="00DC6684">
        <w:rPr>
          <w:lang w:val="sl-SI"/>
        </w:rPr>
        <w:t>taksonomije</w:t>
      </w:r>
      <w:r>
        <w:rPr>
          <w:lang w:val="sl-SI"/>
        </w:rPr>
        <w:t xml:space="preserve"> z </w:t>
      </w:r>
      <w:proofErr w:type="spellStart"/>
      <w:r>
        <w:rPr>
          <w:lang w:val="sl-SI"/>
        </w:rPr>
        <w:t>NCBI</w:t>
      </w:r>
      <w:proofErr w:type="spellEnd"/>
      <w:r>
        <w:rPr>
          <w:lang w:val="sl-SI"/>
        </w:rPr>
        <w:t xml:space="preserve"> podatkovno bazo, smo morali </w:t>
      </w:r>
      <w:r w:rsidR="00DC6684">
        <w:rPr>
          <w:lang w:val="sl-SI"/>
        </w:rPr>
        <w:t>500</w:t>
      </w:r>
      <w:r>
        <w:rPr>
          <w:lang w:val="sl-SI"/>
        </w:rPr>
        <w:t xml:space="preserve"> genomov od skupno </w:t>
      </w:r>
      <w:r w:rsidR="00DC6684">
        <w:rPr>
          <w:lang w:val="sl-SI"/>
        </w:rPr>
        <w:t>1027</w:t>
      </w:r>
      <w:r>
        <w:rPr>
          <w:lang w:val="sl-SI"/>
        </w:rPr>
        <w:t xml:space="preserve"> zaznanih izpustiti iz nadaljnje analize</w:t>
      </w:r>
      <w:r w:rsidR="007B6A5F">
        <w:rPr>
          <w:lang w:val="sl-SI"/>
        </w:rPr>
        <w:t xml:space="preserve"> </w:t>
      </w:r>
      <w:proofErr w:type="spellStart"/>
      <w:r w:rsidR="007B6A5F">
        <w:rPr>
          <w:lang w:val="sl-SI"/>
        </w:rPr>
        <w:t>sporulacijske</w:t>
      </w:r>
      <w:proofErr w:type="spellEnd"/>
      <w:r w:rsidR="007B6A5F">
        <w:rPr>
          <w:lang w:val="sl-SI"/>
        </w:rPr>
        <w:t xml:space="preserve"> sposobnosti</w:t>
      </w:r>
      <w:r>
        <w:rPr>
          <w:lang w:val="sl-SI"/>
        </w:rPr>
        <w:t>. Ti genomi so predstavljali ~20% relativne zastopanosti v vseh vzorcih.</w:t>
      </w:r>
    </w:p>
    <w:p w14:paraId="55D25962" w14:textId="4901C9E0" w:rsidR="004E32B1" w:rsidRDefault="004E32B1" w:rsidP="00B73D0F">
      <w:pPr>
        <w:rPr>
          <w:lang w:val="sl-SI"/>
        </w:rPr>
      </w:pPr>
      <w:r>
        <w:rPr>
          <w:lang w:val="sl-SI"/>
        </w:rPr>
        <w:lastRenderedPageBreak/>
        <w:t xml:space="preserve">Na ta način smo </w:t>
      </w:r>
      <w:r w:rsidR="007B6A5F">
        <w:rPr>
          <w:lang w:val="sl-SI"/>
        </w:rPr>
        <w:t>razlikovali</w:t>
      </w:r>
      <w:r>
        <w:rPr>
          <w:lang w:val="sl-SI"/>
        </w:rPr>
        <w:t xml:space="preserve"> med etanol</w:t>
      </w:r>
      <w:r w:rsidR="007B6A5F">
        <w:rPr>
          <w:lang w:val="sl-SI"/>
        </w:rPr>
        <w:t>-</w:t>
      </w:r>
      <w:r>
        <w:rPr>
          <w:lang w:val="sl-SI"/>
        </w:rPr>
        <w:t xml:space="preserve">odporno združbo črevesne </w:t>
      </w:r>
      <w:proofErr w:type="spellStart"/>
      <w:r>
        <w:rPr>
          <w:lang w:val="sl-SI"/>
        </w:rPr>
        <w:t>mikrobiote</w:t>
      </w:r>
      <w:proofErr w:type="spellEnd"/>
      <w:r>
        <w:rPr>
          <w:lang w:val="sl-SI"/>
        </w:rPr>
        <w:t xml:space="preserve"> in </w:t>
      </w:r>
      <w:proofErr w:type="spellStart"/>
      <w:r>
        <w:rPr>
          <w:lang w:val="sl-SI"/>
        </w:rPr>
        <w:t>sporobioto</w:t>
      </w:r>
      <w:proofErr w:type="spellEnd"/>
      <w:r w:rsidR="007B6A5F">
        <w:rPr>
          <w:lang w:val="sl-SI"/>
        </w:rPr>
        <w:t xml:space="preserve">, </w:t>
      </w:r>
      <w:r>
        <w:rPr>
          <w:lang w:val="sl-SI"/>
        </w:rPr>
        <w:t xml:space="preserve">torej bakterijskimi vrstami, ki so imele </w:t>
      </w:r>
      <w:r w:rsidR="007B6A5F">
        <w:rPr>
          <w:lang w:val="sl-SI"/>
        </w:rPr>
        <w:t>dovoljšne</w:t>
      </w:r>
      <w:r>
        <w:rPr>
          <w:lang w:val="sl-SI"/>
        </w:rPr>
        <w:t xml:space="preserve"> število genov povezanih s </w:t>
      </w:r>
      <w:proofErr w:type="spellStart"/>
      <w:r>
        <w:rPr>
          <w:lang w:val="sl-SI"/>
        </w:rPr>
        <w:t>sporulacijo</w:t>
      </w:r>
      <w:proofErr w:type="spellEnd"/>
      <w:r>
        <w:rPr>
          <w:lang w:val="sl-SI"/>
        </w:rPr>
        <w:t xml:space="preserve"> in smo jih hkrati zaznali v etanol odporni združbi črevesne </w:t>
      </w:r>
      <w:proofErr w:type="spellStart"/>
      <w:r>
        <w:rPr>
          <w:lang w:val="sl-SI"/>
        </w:rPr>
        <w:t>mikrobiote</w:t>
      </w:r>
      <w:proofErr w:type="spellEnd"/>
      <w:r>
        <w:rPr>
          <w:lang w:val="sl-SI"/>
        </w:rPr>
        <w:t xml:space="preserve">. To nam je omogočilo raziskovanje bakterijske združbe, ki ne samo da ima sposobnost </w:t>
      </w:r>
      <w:proofErr w:type="spellStart"/>
      <w:r>
        <w:rPr>
          <w:lang w:val="sl-SI"/>
        </w:rPr>
        <w:t>sporulacije</w:t>
      </w:r>
      <w:proofErr w:type="spellEnd"/>
      <w:r>
        <w:rPr>
          <w:lang w:val="sl-SI"/>
        </w:rPr>
        <w:t xml:space="preserve"> vendar je v danem trenutku bila v obliki spore</w:t>
      </w:r>
      <w:r w:rsidR="007B6A5F">
        <w:rPr>
          <w:lang w:val="sl-SI"/>
        </w:rPr>
        <w:t xml:space="preserve">, kar potrjuje njena izolacija njene DNA iz etanol </w:t>
      </w:r>
      <w:proofErr w:type="spellStart"/>
      <w:r w:rsidR="007B6A5F">
        <w:rPr>
          <w:lang w:val="sl-SI"/>
        </w:rPr>
        <w:t>tretiranega</w:t>
      </w:r>
      <w:proofErr w:type="spellEnd"/>
      <w:r w:rsidR="007B6A5F">
        <w:rPr>
          <w:lang w:val="sl-SI"/>
        </w:rPr>
        <w:t xml:space="preserve"> vzorca blata. </w:t>
      </w:r>
      <w:r>
        <w:rPr>
          <w:lang w:val="sl-SI"/>
        </w:rPr>
        <w:t xml:space="preserve"> </w:t>
      </w:r>
    </w:p>
    <w:p w14:paraId="592FBE1C" w14:textId="77777777" w:rsidR="00C561F6" w:rsidRDefault="00B73D0F" w:rsidP="00C561F6">
      <w:pPr>
        <w:rPr>
          <w:lang w:val="sl-SI"/>
        </w:rPr>
      </w:pPr>
      <w:r w:rsidRPr="00B73D0F">
        <w:rPr>
          <w:lang w:val="sl-SI"/>
        </w:rPr>
        <w:t xml:space="preserve">Bogastvo in enakomernost </w:t>
      </w:r>
      <w:r w:rsidR="004E32B1">
        <w:rPr>
          <w:lang w:val="sl-SI"/>
        </w:rPr>
        <w:t>bakterijske združbe</w:t>
      </w:r>
      <w:r w:rsidRPr="00B73D0F">
        <w:rPr>
          <w:lang w:val="sl-SI"/>
        </w:rPr>
        <w:t xml:space="preserve">, izračunani na ravni OTU iz 16S </w:t>
      </w:r>
      <w:proofErr w:type="spellStart"/>
      <w:r w:rsidRPr="00B73D0F">
        <w:rPr>
          <w:lang w:val="sl-SI"/>
        </w:rPr>
        <w:t>ampli</w:t>
      </w:r>
      <w:r w:rsidR="004E32B1">
        <w:rPr>
          <w:lang w:val="sl-SI"/>
        </w:rPr>
        <w:t>k</w:t>
      </w:r>
      <w:r w:rsidRPr="00B73D0F">
        <w:rPr>
          <w:lang w:val="sl-SI"/>
        </w:rPr>
        <w:t>onskih</w:t>
      </w:r>
      <w:proofErr w:type="spellEnd"/>
      <w:r w:rsidRPr="00B73D0F">
        <w:rPr>
          <w:lang w:val="sl-SI"/>
        </w:rPr>
        <w:t xml:space="preserve"> podatkov ter na ravni vrst iz </w:t>
      </w:r>
      <w:proofErr w:type="spellStart"/>
      <w:r w:rsidRPr="00B73D0F">
        <w:rPr>
          <w:lang w:val="sl-SI"/>
        </w:rPr>
        <w:t>metagenomskih</w:t>
      </w:r>
      <w:proofErr w:type="spellEnd"/>
      <w:r w:rsidRPr="00B73D0F">
        <w:rPr>
          <w:lang w:val="sl-SI"/>
        </w:rPr>
        <w:t xml:space="preserve"> podatkov, sta pokazali izrazito </w:t>
      </w:r>
      <w:r w:rsidR="004E32B1">
        <w:rPr>
          <w:lang w:val="sl-SI"/>
        </w:rPr>
        <w:t>usklajene</w:t>
      </w:r>
      <w:r w:rsidRPr="00B73D0F">
        <w:rPr>
          <w:lang w:val="sl-SI"/>
        </w:rPr>
        <w:t xml:space="preserve"> časovne vzorce znotraj posameznikov. Ti vzorci so bili skladni med obema pristopoma </w:t>
      </w:r>
      <w:proofErr w:type="spellStart"/>
      <w:r w:rsidRPr="00B73D0F">
        <w:rPr>
          <w:lang w:val="sl-SI"/>
        </w:rPr>
        <w:t>sekvenciranja</w:t>
      </w:r>
      <w:proofErr w:type="spellEnd"/>
      <w:r w:rsidRPr="00B73D0F">
        <w:rPr>
          <w:lang w:val="sl-SI"/>
        </w:rPr>
        <w:t xml:space="preserve"> in so se odražali tudi v jasni ločitvi vzorcev v </w:t>
      </w:r>
      <w:proofErr w:type="spellStart"/>
      <w:r w:rsidRPr="00B73D0F">
        <w:rPr>
          <w:lang w:val="sl-SI"/>
        </w:rPr>
        <w:t>NMDS</w:t>
      </w:r>
      <w:proofErr w:type="spellEnd"/>
      <w:r w:rsidRPr="00B73D0F">
        <w:rPr>
          <w:lang w:val="sl-SI"/>
        </w:rPr>
        <w:t xml:space="preserve">‑ordinaciji na podlagi </w:t>
      </w:r>
      <w:proofErr w:type="spellStart"/>
      <w:r w:rsidRPr="00B73D0F">
        <w:rPr>
          <w:lang w:val="sl-SI"/>
        </w:rPr>
        <w:t>Bray</w:t>
      </w:r>
      <w:proofErr w:type="spellEnd"/>
      <w:r w:rsidRPr="00B73D0F">
        <w:rPr>
          <w:lang w:val="sl-SI"/>
        </w:rPr>
        <w:t>–Curtis</w:t>
      </w:r>
      <w:r w:rsidR="007B6A5F">
        <w:rPr>
          <w:lang w:val="sl-SI"/>
        </w:rPr>
        <w:t xml:space="preserve"> različnosti</w:t>
      </w:r>
      <w:r w:rsidRPr="00B73D0F">
        <w:rPr>
          <w:lang w:val="sl-SI"/>
        </w:rPr>
        <w:t xml:space="preserve">. Med vsemi zbranimi metapodatki sta bila s strukturo skupnosti najtesneje povezana le vnos prehranskih dopolnil in osnovne </w:t>
      </w:r>
      <w:r w:rsidR="00011B48">
        <w:rPr>
          <w:lang w:val="sl-SI"/>
        </w:rPr>
        <w:t>fizične lastnosti</w:t>
      </w:r>
      <w:r w:rsidRPr="00B73D0F">
        <w:rPr>
          <w:lang w:val="sl-SI"/>
        </w:rPr>
        <w:t xml:space="preserve"> posameznikov</w:t>
      </w:r>
      <w:r w:rsidR="00011B48">
        <w:rPr>
          <w:lang w:val="sl-SI"/>
        </w:rPr>
        <w:t>, kot so</w:t>
      </w:r>
      <w:r w:rsidRPr="00B73D0F">
        <w:rPr>
          <w:lang w:val="sl-SI"/>
        </w:rPr>
        <w:t xml:space="preserve"> telesna masa, višina, pri čemer so lahko te povezave zaradi majhnega vzorca </w:t>
      </w:r>
      <w:r w:rsidR="00011B48">
        <w:rPr>
          <w:lang w:val="sl-SI"/>
        </w:rPr>
        <w:t>posameznikov v naši študiji</w:t>
      </w:r>
      <w:r w:rsidRPr="00B73D0F">
        <w:rPr>
          <w:lang w:val="sl-SI"/>
        </w:rPr>
        <w:t xml:space="preserve"> </w:t>
      </w:r>
      <w:r w:rsidR="00011B48">
        <w:rPr>
          <w:lang w:val="sl-SI"/>
        </w:rPr>
        <w:t>tudi</w:t>
      </w:r>
      <w:r w:rsidRPr="00B73D0F">
        <w:rPr>
          <w:lang w:val="sl-SI"/>
        </w:rPr>
        <w:t xml:space="preserve"> odraz razlik</w:t>
      </w:r>
      <w:r w:rsidR="00011B48">
        <w:rPr>
          <w:lang w:val="sl-SI"/>
        </w:rPr>
        <w:t xml:space="preserve"> med posamezniki in</w:t>
      </w:r>
      <w:r w:rsidRPr="00B73D0F">
        <w:rPr>
          <w:lang w:val="sl-SI"/>
        </w:rPr>
        <w:t xml:space="preserve"> ne neposrednih vzročnih dejavnikov. Skladnost</w:t>
      </w:r>
      <w:r w:rsidR="00011B48">
        <w:rPr>
          <w:lang w:val="sl-SI"/>
        </w:rPr>
        <w:t xml:space="preserve"> v rezultatih alfa in beta </w:t>
      </w:r>
      <w:proofErr w:type="spellStart"/>
      <w:r w:rsidR="00011B48">
        <w:rPr>
          <w:lang w:val="sl-SI"/>
        </w:rPr>
        <w:t>diverzitete</w:t>
      </w:r>
      <w:proofErr w:type="spellEnd"/>
      <w:r w:rsidRPr="00B73D0F">
        <w:rPr>
          <w:lang w:val="sl-SI"/>
        </w:rPr>
        <w:t xml:space="preserve"> med</w:t>
      </w:r>
      <w:r w:rsidR="00011B48">
        <w:rPr>
          <w:lang w:val="sl-SI"/>
        </w:rPr>
        <w:t xml:space="preserve"> </w:t>
      </w:r>
      <w:r w:rsidRPr="00B73D0F">
        <w:rPr>
          <w:lang w:val="sl-SI"/>
        </w:rPr>
        <w:t>metodama</w:t>
      </w:r>
      <w:r w:rsidR="00011B48">
        <w:rPr>
          <w:lang w:val="sl-SI"/>
        </w:rPr>
        <w:t xml:space="preserve"> </w:t>
      </w:r>
      <w:proofErr w:type="spellStart"/>
      <w:r w:rsidR="00011B48">
        <w:rPr>
          <w:lang w:val="sl-SI"/>
        </w:rPr>
        <w:t>sekvenciranja</w:t>
      </w:r>
      <w:proofErr w:type="spellEnd"/>
      <w:r w:rsidRPr="00B73D0F">
        <w:rPr>
          <w:lang w:val="sl-SI"/>
        </w:rPr>
        <w:t xml:space="preserve"> je </w:t>
      </w:r>
      <w:r w:rsidR="00011B48">
        <w:rPr>
          <w:lang w:val="sl-SI"/>
        </w:rPr>
        <w:t xml:space="preserve">v </w:t>
      </w:r>
      <w:r w:rsidR="0095066A">
        <w:rPr>
          <w:lang w:val="sl-SI"/>
        </w:rPr>
        <w:t>nadaljnjih</w:t>
      </w:r>
      <w:r w:rsidR="00011B48">
        <w:rPr>
          <w:lang w:val="sl-SI"/>
        </w:rPr>
        <w:t xml:space="preserve"> analizah utemeljila skupno interpretacijo rezultatov</w:t>
      </w:r>
      <w:r w:rsidRPr="00B73D0F">
        <w:rPr>
          <w:lang w:val="sl-SI"/>
        </w:rPr>
        <w:t xml:space="preserve"> </w:t>
      </w:r>
      <w:r w:rsidR="00011B48">
        <w:rPr>
          <w:lang w:val="sl-SI"/>
        </w:rPr>
        <w:t>tako</w:t>
      </w:r>
      <w:r w:rsidRPr="00B73D0F">
        <w:rPr>
          <w:lang w:val="sl-SI"/>
        </w:rPr>
        <w:t xml:space="preserve"> 16S </w:t>
      </w:r>
      <w:proofErr w:type="spellStart"/>
      <w:r w:rsidRPr="00B73D0F">
        <w:rPr>
          <w:lang w:val="sl-SI"/>
        </w:rPr>
        <w:t>ampli</w:t>
      </w:r>
      <w:r w:rsidR="00011B48">
        <w:rPr>
          <w:lang w:val="sl-SI"/>
        </w:rPr>
        <w:t>k</w:t>
      </w:r>
      <w:r w:rsidRPr="00B73D0F">
        <w:rPr>
          <w:lang w:val="sl-SI"/>
        </w:rPr>
        <w:t>onskih</w:t>
      </w:r>
      <w:proofErr w:type="spellEnd"/>
      <w:r w:rsidR="00011B48">
        <w:rPr>
          <w:lang w:val="sl-SI"/>
        </w:rPr>
        <w:t xml:space="preserve">, kot tudi </w:t>
      </w:r>
      <w:proofErr w:type="spellStart"/>
      <w:r w:rsidRPr="00B73D0F">
        <w:rPr>
          <w:lang w:val="sl-SI"/>
        </w:rPr>
        <w:t>metagenomskih</w:t>
      </w:r>
      <w:proofErr w:type="spellEnd"/>
      <w:r w:rsidRPr="00B73D0F">
        <w:rPr>
          <w:lang w:val="sl-SI"/>
        </w:rPr>
        <w:t xml:space="preserve"> podatkov. </w:t>
      </w:r>
    </w:p>
    <w:p w14:paraId="7858E74E" w14:textId="49CAB154" w:rsidR="00C561F6" w:rsidRPr="00B73D0F" w:rsidRDefault="00B73D0F" w:rsidP="00C561F6">
      <w:pPr>
        <w:rPr>
          <w:lang w:val="sl-SI"/>
        </w:rPr>
      </w:pPr>
      <w:r w:rsidRPr="00B73D0F">
        <w:rPr>
          <w:lang w:val="sl-SI"/>
        </w:rPr>
        <w:t xml:space="preserve">Celotna sestava črevesne </w:t>
      </w:r>
      <w:proofErr w:type="spellStart"/>
      <w:r w:rsidRPr="00B73D0F">
        <w:rPr>
          <w:lang w:val="sl-SI"/>
        </w:rPr>
        <w:t>mikrobiote</w:t>
      </w:r>
      <w:proofErr w:type="spellEnd"/>
      <w:r w:rsidRPr="00B73D0F">
        <w:rPr>
          <w:lang w:val="sl-SI"/>
        </w:rPr>
        <w:t xml:space="preserve"> je bila primerljiva s prejšnjimi raziskavami evropskih in slovenskih populacij</w:t>
      </w:r>
      <w:r w:rsidR="00011B48">
        <w:rPr>
          <w:lang w:val="sl-SI"/>
        </w:rPr>
        <w:t xml:space="preserve">. V črevesni </w:t>
      </w:r>
      <w:proofErr w:type="spellStart"/>
      <w:r w:rsidR="00011B48">
        <w:rPr>
          <w:lang w:val="sl-SI"/>
        </w:rPr>
        <w:t>mikrobioti</w:t>
      </w:r>
      <w:proofErr w:type="spellEnd"/>
      <w:r w:rsidR="00011B48">
        <w:rPr>
          <w:lang w:val="sl-SI"/>
        </w:rPr>
        <w:t xml:space="preserve"> posameznikov naše kohorte so </w:t>
      </w:r>
      <w:r w:rsidRPr="00B73D0F">
        <w:rPr>
          <w:lang w:val="sl-SI"/>
        </w:rPr>
        <w:t xml:space="preserve">prevladovale bakterije, zlasti debli </w:t>
      </w:r>
      <w:r w:rsidRPr="00011B48">
        <w:rPr>
          <w:i/>
          <w:iCs/>
          <w:lang w:val="sl-SI"/>
        </w:rPr>
        <w:t>Bacillota</w:t>
      </w:r>
      <w:r w:rsidRPr="00B73D0F">
        <w:rPr>
          <w:lang w:val="sl-SI"/>
        </w:rPr>
        <w:t xml:space="preserve"> in </w:t>
      </w:r>
      <w:r w:rsidRPr="00011B48">
        <w:rPr>
          <w:i/>
          <w:iCs/>
          <w:lang w:val="sl-SI"/>
        </w:rPr>
        <w:t>Bacteroidota</w:t>
      </w:r>
      <w:r w:rsidRPr="00B73D0F">
        <w:rPr>
          <w:lang w:val="sl-SI"/>
        </w:rPr>
        <w:t xml:space="preserve">, medtem ko so bili predstavniki debel </w:t>
      </w:r>
      <w:proofErr w:type="spellStart"/>
      <w:r w:rsidRPr="00011B48">
        <w:rPr>
          <w:i/>
          <w:iCs/>
          <w:lang w:val="sl-SI"/>
        </w:rPr>
        <w:t>Pseudomonadota</w:t>
      </w:r>
      <w:proofErr w:type="spellEnd"/>
      <w:r w:rsidRPr="00B73D0F">
        <w:rPr>
          <w:lang w:val="sl-SI"/>
        </w:rPr>
        <w:t xml:space="preserve">, </w:t>
      </w:r>
      <w:r w:rsidRPr="00011B48">
        <w:rPr>
          <w:i/>
          <w:iCs/>
          <w:lang w:val="sl-SI"/>
        </w:rPr>
        <w:t>Actinomycetota</w:t>
      </w:r>
      <w:r w:rsidRPr="00B73D0F">
        <w:rPr>
          <w:lang w:val="sl-SI"/>
        </w:rPr>
        <w:t xml:space="preserve"> in </w:t>
      </w:r>
      <w:r w:rsidRPr="00011B48">
        <w:rPr>
          <w:i/>
          <w:iCs/>
          <w:lang w:val="sl-SI"/>
        </w:rPr>
        <w:t>Verrucomicrobiota</w:t>
      </w:r>
      <w:r w:rsidRPr="00B73D0F">
        <w:rPr>
          <w:lang w:val="sl-SI"/>
        </w:rPr>
        <w:t xml:space="preserve"> prisotni v nižjih relativnih abundancah.</w:t>
      </w:r>
      <w:r w:rsidR="00C561F6">
        <w:rPr>
          <w:lang w:val="sl-SI"/>
        </w:rPr>
        <w:t xml:space="preserve"> </w:t>
      </w:r>
      <w:r w:rsidR="00C561F6" w:rsidRPr="00C561F6">
        <w:rPr>
          <w:lang w:val="sl-SI"/>
        </w:rPr>
        <w:t xml:space="preserve">V </w:t>
      </w:r>
      <w:proofErr w:type="spellStart"/>
      <w:r w:rsidR="00C561F6" w:rsidRPr="00C561F6">
        <w:rPr>
          <w:lang w:val="sl-SI"/>
        </w:rPr>
        <w:t>metagenomskih</w:t>
      </w:r>
      <w:proofErr w:type="spellEnd"/>
      <w:r w:rsidR="00C561F6" w:rsidRPr="00C561F6">
        <w:rPr>
          <w:lang w:val="sl-SI"/>
        </w:rPr>
        <w:t xml:space="preserve"> podatkih neobdelanih vzorcev opažamo, da je deset najpogostejših rodov (od najbolj do najmanj zastopanega): </w:t>
      </w:r>
      <w:proofErr w:type="spellStart"/>
      <w:r w:rsidR="00C561F6" w:rsidRPr="00C561F6">
        <w:rPr>
          <w:i/>
          <w:iCs/>
          <w:lang w:val="sl-SI"/>
        </w:rPr>
        <w:t>Faecalibacterium</w:t>
      </w:r>
      <w:proofErr w:type="spellEnd"/>
      <w:r w:rsidR="00C561F6" w:rsidRPr="00C561F6">
        <w:rPr>
          <w:lang w:val="sl-SI"/>
        </w:rPr>
        <w:t xml:space="preserve">, </w:t>
      </w:r>
      <w:proofErr w:type="spellStart"/>
      <w:r w:rsidR="00C561F6" w:rsidRPr="00C561F6">
        <w:rPr>
          <w:i/>
          <w:iCs/>
          <w:lang w:val="sl-SI"/>
        </w:rPr>
        <w:t>Alistipes</w:t>
      </w:r>
      <w:proofErr w:type="spellEnd"/>
      <w:r w:rsidR="00C561F6" w:rsidRPr="00C561F6">
        <w:rPr>
          <w:lang w:val="sl-SI"/>
        </w:rPr>
        <w:t xml:space="preserve">, </w:t>
      </w:r>
      <w:proofErr w:type="spellStart"/>
      <w:r w:rsidR="00C561F6" w:rsidRPr="00C561F6">
        <w:rPr>
          <w:i/>
          <w:iCs/>
          <w:lang w:val="sl-SI"/>
        </w:rPr>
        <w:t>Bacteroides</w:t>
      </w:r>
      <w:proofErr w:type="spellEnd"/>
      <w:r w:rsidR="00C561F6" w:rsidRPr="00C561F6">
        <w:rPr>
          <w:lang w:val="sl-SI"/>
        </w:rPr>
        <w:t xml:space="preserve">, </w:t>
      </w:r>
      <w:proofErr w:type="spellStart"/>
      <w:r w:rsidR="00C561F6" w:rsidRPr="00C561F6">
        <w:rPr>
          <w:i/>
          <w:iCs/>
          <w:lang w:val="sl-SI"/>
        </w:rPr>
        <w:t>Oscillibacter</w:t>
      </w:r>
      <w:proofErr w:type="spellEnd"/>
      <w:r w:rsidR="00C561F6" w:rsidRPr="00C561F6">
        <w:rPr>
          <w:lang w:val="sl-SI"/>
        </w:rPr>
        <w:t xml:space="preserve">, dva rodova iz debla </w:t>
      </w:r>
      <w:r w:rsidR="00C561F6" w:rsidRPr="00C561F6">
        <w:rPr>
          <w:i/>
          <w:iCs/>
          <w:lang w:val="sl-SI"/>
        </w:rPr>
        <w:t>Bacillota</w:t>
      </w:r>
      <w:r w:rsidR="00C561F6" w:rsidRPr="00C561F6">
        <w:rPr>
          <w:lang w:val="sl-SI"/>
        </w:rPr>
        <w:t xml:space="preserve">, </w:t>
      </w:r>
      <w:proofErr w:type="spellStart"/>
      <w:r w:rsidR="00C561F6" w:rsidRPr="00C561F6">
        <w:rPr>
          <w:i/>
          <w:iCs/>
          <w:lang w:val="sl-SI"/>
        </w:rPr>
        <w:t>Bifidobacterium</w:t>
      </w:r>
      <w:proofErr w:type="spellEnd"/>
      <w:r w:rsidR="00C561F6" w:rsidRPr="00C561F6">
        <w:rPr>
          <w:lang w:val="sl-SI"/>
        </w:rPr>
        <w:t xml:space="preserve">, </w:t>
      </w:r>
      <w:proofErr w:type="spellStart"/>
      <w:r w:rsidR="00C561F6" w:rsidRPr="00C561F6">
        <w:rPr>
          <w:i/>
          <w:iCs/>
          <w:lang w:val="sl-SI"/>
        </w:rPr>
        <w:t>Wujia</w:t>
      </w:r>
      <w:proofErr w:type="spellEnd"/>
      <w:r w:rsidR="00C561F6" w:rsidRPr="00C561F6">
        <w:rPr>
          <w:lang w:val="sl-SI"/>
        </w:rPr>
        <w:t xml:space="preserve"> ter še dva dodatna rodova iz debla </w:t>
      </w:r>
      <w:r w:rsidR="00C561F6" w:rsidRPr="00C561F6">
        <w:rPr>
          <w:i/>
          <w:iCs/>
          <w:lang w:val="sl-SI"/>
        </w:rPr>
        <w:t>Bacillota</w:t>
      </w:r>
      <w:r w:rsidR="00C561F6" w:rsidRPr="00C561F6">
        <w:rPr>
          <w:lang w:val="sl-SI"/>
        </w:rPr>
        <w:t>.</w:t>
      </w:r>
      <w:r w:rsidR="00C561F6">
        <w:rPr>
          <w:lang w:val="sl-SI"/>
        </w:rPr>
        <w:t xml:space="preserve"> </w:t>
      </w:r>
      <w:r w:rsidR="00C561F6" w:rsidRPr="00C561F6">
        <w:rPr>
          <w:lang w:val="sl-SI"/>
        </w:rPr>
        <w:t xml:space="preserve">Medtem pa so v podatkih </w:t>
      </w:r>
      <w:proofErr w:type="spellStart"/>
      <w:r w:rsidR="00C561F6">
        <w:rPr>
          <w:lang w:val="sl-SI"/>
        </w:rPr>
        <w:t>amplikonskega</w:t>
      </w:r>
      <w:proofErr w:type="spellEnd"/>
      <w:r w:rsidR="00C561F6">
        <w:rPr>
          <w:lang w:val="sl-SI"/>
        </w:rPr>
        <w:t xml:space="preserve"> </w:t>
      </w:r>
      <w:proofErr w:type="spellStart"/>
      <w:r w:rsidR="00C561F6">
        <w:rPr>
          <w:lang w:val="sl-SI"/>
        </w:rPr>
        <w:t>sekvenciranja</w:t>
      </w:r>
      <w:proofErr w:type="spellEnd"/>
      <w:r w:rsidR="00C561F6" w:rsidRPr="00C561F6">
        <w:rPr>
          <w:lang w:val="sl-SI"/>
        </w:rPr>
        <w:t xml:space="preserve"> deset najpogostejših rodov: </w:t>
      </w:r>
      <w:proofErr w:type="spellStart"/>
      <w:r w:rsidR="00C561F6" w:rsidRPr="00C561F6">
        <w:rPr>
          <w:i/>
          <w:iCs/>
          <w:lang w:val="sl-SI"/>
        </w:rPr>
        <w:t>Bacteroides</w:t>
      </w:r>
      <w:proofErr w:type="spellEnd"/>
      <w:r w:rsidR="00C561F6" w:rsidRPr="00C561F6">
        <w:rPr>
          <w:lang w:val="sl-SI"/>
        </w:rPr>
        <w:t xml:space="preserve">, </w:t>
      </w:r>
      <w:proofErr w:type="spellStart"/>
      <w:r w:rsidR="00C561F6" w:rsidRPr="00C561F6">
        <w:rPr>
          <w:i/>
          <w:iCs/>
          <w:lang w:val="sl-SI"/>
        </w:rPr>
        <w:t>Lachnospiraceae</w:t>
      </w:r>
      <w:proofErr w:type="spellEnd"/>
      <w:r w:rsidR="00C561F6" w:rsidRPr="00C561F6">
        <w:rPr>
          <w:lang w:val="sl-SI"/>
        </w:rPr>
        <w:t xml:space="preserve">, </w:t>
      </w:r>
      <w:proofErr w:type="spellStart"/>
      <w:r w:rsidR="00C561F6" w:rsidRPr="00C561F6">
        <w:rPr>
          <w:i/>
          <w:iCs/>
          <w:lang w:val="sl-SI"/>
        </w:rPr>
        <w:t>Collinsella</w:t>
      </w:r>
      <w:proofErr w:type="spellEnd"/>
      <w:r w:rsidR="00C561F6" w:rsidRPr="00C561F6">
        <w:rPr>
          <w:lang w:val="sl-SI"/>
        </w:rPr>
        <w:t xml:space="preserve">, </w:t>
      </w:r>
      <w:proofErr w:type="spellStart"/>
      <w:r w:rsidR="00C561F6" w:rsidRPr="00C561F6">
        <w:rPr>
          <w:lang w:val="sl-SI"/>
        </w:rPr>
        <w:t>neklasificirani</w:t>
      </w:r>
      <w:proofErr w:type="spellEnd"/>
      <w:r w:rsidR="00C561F6" w:rsidRPr="00C561F6">
        <w:rPr>
          <w:lang w:val="sl-SI"/>
        </w:rPr>
        <w:t xml:space="preserve"> predstavniki družine </w:t>
      </w:r>
      <w:proofErr w:type="spellStart"/>
      <w:r w:rsidR="00C561F6" w:rsidRPr="00C561F6">
        <w:rPr>
          <w:i/>
          <w:iCs/>
          <w:lang w:val="sl-SI"/>
        </w:rPr>
        <w:t>Ruminococcaceae</w:t>
      </w:r>
      <w:proofErr w:type="spellEnd"/>
      <w:r w:rsidR="00C561F6" w:rsidRPr="00C561F6">
        <w:rPr>
          <w:lang w:val="sl-SI"/>
        </w:rPr>
        <w:t xml:space="preserve">, </w:t>
      </w:r>
      <w:proofErr w:type="spellStart"/>
      <w:r w:rsidR="00C561F6" w:rsidRPr="00C561F6">
        <w:rPr>
          <w:i/>
          <w:iCs/>
          <w:lang w:val="sl-SI"/>
        </w:rPr>
        <w:t>Prevotella</w:t>
      </w:r>
      <w:proofErr w:type="spellEnd"/>
      <w:r w:rsidR="00C561F6" w:rsidRPr="00C561F6">
        <w:rPr>
          <w:lang w:val="sl-SI"/>
        </w:rPr>
        <w:t xml:space="preserve">, </w:t>
      </w:r>
      <w:proofErr w:type="spellStart"/>
      <w:r w:rsidR="00C561F6" w:rsidRPr="00C561F6">
        <w:rPr>
          <w:i/>
          <w:iCs/>
          <w:lang w:val="sl-SI"/>
        </w:rPr>
        <w:t>Ruminococcus</w:t>
      </w:r>
      <w:proofErr w:type="spellEnd"/>
      <w:r w:rsidR="00C561F6" w:rsidRPr="00C561F6">
        <w:rPr>
          <w:lang w:val="sl-SI"/>
        </w:rPr>
        <w:t xml:space="preserve">, </w:t>
      </w:r>
      <w:proofErr w:type="spellStart"/>
      <w:r w:rsidR="00C561F6" w:rsidRPr="00C561F6">
        <w:rPr>
          <w:i/>
          <w:iCs/>
          <w:lang w:val="sl-SI"/>
        </w:rPr>
        <w:t>Dialister</w:t>
      </w:r>
      <w:proofErr w:type="spellEnd"/>
      <w:r w:rsidR="00C561F6" w:rsidRPr="00C561F6">
        <w:rPr>
          <w:lang w:val="sl-SI"/>
        </w:rPr>
        <w:t xml:space="preserve">, </w:t>
      </w:r>
      <w:proofErr w:type="spellStart"/>
      <w:r w:rsidR="00C561F6" w:rsidRPr="00C561F6">
        <w:rPr>
          <w:i/>
          <w:iCs/>
          <w:lang w:val="sl-SI"/>
        </w:rPr>
        <w:t>Erysipelotrichaceae</w:t>
      </w:r>
      <w:proofErr w:type="spellEnd"/>
      <w:r w:rsidR="00C561F6" w:rsidRPr="00C561F6">
        <w:rPr>
          <w:lang w:val="sl-SI"/>
        </w:rPr>
        <w:t xml:space="preserve"> </w:t>
      </w:r>
      <w:proofErr w:type="spellStart"/>
      <w:r w:rsidR="00C561F6" w:rsidRPr="00C561F6">
        <w:rPr>
          <w:lang w:val="sl-SI"/>
        </w:rPr>
        <w:t>incerta</w:t>
      </w:r>
      <w:proofErr w:type="spellEnd"/>
      <w:r w:rsidR="00C561F6" w:rsidRPr="00C561F6">
        <w:rPr>
          <w:lang w:val="sl-SI"/>
        </w:rPr>
        <w:t xml:space="preserve"> </w:t>
      </w:r>
      <w:proofErr w:type="spellStart"/>
      <w:r w:rsidR="00C561F6" w:rsidRPr="00C561F6">
        <w:rPr>
          <w:lang w:val="sl-SI"/>
        </w:rPr>
        <w:t>sedis</w:t>
      </w:r>
      <w:proofErr w:type="spellEnd"/>
      <w:r w:rsidR="00C561F6" w:rsidRPr="00C561F6">
        <w:rPr>
          <w:lang w:val="sl-SI"/>
        </w:rPr>
        <w:t xml:space="preserve">, </w:t>
      </w:r>
      <w:proofErr w:type="spellStart"/>
      <w:r w:rsidR="00C561F6" w:rsidRPr="00C561F6">
        <w:rPr>
          <w:i/>
          <w:iCs/>
          <w:lang w:val="sl-SI"/>
        </w:rPr>
        <w:t>Coprococcus</w:t>
      </w:r>
      <w:proofErr w:type="spellEnd"/>
      <w:r w:rsidR="00C561F6" w:rsidRPr="00C561F6">
        <w:rPr>
          <w:lang w:val="sl-SI"/>
        </w:rPr>
        <w:t xml:space="preserve"> in </w:t>
      </w:r>
      <w:proofErr w:type="spellStart"/>
      <w:r w:rsidR="00C561F6" w:rsidRPr="00C561F6">
        <w:rPr>
          <w:i/>
          <w:iCs/>
          <w:lang w:val="sl-SI"/>
        </w:rPr>
        <w:t>Clostridioides</w:t>
      </w:r>
      <w:proofErr w:type="spellEnd"/>
      <w:r w:rsidR="00C561F6" w:rsidRPr="00C561F6">
        <w:rPr>
          <w:lang w:val="sl-SI"/>
        </w:rPr>
        <w:t>.</w:t>
      </w:r>
    </w:p>
    <w:p w14:paraId="6C942168" w14:textId="0C821137" w:rsidR="00B73D0F" w:rsidRPr="00B73D0F" w:rsidRDefault="00E86D05" w:rsidP="00B73D0F">
      <w:pPr>
        <w:rPr>
          <w:lang w:val="sl-SI"/>
        </w:rPr>
      </w:pPr>
      <w:proofErr w:type="spellStart"/>
      <w:r>
        <w:rPr>
          <w:lang w:val="sl-SI"/>
        </w:rPr>
        <w:t>Tretiranje</w:t>
      </w:r>
      <w:proofErr w:type="spellEnd"/>
      <w:r>
        <w:rPr>
          <w:lang w:val="sl-SI"/>
        </w:rPr>
        <w:t xml:space="preserve"> vzorcev blata z etanolnim šokom in EMA je obogatilo znane </w:t>
      </w:r>
      <w:proofErr w:type="spellStart"/>
      <w:r>
        <w:rPr>
          <w:lang w:val="sl-SI"/>
        </w:rPr>
        <w:t>sporogene</w:t>
      </w:r>
      <w:proofErr w:type="spellEnd"/>
      <w:r>
        <w:rPr>
          <w:lang w:val="sl-SI"/>
        </w:rPr>
        <w:t xml:space="preserve"> bakterije iz debla </w:t>
      </w:r>
      <w:r>
        <w:rPr>
          <w:i/>
          <w:iCs/>
          <w:lang w:val="sl-SI"/>
        </w:rPr>
        <w:t>Bacillota</w:t>
      </w:r>
      <w:r>
        <w:rPr>
          <w:lang w:val="sl-SI"/>
        </w:rPr>
        <w:t xml:space="preserve">, vendar smo zaznali tudi druge </w:t>
      </w:r>
      <w:proofErr w:type="spellStart"/>
      <w:r>
        <w:rPr>
          <w:lang w:val="sl-SI"/>
        </w:rPr>
        <w:t>nesporogene</w:t>
      </w:r>
      <w:proofErr w:type="spellEnd"/>
      <w:r>
        <w:rPr>
          <w:lang w:val="sl-SI"/>
        </w:rPr>
        <w:t xml:space="preserve"> bakterije, zato sklepamo da je etanolni šok sicer obogatil spore, vendar smo ohranili tudi druge neaktivne ali na stres odporne oblike celic. Ker je takšna definicija </w:t>
      </w:r>
      <w:proofErr w:type="spellStart"/>
      <w:r>
        <w:rPr>
          <w:lang w:val="sl-SI"/>
        </w:rPr>
        <w:t>sporobiote</w:t>
      </w:r>
      <w:proofErr w:type="spellEnd"/>
      <w:r>
        <w:rPr>
          <w:lang w:val="sl-SI"/>
        </w:rPr>
        <w:t xml:space="preserve"> nepopolna, smo jo dopolnili s določitvijo prisotnosti genov povezanih s </w:t>
      </w:r>
      <w:proofErr w:type="spellStart"/>
      <w:r>
        <w:rPr>
          <w:lang w:val="sl-SI"/>
        </w:rPr>
        <w:t>sporulacijo</w:t>
      </w:r>
      <w:proofErr w:type="spellEnd"/>
      <w:r>
        <w:rPr>
          <w:lang w:val="sl-SI"/>
        </w:rPr>
        <w:t xml:space="preserve"> v vsaki posamezni vrsti, kot opisano zgoraj. S kombinacijo teh dveh pristopov smo zaznali tudi del bakterijskih vrst iz debla </w:t>
      </w:r>
      <w:r>
        <w:rPr>
          <w:i/>
          <w:iCs/>
          <w:lang w:val="sl-SI"/>
        </w:rPr>
        <w:t>Bacillota</w:t>
      </w:r>
      <w:r>
        <w:rPr>
          <w:lang w:val="sl-SI"/>
        </w:rPr>
        <w:t xml:space="preserve">, ki imajo genetsko osnovo za </w:t>
      </w:r>
      <w:proofErr w:type="spellStart"/>
      <w:r>
        <w:rPr>
          <w:lang w:val="sl-SI"/>
        </w:rPr>
        <w:t>sporulacijo</w:t>
      </w:r>
      <w:proofErr w:type="spellEnd"/>
      <w:r>
        <w:rPr>
          <w:lang w:val="sl-SI"/>
        </w:rPr>
        <w:t xml:space="preserve">, vendar niso bile prisotne v etanol odporni združbi. </w:t>
      </w:r>
      <w:r w:rsidR="00B73D0F" w:rsidRPr="00B73D0F">
        <w:rPr>
          <w:lang w:val="sl-SI"/>
        </w:rPr>
        <w:t xml:space="preserve">To kaže, da sama prisotnost genov </w:t>
      </w:r>
      <w:r>
        <w:rPr>
          <w:lang w:val="sl-SI"/>
        </w:rPr>
        <w:t xml:space="preserve">poveznih s </w:t>
      </w:r>
      <w:proofErr w:type="spellStart"/>
      <w:r>
        <w:rPr>
          <w:lang w:val="sl-SI"/>
        </w:rPr>
        <w:t>sporulacijo</w:t>
      </w:r>
      <w:proofErr w:type="spellEnd"/>
      <w:r>
        <w:rPr>
          <w:lang w:val="sl-SI"/>
        </w:rPr>
        <w:t xml:space="preserve"> </w:t>
      </w:r>
      <w:r w:rsidR="00B73D0F" w:rsidRPr="00B73D0F">
        <w:rPr>
          <w:lang w:val="sl-SI"/>
        </w:rPr>
        <w:t xml:space="preserve">še ne zagotavlja tvorbe spor v danem okolju ali času. </w:t>
      </w:r>
      <w:r>
        <w:rPr>
          <w:lang w:val="sl-SI"/>
        </w:rPr>
        <w:t>T</w:t>
      </w:r>
      <w:r w:rsidR="00B73D0F" w:rsidRPr="00B73D0F">
        <w:rPr>
          <w:lang w:val="sl-SI"/>
        </w:rPr>
        <w:t>aksoni</w:t>
      </w:r>
      <w:r>
        <w:rPr>
          <w:lang w:val="sl-SI"/>
        </w:rPr>
        <w:t xml:space="preserve"> v etanol odporni združbi, ki pripadajo drugim deblom</w:t>
      </w:r>
      <w:r w:rsidR="00B73D0F" w:rsidRPr="00B73D0F">
        <w:rPr>
          <w:lang w:val="sl-SI"/>
        </w:rPr>
        <w:t xml:space="preserve"> so bili v naši študiji redki</w:t>
      </w:r>
      <w:r>
        <w:rPr>
          <w:lang w:val="sl-SI"/>
        </w:rPr>
        <w:t>. Ko smo raziskovali potencialne mehanizme odpornosti so le ti</w:t>
      </w:r>
      <w:r w:rsidR="00B73D0F" w:rsidRPr="00B73D0F">
        <w:rPr>
          <w:lang w:val="sl-SI"/>
        </w:rPr>
        <w:t xml:space="preserve"> slabo pojasnjeni. Čeprav je tvorba </w:t>
      </w:r>
      <w:proofErr w:type="spellStart"/>
      <w:r w:rsidR="00B73D0F" w:rsidRPr="00B73D0F">
        <w:rPr>
          <w:lang w:val="sl-SI"/>
        </w:rPr>
        <w:t>eksospor</w:t>
      </w:r>
      <w:proofErr w:type="spellEnd"/>
      <w:r w:rsidR="00B73D0F" w:rsidRPr="00B73D0F">
        <w:rPr>
          <w:lang w:val="sl-SI"/>
        </w:rPr>
        <w:t xml:space="preserve"> opisana pri družinah </w:t>
      </w:r>
      <w:proofErr w:type="spellStart"/>
      <w:r w:rsidR="00B73D0F" w:rsidRPr="00E86D05">
        <w:rPr>
          <w:i/>
          <w:iCs/>
          <w:lang w:val="sl-SI"/>
        </w:rPr>
        <w:t>Actinomycetaceae</w:t>
      </w:r>
      <w:proofErr w:type="spellEnd"/>
      <w:r w:rsidR="00B73D0F" w:rsidRPr="00B73D0F">
        <w:rPr>
          <w:lang w:val="sl-SI"/>
        </w:rPr>
        <w:t xml:space="preserve"> in </w:t>
      </w:r>
      <w:proofErr w:type="spellStart"/>
      <w:r w:rsidR="00B73D0F" w:rsidRPr="00E86D05">
        <w:rPr>
          <w:i/>
          <w:iCs/>
          <w:lang w:val="sl-SI"/>
        </w:rPr>
        <w:t>Streptomycetaceae</w:t>
      </w:r>
      <w:proofErr w:type="spellEnd"/>
      <w:r w:rsidR="00B73D0F" w:rsidRPr="00B73D0F">
        <w:rPr>
          <w:lang w:val="sl-SI"/>
        </w:rPr>
        <w:t>, sta ti družini v naši etanol</w:t>
      </w:r>
      <w:r>
        <w:rPr>
          <w:lang w:val="sl-SI"/>
        </w:rPr>
        <w:t xml:space="preserve"> odporni združbi</w:t>
      </w:r>
      <w:r w:rsidR="00B73D0F" w:rsidRPr="00B73D0F">
        <w:rPr>
          <w:lang w:val="sl-SI"/>
        </w:rPr>
        <w:t xml:space="preserve"> </w:t>
      </w:r>
      <w:r>
        <w:rPr>
          <w:lang w:val="sl-SI"/>
        </w:rPr>
        <w:t>predstavljali majhen delež. Z</w:t>
      </w:r>
      <w:r w:rsidR="00B73D0F" w:rsidRPr="00B73D0F">
        <w:rPr>
          <w:lang w:val="sl-SI"/>
        </w:rPr>
        <w:t xml:space="preserve">aznali smo pet vrst </w:t>
      </w:r>
      <w:proofErr w:type="spellStart"/>
      <w:r w:rsidR="00B73D0F" w:rsidRPr="00E86D05">
        <w:rPr>
          <w:i/>
          <w:iCs/>
          <w:lang w:val="sl-SI"/>
        </w:rPr>
        <w:t>Actinomycetaceae</w:t>
      </w:r>
      <w:proofErr w:type="spellEnd"/>
      <w:r w:rsidR="00B73D0F" w:rsidRPr="00B73D0F">
        <w:rPr>
          <w:lang w:val="sl-SI"/>
        </w:rPr>
        <w:t xml:space="preserve">, predstavnikov </w:t>
      </w:r>
      <w:proofErr w:type="spellStart"/>
      <w:r w:rsidR="00B73D0F" w:rsidRPr="00E86D05">
        <w:rPr>
          <w:i/>
          <w:iCs/>
          <w:lang w:val="sl-SI"/>
        </w:rPr>
        <w:t>Streptomycetaceae</w:t>
      </w:r>
      <w:proofErr w:type="spellEnd"/>
      <w:r w:rsidR="00B73D0F" w:rsidRPr="00B73D0F">
        <w:rPr>
          <w:lang w:val="sl-SI"/>
        </w:rPr>
        <w:t xml:space="preserve"> pa v etanolno </w:t>
      </w:r>
      <w:r>
        <w:rPr>
          <w:lang w:val="sl-SI"/>
        </w:rPr>
        <w:t>odporni združbi nismo zaznali</w:t>
      </w:r>
      <w:r w:rsidR="00B73D0F" w:rsidRPr="00B73D0F">
        <w:rPr>
          <w:lang w:val="sl-SI"/>
        </w:rPr>
        <w:t xml:space="preserve">. To </w:t>
      </w:r>
      <w:r>
        <w:rPr>
          <w:lang w:val="sl-SI"/>
        </w:rPr>
        <w:t>se sklada</w:t>
      </w:r>
      <w:r w:rsidR="00B73D0F" w:rsidRPr="00B73D0F">
        <w:rPr>
          <w:lang w:val="sl-SI"/>
        </w:rPr>
        <w:t xml:space="preserve"> s prejšnjimi študijami, v katerih so te skupine </w:t>
      </w:r>
      <w:r>
        <w:rPr>
          <w:lang w:val="sl-SI"/>
        </w:rPr>
        <w:t xml:space="preserve">bakterij redko prisotne v </w:t>
      </w:r>
      <w:proofErr w:type="spellStart"/>
      <w:r>
        <w:rPr>
          <w:lang w:val="sl-SI"/>
        </w:rPr>
        <w:t>lizocim</w:t>
      </w:r>
      <w:proofErr w:type="spellEnd"/>
      <w:r>
        <w:rPr>
          <w:lang w:val="sl-SI"/>
        </w:rPr>
        <w:t xml:space="preserve"> ali etanol odpornih združbah</w:t>
      </w:r>
      <w:r w:rsidR="00B73D0F" w:rsidRPr="00B73D0F">
        <w:rPr>
          <w:lang w:val="sl-SI"/>
        </w:rPr>
        <w:t xml:space="preserve">. </w:t>
      </w:r>
      <w:r w:rsidR="00B73D0F" w:rsidRPr="00B73D0F">
        <w:rPr>
          <w:lang w:val="sl-SI"/>
        </w:rPr>
        <w:lastRenderedPageBreak/>
        <w:t xml:space="preserve">Člani debla </w:t>
      </w:r>
      <w:proofErr w:type="spellStart"/>
      <w:r w:rsidR="00B73D0F" w:rsidRPr="00E86D05">
        <w:rPr>
          <w:i/>
          <w:iCs/>
          <w:lang w:val="sl-SI"/>
        </w:rPr>
        <w:t>Pseudomonadota</w:t>
      </w:r>
      <w:proofErr w:type="spellEnd"/>
      <w:r w:rsidR="00B73D0F" w:rsidRPr="00B73D0F">
        <w:rPr>
          <w:lang w:val="sl-SI"/>
        </w:rPr>
        <w:t>, med katerimi smo v etanol</w:t>
      </w:r>
      <w:r>
        <w:rPr>
          <w:lang w:val="sl-SI"/>
        </w:rPr>
        <w:t xml:space="preserve"> odporni združbi</w:t>
      </w:r>
      <w:r w:rsidR="00B73D0F" w:rsidRPr="00B73D0F">
        <w:rPr>
          <w:lang w:val="sl-SI"/>
        </w:rPr>
        <w:t xml:space="preserve"> zaznali devet vrst, so bili v etanolno obdelanih skupnostih opisani že prej in so znani po različnih oblikah </w:t>
      </w:r>
      <w:proofErr w:type="spellStart"/>
      <w:r>
        <w:rPr>
          <w:lang w:val="sl-SI"/>
        </w:rPr>
        <w:t>dormance</w:t>
      </w:r>
      <w:proofErr w:type="spellEnd"/>
      <w:r w:rsidR="00B73D0F" w:rsidRPr="00B73D0F">
        <w:rPr>
          <w:lang w:val="sl-SI"/>
        </w:rPr>
        <w:t xml:space="preserve">, npr. po vztrajnostnih celicah </w:t>
      </w:r>
      <w:r>
        <w:rPr>
          <w:lang w:val="sl-SI"/>
        </w:rPr>
        <w:t>(ang. '</w:t>
      </w:r>
      <w:proofErr w:type="spellStart"/>
      <w:r w:rsidR="00B73D0F" w:rsidRPr="00B73D0F">
        <w:rPr>
          <w:lang w:val="sl-SI"/>
        </w:rPr>
        <w:t>persister</w:t>
      </w:r>
      <w:proofErr w:type="spellEnd"/>
      <w:r w:rsidR="00B73D0F" w:rsidRPr="00B73D0F">
        <w:rPr>
          <w:lang w:val="sl-SI"/>
        </w:rPr>
        <w:t xml:space="preserve"> </w:t>
      </w:r>
      <w:proofErr w:type="spellStart"/>
      <w:r w:rsidR="00B73D0F" w:rsidRPr="00B73D0F">
        <w:rPr>
          <w:lang w:val="sl-SI"/>
        </w:rPr>
        <w:t>cells</w:t>
      </w:r>
      <w:proofErr w:type="spellEnd"/>
      <w:r>
        <w:rPr>
          <w:lang w:val="sl-SI"/>
        </w:rPr>
        <w:t xml:space="preserve">') </w:t>
      </w:r>
      <w:r w:rsidR="00B73D0F" w:rsidRPr="00B73D0F">
        <w:rPr>
          <w:lang w:val="sl-SI"/>
        </w:rPr>
        <w:t xml:space="preserve">in </w:t>
      </w:r>
      <w:proofErr w:type="spellStart"/>
      <w:r w:rsidR="00B73D0F" w:rsidRPr="00B73D0F">
        <w:rPr>
          <w:lang w:val="sl-SI"/>
        </w:rPr>
        <w:t>VBNC</w:t>
      </w:r>
      <w:proofErr w:type="spellEnd"/>
      <w:r>
        <w:rPr>
          <w:lang w:val="sl-SI"/>
        </w:rPr>
        <w:t xml:space="preserve"> </w:t>
      </w:r>
      <w:r w:rsidR="00B73D0F" w:rsidRPr="00B73D0F">
        <w:rPr>
          <w:lang w:val="sl-SI"/>
        </w:rPr>
        <w:t xml:space="preserve">stanju. </w:t>
      </w:r>
      <w:r>
        <w:rPr>
          <w:lang w:val="sl-SI"/>
        </w:rPr>
        <w:t xml:space="preserve">Ti rezultati nakazujejo, </w:t>
      </w:r>
      <w:r w:rsidR="00B73D0F" w:rsidRPr="00B73D0F">
        <w:rPr>
          <w:lang w:val="sl-SI"/>
        </w:rPr>
        <w:t xml:space="preserve">da </w:t>
      </w:r>
      <w:r>
        <w:rPr>
          <w:lang w:val="sl-SI"/>
        </w:rPr>
        <w:t>odpornost proti etanolu</w:t>
      </w:r>
      <w:r w:rsidR="00B73D0F" w:rsidRPr="00B73D0F">
        <w:rPr>
          <w:lang w:val="sl-SI"/>
        </w:rPr>
        <w:t xml:space="preserve"> deluje kot približek širšemu spektru </w:t>
      </w:r>
      <w:proofErr w:type="spellStart"/>
      <w:r>
        <w:rPr>
          <w:lang w:val="sl-SI"/>
        </w:rPr>
        <w:t>dormantnih</w:t>
      </w:r>
      <w:proofErr w:type="spellEnd"/>
      <w:r w:rsidR="00B73D0F" w:rsidRPr="00B73D0F">
        <w:rPr>
          <w:lang w:val="sl-SI"/>
        </w:rPr>
        <w:t xml:space="preserve"> in stresno odpornih </w:t>
      </w:r>
      <w:r>
        <w:rPr>
          <w:lang w:val="sl-SI"/>
        </w:rPr>
        <w:t xml:space="preserve">celičnih </w:t>
      </w:r>
      <w:r w:rsidR="00B73D0F" w:rsidRPr="00B73D0F">
        <w:rPr>
          <w:lang w:val="sl-SI"/>
        </w:rPr>
        <w:t xml:space="preserve">stanj, med katerimi </w:t>
      </w:r>
      <w:r>
        <w:rPr>
          <w:lang w:val="sl-SI"/>
        </w:rPr>
        <w:t>spore</w:t>
      </w:r>
      <w:r w:rsidR="00B73D0F" w:rsidRPr="00B73D0F">
        <w:rPr>
          <w:lang w:val="sl-SI"/>
        </w:rPr>
        <w:t xml:space="preserve"> predstavljajo le en del.</w:t>
      </w:r>
    </w:p>
    <w:p w14:paraId="51D9D2FD" w14:textId="77777777" w:rsidR="00F1193E" w:rsidRDefault="00B73D0F" w:rsidP="00B73D0F">
      <w:pPr>
        <w:rPr>
          <w:lang w:val="sl-SI"/>
        </w:rPr>
      </w:pPr>
      <w:r w:rsidRPr="00B73D0F">
        <w:rPr>
          <w:lang w:val="sl-SI"/>
        </w:rPr>
        <w:t xml:space="preserve">V naši kohorti so bile </w:t>
      </w:r>
      <w:proofErr w:type="spellStart"/>
      <w:r w:rsidR="00F1193E">
        <w:rPr>
          <w:lang w:val="sl-SI"/>
        </w:rPr>
        <w:t>sporogene</w:t>
      </w:r>
      <w:proofErr w:type="spellEnd"/>
      <w:r w:rsidR="00F1193E">
        <w:rPr>
          <w:lang w:val="sl-SI"/>
        </w:rPr>
        <w:t xml:space="preserve"> bakterije, ki so bile zaznane tudi v etanol odporni združbi pogostejše zaznane med več posamezniki in hkrati bile prisotne v več časovnih točkah znotraj črevesja enega posameznika, kot bakterije, brez </w:t>
      </w:r>
      <w:proofErr w:type="spellStart"/>
      <w:r w:rsidR="00F1193E">
        <w:rPr>
          <w:lang w:val="sl-SI"/>
        </w:rPr>
        <w:t>sporulacijske</w:t>
      </w:r>
      <w:proofErr w:type="spellEnd"/>
      <w:r w:rsidR="00F1193E">
        <w:rPr>
          <w:lang w:val="sl-SI"/>
        </w:rPr>
        <w:t xml:space="preserve"> sposobnosti ali, ki niso bile zaznane v etanol odporni združbi. S tem smo podprli primerjalne analize genomov, ki bakterije s </w:t>
      </w:r>
      <w:proofErr w:type="spellStart"/>
      <w:r w:rsidR="00F1193E">
        <w:rPr>
          <w:lang w:val="sl-SI"/>
        </w:rPr>
        <w:t>sporulacijsko</w:t>
      </w:r>
      <w:proofErr w:type="spellEnd"/>
      <w:r w:rsidR="00F1193E">
        <w:rPr>
          <w:lang w:val="sl-SI"/>
        </w:rPr>
        <w:t xml:space="preserve"> sposobnost povezujejo z višjo prevalenco v populaciji, hkrati pa ti rezultati tudi dobro sovpadajo z eksperimentalnimi ugotovitvami </w:t>
      </w:r>
      <w:proofErr w:type="spellStart"/>
      <w:r w:rsidR="00F1193E">
        <w:rPr>
          <w:lang w:val="sl-SI"/>
        </w:rPr>
        <w:t>lizocim</w:t>
      </w:r>
      <w:proofErr w:type="spellEnd"/>
      <w:r w:rsidR="00F1193E">
        <w:rPr>
          <w:lang w:val="sl-SI"/>
        </w:rPr>
        <w:t xml:space="preserve"> odpornih združb. </w:t>
      </w:r>
      <w:r w:rsidRPr="00B73D0F">
        <w:rPr>
          <w:lang w:val="sl-SI"/>
        </w:rPr>
        <w:t xml:space="preserve">V tem okviru naši longitudinalni podatki kažejo, da se etanol‑rezistentne, zlasti pa </w:t>
      </w:r>
      <w:proofErr w:type="spellStart"/>
      <w:r w:rsidR="00F1193E">
        <w:rPr>
          <w:lang w:val="sl-SI"/>
        </w:rPr>
        <w:t>sporogene</w:t>
      </w:r>
      <w:proofErr w:type="spellEnd"/>
      <w:r w:rsidR="00F1193E">
        <w:rPr>
          <w:lang w:val="sl-SI"/>
        </w:rPr>
        <w:t xml:space="preserve"> bakterije debla</w:t>
      </w:r>
      <w:r w:rsidRPr="00B73D0F">
        <w:rPr>
          <w:lang w:val="sl-SI"/>
        </w:rPr>
        <w:t xml:space="preserve"> </w:t>
      </w:r>
      <w:r w:rsidRPr="00F1193E">
        <w:rPr>
          <w:i/>
          <w:iCs/>
          <w:lang w:val="sl-SI"/>
        </w:rPr>
        <w:t>Bacillota</w:t>
      </w:r>
      <w:r w:rsidRPr="00B73D0F">
        <w:rPr>
          <w:lang w:val="sl-SI"/>
        </w:rPr>
        <w:t xml:space="preserve"> v črevesju obnašajo kot </w:t>
      </w:r>
      <w:r w:rsidR="00F1193E">
        <w:rPr>
          <w:lang w:val="sl-SI"/>
        </w:rPr>
        <w:t>'semenska banka' ('</w:t>
      </w:r>
      <w:proofErr w:type="spellStart"/>
      <w:r w:rsidR="00F1193E">
        <w:rPr>
          <w:lang w:val="sl-SI"/>
        </w:rPr>
        <w:t>seed</w:t>
      </w:r>
      <w:proofErr w:type="spellEnd"/>
      <w:r w:rsidR="00F1193E">
        <w:rPr>
          <w:lang w:val="sl-SI"/>
        </w:rPr>
        <w:t xml:space="preserve"> bank')</w:t>
      </w:r>
      <w:r w:rsidRPr="00B73D0F">
        <w:rPr>
          <w:lang w:val="sl-SI"/>
        </w:rPr>
        <w:t xml:space="preserve">, ki v obliki spor ali drugih odpornih oblik vztraja v </w:t>
      </w:r>
      <w:r w:rsidR="00F1193E">
        <w:rPr>
          <w:lang w:val="sl-SI"/>
        </w:rPr>
        <w:t>okolju</w:t>
      </w:r>
      <w:r w:rsidRPr="00B73D0F">
        <w:rPr>
          <w:lang w:val="sl-SI"/>
        </w:rPr>
        <w:t xml:space="preserve"> več mesecev, medtem ko se ostali taksoni bolj spreminjajo. </w:t>
      </w:r>
    </w:p>
    <w:p w14:paraId="69C0345F" w14:textId="2B5AFAE4" w:rsidR="00B73D0F" w:rsidRPr="00B73D0F" w:rsidRDefault="00F1193E" w:rsidP="00B73D0F">
      <w:pPr>
        <w:rPr>
          <w:lang w:val="sl-SI"/>
        </w:rPr>
      </w:pPr>
      <w:r>
        <w:rPr>
          <w:lang w:val="sl-SI"/>
        </w:rPr>
        <w:t xml:space="preserve">Bakterije brez </w:t>
      </w:r>
      <w:proofErr w:type="spellStart"/>
      <w:r>
        <w:rPr>
          <w:lang w:val="sl-SI"/>
        </w:rPr>
        <w:t>sporulacijske</w:t>
      </w:r>
      <w:proofErr w:type="spellEnd"/>
      <w:r>
        <w:rPr>
          <w:lang w:val="sl-SI"/>
        </w:rPr>
        <w:t xml:space="preserve"> sposobnosti so bile znotraj posameznika bolj variabilne, so si jih </w:t>
      </w:r>
      <w:r w:rsidR="0095066A">
        <w:rPr>
          <w:lang w:val="sl-SI"/>
        </w:rPr>
        <w:t>posamezniki</w:t>
      </w:r>
      <w:r>
        <w:rPr>
          <w:lang w:val="sl-SI"/>
        </w:rPr>
        <w:t xml:space="preserve"> v naši kohorti redkeje delili. Vendar pa so bili taksoni v etanol odporni združbi izven debla </w:t>
      </w:r>
      <w:r>
        <w:rPr>
          <w:i/>
          <w:iCs/>
          <w:lang w:val="sl-SI"/>
        </w:rPr>
        <w:t>Bacillota</w:t>
      </w:r>
      <w:r>
        <w:rPr>
          <w:lang w:val="sl-SI"/>
        </w:rPr>
        <w:t xml:space="preserve"> prav tako pogosteje zastopani pri več posameznikih, a so le </w:t>
      </w:r>
      <w:r w:rsidR="00B73D0F" w:rsidRPr="00B73D0F">
        <w:rPr>
          <w:lang w:val="sl-SI"/>
        </w:rPr>
        <w:t xml:space="preserve">malo prispevali k dolgotrajni prisotnosti </w:t>
      </w:r>
      <w:r>
        <w:rPr>
          <w:lang w:val="sl-SI"/>
        </w:rPr>
        <w:t xml:space="preserve">znotraj posameznega </w:t>
      </w:r>
      <w:r w:rsidR="00B73D0F" w:rsidRPr="00B73D0F">
        <w:rPr>
          <w:lang w:val="sl-SI"/>
        </w:rPr>
        <w:t>gostitelj</w:t>
      </w:r>
      <w:r>
        <w:rPr>
          <w:lang w:val="sl-SI"/>
        </w:rPr>
        <w:t>a</w:t>
      </w:r>
      <w:r w:rsidR="00B73D0F" w:rsidRPr="00B73D0F">
        <w:rPr>
          <w:lang w:val="sl-SI"/>
        </w:rPr>
        <w:t xml:space="preserve">. Tak vzorec nakazuje, da alternativni mehanizmi </w:t>
      </w:r>
      <w:proofErr w:type="spellStart"/>
      <w:r>
        <w:rPr>
          <w:lang w:val="sl-SI"/>
        </w:rPr>
        <w:t>dormance</w:t>
      </w:r>
      <w:proofErr w:type="spellEnd"/>
      <w:r w:rsidR="00B73D0F" w:rsidRPr="00B73D0F">
        <w:rPr>
          <w:lang w:val="sl-SI"/>
        </w:rPr>
        <w:t xml:space="preserve"> ali odziva na stres v teh </w:t>
      </w:r>
      <w:r>
        <w:rPr>
          <w:lang w:val="sl-SI"/>
        </w:rPr>
        <w:t>vrstah</w:t>
      </w:r>
      <w:r w:rsidR="00B73D0F" w:rsidRPr="00B73D0F">
        <w:rPr>
          <w:lang w:val="sl-SI"/>
        </w:rPr>
        <w:t xml:space="preserve"> bolj podpirajo prenos na ravni populacije kot pa stabilno dolgotrajno kolonizacijo pri posamezniku.</w:t>
      </w:r>
    </w:p>
    <w:p w14:paraId="344E3730" w14:textId="262A9C4E" w:rsidR="00B73D0F" w:rsidRDefault="00B73D0F" w:rsidP="00B73D0F">
      <w:pPr>
        <w:rPr>
          <w:lang w:val="sl-SI"/>
        </w:rPr>
      </w:pPr>
      <w:r w:rsidRPr="00B73D0F">
        <w:rPr>
          <w:lang w:val="sl-SI"/>
        </w:rPr>
        <w:t xml:space="preserve">Frekvenco </w:t>
      </w:r>
      <w:proofErr w:type="spellStart"/>
      <w:r w:rsidRPr="00B73D0F">
        <w:rPr>
          <w:lang w:val="sl-SI"/>
        </w:rPr>
        <w:t>sporulacije</w:t>
      </w:r>
      <w:proofErr w:type="spellEnd"/>
      <w:r w:rsidRPr="00B73D0F">
        <w:rPr>
          <w:lang w:val="sl-SI"/>
        </w:rPr>
        <w:t xml:space="preserve"> smo izračunali za najbolj številčne in </w:t>
      </w:r>
      <w:r w:rsidR="00F1193E">
        <w:rPr>
          <w:lang w:val="sl-SI"/>
        </w:rPr>
        <w:t xml:space="preserve">dolgotrajno prisotne OTU-je v etanol odporni združbi </w:t>
      </w:r>
      <w:r w:rsidRPr="00B73D0F">
        <w:rPr>
          <w:lang w:val="sl-SI"/>
        </w:rPr>
        <w:t xml:space="preserve">iz debla </w:t>
      </w:r>
      <w:r w:rsidRPr="00F1193E">
        <w:rPr>
          <w:i/>
          <w:iCs/>
          <w:lang w:val="sl-SI"/>
        </w:rPr>
        <w:t>Bacillota</w:t>
      </w:r>
      <w:r w:rsidR="00F1193E">
        <w:rPr>
          <w:lang w:val="sl-SI"/>
        </w:rPr>
        <w:t xml:space="preserve">, </w:t>
      </w:r>
      <w:r w:rsidRPr="00B73D0F">
        <w:rPr>
          <w:lang w:val="sl-SI"/>
        </w:rPr>
        <w:t xml:space="preserve">kot razmerje med normalizirano </w:t>
      </w:r>
      <w:r w:rsidR="00F1193E">
        <w:rPr>
          <w:lang w:val="sl-SI"/>
        </w:rPr>
        <w:t>zastopanostjo</w:t>
      </w:r>
      <w:r w:rsidRPr="00B73D0F">
        <w:rPr>
          <w:lang w:val="sl-SI"/>
        </w:rPr>
        <w:t xml:space="preserve"> v etanolno obdelanem vzorcu in normalizirano abundanco v neobdelanem vzorcu. To razmerje predstavlja oceno deleža </w:t>
      </w:r>
      <w:r w:rsidR="00F1193E">
        <w:rPr>
          <w:lang w:val="sl-SI"/>
        </w:rPr>
        <w:t>spor</w:t>
      </w:r>
      <w:r w:rsidRPr="00B73D0F">
        <w:rPr>
          <w:lang w:val="sl-SI"/>
        </w:rPr>
        <w:t xml:space="preserve"> med vsemi </w:t>
      </w:r>
      <w:r w:rsidR="00F1193E">
        <w:rPr>
          <w:lang w:val="sl-SI"/>
        </w:rPr>
        <w:t>celicami in sporami</w:t>
      </w:r>
      <w:r w:rsidRPr="00B73D0F">
        <w:rPr>
          <w:lang w:val="sl-SI"/>
        </w:rPr>
        <w:t xml:space="preserve"> danega OTU</w:t>
      </w:r>
      <w:r w:rsidR="00F1193E">
        <w:rPr>
          <w:lang w:val="sl-SI"/>
        </w:rPr>
        <w:t>-ja</w:t>
      </w:r>
      <w:r w:rsidRPr="00B73D0F">
        <w:rPr>
          <w:lang w:val="sl-SI"/>
        </w:rPr>
        <w:t xml:space="preserve">. Ena ključnih ugotovitev je, da se </w:t>
      </w:r>
      <w:proofErr w:type="spellStart"/>
      <w:r w:rsidR="00F1193E">
        <w:rPr>
          <w:lang w:val="sl-SI"/>
        </w:rPr>
        <w:t>sporogene</w:t>
      </w:r>
      <w:proofErr w:type="spellEnd"/>
      <w:r w:rsidRPr="00B73D0F">
        <w:rPr>
          <w:lang w:val="sl-SI"/>
        </w:rPr>
        <w:t xml:space="preserve"> bakterije v črevesju očitno odzivajo na skupne </w:t>
      </w:r>
      <w:r w:rsidR="00F1193E" w:rsidRPr="00B73D0F">
        <w:rPr>
          <w:lang w:val="sl-SI"/>
        </w:rPr>
        <w:t>okolijske</w:t>
      </w:r>
      <w:r w:rsidRPr="00B73D0F">
        <w:rPr>
          <w:lang w:val="sl-SI"/>
        </w:rPr>
        <w:t xml:space="preserve"> signale znotraj istega gostitelja</w:t>
      </w:r>
      <w:r w:rsidR="00F1193E">
        <w:rPr>
          <w:lang w:val="sl-SI"/>
        </w:rPr>
        <w:t>. S</w:t>
      </w:r>
      <w:r w:rsidRPr="00B73D0F">
        <w:rPr>
          <w:lang w:val="sl-SI"/>
        </w:rPr>
        <w:t xml:space="preserve">premembe </w:t>
      </w:r>
      <w:r w:rsidR="00F1193E">
        <w:rPr>
          <w:lang w:val="sl-SI"/>
        </w:rPr>
        <w:t xml:space="preserve">v </w:t>
      </w:r>
      <w:r w:rsidRPr="00B73D0F">
        <w:rPr>
          <w:lang w:val="sl-SI"/>
        </w:rPr>
        <w:t>frekvenc</w:t>
      </w:r>
      <w:r w:rsidR="00F1193E">
        <w:rPr>
          <w:lang w:val="sl-SI"/>
        </w:rPr>
        <w:t>i</w:t>
      </w:r>
      <w:r w:rsidRPr="00B73D0F">
        <w:rPr>
          <w:lang w:val="sl-SI"/>
        </w:rPr>
        <w:t xml:space="preserve"> </w:t>
      </w:r>
      <w:proofErr w:type="spellStart"/>
      <w:r w:rsidRPr="00B73D0F">
        <w:rPr>
          <w:lang w:val="sl-SI"/>
        </w:rPr>
        <w:t>sporulacije</w:t>
      </w:r>
      <w:proofErr w:type="spellEnd"/>
      <w:r w:rsidRPr="00B73D0F">
        <w:rPr>
          <w:lang w:val="sl-SI"/>
        </w:rPr>
        <w:t xml:space="preserve"> so bile časovno </w:t>
      </w:r>
      <w:r w:rsidR="00F1193E">
        <w:rPr>
          <w:lang w:val="sl-SI"/>
        </w:rPr>
        <w:t>usklajene</w:t>
      </w:r>
      <w:r w:rsidRPr="00B73D0F">
        <w:rPr>
          <w:lang w:val="sl-SI"/>
        </w:rPr>
        <w:t xml:space="preserve"> med raznolikimi rodovi </w:t>
      </w:r>
      <w:r w:rsidR="00F1193E">
        <w:rPr>
          <w:lang w:val="sl-SI"/>
        </w:rPr>
        <w:t>znotraj posameznika</w:t>
      </w:r>
      <w:r w:rsidRPr="00B73D0F">
        <w:rPr>
          <w:lang w:val="sl-SI"/>
        </w:rPr>
        <w:t xml:space="preserve">. </w:t>
      </w:r>
      <w:r w:rsidR="00F1193E">
        <w:rPr>
          <w:lang w:val="sl-SI"/>
        </w:rPr>
        <w:t>Vendar pa ti</w:t>
      </w:r>
      <w:r w:rsidRPr="00B73D0F">
        <w:rPr>
          <w:lang w:val="sl-SI"/>
        </w:rPr>
        <w:t xml:space="preserve"> časovni vzorci pa niso bili ohranjeni med različnimi </w:t>
      </w:r>
      <w:r w:rsidR="00F1193E">
        <w:rPr>
          <w:lang w:val="sl-SI"/>
        </w:rPr>
        <w:t>posamezniki</w:t>
      </w:r>
      <w:r w:rsidRPr="00B73D0F">
        <w:rPr>
          <w:lang w:val="sl-SI"/>
        </w:rPr>
        <w:t xml:space="preserve">, kar kaže, da dinamiko </w:t>
      </w:r>
      <w:proofErr w:type="spellStart"/>
      <w:r w:rsidRPr="00B73D0F">
        <w:rPr>
          <w:lang w:val="sl-SI"/>
        </w:rPr>
        <w:t>sporulacije</w:t>
      </w:r>
      <w:proofErr w:type="spellEnd"/>
      <w:r w:rsidRPr="00B73D0F">
        <w:rPr>
          <w:lang w:val="sl-SI"/>
        </w:rPr>
        <w:t xml:space="preserve"> v črevesju primarno določajo gostitelju specifične okol</w:t>
      </w:r>
      <w:r w:rsidR="00F1193E">
        <w:rPr>
          <w:lang w:val="sl-SI"/>
        </w:rPr>
        <w:t>i</w:t>
      </w:r>
      <w:r w:rsidRPr="00B73D0F">
        <w:rPr>
          <w:lang w:val="sl-SI"/>
        </w:rPr>
        <w:t>jske in fiziološke razmere (npr. prehrana, imunski status, uporaba zdravil), ne pa rigidni, taksonu lastni programi.</w:t>
      </w:r>
    </w:p>
    <w:p w14:paraId="6637FEB3" w14:textId="77777777" w:rsidR="00C561F6" w:rsidRDefault="00C561F6" w:rsidP="00C561F6">
      <w:pPr>
        <w:rPr>
          <w:lang w:val="sl-SI"/>
        </w:rPr>
      </w:pPr>
      <w:r>
        <w:rPr>
          <w:lang w:val="sl-SI"/>
        </w:rPr>
        <w:t xml:space="preserve">Poleg analiz celotne združbe črevesne </w:t>
      </w:r>
      <w:proofErr w:type="spellStart"/>
      <w:r>
        <w:rPr>
          <w:lang w:val="sl-SI"/>
        </w:rPr>
        <w:t>mikrobiote</w:t>
      </w:r>
      <w:proofErr w:type="spellEnd"/>
      <w:r>
        <w:rPr>
          <w:lang w:val="sl-SI"/>
        </w:rPr>
        <w:t xml:space="preserve"> in etanolno odporne združbe ter bakterij s sposobnostjo </w:t>
      </w:r>
      <w:proofErr w:type="spellStart"/>
      <w:r>
        <w:rPr>
          <w:lang w:val="sl-SI"/>
        </w:rPr>
        <w:t>sporulacije</w:t>
      </w:r>
      <w:proofErr w:type="spellEnd"/>
      <w:r>
        <w:rPr>
          <w:lang w:val="sl-SI"/>
        </w:rPr>
        <w:t xml:space="preserve"> na nivoju genov, smo izolirali tudi </w:t>
      </w:r>
      <w:proofErr w:type="spellStart"/>
      <w:r>
        <w:rPr>
          <w:lang w:val="sl-SI"/>
        </w:rPr>
        <w:t>sporogeno</w:t>
      </w:r>
      <w:proofErr w:type="spellEnd"/>
      <w:r>
        <w:rPr>
          <w:lang w:val="sl-SI"/>
        </w:rPr>
        <w:t xml:space="preserve"> bakterijsko vrsto </w:t>
      </w:r>
      <w:proofErr w:type="spellStart"/>
      <w:r>
        <w:rPr>
          <w:i/>
          <w:iCs/>
          <w:lang w:val="sl-SI"/>
        </w:rPr>
        <w:t>Clostridum</w:t>
      </w:r>
      <w:proofErr w:type="spellEnd"/>
      <w:r>
        <w:rPr>
          <w:i/>
          <w:iCs/>
          <w:lang w:val="sl-SI"/>
        </w:rPr>
        <w:t xml:space="preserve"> saudiense</w:t>
      </w:r>
      <w:r>
        <w:rPr>
          <w:lang w:val="sl-SI"/>
        </w:rPr>
        <w:t xml:space="preserve"> v čisti kulturi. Izbrali smo tri vzorce blata posameznika H, le ta je bil izbran saj je med študijo prejel antibiotike (</w:t>
      </w:r>
      <w:proofErr w:type="spellStart"/>
      <w:r>
        <w:rPr>
          <w:lang w:val="sl-SI"/>
        </w:rPr>
        <w:t>amoksicilin</w:t>
      </w:r>
      <w:proofErr w:type="spellEnd"/>
      <w:r>
        <w:rPr>
          <w:lang w:val="sl-SI"/>
        </w:rPr>
        <w:t xml:space="preserve">, zaradi s študijo nepovezanih zdravstvenih težav). V tem času smo pri analizi normalizirane zastopanosti opazili upad bakterijskega bremena in hkrati opazili, da je variabilnost </w:t>
      </w:r>
      <w:proofErr w:type="spellStart"/>
      <w:r>
        <w:rPr>
          <w:lang w:val="sl-SI"/>
        </w:rPr>
        <w:t>sporulacijske</w:t>
      </w:r>
      <w:proofErr w:type="spellEnd"/>
      <w:r>
        <w:rPr>
          <w:lang w:val="sl-SI"/>
        </w:rPr>
        <w:t xml:space="preserve"> frekvence tega posameznika višja od povprečne. Ti vzorci so se nam zato zdel informativen primer obstojnosti </w:t>
      </w:r>
      <w:proofErr w:type="spellStart"/>
      <w:r>
        <w:rPr>
          <w:lang w:val="sl-SI"/>
        </w:rPr>
        <w:t>sporogene</w:t>
      </w:r>
      <w:proofErr w:type="spellEnd"/>
      <w:r>
        <w:rPr>
          <w:lang w:val="sl-SI"/>
        </w:rPr>
        <w:t xml:space="preserve"> vrste preko antibiotične terapije. </w:t>
      </w:r>
    </w:p>
    <w:p w14:paraId="0D330441" w14:textId="77777777" w:rsidR="00C561F6" w:rsidRPr="00B73D0F" w:rsidRDefault="00C561F6" w:rsidP="00C561F6">
      <w:pPr>
        <w:rPr>
          <w:lang w:val="sl-SI"/>
        </w:rPr>
      </w:pPr>
      <w:r>
        <w:rPr>
          <w:lang w:val="sl-SI"/>
        </w:rPr>
        <w:lastRenderedPageBreak/>
        <w:t xml:space="preserve">Izbrali smo tri vzorce, ki smo jih šokirali z etanolom, ti so vključevali vzorec en mesec pred zaužitjem antibiotika, med terapijo in en mesec po antibiotični terapiji. </w:t>
      </w:r>
      <w:r w:rsidRPr="00B73D0F">
        <w:rPr>
          <w:lang w:val="sl-SI"/>
        </w:rPr>
        <w:t>Z uporabo kratkega inkubacij</w:t>
      </w:r>
      <w:r>
        <w:rPr>
          <w:lang w:val="sl-SI"/>
        </w:rPr>
        <w:t>skega časa</w:t>
      </w:r>
      <w:r w:rsidRPr="00B73D0F">
        <w:rPr>
          <w:lang w:val="sl-SI"/>
        </w:rPr>
        <w:t xml:space="preserve"> in bogatega gojišča smo selekcionirali </w:t>
      </w:r>
      <w:r>
        <w:rPr>
          <w:lang w:val="sl-SI"/>
        </w:rPr>
        <w:t xml:space="preserve">bakterijske vrste, ki so sposobne hitre germinacije </w:t>
      </w:r>
      <w:r w:rsidRPr="00B73D0F">
        <w:rPr>
          <w:lang w:val="sl-SI"/>
        </w:rPr>
        <w:t xml:space="preserve">in </w:t>
      </w:r>
      <w:r>
        <w:rPr>
          <w:lang w:val="sl-SI"/>
        </w:rPr>
        <w:t xml:space="preserve">razmnoževanja. Ker smo v največjem številu izolirali bakterijo </w:t>
      </w:r>
      <w:r w:rsidRPr="001C3E9E">
        <w:rPr>
          <w:i/>
          <w:iCs/>
          <w:lang w:val="sl-SI"/>
        </w:rPr>
        <w:t>C. saudiense</w:t>
      </w:r>
      <w:r>
        <w:rPr>
          <w:lang w:val="sl-SI"/>
        </w:rPr>
        <w:t xml:space="preserve"> je bila le ta izbrana za nadaljnjo molekularno analizo. S </w:t>
      </w:r>
      <w:proofErr w:type="spellStart"/>
      <w:r>
        <w:rPr>
          <w:lang w:val="sl-SI"/>
        </w:rPr>
        <w:t>sekvenciranjem</w:t>
      </w:r>
      <w:proofErr w:type="spellEnd"/>
      <w:r>
        <w:rPr>
          <w:lang w:val="sl-SI"/>
        </w:rPr>
        <w:t xml:space="preserve"> celotnega genoma na podlagi kratkih odčitkov smo analizirali vseh 42 izoliranih sevov, dodatno pa smo izbranih 5 sevov </w:t>
      </w:r>
      <w:proofErr w:type="spellStart"/>
      <w:r>
        <w:rPr>
          <w:lang w:val="sl-SI"/>
        </w:rPr>
        <w:t>sekvencirali</w:t>
      </w:r>
      <w:proofErr w:type="spellEnd"/>
      <w:r>
        <w:rPr>
          <w:lang w:val="sl-SI"/>
        </w:rPr>
        <w:t xml:space="preserve"> še z metodo dolgih odčitkov. Pridobili smo 42 kvalitetnih osnutkov genomov </w:t>
      </w:r>
      <w:r>
        <w:rPr>
          <w:i/>
          <w:iCs/>
          <w:lang w:val="sl-SI"/>
        </w:rPr>
        <w:t xml:space="preserve">C. saudiense </w:t>
      </w:r>
      <w:r>
        <w:rPr>
          <w:lang w:val="sl-SI"/>
        </w:rPr>
        <w:t>in tako pomembno razširili znano gensko raznolikost te vrste, saj so bili predhodno objavljeni genomi slabše kvalitete in sestavljeni iz več kot 60 v večini primerov več kot 100 sosesk (ang. '</w:t>
      </w:r>
      <w:proofErr w:type="spellStart"/>
      <w:r>
        <w:rPr>
          <w:lang w:val="sl-SI"/>
        </w:rPr>
        <w:t>contigs</w:t>
      </w:r>
      <w:proofErr w:type="spellEnd"/>
      <w:r>
        <w:rPr>
          <w:lang w:val="sl-SI"/>
        </w:rPr>
        <w:t xml:space="preserve">'). </w:t>
      </w:r>
      <w:r w:rsidRPr="00B73D0F">
        <w:rPr>
          <w:lang w:val="sl-SI"/>
        </w:rPr>
        <w:t xml:space="preserve">Pred našo študijo </w:t>
      </w:r>
      <w:r>
        <w:rPr>
          <w:lang w:val="sl-SI"/>
        </w:rPr>
        <w:t xml:space="preserve">je bilo v javnih podatkovnih bazah objavljenih 31 genomov izolatov </w:t>
      </w:r>
      <w:r w:rsidRPr="00B73D0F">
        <w:rPr>
          <w:lang w:val="sl-SI"/>
        </w:rPr>
        <w:t xml:space="preserve">in 7 </w:t>
      </w:r>
      <w:proofErr w:type="spellStart"/>
      <w:r w:rsidRPr="00B73D0F">
        <w:rPr>
          <w:lang w:val="sl-SI"/>
        </w:rPr>
        <w:t>metagenomsko</w:t>
      </w:r>
      <w:proofErr w:type="spellEnd"/>
      <w:r w:rsidRPr="00B73D0F">
        <w:rPr>
          <w:lang w:val="sl-SI"/>
        </w:rPr>
        <w:t xml:space="preserve"> sestavljeni</w:t>
      </w:r>
      <w:r>
        <w:rPr>
          <w:lang w:val="sl-SI"/>
        </w:rPr>
        <w:t>h</w:t>
      </w:r>
      <w:r w:rsidRPr="00B73D0F">
        <w:rPr>
          <w:lang w:val="sl-SI"/>
        </w:rPr>
        <w:t xml:space="preserve"> genom</w:t>
      </w:r>
      <w:r>
        <w:rPr>
          <w:lang w:val="sl-SI"/>
        </w:rPr>
        <w:t>ov</w:t>
      </w:r>
      <w:r w:rsidRPr="00B73D0F">
        <w:rPr>
          <w:lang w:val="sl-SI"/>
        </w:rPr>
        <w:t xml:space="preserve"> (MAG)</w:t>
      </w:r>
      <w:r>
        <w:rPr>
          <w:lang w:val="sl-SI"/>
        </w:rPr>
        <w:t xml:space="preserve"> </w:t>
      </w:r>
      <w:r>
        <w:rPr>
          <w:i/>
          <w:iCs/>
          <w:lang w:val="sl-SI"/>
        </w:rPr>
        <w:t>C. saudiense</w:t>
      </w:r>
      <w:r w:rsidRPr="00B73D0F">
        <w:rPr>
          <w:lang w:val="sl-SI"/>
        </w:rPr>
        <w:t>. Večina predhodnih izolatov je bila pridobljena iz blata odraslih ljudi, nekaj iz blata dojenčkov in eden iz blata goveda, MAG</w:t>
      </w:r>
      <w:r>
        <w:rPr>
          <w:lang w:val="sl-SI"/>
        </w:rPr>
        <w:t>-i</w:t>
      </w:r>
      <w:r w:rsidRPr="00B73D0F">
        <w:rPr>
          <w:lang w:val="sl-SI"/>
        </w:rPr>
        <w:t xml:space="preserve"> pa so izvirali iz </w:t>
      </w:r>
      <w:proofErr w:type="spellStart"/>
      <w:r w:rsidRPr="00B73D0F">
        <w:rPr>
          <w:lang w:val="sl-SI"/>
        </w:rPr>
        <w:t>metagenomov</w:t>
      </w:r>
      <w:proofErr w:type="spellEnd"/>
      <w:r w:rsidRPr="00B73D0F">
        <w:rPr>
          <w:lang w:val="sl-SI"/>
        </w:rPr>
        <w:t xml:space="preserve"> človeškega črevesja.</w:t>
      </w:r>
    </w:p>
    <w:p w14:paraId="7936E250" w14:textId="77777777" w:rsidR="00C561F6" w:rsidRDefault="00C561F6" w:rsidP="00C561F6">
      <w:pPr>
        <w:rPr>
          <w:lang w:val="sl-SI"/>
        </w:rPr>
      </w:pPr>
      <w:r w:rsidRPr="00B73D0F">
        <w:rPr>
          <w:lang w:val="sl-SI"/>
        </w:rPr>
        <w:t>Analiza SNP</w:t>
      </w:r>
      <w:r>
        <w:rPr>
          <w:lang w:val="sl-SI"/>
        </w:rPr>
        <w:t>-ov</w:t>
      </w:r>
      <w:r w:rsidRPr="00B73D0F">
        <w:rPr>
          <w:lang w:val="sl-SI"/>
        </w:rPr>
        <w:t xml:space="preserve"> v jedrnem genomu in analiza</w:t>
      </w:r>
      <w:r>
        <w:rPr>
          <w:lang w:val="sl-SI"/>
        </w:rPr>
        <w:t xml:space="preserve"> </w:t>
      </w:r>
      <w:proofErr w:type="spellStart"/>
      <w:r>
        <w:rPr>
          <w:lang w:val="sl-SI"/>
        </w:rPr>
        <w:t>pangenoma</w:t>
      </w:r>
      <w:proofErr w:type="spellEnd"/>
      <w:r w:rsidRPr="00B73D0F">
        <w:rPr>
          <w:lang w:val="sl-SI"/>
        </w:rPr>
        <w:t xml:space="preserve"> sta razkrili sedem genetsko ločenih sevov v našem naboru izolatov, kar presega ocenjeno </w:t>
      </w:r>
      <w:r>
        <w:rPr>
          <w:lang w:val="sl-SI"/>
        </w:rPr>
        <w:t xml:space="preserve">število raznolikih sevov posamezne vrste v človeškem črevesju. Z gojitvenimi metodami, smo te seve zaznali v eni (pet sevov), dveh (en sev) ali vseh treh (en sev) časovnih točkah, pri katerih smo gojili z etanolom šokirano blato. Ker gojitvene metode </w:t>
      </w:r>
      <w:r w:rsidRPr="00B73D0F">
        <w:rPr>
          <w:lang w:val="sl-SI"/>
        </w:rPr>
        <w:t>favorizira</w:t>
      </w:r>
      <w:r>
        <w:rPr>
          <w:lang w:val="sl-SI"/>
        </w:rPr>
        <w:t>jo</w:t>
      </w:r>
      <w:r w:rsidRPr="00B73D0F">
        <w:rPr>
          <w:lang w:val="sl-SI"/>
        </w:rPr>
        <w:t xml:space="preserve"> določene fenotipe, smo sledenje sevom razširili tako, da smo izolirane genome vključili v longitudinalno </w:t>
      </w:r>
      <w:proofErr w:type="spellStart"/>
      <w:r w:rsidRPr="00B73D0F">
        <w:rPr>
          <w:lang w:val="sl-SI"/>
        </w:rPr>
        <w:t>metagenomsko</w:t>
      </w:r>
      <w:proofErr w:type="spellEnd"/>
      <w:r w:rsidRPr="00B73D0F">
        <w:rPr>
          <w:lang w:val="sl-SI"/>
        </w:rPr>
        <w:t xml:space="preserve"> analizo šestmesečnega obdobja.</w:t>
      </w:r>
    </w:p>
    <w:p w14:paraId="499519D0" w14:textId="77777777" w:rsidR="00C561F6" w:rsidRPr="00B73D0F" w:rsidRDefault="00C561F6" w:rsidP="00C561F6">
      <w:pPr>
        <w:rPr>
          <w:lang w:val="sl-SI"/>
        </w:rPr>
      </w:pPr>
      <w:r>
        <w:rPr>
          <w:lang w:val="sl-SI"/>
        </w:rPr>
        <w:t xml:space="preserve">Gojenje </w:t>
      </w:r>
      <w:r w:rsidRPr="00B73D0F">
        <w:rPr>
          <w:lang w:val="sl-SI"/>
        </w:rPr>
        <w:t>etanol</w:t>
      </w:r>
      <w:r>
        <w:rPr>
          <w:lang w:val="sl-SI"/>
        </w:rPr>
        <w:t xml:space="preserve"> šokiranih vzorcev blata</w:t>
      </w:r>
      <w:r w:rsidRPr="00B73D0F">
        <w:rPr>
          <w:lang w:val="sl-SI"/>
        </w:rPr>
        <w:t xml:space="preserve"> </w:t>
      </w:r>
      <w:r>
        <w:rPr>
          <w:lang w:val="sl-SI"/>
        </w:rPr>
        <w:t>je o</w:t>
      </w:r>
      <w:r w:rsidRPr="00B73D0F">
        <w:rPr>
          <w:lang w:val="sl-SI"/>
        </w:rPr>
        <w:t>mogočil</w:t>
      </w:r>
      <w:r>
        <w:rPr>
          <w:lang w:val="sl-SI"/>
        </w:rPr>
        <w:t>o</w:t>
      </w:r>
      <w:r w:rsidRPr="00B73D0F">
        <w:rPr>
          <w:lang w:val="sl-SI"/>
        </w:rPr>
        <w:t xml:space="preserve"> izolacijo </w:t>
      </w:r>
      <w:proofErr w:type="spellStart"/>
      <w:r w:rsidRPr="00B73D0F">
        <w:rPr>
          <w:lang w:val="sl-SI"/>
        </w:rPr>
        <w:t>germiniranih</w:t>
      </w:r>
      <w:proofErr w:type="spellEnd"/>
      <w:r w:rsidRPr="00B73D0F">
        <w:rPr>
          <w:lang w:val="sl-SI"/>
        </w:rPr>
        <w:t xml:space="preserve"> spor, medtem ko je </w:t>
      </w:r>
      <w:proofErr w:type="spellStart"/>
      <w:r w:rsidRPr="00B73D0F">
        <w:rPr>
          <w:lang w:val="sl-SI"/>
        </w:rPr>
        <w:t>metagenomika</w:t>
      </w:r>
      <w:proofErr w:type="spellEnd"/>
      <w:r w:rsidRPr="00B73D0F">
        <w:rPr>
          <w:lang w:val="sl-SI"/>
        </w:rPr>
        <w:t xml:space="preserve"> zajela DNA tako vegetativnih celic kot spor, kadar je bila njihova </w:t>
      </w:r>
      <w:r>
        <w:rPr>
          <w:lang w:val="sl-SI"/>
        </w:rPr>
        <w:t>zastopanost</w:t>
      </w:r>
      <w:r w:rsidRPr="00B73D0F">
        <w:rPr>
          <w:lang w:val="sl-SI"/>
        </w:rPr>
        <w:t xml:space="preserve"> in pokritost zadostna. S tem kombiniranim pristopom smo zaznali padec </w:t>
      </w:r>
      <w:r>
        <w:rPr>
          <w:lang w:val="sl-SI"/>
        </w:rPr>
        <w:t xml:space="preserve">v </w:t>
      </w:r>
      <w:r w:rsidRPr="00B73D0F">
        <w:rPr>
          <w:lang w:val="sl-SI"/>
        </w:rPr>
        <w:t xml:space="preserve">zaznavnosti </w:t>
      </w:r>
      <w:r w:rsidRPr="00DB6E30">
        <w:rPr>
          <w:i/>
          <w:iCs/>
          <w:lang w:val="sl-SI"/>
        </w:rPr>
        <w:t>C. saudiense</w:t>
      </w:r>
      <w:r w:rsidRPr="00B73D0F">
        <w:rPr>
          <w:lang w:val="sl-SI"/>
        </w:rPr>
        <w:t xml:space="preserve"> </w:t>
      </w:r>
      <w:r>
        <w:rPr>
          <w:lang w:val="sl-SI"/>
        </w:rPr>
        <w:t xml:space="preserve">v </w:t>
      </w:r>
      <w:proofErr w:type="spellStart"/>
      <w:r>
        <w:rPr>
          <w:lang w:val="sl-SI"/>
        </w:rPr>
        <w:t>metagenomskih</w:t>
      </w:r>
      <w:proofErr w:type="spellEnd"/>
      <w:r>
        <w:rPr>
          <w:lang w:val="sl-SI"/>
        </w:rPr>
        <w:t xml:space="preserve"> vzorcih </w:t>
      </w:r>
      <w:r w:rsidRPr="00B73D0F">
        <w:rPr>
          <w:lang w:val="sl-SI"/>
        </w:rPr>
        <w:t xml:space="preserve">med antibiotičnim zdravljenjem, vendar stalno prisotnost vseh sedmih sevov skozi celotno obdobje vzorčenja. Občutljivost sevov na </w:t>
      </w:r>
      <w:proofErr w:type="spellStart"/>
      <w:r w:rsidRPr="00B73D0F">
        <w:rPr>
          <w:lang w:val="sl-SI"/>
        </w:rPr>
        <w:t>amoksicilin</w:t>
      </w:r>
      <w:proofErr w:type="spellEnd"/>
      <w:r w:rsidRPr="00B73D0F">
        <w:rPr>
          <w:lang w:val="sl-SI"/>
        </w:rPr>
        <w:t xml:space="preserve"> smo potrdili tako </w:t>
      </w:r>
      <w:r w:rsidRPr="00DB6E30">
        <w:rPr>
          <w:i/>
          <w:iCs/>
          <w:lang w:val="sl-SI"/>
        </w:rPr>
        <w:t>in vitro</w:t>
      </w:r>
      <w:r w:rsidRPr="00B73D0F">
        <w:rPr>
          <w:lang w:val="sl-SI"/>
        </w:rPr>
        <w:t xml:space="preserve"> kot </w:t>
      </w:r>
      <w:r w:rsidRPr="00DB6E30">
        <w:rPr>
          <w:i/>
          <w:iCs/>
          <w:lang w:val="sl-SI"/>
        </w:rPr>
        <w:t xml:space="preserve">in </w:t>
      </w:r>
      <w:proofErr w:type="spellStart"/>
      <w:r w:rsidRPr="00DB6E30">
        <w:rPr>
          <w:i/>
          <w:iCs/>
          <w:lang w:val="sl-SI"/>
        </w:rPr>
        <w:t>silico</w:t>
      </w:r>
      <w:proofErr w:type="spellEnd"/>
      <w:r>
        <w:rPr>
          <w:i/>
          <w:iCs/>
          <w:lang w:val="sl-SI"/>
        </w:rPr>
        <w:t xml:space="preserve"> </w:t>
      </w:r>
      <w:r>
        <w:rPr>
          <w:lang w:val="sl-SI"/>
        </w:rPr>
        <w:t xml:space="preserve">s programom </w:t>
      </w:r>
      <w:proofErr w:type="spellStart"/>
      <w:r>
        <w:rPr>
          <w:lang w:val="sl-SI"/>
        </w:rPr>
        <w:t>AMRfinder</w:t>
      </w:r>
      <w:proofErr w:type="spellEnd"/>
      <w:r w:rsidRPr="00B73D0F">
        <w:rPr>
          <w:lang w:val="sl-SI"/>
        </w:rPr>
        <w:t xml:space="preserve">. Ključna prednost našega pristopa sledenja sevom je, da so </w:t>
      </w:r>
      <w:r>
        <w:rPr>
          <w:lang w:val="sl-SI"/>
        </w:rPr>
        <w:t xml:space="preserve">uporabljeni </w:t>
      </w:r>
      <w:proofErr w:type="spellStart"/>
      <w:r>
        <w:rPr>
          <w:lang w:val="sl-SI"/>
        </w:rPr>
        <w:t>sevno</w:t>
      </w:r>
      <w:proofErr w:type="spellEnd"/>
      <w:r>
        <w:rPr>
          <w:lang w:val="sl-SI"/>
        </w:rPr>
        <w:t>-specifični geni</w:t>
      </w:r>
      <w:r w:rsidRPr="00B73D0F">
        <w:rPr>
          <w:lang w:val="sl-SI"/>
        </w:rPr>
        <w:t xml:space="preserve"> neposredno iz genomov izoliranih sevov </w:t>
      </w:r>
      <w:r w:rsidRPr="00DB6E30">
        <w:rPr>
          <w:i/>
          <w:iCs/>
          <w:lang w:val="sl-SI"/>
        </w:rPr>
        <w:t>C. saudiense</w:t>
      </w:r>
      <w:r w:rsidRPr="00B73D0F">
        <w:rPr>
          <w:lang w:val="sl-SI"/>
        </w:rPr>
        <w:t xml:space="preserve">, kar omogoča natančno longitudinalno sledenje tem specifičnim linijam in boljše zaznavanje manjšinskih sevov, ki bi pri rekonstrukciji le dominantnega seva ostali spregledani. Strategija pa je po naravi omejena na seve, ki jih uspemo izolirati, in lahko spregleda nekultivirane ali zelo divergentne linije. Kljub temu podatki podpirajo interpretacijo, da je antibiotično zdravljenje </w:t>
      </w:r>
      <w:r w:rsidRPr="00DB6E30">
        <w:rPr>
          <w:i/>
          <w:iCs/>
          <w:lang w:val="sl-SI"/>
        </w:rPr>
        <w:t>C. saudiense</w:t>
      </w:r>
      <w:r w:rsidRPr="00B73D0F">
        <w:rPr>
          <w:lang w:val="sl-SI"/>
        </w:rPr>
        <w:t xml:space="preserve"> potisnilo pod prag zaznave v </w:t>
      </w:r>
      <w:proofErr w:type="spellStart"/>
      <w:r w:rsidRPr="00B73D0F">
        <w:rPr>
          <w:lang w:val="sl-SI"/>
        </w:rPr>
        <w:t>metagenomskih</w:t>
      </w:r>
      <w:proofErr w:type="spellEnd"/>
      <w:r w:rsidRPr="00B73D0F">
        <w:rPr>
          <w:lang w:val="sl-SI"/>
        </w:rPr>
        <w:t xml:space="preserve"> podatkih, ne da bi izničilo spore, kar je omogočilo naknadno ponovno razrast</w:t>
      </w:r>
      <w:r>
        <w:rPr>
          <w:lang w:val="sl-SI"/>
        </w:rPr>
        <w:t xml:space="preserve"> vseh sevov</w:t>
      </w:r>
      <w:r w:rsidRPr="00B73D0F">
        <w:rPr>
          <w:lang w:val="sl-SI"/>
        </w:rPr>
        <w:t>.</w:t>
      </w:r>
    </w:p>
    <w:p w14:paraId="780C190D" w14:textId="779FD597" w:rsidR="00C561F6" w:rsidRPr="00B73D0F" w:rsidRDefault="00C561F6" w:rsidP="00C561F6">
      <w:pPr>
        <w:rPr>
          <w:lang w:val="sl-SI"/>
        </w:rPr>
      </w:pPr>
      <w:r>
        <w:rPr>
          <w:lang w:val="sl-SI"/>
        </w:rPr>
        <w:t>Naše</w:t>
      </w:r>
      <w:r w:rsidRPr="00B73D0F">
        <w:rPr>
          <w:lang w:val="sl-SI"/>
        </w:rPr>
        <w:t xml:space="preserve"> ugotovitve na ravni celotne skupnosti in posamezne vrste, z uporabo </w:t>
      </w:r>
      <w:r>
        <w:rPr>
          <w:lang w:val="sl-SI"/>
        </w:rPr>
        <w:t xml:space="preserve">od gojitve </w:t>
      </w:r>
      <w:r w:rsidRPr="00B73D0F">
        <w:rPr>
          <w:lang w:val="sl-SI"/>
        </w:rPr>
        <w:t xml:space="preserve">neodvisnih in odvisnih metod, podpirajo model, v katerem </w:t>
      </w:r>
      <w:proofErr w:type="spellStart"/>
      <w:r w:rsidRPr="00B73D0F">
        <w:rPr>
          <w:lang w:val="sl-SI"/>
        </w:rPr>
        <w:t>sporulacija</w:t>
      </w:r>
      <w:proofErr w:type="spellEnd"/>
      <w:r w:rsidRPr="00B73D0F">
        <w:rPr>
          <w:lang w:val="sl-SI"/>
        </w:rPr>
        <w:t xml:space="preserve"> prispeva k odpornosti (</w:t>
      </w:r>
      <w:proofErr w:type="spellStart"/>
      <w:r w:rsidRPr="00B73D0F">
        <w:rPr>
          <w:lang w:val="sl-SI"/>
        </w:rPr>
        <w:t>resilience</w:t>
      </w:r>
      <w:proofErr w:type="spellEnd"/>
      <w:r w:rsidRPr="00B73D0F">
        <w:rPr>
          <w:lang w:val="sl-SI"/>
        </w:rPr>
        <w:t xml:space="preserve">) in dolgotrajni vztrajnosti črevesnih </w:t>
      </w:r>
      <w:proofErr w:type="spellStart"/>
      <w:r w:rsidR="00D0678A">
        <w:rPr>
          <w:lang w:val="sl-SI"/>
        </w:rPr>
        <w:t>komenzalov</w:t>
      </w:r>
      <w:proofErr w:type="spellEnd"/>
      <w:r w:rsidRPr="00B73D0F">
        <w:rPr>
          <w:lang w:val="sl-SI"/>
        </w:rPr>
        <w:t xml:space="preserve"> tako v obdobjih antibiotičnega stresa kot v stabilnih razmerah. Rezultati so skladni s hipotezo </w:t>
      </w:r>
      <w:r>
        <w:rPr>
          <w:lang w:val="sl-SI"/>
        </w:rPr>
        <w:t xml:space="preserve">'semenske banke', </w:t>
      </w:r>
      <w:r w:rsidRPr="00B73D0F">
        <w:rPr>
          <w:lang w:val="sl-SI"/>
        </w:rPr>
        <w:t xml:space="preserve"> po kateri </w:t>
      </w:r>
      <w:proofErr w:type="spellStart"/>
      <w:r>
        <w:rPr>
          <w:lang w:val="sl-SI"/>
        </w:rPr>
        <w:t>sporogene</w:t>
      </w:r>
      <w:proofErr w:type="spellEnd"/>
      <w:r>
        <w:rPr>
          <w:lang w:val="sl-SI"/>
        </w:rPr>
        <w:t xml:space="preserve"> bakterije</w:t>
      </w:r>
      <w:r w:rsidRPr="00B73D0F">
        <w:rPr>
          <w:lang w:val="sl-SI"/>
        </w:rPr>
        <w:t xml:space="preserve"> vzdržujejo trajen, mirujoč rezervoar genetske raznolikosti, ki stabilizira </w:t>
      </w:r>
      <w:proofErr w:type="spellStart"/>
      <w:r w:rsidRPr="00B73D0F">
        <w:rPr>
          <w:lang w:val="sl-SI"/>
        </w:rPr>
        <w:t>mikrobioto</w:t>
      </w:r>
      <w:proofErr w:type="spellEnd"/>
      <w:r w:rsidRPr="00B73D0F">
        <w:rPr>
          <w:lang w:val="sl-SI"/>
        </w:rPr>
        <w:t xml:space="preserve"> skozi čas in hkrati poveča njihove možnosti za prenos med posamezniki.</w:t>
      </w:r>
    </w:p>
    <w:p w14:paraId="55251D1E" w14:textId="77777777" w:rsidR="00C561F6" w:rsidRDefault="00C561F6" w:rsidP="00B73D0F">
      <w:pPr>
        <w:rPr>
          <w:lang w:val="sl-SI"/>
        </w:rPr>
      </w:pPr>
    </w:p>
    <w:p w14:paraId="64D0900A" w14:textId="4DA1D996" w:rsidR="007B6A5F" w:rsidRPr="00B73D0F" w:rsidRDefault="007B6A5F" w:rsidP="00B73D0F">
      <w:pPr>
        <w:rPr>
          <w:lang w:val="sl-SI"/>
        </w:rPr>
      </w:pPr>
      <w:r w:rsidRPr="007B6A5F">
        <w:rPr>
          <w:lang w:val="sl-SI"/>
        </w:rPr>
        <w:lastRenderedPageBreak/>
        <w:t xml:space="preserve">Črevesna </w:t>
      </w:r>
      <w:proofErr w:type="spellStart"/>
      <w:r w:rsidRPr="007B6A5F">
        <w:rPr>
          <w:lang w:val="sl-SI"/>
        </w:rPr>
        <w:t>mikrobiota</w:t>
      </w:r>
      <w:proofErr w:type="spellEnd"/>
      <w:r w:rsidRPr="007B6A5F">
        <w:rPr>
          <w:lang w:val="sl-SI"/>
        </w:rPr>
        <w:t xml:space="preserve"> predstavlja tudi pomemben rezervoar bakterij odpornih proti antibiotikom ter genov za protimikrobno odpornost (</w:t>
      </w:r>
      <w:proofErr w:type="spellStart"/>
      <w:r w:rsidRPr="007B6A5F">
        <w:rPr>
          <w:lang w:val="sl-SI"/>
        </w:rPr>
        <w:t>ARG</w:t>
      </w:r>
      <w:proofErr w:type="spellEnd"/>
      <w:r w:rsidRPr="007B6A5F">
        <w:rPr>
          <w:lang w:val="sl-SI"/>
        </w:rPr>
        <w:t xml:space="preserve">; angl. </w:t>
      </w:r>
      <w:proofErr w:type="spellStart"/>
      <w:r w:rsidRPr="007B6A5F">
        <w:rPr>
          <w:lang w:val="sl-SI"/>
        </w:rPr>
        <w:t>antimicrobial</w:t>
      </w:r>
      <w:proofErr w:type="spellEnd"/>
      <w:r w:rsidRPr="007B6A5F">
        <w:rPr>
          <w:lang w:val="sl-SI"/>
        </w:rPr>
        <w:t xml:space="preserve"> </w:t>
      </w:r>
      <w:proofErr w:type="spellStart"/>
      <w:r w:rsidRPr="007B6A5F">
        <w:rPr>
          <w:lang w:val="sl-SI"/>
        </w:rPr>
        <w:t>resistance</w:t>
      </w:r>
      <w:proofErr w:type="spellEnd"/>
      <w:r w:rsidRPr="007B6A5F">
        <w:rPr>
          <w:lang w:val="sl-SI"/>
        </w:rPr>
        <w:t xml:space="preserve"> </w:t>
      </w:r>
      <w:proofErr w:type="spellStart"/>
      <w:r w:rsidRPr="007B6A5F">
        <w:rPr>
          <w:lang w:val="sl-SI"/>
        </w:rPr>
        <w:t>genes</w:t>
      </w:r>
      <w:proofErr w:type="spellEnd"/>
      <w:r w:rsidRPr="007B6A5F">
        <w:rPr>
          <w:lang w:val="sl-SI"/>
        </w:rPr>
        <w:t xml:space="preserve">). Posebej pomembne so </w:t>
      </w:r>
      <w:r>
        <w:rPr>
          <w:lang w:val="sl-SI"/>
        </w:rPr>
        <w:t>po Gramu negativne</w:t>
      </w:r>
      <w:r w:rsidRPr="007B6A5F">
        <w:rPr>
          <w:lang w:val="sl-SI"/>
        </w:rPr>
        <w:t xml:space="preserve"> bakterije, čeprav tudi drugih skupin ne gre zanemariti. Geni za odpornost so lahko zapisani v jedrnem genomu bakterij ali pa se med mikroorganizmi širijo preko horizontalnega prenosa genov s pomočjo plazmidov, </w:t>
      </w:r>
      <w:proofErr w:type="spellStart"/>
      <w:r w:rsidRPr="007B6A5F">
        <w:rPr>
          <w:lang w:val="sl-SI"/>
        </w:rPr>
        <w:t>transpozonov</w:t>
      </w:r>
      <w:proofErr w:type="spellEnd"/>
      <w:r w:rsidRPr="007B6A5F">
        <w:rPr>
          <w:lang w:val="sl-SI"/>
        </w:rPr>
        <w:t xml:space="preserve"> in </w:t>
      </w:r>
      <w:r>
        <w:rPr>
          <w:lang w:val="sl-SI"/>
        </w:rPr>
        <w:t xml:space="preserve">drugih </w:t>
      </w:r>
      <w:r w:rsidRPr="007B6A5F">
        <w:rPr>
          <w:lang w:val="sl-SI"/>
        </w:rPr>
        <w:t xml:space="preserve">integrativnih mobilnih elementov. </w:t>
      </w:r>
      <w:proofErr w:type="spellStart"/>
      <w:r w:rsidRPr="007B6A5F">
        <w:rPr>
          <w:lang w:val="sl-SI"/>
        </w:rPr>
        <w:t>Metagenomske</w:t>
      </w:r>
      <w:proofErr w:type="spellEnd"/>
      <w:r w:rsidRPr="007B6A5F">
        <w:rPr>
          <w:lang w:val="sl-SI"/>
        </w:rPr>
        <w:t xml:space="preserve"> raziskave kažejo, da so pri zdravih posameznikih posebej pogosti geni povezani z odpornostjo proti tetraciklinom</w:t>
      </w:r>
      <w:r>
        <w:rPr>
          <w:lang w:val="sl-SI"/>
        </w:rPr>
        <w:t xml:space="preserve"> </w:t>
      </w:r>
      <w:r w:rsidRPr="007B6A5F">
        <w:rPr>
          <w:lang w:val="sl-SI"/>
        </w:rPr>
        <w:t xml:space="preserve">in </w:t>
      </w:r>
      <w:proofErr w:type="spellStart"/>
      <w:r w:rsidRPr="007B6A5F">
        <w:rPr>
          <w:lang w:val="sl-SI"/>
        </w:rPr>
        <w:t>glikopeptidnim</w:t>
      </w:r>
      <w:proofErr w:type="spellEnd"/>
      <w:r w:rsidRPr="007B6A5F">
        <w:rPr>
          <w:lang w:val="sl-SI"/>
        </w:rPr>
        <w:t xml:space="preserve"> antibiotikom, kot je </w:t>
      </w:r>
      <w:proofErr w:type="spellStart"/>
      <w:r w:rsidRPr="007B6A5F">
        <w:rPr>
          <w:lang w:val="sl-SI"/>
        </w:rPr>
        <w:t>vankomicin</w:t>
      </w:r>
      <w:proofErr w:type="spellEnd"/>
      <w:r w:rsidRPr="007B6A5F">
        <w:rPr>
          <w:lang w:val="sl-SI"/>
        </w:rPr>
        <w:t xml:space="preserve">. Velik delež teh genov izvira iz dominantnih </w:t>
      </w:r>
      <w:proofErr w:type="spellStart"/>
      <w:r w:rsidRPr="007B6A5F">
        <w:rPr>
          <w:lang w:val="sl-SI"/>
        </w:rPr>
        <w:t>komenzalnih</w:t>
      </w:r>
      <w:proofErr w:type="spellEnd"/>
      <w:r w:rsidRPr="007B6A5F">
        <w:rPr>
          <w:lang w:val="sl-SI"/>
        </w:rPr>
        <w:t xml:space="preserve"> bakterij debel </w:t>
      </w:r>
      <w:r w:rsidRPr="007B6A5F">
        <w:rPr>
          <w:i/>
          <w:iCs/>
          <w:lang w:val="sl-SI"/>
        </w:rPr>
        <w:t>Bacillota</w:t>
      </w:r>
      <w:r w:rsidRPr="007B6A5F">
        <w:rPr>
          <w:lang w:val="sl-SI"/>
        </w:rPr>
        <w:t xml:space="preserve"> in </w:t>
      </w:r>
      <w:proofErr w:type="spellStart"/>
      <w:r w:rsidRPr="007B6A5F">
        <w:rPr>
          <w:i/>
          <w:iCs/>
          <w:lang w:val="sl-SI"/>
        </w:rPr>
        <w:t>Bacteroidetes</w:t>
      </w:r>
      <w:proofErr w:type="spellEnd"/>
      <w:r w:rsidRPr="007B6A5F">
        <w:rPr>
          <w:lang w:val="sl-SI"/>
        </w:rPr>
        <w:t xml:space="preserve">. Poleg tega so študije pokazale povezavo med raznolikostjo in številčnostjo genov za odpornost ter nacionalnimi vzorci uporabe antibiotikov, kar kaže na pomemben vpliv človeške uporabe </w:t>
      </w:r>
      <w:r>
        <w:rPr>
          <w:lang w:val="sl-SI"/>
        </w:rPr>
        <w:t xml:space="preserve">antibiotikov </w:t>
      </w:r>
      <w:r w:rsidRPr="007B6A5F">
        <w:rPr>
          <w:lang w:val="sl-SI"/>
        </w:rPr>
        <w:t xml:space="preserve">na oblikovanje črevesnega </w:t>
      </w:r>
      <w:proofErr w:type="spellStart"/>
      <w:r w:rsidRPr="007B6A5F">
        <w:rPr>
          <w:lang w:val="sl-SI"/>
        </w:rPr>
        <w:t>rezistoma</w:t>
      </w:r>
      <w:proofErr w:type="spellEnd"/>
      <w:r w:rsidRPr="007B6A5F">
        <w:rPr>
          <w:lang w:val="sl-SI"/>
        </w:rPr>
        <w:t xml:space="preserve">. </w:t>
      </w:r>
      <w:proofErr w:type="spellStart"/>
      <w:r w:rsidRPr="007B6A5F">
        <w:rPr>
          <w:lang w:val="sl-SI"/>
        </w:rPr>
        <w:t>Sporogene</w:t>
      </w:r>
      <w:proofErr w:type="spellEnd"/>
      <w:r w:rsidRPr="007B6A5F">
        <w:rPr>
          <w:lang w:val="sl-SI"/>
        </w:rPr>
        <w:t xml:space="preserve"> bakterije imajo pri tem potencialno pomembno vlogo, saj lahko zaradi odpornosti spor preživijo antibiotično zdravljenje, se uspešno širijo med posamezniki in služijo kot dolgoročni rezervoarji genov za odpornost.</w:t>
      </w:r>
    </w:p>
    <w:p w14:paraId="799B0B63" w14:textId="77777777" w:rsidR="007B6A5F" w:rsidRDefault="00B73D0F" w:rsidP="00B73D0F">
      <w:pPr>
        <w:rPr>
          <w:lang w:val="sl-SI"/>
        </w:rPr>
      </w:pPr>
      <w:proofErr w:type="spellStart"/>
      <w:r w:rsidRPr="00B73D0F">
        <w:rPr>
          <w:lang w:val="sl-SI"/>
        </w:rPr>
        <w:t>Metagenomski</w:t>
      </w:r>
      <w:proofErr w:type="spellEnd"/>
      <w:r w:rsidRPr="00B73D0F">
        <w:rPr>
          <w:lang w:val="sl-SI"/>
        </w:rPr>
        <w:t xml:space="preserve"> podatki </w:t>
      </w:r>
      <w:r w:rsidR="007B6A5F">
        <w:rPr>
          <w:lang w:val="sl-SI"/>
        </w:rPr>
        <w:t xml:space="preserve">naše raziskave </w:t>
      </w:r>
      <w:r w:rsidRPr="00B73D0F">
        <w:rPr>
          <w:lang w:val="sl-SI"/>
        </w:rPr>
        <w:t xml:space="preserve">so omogočili tudi karakterizacijo genov za protimikrobno odpornost in njihovo povezavo z bakterijsko </w:t>
      </w:r>
      <w:r w:rsidR="00DA77AA">
        <w:rPr>
          <w:lang w:val="sl-SI"/>
        </w:rPr>
        <w:t>bogatostjo</w:t>
      </w:r>
      <w:r w:rsidRPr="00B73D0F">
        <w:rPr>
          <w:lang w:val="sl-SI"/>
        </w:rPr>
        <w:t xml:space="preserve">. </w:t>
      </w:r>
      <w:r w:rsidR="00DA77AA">
        <w:rPr>
          <w:lang w:val="sl-SI"/>
        </w:rPr>
        <w:t xml:space="preserve">Pri </w:t>
      </w:r>
      <w:r w:rsidR="007B6A5F">
        <w:rPr>
          <w:lang w:val="sl-SI"/>
        </w:rPr>
        <w:t>posameznikih</w:t>
      </w:r>
      <w:r w:rsidR="00DA77AA">
        <w:rPr>
          <w:lang w:val="sl-SI"/>
        </w:rPr>
        <w:t xml:space="preserve"> smo zaznali med </w:t>
      </w:r>
      <w:r w:rsidRPr="00B73D0F">
        <w:rPr>
          <w:lang w:val="sl-SI"/>
        </w:rPr>
        <w:t>81 in 101 različnih genov za protimikrobno odpornost (ARG</w:t>
      </w:r>
      <w:r w:rsidR="00DA77AA">
        <w:rPr>
          <w:lang w:val="sl-SI"/>
        </w:rPr>
        <w:t>s</w:t>
      </w:r>
      <w:r w:rsidRPr="00B73D0F">
        <w:rPr>
          <w:lang w:val="sl-SI"/>
        </w:rPr>
        <w:t>), od katerih je bilo v povprečju približno polovica prisotnih skozi celotno šestmesečno obdobje. To kaže, da zdravi odrasli v črevesju gostijo raznolik</w:t>
      </w:r>
      <w:r w:rsidR="00DA77AA">
        <w:rPr>
          <w:lang w:val="sl-SI"/>
        </w:rPr>
        <w:t>o in</w:t>
      </w:r>
      <w:r w:rsidRPr="00B73D0F">
        <w:rPr>
          <w:lang w:val="sl-SI"/>
        </w:rPr>
        <w:t xml:space="preserve"> časovno razmeroma stabil</w:t>
      </w:r>
      <w:r w:rsidR="00DA77AA">
        <w:rPr>
          <w:lang w:val="sl-SI"/>
        </w:rPr>
        <w:t>en nabor genov za protimikrobno odpornost</w:t>
      </w:r>
      <w:r w:rsidRPr="00B73D0F">
        <w:rPr>
          <w:lang w:val="sl-SI"/>
        </w:rPr>
        <w:t xml:space="preserve">. </w:t>
      </w:r>
      <w:r w:rsidR="00DA77AA">
        <w:rPr>
          <w:lang w:val="sl-SI"/>
        </w:rPr>
        <w:t>Najvišje zastopani geni za odpornost proti antibiotikom so bili tisti v razredu tetraciklinov, kar sicer sovpada s poročili iz drugih evropskih držav, vendar pa le ti a</w:t>
      </w:r>
      <w:r w:rsidR="000F25B4">
        <w:rPr>
          <w:lang w:val="sl-SI"/>
        </w:rPr>
        <w:t>n</w:t>
      </w:r>
      <w:r w:rsidR="00DA77AA">
        <w:rPr>
          <w:lang w:val="sl-SI"/>
        </w:rPr>
        <w:t xml:space="preserve">tibiotiki niso med najbolj predpisanimi </w:t>
      </w:r>
      <w:r w:rsidR="007B6A5F">
        <w:rPr>
          <w:lang w:val="sl-SI"/>
        </w:rPr>
        <w:t xml:space="preserve">in zaužitimi </w:t>
      </w:r>
      <w:r w:rsidR="00DA77AA">
        <w:rPr>
          <w:lang w:val="sl-SI"/>
        </w:rPr>
        <w:t>v Sloveniji</w:t>
      </w:r>
      <w:r w:rsidRPr="00B73D0F">
        <w:rPr>
          <w:lang w:val="sl-SI"/>
        </w:rPr>
        <w:t xml:space="preserve">. </w:t>
      </w:r>
      <w:r w:rsidR="00DA77AA">
        <w:rPr>
          <w:lang w:val="sl-SI"/>
        </w:rPr>
        <w:t>N</w:t>
      </w:r>
      <w:r w:rsidRPr="00B73D0F">
        <w:rPr>
          <w:lang w:val="sl-SI"/>
        </w:rPr>
        <w:t xml:space="preserve">adzor </w:t>
      </w:r>
      <w:r w:rsidR="00DA77AA">
        <w:rPr>
          <w:lang w:val="sl-SI"/>
        </w:rPr>
        <w:t xml:space="preserve">večkratno odpornih bakterij </w:t>
      </w:r>
      <w:r w:rsidRPr="00B73D0F">
        <w:rPr>
          <w:lang w:val="sl-SI"/>
        </w:rPr>
        <w:t>v Sloveniji je pokazal prisotnost pomembnih</w:t>
      </w:r>
      <w:r w:rsidR="0095066A">
        <w:rPr>
          <w:lang w:val="sl-SI"/>
        </w:rPr>
        <w:t xml:space="preserve"> genov</w:t>
      </w:r>
      <w:r w:rsidR="000F3AB7">
        <w:rPr>
          <w:lang w:val="sl-SI"/>
        </w:rPr>
        <w:t xml:space="preserve"> za </w:t>
      </w:r>
      <w:proofErr w:type="spellStart"/>
      <w:r w:rsidR="0095066A">
        <w:rPr>
          <w:lang w:val="sl-SI"/>
        </w:rPr>
        <w:t>karbapenemaz</w:t>
      </w:r>
      <w:r w:rsidR="000F3AB7">
        <w:rPr>
          <w:lang w:val="sl-SI"/>
        </w:rPr>
        <w:t>e</w:t>
      </w:r>
      <w:proofErr w:type="spellEnd"/>
      <w:r w:rsidR="0095066A">
        <w:rPr>
          <w:lang w:val="sl-SI"/>
        </w:rPr>
        <w:t xml:space="preserve"> in </w:t>
      </w:r>
      <w:proofErr w:type="spellStart"/>
      <w:r w:rsidR="0095066A">
        <w:rPr>
          <w:lang w:val="sl-SI"/>
        </w:rPr>
        <w:t>betalaktamaz</w:t>
      </w:r>
      <w:r w:rsidR="000F3AB7">
        <w:rPr>
          <w:lang w:val="sl-SI"/>
        </w:rPr>
        <w:t>e</w:t>
      </w:r>
      <w:proofErr w:type="spellEnd"/>
      <w:r w:rsidR="000F3AB7">
        <w:rPr>
          <w:lang w:val="sl-SI"/>
        </w:rPr>
        <w:t xml:space="preserve"> </w:t>
      </w:r>
      <w:r w:rsidRPr="00B73D0F">
        <w:rPr>
          <w:lang w:val="sl-SI"/>
        </w:rPr>
        <w:t xml:space="preserve">v bolnišničnem okolju ter v rekah in odpadnih vodah, vendar teh </w:t>
      </w:r>
      <w:r w:rsidR="000F25B4">
        <w:rPr>
          <w:lang w:val="sl-SI"/>
        </w:rPr>
        <w:t>genov</w:t>
      </w:r>
      <w:r w:rsidRPr="00B73D0F">
        <w:rPr>
          <w:lang w:val="sl-SI"/>
        </w:rPr>
        <w:t xml:space="preserve"> v črevesju naših zdravih udeležencev nismo zaznali, z izjemo gena </w:t>
      </w:r>
      <w:proofErr w:type="spellStart"/>
      <w:r w:rsidRPr="00DA77AA">
        <w:rPr>
          <w:i/>
          <w:iCs/>
          <w:lang w:val="sl-SI"/>
        </w:rPr>
        <w:t>bla</w:t>
      </w:r>
      <w:r w:rsidRPr="00DA77AA">
        <w:rPr>
          <w:vertAlign w:val="subscript"/>
          <w:lang w:val="sl-SI"/>
        </w:rPr>
        <w:t>CTX‑M1</w:t>
      </w:r>
      <w:proofErr w:type="spellEnd"/>
      <w:r w:rsidRPr="00DA77AA">
        <w:rPr>
          <w:vertAlign w:val="subscript"/>
          <w:lang w:val="sl-SI"/>
        </w:rPr>
        <w:t xml:space="preserve"> </w:t>
      </w:r>
      <w:r w:rsidRPr="00B73D0F">
        <w:rPr>
          <w:lang w:val="sl-SI"/>
        </w:rPr>
        <w:t>v zelo nizki abundanci pri enem posamezniku</w:t>
      </w:r>
      <w:r w:rsidR="000F25B4">
        <w:rPr>
          <w:lang w:val="sl-SI"/>
        </w:rPr>
        <w:t xml:space="preserve"> (I)</w:t>
      </w:r>
      <w:r w:rsidRPr="00B73D0F">
        <w:rPr>
          <w:lang w:val="sl-SI"/>
        </w:rPr>
        <w:t xml:space="preserve">. </w:t>
      </w:r>
      <w:r w:rsidR="007B6A5F">
        <w:rPr>
          <w:lang w:val="sl-SI"/>
        </w:rPr>
        <w:t xml:space="preserve">Ta gen prevladuje v približno 10% humanih izolatov slovenske populacije. </w:t>
      </w:r>
    </w:p>
    <w:p w14:paraId="2E8E5852" w14:textId="03AED6B2" w:rsidR="00C561F6" w:rsidRDefault="00B73D0F" w:rsidP="00B73D0F">
      <w:pPr>
        <w:rPr>
          <w:lang w:val="sl-SI"/>
        </w:rPr>
      </w:pPr>
      <w:r w:rsidRPr="00B73D0F">
        <w:rPr>
          <w:lang w:val="sl-SI"/>
        </w:rPr>
        <w:t xml:space="preserve">Domnevali smo, da bo nižja bakterijska raznolikost povezana z večjo raznolikostjo </w:t>
      </w:r>
      <w:proofErr w:type="spellStart"/>
      <w:r w:rsidRPr="00B73D0F">
        <w:rPr>
          <w:lang w:val="sl-SI"/>
        </w:rPr>
        <w:t>ARG</w:t>
      </w:r>
      <w:proofErr w:type="spellEnd"/>
      <w:r w:rsidRPr="00B73D0F">
        <w:rPr>
          <w:lang w:val="sl-SI"/>
        </w:rPr>
        <w:t>, a podatki te hipoteze niso podprli</w:t>
      </w:r>
      <w:r w:rsidR="000F25B4">
        <w:rPr>
          <w:lang w:val="sl-SI"/>
        </w:rPr>
        <w:t xml:space="preserve"> saj m</w:t>
      </w:r>
      <w:r w:rsidRPr="00B73D0F">
        <w:rPr>
          <w:lang w:val="sl-SI"/>
        </w:rPr>
        <w:t xml:space="preserve">ed </w:t>
      </w:r>
      <w:r w:rsidR="007B6A5F">
        <w:rPr>
          <w:lang w:val="sl-SI"/>
        </w:rPr>
        <w:t>celokupno</w:t>
      </w:r>
      <w:r w:rsidRPr="00B73D0F">
        <w:rPr>
          <w:lang w:val="sl-SI"/>
        </w:rPr>
        <w:t xml:space="preserve"> bakterijsko raznolikostjo in raznolikostjo </w:t>
      </w:r>
      <w:proofErr w:type="spellStart"/>
      <w:r w:rsidRPr="00B73D0F">
        <w:rPr>
          <w:lang w:val="sl-SI"/>
        </w:rPr>
        <w:t>ARG</w:t>
      </w:r>
      <w:proofErr w:type="spellEnd"/>
      <w:r w:rsidRPr="00B73D0F">
        <w:rPr>
          <w:lang w:val="sl-SI"/>
        </w:rPr>
        <w:t xml:space="preserve"> skozi čas nismo našli pomembne povezanosti. Morebitne povezave so bile</w:t>
      </w:r>
      <w:r w:rsidR="007B6A5F">
        <w:rPr>
          <w:lang w:val="sl-SI"/>
        </w:rPr>
        <w:t xml:space="preserve"> med bakterijsko raznolikostjo in številčnostjo </w:t>
      </w:r>
      <w:proofErr w:type="spellStart"/>
      <w:r w:rsidR="007B6A5F">
        <w:rPr>
          <w:lang w:val="sl-SI"/>
        </w:rPr>
        <w:t>ARG</w:t>
      </w:r>
      <w:proofErr w:type="spellEnd"/>
      <w:r w:rsidR="00C561F6">
        <w:rPr>
          <w:lang w:val="sl-SI"/>
        </w:rPr>
        <w:t xml:space="preserve"> vendar zgolj za </w:t>
      </w:r>
      <w:r w:rsidR="000F25B4">
        <w:rPr>
          <w:lang w:val="sl-SI"/>
        </w:rPr>
        <w:t>posamezne razrede antibiotikov</w:t>
      </w:r>
      <w:r w:rsidRPr="00B73D0F">
        <w:rPr>
          <w:lang w:val="sl-SI"/>
        </w:rPr>
        <w:t>.</w:t>
      </w:r>
    </w:p>
    <w:p w14:paraId="7C60E314" w14:textId="77777777" w:rsidR="00EA20F6" w:rsidRDefault="00EA20F6" w:rsidP="00EA20F6">
      <w:pPr>
        <w:spacing w:line="259" w:lineRule="auto"/>
        <w:rPr>
          <w:lang w:val="sl-SI"/>
        </w:rPr>
      </w:pPr>
      <w:r>
        <w:rPr>
          <w:lang w:val="sl-SI"/>
        </w:rPr>
        <w:t>Če povzamemo in zaključimo so r</w:t>
      </w:r>
      <w:r w:rsidRPr="00EA20F6">
        <w:rPr>
          <w:lang w:val="sl-SI"/>
        </w:rPr>
        <w:t xml:space="preserve">ezultati </w:t>
      </w:r>
      <w:r>
        <w:rPr>
          <w:lang w:val="sl-SI"/>
        </w:rPr>
        <w:t>naše raziskave</w:t>
      </w:r>
      <w:r w:rsidRPr="00EA20F6">
        <w:rPr>
          <w:lang w:val="sl-SI"/>
        </w:rPr>
        <w:t xml:space="preserve"> pokazali, da je bila črevesna </w:t>
      </w:r>
      <w:proofErr w:type="spellStart"/>
      <w:r w:rsidRPr="00EA20F6">
        <w:rPr>
          <w:lang w:val="sl-SI"/>
        </w:rPr>
        <w:t>mikrobiota</w:t>
      </w:r>
      <w:proofErr w:type="spellEnd"/>
      <w:r w:rsidRPr="00EA20F6">
        <w:rPr>
          <w:lang w:val="sl-SI"/>
        </w:rPr>
        <w:t xml:space="preserve"> zdravih moških posameznikov skozi čas izjemno stabilna, pri čemer so bile razlike med vzorci istega posameznika bistveno manjše</w:t>
      </w:r>
      <w:r>
        <w:rPr>
          <w:lang w:val="sl-SI"/>
        </w:rPr>
        <w:t xml:space="preserve"> </w:t>
      </w:r>
      <w:r w:rsidRPr="00EA20F6">
        <w:rPr>
          <w:lang w:val="sl-SI"/>
        </w:rPr>
        <w:t xml:space="preserve">kot razlike med posamezniki. To potrjuje koncept individualno specifičnega </w:t>
      </w:r>
      <w:proofErr w:type="spellStart"/>
      <w:r w:rsidRPr="00EA20F6">
        <w:rPr>
          <w:lang w:val="sl-SI"/>
        </w:rPr>
        <w:t>mikrobioma</w:t>
      </w:r>
      <w:proofErr w:type="spellEnd"/>
      <w:r w:rsidRPr="00EA20F6">
        <w:rPr>
          <w:lang w:val="sl-SI"/>
        </w:rPr>
        <w:t xml:space="preserve">, za katerega je značilna dolgotrajna prisotnost določenih bakterijskih združb in sevov. </w:t>
      </w:r>
    </w:p>
    <w:p w14:paraId="2DE5EAB8" w14:textId="77777777" w:rsidR="00EA20F6" w:rsidRDefault="00EA20F6" w:rsidP="00EA20F6">
      <w:pPr>
        <w:spacing w:line="259" w:lineRule="auto"/>
        <w:rPr>
          <w:lang w:val="sl-SI"/>
        </w:rPr>
      </w:pPr>
      <w:r w:rsidRPr="00EA20F6">
        <w:rPr>
          <w:lang w:val="sl-SI"/>
        </w:rPr>
        <w:t xml:space="preserve">Raziskava je pokazala, da je bilo </w:t>
      </w:r>
      <w:proofErr w:type="spellStart"/>
      <w:r w:rsidRPr="00EA20F6">
        <w:rPr>
          <w:lang w:val="sl-SI"/>
        </w:rPr>
        <w:t>sporobioto</w:t>
      </w:r>
      <w:proofErr w:type="spellEnd"/>
      <w:r w:rsidRPr="00EA20F6">
        <w:rPr>
          <w:lang w:val="sl-SI"/>
        </w:rPr>
        <w:t xml:space="preserve"> mogoče učinkovito preučevati z uporabo vzorcev, obdelanih z etanolom, saj je etanolni šok omogočil selektivno odstranitev vegetativnih celic in obogatitev </w:t>
      </w:r>
      <w:proofErr w:type="spellStart"/>
      <w:r w:rsidRPr="00EA20F6">
        <w:rPr>
          <w:lang w:val="sl-SI"/>
        </w:rPr>
        <w:t>sporogenih</w:t>
      </w:r>
      <w:proofErr w:type="spellEnd"/>
      <w:r w:rsidRPr="00EA20F6">
        <w:rPr>
          <w:lang w:val="sl-SI"/>
        </w:rPr>
        <w:t xml:space="preserve"> bakterij. Določanje </w:t>
      </w:r>
      <w:proofErr w:type="spellStart"/>
      <w:r w:rsidRPr="00EA20F6">
        <w:rPr>
          <w:lang w:val="sl-SI"/>
        </w:rPr>
        <w:t>sporobiote</w:t>
      </w:r>
      <w:proofErr w:type="spellEnd"/>
      <w:r w:rsidRPr="00EA20F6">
        <w:rPr>
          <w:lang w:val="sl-SI"/>
        </w:rPr>
        <w:t xml:space="preserve"> je bilo dodatno izboljšano s kombinacijo eksperimentalnega pristopa in </w:t>
      </w:r>
      <w:proofErr w:type="spellStart"/>
      <w:r w:rsidRPr="00EA20F6">
        <w:rPr>
          <w:lang w:val="sl-SI"/>
        </w:rPr>
        <w:t>bioinformatske</w:t>
      </w:r>
      <w:proofErr w:type="spellEnd"/>
      <w:r w:rsidRPr="00EA20F6">
        <w:rPr>
          <w:lang w:val="sl-SI"/>
        </w:rPr>
        <w:t xml:space="preserve"> analize genov, povezanih s </w:t>
      </w:r>
      <w:proofErr w:type="spellStart"/>
      <w:r w:rsidRPr="00EA20F6">
        <w:rPr>
          <w:lang w:val="sl-SI"/>
        </w:rPr>
        <w:t>sporulacijo</w:t>
      </w:r>
      <w:proofErr w:type="spellEnd"/>
      <w:r w:rsidRPr="00EA20F6">
        <w:rPr>
          <w:lang w:val="sl-SI"/>
        </w:rPr>
        <w:t xml:space="preserve">. Prisotnost </w:t>
      </w:r>
      <w:proofErr w:type="spellStart"/>
      <w:r w:rsidRPr="00EA20F6">
        <w:rPr>
          <w:lang w:val="sl-SI"/>
        </w:rPr>
        <w:t>sporulacijskih</w:t>
      </w:r>
      <w:proofErr w:type="spellEnd"/>
      <w:r w:rsidRPr="00EA20F6">
        <w:rPr>
          <w:lang w:val="sl-SI"/>
        </w:rPr>
        <w:t xml:space="preserve"> genov sama po sebi ni vedno napovedovala odpornosti na etanol, kar kaže, da zgolj </w:t>
      </w:r>
      <w:r w:rsidRPr="00EA20F6">
        <w:rPr>
          <w:lang w:val="sl-SI"/>
        </w:rPr>
        <w:lastRenderedPageBreak/>
        <w:t xml:space="preserve">genetski potencial za </w:t>
      </w:r>
      <w:proofErr w:type="spellStart"/>
      <w:r w:rsidRPr="00EA20F6">
        <w:rPr>
          <w:lang w:val="sl-SI"/>
        </w:rPr>
        <w:t>sporulacijo</w:t>
      </w:r>
      <w:proofErr w:type="spellEnd"/>
      <w:r w:rsidRPr="00EA20F6">
        <w:rPr>
          <w:lang w:val="sl-SI"/>
        </w:rPr>
        <w:t xml:space="preserve"> ni nujno povezan z dejansko tvorbo odpornih spor v danih pogojih. Kombinacija obeh metod je zato omogočila bolj zanesljivo določitev </w:t>
      </w:r>
      <w:proofErr w:type="spellStart"/>
      <w:r w:rsidRPr="00EA20F6">
        <w:rPr>
          <w:lang w:val="sl-SI"/>
        </w:rPr>
        <w:t>sporobiote</w:t>
      </w:r>
      <w:proofErr w:type="spellEnd"/>
      <w:r w:rsidRPr="00EA20F6">
        <w:rPr>
          <w:lang w:val="sl-SI"/>
        </w:rPr>
        <w:t xml:space="preserve"> in zmanjšala možnost napačne interpretacije rezultatov.</w:t>
      </w:r>
    </w:p>
    <w:p w14:paraId="100C734B" w14:textId="77777777" w:rsidR="009D387D" w:rsidRDefault="00EA20F6" w:rsidP="00EA20F6">
      <w:pPr>
        <w:spacing w:line="259" w:lineRule="auto"/>
        <w:rPr>
          <w:lang w:val="sl-SI"/>
        </w:rPr>
      </w:pPr>
      <w:r>
        <w:rPr>
          <w:lang w:val="sl-SI"/>
        </w:rPr>
        <w:t>S tem setom podatkov smo pokazali</w:t>
      </w:r>
      <w:r w:rsidRPr="00EA20F6">
        <w:rPr>
          <w:lang w:val="sl-SI"/>
        </w:rPr>
        <w:t>, da so bili etanolno odporni taksoni pogosteje prisotni pri več različnih posameznikih in so kazali manjšo variabilnost združbe v primerjavi z bakterijami</w:t>
      </w:r>
      <w:r w:rsidR="009D387D">
        <w:rPr>
          <w:lang w:val="sl-SI"/>
        </w:rPr>
        <w:t>, ki se niso pojavile v etanolno odporni združbi</w:t>
      </w:r>
      <w:r w:rsidRPr="00EA20F6">
        <w:rPr>
          <w:lang w:val="sl-SI"/>
        </w:rPr>
        <w:t>.</w:t>
      </w:r>
      <w:r w:rsidR="009D387D">
        <w:rPr>
          <w:lang w:val="sl-SI"/>
        </w:rPr>
        <w:t xml:space="preserve"> Vendar pa so bile </w:t>
      </w:r>
      <w:proofErr w:type="spellStart"/>
      <w:r w:rsidR="009D387D">
        <w:rPr>
          <w:lang w:val="sl-SI"/>
        </w:rPr>
        <w:t>s</w:t>
      </w:r>
      <w:r w:rsidRPr="00EA20F6">
        <w:rPr>
          <w:lang w:val="sl-SI"/>
        </w:rPr>
        <w:t>porogene</w:t>
      </w:r>
      <w:proofErr w:type="spellEnd"/>
      <w:r w:rsidRPr="00EA20F6">
        <w:rPr>
          <w:lang w:val="sl-SI"/>
        </w:rPr>
        <w:t xml:space="preserve"> bakterije</w:t>
      </w:r>
      <w:r w:rsidR="009D387D">
        <w:rPr>
          <w:lang w:val="sl-SI"/>
        </w:rPr>
        <w:t xml:space="preserve"> tiste, ki</w:t>
      </w:r>
      <w:r w:rsidRPr="00EA20F6">
        <w:rPr>
          <w:lang w:val="sl-SI"/>
        </w:rPr>
        <w:t xml:space="preserve"> so izkazovale večjo sposobnost širjenja med gostitelji in dolgoročnega vztrajanja v</w:t>
      </w:r>
      <w:r w:rsidR="009D387D">
        <w:rPr>
          <w:lang w:val="sl-SI"/>
        </w:rPr>
        <w:t xml:space="preserve"> posameznikovem črevesju</w:t>
      </w:r>
      <w:r w:rsidRPr="00EA20F6">
        <w:rPr>
          <w:lang w:val="sl-SI"/>
        </w:rPr>
        <w:t xml:space="preserve">. Posebej pomembna ugotovitev raziskave je bila, da so bile etanolno odporne </w:t>
      </w:r>
      <w:proofErr w:type="spellStart"/>
      <w:r w:rsidRPr="00EA20F6">
        <w:rPr>
          <w:lang w:val="sl-SI"/>
        </w:rPr>
        <w:t>sporogene</w:t>
      </w:r>
      <w:proofErr w:type="spellEnd"/>
      <w:r w:rsidRPr="00EA20F6">
        <w:rPr>
          <w:lang w:val="sl-SI"/>
        </w:rPr>
        <w:t xml:space="preserve"> vrste najbolj persistentni člani črevesne </w:t>
      </w:r>
      <w:proofErr w:type="spellStart"/>
      <w:r w:rsidRPr="00EA20F6">
        <w:rPr>
          <w:lang w:val="sl-SI"/>
        </w:rPr>
        <w:t>mikrobiote</w:t>
      </w:r>
      <w:proofErr w:type="spellEnd"/>
      <w:r w:rsidRPr="00EA20F6">
        <w:rPr>
          <w:lang w:val="sl-SI"/>
        </w:rPr>
        <w:t xml:space="preserve">. Te bakterije niso bile le dolgoročno prisotne pri posameznih gostiteljih, temveč so bile zaznane tudi pri večjem številu posameznikov znotraj kohorte, kar kaže na njihovo večjo prevalenco v primerjavi z </w:t>
      </w:r>
      <w:proofErr w:type="spellStart"/>
      <w:r w:rsidRPr="00EA20F6">
        <w:rPr>
          <w:lang w:val="sl-SI"/>
        </w:rPr>
        <w:t>nesporogenimi</w:t>
      </w:r>
      <w:proofErr w:type="spellEnd"/>
      <w:r w:rsidRPr="00EA20F6">
        <w:rPr>
          <w:lang w:val="sl-SI"/>
        </w:rPr>
        <w:t xml:space="preserve"> bakterijami. Takšna sposobnost dolgotrajnega preživetja in prenosa je verjetno povezana z odpornostjo spor proti zunanjim dejavnikom, kot so prisotnost kisika, temperaturne spremembe, pomanjkanje hranil in izpostavljenost antibiotikom. </w:t>
      </w:r>
    </w:p>
    <w:p w14:paraId="58BC1B7A" w14:textId="77777777" w:rsidR="009D387D" w:rsidRDefault="00EA20F6" w:rsidP="00EA20F6">
      <w:pPr>
        <w:spacing w:line="259" w:lineRule="auto"/>
        <w:rPr>
          <w:lang w:val="sl-SI"/>
        </w:rPr>
      </w:pPr>
      <w:r w:rsidRPr="00EA20F6">
        <w:rPr>
          <w:lang w:val="sl-SI"/>
        </w:rPr>
        <w:t xml:space="preserve">Dinamika </w:t>
      </w:r>
      <w:proofErr w:type="spellStart"/>
      <w:r w:rsidRPr="00EA20F6">
        <w:rPr>
          <w:lang w:val="sl-SI"/>
        </w:rPr>
        <w:t>sporulacije</w:t>
      </w:r>
      <w:proofErr w:type="spellEnd"/>
      <w:r w:rsidRPr="00EA20F6">
        <w:rPr>
          <w:lang w:val="sl-SI"/>
        </w:rPr>
        <w:t xml:space="preserve"> se je izkazala kot gostiteljsko specifična in časovno odvisna, kar nakazuje, da </w:t>
      </w:r>
      <w:proofErr w:type="spellStart"/>
      <w:r w:rsidRPr="00EA20F6">
        <w:rPr>
          <w:lang w:val="sl-SI"/>
        </w:rPr>
        <w:t>sporulacijo</w:t>
      </w:r>
      <w:proofErr w:type="spellEnd"/>
      <w:r w:rsidRPr="00EA20F6">
        <w:rPr>
          <w:lang w:val="sl-SI"/>
        </w:rPr>
        <w:t xml:space="preserve"> uravnavajo skupni fiziološki ali okol</w:t>
      </w:r>
      <w:r w:rsidR="009D387D">
        <w:rPr>
          <w:lang w:val="sl-SI"/>
        </w:rPr>
        <w:t>i</w:t>
      </w:r>
      <w:r w:rsidRPr="00EA20F6">
        <w:rPr>
          <w:lang w:val="sl-SI"/>
        </w:rPr>
        <w:t xml:space="preserve">jski dejavniki gostitelja in ne zgolj taksonomsko specifični mehanizmi posameznih bakterij. To pomeni, da lahko spremembe v prehrani, imunskem odzivu, vnetnih procesih ali drugih fizioloških pogojih vplivajo na aktivacijo </w:t>
      </w:r>
      <w:proofErr w:type="spellStart"/>
      <w:r w:rsidRPr="00EA20F6">
        <w:rPr>
          <w:lang w:val="sl-SI"/>
        </w:rPr>
        <w:t>sporulacijskih</w:t>
      </w:r>
      <w:proofErr w:type="spellEnd"/>
      <w:r w:rsidRPr="00EA20F6">
        <w:rPr>
          <w:lang w:val="sl-SI"/>
        </w:rPr>
        <w:t xml:space="preserve"> poti pri različnih bakterijskih vrstah hkrati. </w:t>
      </w:r>
    </w:p>
    <w:p w14:paraId="2E87C697" w14:textId="77777777" w:rsidR="009D387D" w:rsidRDefault="00EA20F6" w:rsidP="00EA20F6">
      <w:pPr>
        <w:spacing w:line="259" w:lineRule="auto"/>
        <w:rPr>
          <w:lang w:val="sl-SI"/>
        </w:rPr>
      </w:pPr>
      <w:r w:rsidRPr="00EA20F6">
        <w:rPr>
          <w:lang w:val="sl-SI"/>
        </w:rPr>
        <w:t xml:space="preserve">Poleg preučevanja </w:t>
      </w:r>
      <w:proofErr w:type="spellStart"/>
      <w:r w:rsidRPr="00EA20F6">
        <w:rPr>
          <w:lang w:val="sl-SI"/>
        </w:rPr>
        <w:t>sporobiote</w:t>
      </w:r>
      <w:proofErr w:type="spellEnd"/>
      <w:r w:rsidRPr="00EA20F6">
        <w:rPr>
          <w:lang w:val="sl-SI"/>
        </w:rPr>
        <w:t xml:space="preserve"> </w:t>
      </w:r>
      <w:r w:rsidR="009D387D">
        <w:rPr>
          <w:lang w:val="sl-SI"/>
        </w:rPr>
        <w:t xml:space="preserve">smo </w:t>
      </w:r>
      <w:r w:rsidRPr="00EA20F6">
        <w:rPr>
          <w:lang w:val="sl-SI"/>
        </w:rPr>
        <w:t>analiziral</w:t>
      </w:r>
      <w:r w:rsidR="009D387D">
        <w:rPr>
          <w:lang w:val="sl-SI"/>
        </w:rPr>
        <w:t>i</w:t>
      </w:r>
      <w:r w:rsidRPr="00EA20F6">
        <w:rPr>
          <w:lang w:val="sl-SI"/>
        </w:rPr>
        <w:t xml:space="preserve"> tudi črevesni </w:t>
      </w:r>
      <w:proofErr w:type="spellStart"/>
      <w:r w:rsidRPr="00EA20F6">
        <w:rPr>
          <w:lang w:val="sl-SI"/>
        </w:rPr>
        <w:t>rezistom</w:t>
      </w:r>
      <w:proofErr w:type="spellEnd"/>
      <w:r w:rsidRPr="00EA20F6">
        <w:rPr>
          <w:lang w:val="sl-SI"/>
        </w:rPr>
        <w:t xml:space="preserve"> in pokazal</w:t>
      </w:r>
      <w:r w:rsidR="009D387D">
        <w:rPr>
          <w:lang w:val="sl-SI"/>
        </w:rPr>
        <w:t>i</w:t>
      </w:r>
      <w:r w:rsidRPr="00EA20F6">
        <w:rPr>
          <w:lang w:val="sl-SI"/>
        </w:rPr>
        <w:t>, da je bila skupnost genov za protimikrobno odpornost izredno raznolika, pri čemer je približno polovica zaznanih genov za odpornost vztrajala skozi obdobje šestih mesecev. To kaže, da je črevesn</w:t>
      </w:r>
      <w:r w:rsidR="009D387D">
        <w:rPr>
          <w:lang w:val="sl-SI"/>
        </w:rPr>
        <w:t xml:space="preserve">a </w:t>
      </w:r>
      <w:proofErr w:type="spellStart"/>
      <w:r w:rsidR="009D387D">
        <w:rPr>
          <w:lang w:val="sl-SI"/>
        </w:rPr>
        <w:t>mikrobiota</w:t>
      </w:r>
      <w:proofErr w:type="spellEnd"/>
      <w:r w:rsidR="009D387D">
        <w:rPr>
          <w:lang w:val="sl-SI"/>
        </w:rPr>
        <w:t xml:space="preserve"> </w:t>
      </w:r>
      <w:r w:rsidRPr="00EA20F6">
        <w:rPr>
          <w:lang w:val="sl-SI"/>
        </w:rPr>
        <w:t>pomemben dolgoročni rezervoar genov za odpornost proti antibiotikom tudi pri zdravih posameznikih brez aktivne okužbe</w:t>
      </w:r>
      <w:r w:rsidR="009D387D">
        <w:rPr>
          <w:lang w:val="sl-SI"/>
        </w:rPr>
        <w:t xml:space="preserve">, kar sovpada z že objavljenimi </w:t>
      </w:r>
      <w:proofErr w:type="spellStart"/>
      <w:r w:rsidR="009D387D">
        <w:rPr>
          <w:lang w:val="sl-SI"/>
        </w:rPr>
        <w:t>raziskovami</w:t>
      </w:r>
      <w:proofErr w:type="spellEnd"/>
      <w:r w:rsidRPr="00EA20F6">
        <w:rPr>
          <w:lang w:val="sl-SI"/>
        </w:rPr>
        <w:t xml:space="preserve">. </w:t>
      </w:r>
    </w:p>
    <w:p w14:paraId="365A630B" w14:textId="6D711AD3" w:rsidR="009D387D" w:rsidRDefault="00EA20F6" w:rsidP="00EA20F6">
      <w:pPr>
        <w:spacing w:line="259" w:lineRule="auto"/>
        <w:rPr>
          <w:lang w:val="sl-SI"/>
        </w:rPr>
      </w:pPr>
      <w:r w:rsidRPr="00EA20F6">
        <w:rPr>
          <w:lang w:val="sl-SI"/>
        </w:rPr>
        <w:t xml:space="preserve">Izpostavljenost antibiotikom je povzročila kratkoročno povečanje </w:t>
      </w:r>
      <w:r w:rsidR="009D387D">
        <w:rPr>
          <w:lang w:val="sl-SI"/>
        </w:rPr>
        <w:t>številčnosti</w:t>
      </w:r>
      <w:r w:rsidRPr="00EA20F6">
        <w:rPr>
          <w:lang w:val="sl-SI"/>
        </w:rPr>
        <w:t xml:space="preserve"> genov za odpornost, ni pa vplivala na njihovo </w:t>
      </w:r>
      <w:r w:rsidR="009D387D">
        <w:rPr>
          <w:lang w:val="sl-SI"/>
        </w:rPr>
        <w:t xml:space="preserve">kratkoročno ali dolgoročno </w:t>
      </w:r>
      <w:r w:rsidRPr="00EA20F6">
        <w:rPr>
          <w:lang w:val="sl-SI"/>
        </w:rPr>
        <w:t xml:space="preserve">raznolikost. Takšni rezultati podpirajo hipotezo, da antibiotično zdravljenje predvsem poveča delež že prisotnih odpornih bakterij in njihovih genov, namesto da bi v </w:t>
      </w:r>
      <w:proofErr w:type="spellStart"/>
      <w:r w:rsidRPr="00EA20F6">
        <w:rPr>
          <w:lang w:val="sl-SI"/>
        </w:rPr>
        <w:t>mikrobioto</w:t>
      </w:r>
      <w:proofErr w:type="spellEnd"/>
      <w:r w:rsidRPr="00EA20F6">
        <w:rPr>
          <w:lang w:val="sl-SI"/>
        </w:rPr>
        <w:t xml:space="preserve"> vnašalo nove gene za odpornost. </w:t>
      </w:r>
      <w:proofErr w:type="spellStart"/>
      <w:r w:rsidRPr="00EA20F6">
        <w:rPr>
          <w:lang w:val="sl-SI"/>
        </w:rPr>
        <w:t>Rezistom</w:t>
      </w:r>
      <w:proofErr w:type="spellEnd"/>
      <w:r w:rsidRPr="00EA20F6">
        <w:rPr>
          <w:lang w:val="sl-SI"/>
        </w:rPr>
        <w:t xml:space="preserve"> preiskovane kohorte je bil izrazito dominiran z geni za odpornost proti tetraciklinom, kar je skladno z rezultati drugih evropskih populacij in verjetno odraža dolgoletno uporabo </w:t>
      </w:r>
      <w:proofErr w:type="spellStart"/>
      <w:r w:rsidRPr="00EA20F6">
        <w:rPr>
          <w:lang w:val="sl-SI"/>
        </w:rPr>
        <w:t>tetraciklinskih</w:t>
      </w:r>
      <w:proofErr w:type="spellEnd"/>
      <w:r w:rsidRPr="00EA20F6">
        <w:rPr>
          <w:lang w:val="sl-SI"/>
        </w:rPr>
        <w:t xml:space="preserve"> antibiotikov v humani in veterinarski medicini. Po drugi strani pa so bili klinično posebej problematični geni za odpornost, povezani z odpornostjo proti </w:t>
      </w:r>
      <w:proofErr w:type="spellStart"/>
      <w:r w:rsidRPr="00EA20F6">
        <w:rPr>
          <w:lang w:val="sl-SI"/>
        </w:rPr>
        <w:t>karbapenemom</w:t>
      </w:r>
      <w:proofErr w:type="spellEnd"/>
      <w:r w:rsidRPr="00EA20F6">
        <w:rPr>
          <w:lang w:val="sl-SI"/>
        </w:rPr>
        <w:t xml:space="preserve"> ali </w:t>
      </w:r>
      <w:proofErr w:type="spellStart"/>
      <w:r w:rsidR="009D387D">
        <w:rPr>
          <w:lang w:val="sl-SI"/>
        </w:rPr>
        <w:t>betalaktamom</w:t>
      </w:r>
      <w:proofErr w:type="spellEnd"/>
      <w:r w:rsidRPr="00EA20F6">
        <w:rPr>
          <w:lang w:val="sl-SI"/>
        </w:rPr>
        <w:t xml:space="preserve">, večinoma odsotni, kar kaže na relativno nizko breme kritične protimikrobne odpornosti v preučevani populaciji. </w:t>
      </w:r>
    </w:p>
    <w:p w14:paraId="55AB48AB" w14:textId="77777777" w:rsidR="009D387D" w:rsidRDefault="00EA20F6" w:rsidP="00EA20F6">
      <w:pPr>
        <w:spacing w:line="259" w:lineRule="auto"/>
        <w:rPr>
          <w:lang w:val="sl-SI"/>
        </w:rPr>
      </w:pPr>
      <w:r w:rsidRPr="00EA20F6">
        <w:rPr>
          <w:lang w:val="sl-SI"/>
        </w:rPr>
        <w:t xml:space="preserve">Pri analizi povezave med bakterijsko raznolikostjo in raznolikostjo </w:t>
      </w:r>
      <w:proofErr w:type="spellStart"/>
      <w:r w:rsidRPr="00EA20F6">
        <w:rPr>
          <w:lang w:val="sl-SI"/>
        </w:rPr>
        <w:t>rezistoma</w:t>
      </w:r>
      <w:proofErr w:type="spellEnd"/>
      <w:r w:rsidRPr="00EA20F6">
        <w:rPr>
          <w:lang w:val="sl-SI"/>
        </w:rPr>
        <w:t xml:space="preserve"> raziskava ni potrdila začetne hipoteze, da </w:t>
      </w:r>
      <w:r w:rsidR="009D387D">
        <w:rPr>
          <w:lang w:val="sl-SI"/>
        </w:rPr>
        <w:t>manjša</w:t>
      </w:r>
      <w:r w:rsidRPr="00EA20F6">
        <w:rPr>
          <w:lang w:val="sl-SI"/>
        </w:rPr>
        <w:t xml:space="preserve"> mikrobna </w:t>
      </w:r>
      <w:r w:rsidR="009D387D">
        <w:rPr>
          <w:lang w:val="sl-SI"/>
        </w:rPr>
        <w:t>raznolikost</w:t>
      </w:r>
      <w:r w:rsidRPr="00EA20F6">
        <w:rPr>
          <w:lang w:val="sl-SI"/>
        </w:rPr>
        <w:t xml:space="preserve"> </w:t>
      </w:r>
      <w:r w:rsidR="009D387D">
        <w:rPr>
          <w:lang w:val="sl-SI"/>
        </w:rPr>
        <w:t>vodi v</w:t>
      </w:r>
      <w:r w:rsidRPr="00EA20F6">
        <w:rPr>
          <w:lang w:val="sl-SI"/>
        </w:rPr>
        <w:t xml:space="preserve"> večjo raznolikost genov za odpornost. Namesto splošne povezave so bile opažene predvsem specifične povezave med določenimi skupinami bakterij in </w:t>
      </w:r>
      <w:r w:rsidR="009D387D">
        <w:rPr>
          <w:lang w:val="sl-SI"/>
        </w:rPr>
        <w:t xml:space="preserve">številčnostjo </w:t>
      </w:r>
      <w:r w:rsidRPr="00EA20F6">
        <w:rPr>
          <w:lang w:val="sl-SI"/>
        </w:rPr>
        <w:t>posamezni</w:t>
      </w:r>
      <w:r w:rsidR="009D387D">
        <w:rPr>
          <w:lang w:val="sl-SI"/>
        </w:rPr>
        <w:t>h</w:t>
      </w:r>
      <w:r w:rsidRPr="00EA20F6">
        <w:rPr>
          <w:lang w:val="sl-SI"/>
        </w:rPr>
        <w:t xml:space="preserve"> razred</w:t>
      </w:r>
      <w:r w:rsidR="009D387D">
        <w:rPr>
          <w:lang w:val="sl-SI"/>
        </w:rPr>
        <w:t>ov</w:t>
      </w:r>
      <w:r w:rsidRPr="00EA20F6">
        <w:rPr>
          <w:lang w:val="sl-SI"/>
        </w:rPr>
        <w:t xml:space="preserve"> genov za odpornost. Spremembe bakterijske </w:t>
      </w:r>
      <w:r w:rsidR="009D387D">
        <w:rPr>
          <w:lang w:val="sl-SI"/>
        </w:rPr>
        <w:t>raznolikosti</w:t>
      </w:r>
      <w:r w:rsidRPr="00EA20F6">
        <w:rPr>
          <w:lang w:val="sl-SI"/>
        </w:rPr>
        <w:t xml:space="preserve"> so tako vplivale predvsem na gene povezane z odpornostjo proti </w:t>
      </w:r>
      <w:proofErr w:type="spellStart"/>
      <w:r w:rsidRPr="00EA20F6">
        <w:rPr>
          <w:lang w:val="sl-SI"/>
        </w:rPr>
        <w:t>MLS</w:t>
      </w:r>
      <w:proofErr w:type="spellEnd"/>
      <w:r w:rsidRPr="00EA20F6">
        <w:rPr>
          <w:lang w:val="sl-SI"/>
        </w:rPr>
        <w:t xml:space="preserve">-antibiotikom, </w:t>
      </w:r>
      <w:proofErr w:type="spellStart"/>
      <w:r w:rsidRPr="00EA20F6">
        <w:rPr>
          <w:lang w:val="sl-SI"/>
        </w:rPr>
        <w:t>makrolidom</w:t>
      </w:r>
      <w:proofErr w:type="spellEnd"/>
      <w:r w:rsidRPr="00EA20F6">
        <w:rPr>
          <w:lang w:val="sl-SI"/>
        </w:rPr>
        <w:t xml:space="preserve"> in </w:t>
      </w:r>
      <w:proofErr w:type="spellStart"/>
      <w:r w:rsidRPr="00EA20F6">
        <w:rPr>
          <w:lang w:val="sl-SI"/>
        </w:rPr>
        <w:t>trimetoprimu</w:t>
      </w:r>
      <w:proofErr w:type="spellEnd"/>
      <w:r w:rsidRPr="00EA20F6">
        <w:rPr>
          <w:lang w:val="sl-SI"/>
        </w:rPr>
        <w:t xml:space="preserve">, medtem ko na celoten </w:t>
      </w:r>
      <w:proofErr w:type="spellStart"/>
      <w:r w:rsidRPr="00EA20F6">
        <w:rPr>
          <w:lang w:val="sl-SI"/>
        </w:rPr>
        <w:t>rezistom</w:t>
      </w:r>
      <w:proofErr w:type="spellEnd"/>
      <w:r w:rsidRPr="00EA20F6">
        <w:rPr>
          <w:lang w:val="sl-SI"/>
        </w:rPr>
        <w:t xml:space="preserve"> niso imele enotnega vpliva. </w:t>
      </w:r>
    </w:p>
    <w:p w14:paraId="34F80BA2" w14:textId="77777777" w:rsidR="009D387D" w:rsidRDefault="00EA20F6" w:rsidP="00EA20F6">
      <w:pPr>
        <w:spacing w:line="259" w:lineRule="auto"/>
        <w:rPr>
          <w:lang w:val="sl-SI"/>
        </w:rPr>
      </w:pPr>
      <w:r w:rsidRPr="00EA20F6">
        <w:rPr>
          <w:lang w:val="sl-SI"/>
        </w:rPr>
        <w:lastRenderedPageBreak/>
        <w:t xml:space="preserve">Pomemben del raziskave je predstavljala tudi integracija gojitvenih metod s </w:t>
      </w:r>
      <w:proofErr w:type="spellStart"/>
      <w:r w:rsidRPr="00EA20F6">
        <w:rPr>
          <w:lang w:val="sl-SI"/>
        </w:rPr>
        <w:t>sekvenciranjem</w:t>
      </w:r>
      <w:proofErr w:type="spellEnd"/>
      <w:r w:rsidRPr="00EA20F6">
        <w:rPr>
          <w:lang w:val="sl-SI"/>
        </w:rPr>
        <w:t xml:space="preserve"> celotnih genomov in </w:t>
      </w:r>
      <w:proofErr w:type="spellStart"/>
      <w:r w:rsidRPr="00EA20F6">
        <w:rPr>
          <w:lang w:val="sl-SI"/>
        </w:rPr>
        <w:t>metagenomskimi</w:t>
      </w:r>
      <w:proofErr w:type="spellEnd"/>
      <w:r w:rsidRPr="00EA20F6">
        <w:rPr>
          <w:lang w:val="sl-SI"/>
        </w:rPr>
        <w:t xml:space="preserve"> analizami, kar je omogočilo sledenje </w:t>
      </w:r>
      <w:r w:rsidR="009D387D">
        <w:rPr>
          <w:lang w:val="sl-SI"/>
        </w:rPr>
        <w:t xml:space="preserve">izolirani </w:t>
      </w:r>
      <w:proofErr w:type="spellStart"/>
      <w:r w:rsidR="009D387D">
        <w:rPr>
          <w:lang w:val="sl-SI"/>
        </w:rPr>
        <w:t>sporogeni</w:t>
      </w:r>
      <w:proofErr w:type="spellEnd"/>
      <w:r w:rsidRPr="00EA20F6">
        <w:rPr>
          <w:lang w:val="sl-SI"/>
        </w:rPr>
        <w:t xml:space="preserve"> bakterij</w:t>
      </w:r>
      <w:r w:rsidR="009D387D">
        <w:rPr>
          <w:lang w:val="sl-SI"/>
        </w:rPr>
        <w:t xml:space="preserve"> </w:t>
      </w:r>
      <w:r w:rsidR="009D387D">
        <w:rPr>
          <w:i/>
          <w:iCs/>
          <w:lang w:val="sl-SI"/>
        </w:rPr>
        <w:t>C. saudiense</w:t>
      </w:r>
      <w:r w:rsidRPr="00EA20F6">
        <w:rPr>
          <w:lang w:val="sl-SI"/>
        </w:rPr>
        <w:t xml:space="preserve"> na ravni sevov. Takšen pristop je razkril izjemno visoko raznolikost </w:t>
      </w:r>
      <w:r w:rsidR="009D387D">
        <w:rPr>
          <w:lang w:val="sl-SI"/>
        </w:rPr>
        <w:t>te vrste znotraj enega gostitelja</w:t>
      </w:r>
      <w:r w:rsidRPr="00EA20F6">
        <w:rPr>
          <w:lang w:val="sl-SI"/>
        </w:rPr>
        <w:t xml:space="preserve">, saj </w:t>
      </w:r>
      <w:r w:rsidR="009D387D">
        <w:rPr>
          <w:lang w:val="sl-SI"/>
        </w:rPr>
        <w:t>smo zaznali</w:t>
      </w:r>
      <w:r w:rsidRPr="00EA20F6">
        <w:rPr>
          <w:lang w:val="sl-SI"/>
        </w:rPr>
        <w:t xml:space="preserve"> sedem različnih sevo</w:t>
      </w:r>
      <w:r w:rsidR="009D387D">
        <w:rPr>
          <w:lang w:val="sl-SI"/>
        </w:rPr>
        <w:t>v</w:t>
      </w:r>
      <w:r w:rsidRPr="00EA20F6">
        <w:rPr>
          <w:lang w:val="sl-SI"/>
        </w:rPr>
        <w:t xml:space="preserve">, kar presega običajno opaženo </w:t>
      </w:r>
      <w:r w:rsidR="009D387D">
        <w:rPr>
          <w:lang w:val="sl-SI"/>
        </w:rPr>
        <w:t>raznolikost</w:t>
      </w:r>
      <w:r w:rsidRPr="00EA20F6">
        <w:rPr>
          <w:lang w:val="sl-SI"/>
        </w:rPr>
        <w:t xml:space="preserve"> sevov v človeškem črevesju. Rezultati nakazujejo, da lahko </w:t>
      </w:r>
      <w:proofErr w:type="spellStart"/>
      <w:r w:rsidRPr="00EA20F6">
        <w:rPr>
          <w:lang w:val="sl-SI"/>
        </w:rPr>
        <w:t>sporogene</w:t>
      </w:r>
      <w:proofErr w:type="spellEnd"/>
      <w:r w:rsidRPr="00EA20F6">
        <w:rPr>
          <w:lang w:val="sl-SI"/>
        </w:rPr>
        <w:t xml:space="preserve"> bakterije vzdržujejo kompleksne populacijske strukture znotraj istega. </w:t>
      </w:r>
    </w:p>
    <w:p w14:paraId="16A4F22E" w14:textId="5F23EF6F" w:rsidR="001B10A8" w:rsidRPr="00497A2F" w:rsidRDefault="00EA20F6" w:rsidP="00EA20F6">
      <w:pPr>
        <w:spacing w:line="259" w:lineRule="auto"/>
        <w:rPr>
          <w:lang w:val="sl-SI"/>
        </w:rPr>
      </w:pPr>
      <w:r w:rsidRPr="00EA20F6">
        <w:rPr>
          <w:lang w:val="sl-SI"/>
        </w:rPr>
        <w:t xml:space="preserve">Zdravljenje z antibiotiki je verjetno zmanjšalo število vegetativnih celic </w:t>
      </w:r>
      <w:r w:rsidR="009D387D">
        <w:rPr>
          <w:i/>
          <w:iCs/>
          <w:lang w:val="sl-SI"/>
        </w:rPr>
        <w:t xml:space="preserve">C. saudiense </w:t>
      </w:r>
      <w:r w:rsidRPr="00EA20F6">
        <w:rPr>
          <w:lang w:val="sl-SI"/>
        </w:rPr>
        <w:t xml:space="preserve">pod mejo zaznave, medtem ko so spore preživele zdravljenje in omogočile ponovno kolonizacijo črevesja po prenehanju terapije. Ti rezultati podpirajo hipotezo t. i. </w:t>
      </w:r>
      <w:r w:rsidR="009D387D">
        <w:rPr>
          <w:lang w:val="sl-SI"/>
        </w:rPr>
        <w:t>'</w:t>
      </w:r>
      <w:proofErr w:type="spellStart"/>
      <w:r w:rsidR="009D387D">
        <w:rPr>
          <w:lang w:val="sl-SI"/>
        </w:rPr>
        <w:t>seed</w:t>
      </w:r>
      <w:proofErr w:type="spellEnd"/>
      <w:r w:rsidR="009D387D">
        <w:rPr>
          <w:lang w:val="sl-SI"/>
        </w:rPr>
        <w:t xml:space="preserve"> bank'</w:t>
      </w:r>
      <w:r w:rsidRPr="00EA20F6">
        <w:rPr>
          <w:lang w:val="sl-SI"/>
        </w:rPr>
        <w:t xml:space="preserve"> </w:t>
      </w:r>
      <w:r w:rsidR="009D387D">
        <w:rPr>
          <w:lang w:val="sl-SI"/>
        </w:rPr>
        <w:t>hipoteze</w:t>
      </w:r>
      <w:r w:rsidRPr="00EA20F6">
        <w:rPr>
          <w:lang w:val="sl-SI"/>
        </w:rPr>
        <w:t xml:space="preserve">, po kateri </w:t>
      </w:r>
      <w:proofErr w:type="spellStart"/>
      <w:r w:rsidRPr="00EA20F6">
        <w:rPr>
          <w:lang w:val="sl-SI"/>
        </w:rPr>
        <w:t>sporogene</w:t>
      </w:r>
      <w:proofErr w:type="spellEnd"/>
      <w:r w:rsidRPr="00EA20F6">
        <w:rPr>
          <w:lang w:val="sl-SI"/>
        </w:rPr>
        <w:t xml:space="preserve"> bakterije tvorijo stabilen rezervoar </w:t>
      </w:r>
      <w:proofErr w:type="spellStart"/>
      <w:r w:rsidRPr="00EA20F6">
        <w:rPr>
          <w:lang w:val="sl-SI"/>
        </w:rPr>
        <w:t>dormantnih</w:t>
      </w:r>
      <w:proofErr w:type="spellEnd"/>
      <w:r w:rsidRPr="00EA20F6">
        <w:rPr>
          <w:lang w:val="sl-SI"/>
        </w:rPr>
        <w:t xml:space="preserve"> oblik, ki omogoča dolgoročno obstojnost </w:t>
      </w:r>
      <w:proofErr w:type="spellStart"/>
      <w:r w:rsidR="009D387D">
        <w:rPr>
          <w:lang w:val="sl-SI"/>
        </w:rPr>
        <w:t>komenzalov</w:t>
      </w:r>
      <w:proofErr w:type="spellEnd"/>
      <w:r w:rsidRPr="00EA20F6">
        <w:rPr>
          <w:lang w:val="sl-SI"/>
        </w:rPr>
        <w:t xml:space="preserve"> v črevesju in njihovo ponovno vzpostavitev po </w:t>
      </w:r>
      <w:r w:rsidR="009D387D">
        <w:rPr>
          <w:lang w:val="sl-SI"/>
        </w:rPr>
        <w:t xml:space="preserve">porušenju ravnovesja </w:t>
      </w:r>
      <w:proofErr w:type="spellStart"/>
      <w:r w:rsidRPr="00EA20F6">
        <w:rPr>
          <w:lang w:val="sl-SI"/>
        </w:rPr>
        <w:t>mikrobiote</w:t>
      </w:r>
      <w:proofErr w:type="spellEnd"/>
      <w:r w:rsidRPr="00EA20F6">
        <w:rPr>
          <w:lang w:val="sl-SI"/>
        </w:rPr>
        <w:t xml:space="preserve">. </w:t>
      </w:r>
      <w:proofErr w:type="spellStart"/>
      <w:r w:rsidRPr="00EA20F6">
        <w:rPr>
          <w:lang w:val="sl-SI"/>
        </w:rPr>
        <w:t>Sporulacija</w:t>
      </w:r>
      <w:proofErr w:type="spellEnd"/>
      <w:r w:rsidRPr="00EA20F6">
        <w:rPr>
          <w:lang w:val="sl-SI"/>
        </w:rPr>
        <w:t xml:space="preserve"> zato ne predstavlja zgolj mehanizma preživetja posameznih bakterij, temveč pomembno ekološko strategijo, ki omogoča stabilnost črevesnega ekosistema, prenos bakterij med gostitelji ter dolgoročno ohranjanje funkcionalne in genetske </w:t>
      </w:r>
      <w:r w:rsidR="009D387D">
        <w:rPr>
          <w:lang w:val="sl-SI"/>
        </w:rPr>
        <w:t>pestrosti</w:t>
      </w:r>
      <w:r w:rsidRPr="00EA20F6">
        <w:rPr>
          <w:lang w:val="sl-SI"/>
        </w:rPr>
        <w:t xml:space="preserve"> črevesne </w:t>
      </w:r>
      <w:proofErr w:type="spellStart"/>
      <w:r w:rsidRPr="00EA20F6">
        <w:rPr>
          <w:lang w:val="sl-SI"/>
        </w:rPr>
        <w:t>mikrobiote</w:t>
      </w:r>
      <w:proofErr w:type="spellEnd"/>
      <w:r w:rsidRPr="00EA20F6">
        <w:rPr>
          <w:lang w:val="sl-SI"/>
        </w:rPr>
        <w:t>.</w:t>
      </w:r>
      <w:r w:rsidR="001B10A8" w:rsidRPr="00497A2F">
        <w:rPr>
          <w:lang w:val="sl-SI"/>
        </w:rPr>
        <w:br w:type="page"/>
      </w:r>
    </w:p>
    <w:p w14:paraId="06C0BE9C" w14:textId="6DCD7DC8" w:rsidR="005E77FD" w:rsidRPr="00D93D74" w:rsidRDefault="005E77FD" w:rsidP="003019F2">
      <w:pPr>
        <w:pStyle w:val="Heading1"/>
        <w:numPr>
          <w:ilvl w:val="0"/>
          <w:numId w:val="3"/>
        </w:numPr>
      </w:pPr>
      <w:bookmarkStart w:id="787" w:name="_Toc212712221"/>
      <w:bookmarkStart w:id="788" w:name="_Toc216099765"/>
      <w:bookmarkStart w:id="789" w:name="_Toc220932895"/>
      <w:bookmarkStart w:id="790" w:name="_Toc229225140"/>
      <w:r w:rsidRPr="00D93D74">
        <w:lastRenderedPageBreak/>
        <w:t>REFERENCES</w:t>
      </w:r>
      <w:bookmarkEnd w:id="787"/>
      <w:bookmarkEnd w:id="788"/>
      <w:bookmarkEnd w:id="789"/>
      <w:bookmarkEnd w:id="790"/>
      <w:r w:rsidRPr="00D93D74">
        <w:t xml:space="preserve"> </w:t>
      </w:r>
    </w:p>
    <w:p w14:paraId="1866CCC7" w14:textId="77777777" w:rsidR="00910CB8" w:rsidRDefault="001B10A8" w:rsidP="00910CB8">
      <w:pPr>
        <w:pStyle w:val="Bibliography"/>
      </w:pPr>
      <w:r w:rsidRPr="00D93D74">
        <w:rPr>
          <w:szCs w:val="24"/>
        </w:rPr>
        <w:fldChar w:fldCharType="begin"/>
      </w:r>
      <w:r w:rsidR="00910CB8">
        <w:rPr>
          <w:szCs w:val="24"/>
        </w:rPr>
        <w:instrText xml:space="preserve"> ADDIN ZOTERO_BIBL {"uncited":[],"omitted":[],"custom":[]} CSL_BIBLIOGRAPHY </w:instrText>
      </w:r>
      <w:r w:rsidRPr="00D93D74">
        <w:rPr>
          <w:szCs w:val="24"/>
        </w:rPr>
        <w:fldChar w:fldCharType="separate"/>
      </w:r>
      <w:r w:rsidR="00910CB8">
        <w:t>Abellan-Schneyder I., Matchado M. S., Reitmeier S., Sommer A., Sewald Z., Baumbach J., List M., Neuhaus K. 2021. Primer, Pipelines, Parameters: Issues in 16S rRNA Gene Sequencing. mSphere, 6, 1: e01202-20, https://doi.org/10.1128/mSphere.01202-20</w:t>
      </w:r>
    </w:p>
    <w:p w14:paraId="3ACAA8D0" w14:textId="77777777" w:rsidR="00910CB8" w:rsidRDefault="00910CB8" w:rsidP="00910CB8">
      <w:pPr>
        <w:pStyle w:val="Bibliography"/>
      </w:pPr>
      <w:r>
        <w:t>Abu-Ali G. S., Mehta R. S., Lloyd-Price J., Mallick H., Branck T., Ivey K. L., Drew D. A., DuLong C., Rimm E., Izard J., Chan A. T., Huttenhower C. 2018. Metatranscriptome of human faecal microbial communities in a cohort of adult men. Nature Microbiology, 3, 3: 356–366, https://doi.org/10.1038/s41564-017-0084-4</w:t>
      </w:r>
    </w:p>
    <w:p w14:paraId="0BBB1396" w14:textId="77777777" w:rsidR="00910CB8" w:rsidRDefault="00910CB8" w:rsidP="00910CB8">
      <w:pPr>
        <w:pStyle w:val="Bibliography"/>
      </w:pPr>
      <w:r>
        <w:t>Afouda P., Hocquart M., Pham T.-P.-T., Kuete E., Ngom I. I., Dione N., Valles C., Bellali S., Lagier J.-C., Dubourg G., Raoult D. 2020. Alcohol pretreatment of stools effect on culturomics. Scientific Reports, 10, 1: 5190, https://doi.org/10.1038/s41598-020-62068-x</w:t>
      </w:r>
    </w:p>
    <w:p w14:paraId="22EB1F63" w14:textId="77777777" w:rsidR="00910CB8" w:rsidRDefault="00910CB8" w:rsidP="00910CB8">
      <w:pPr>
        <w:pStyle w:val="Bibliography"/>
      </w:pPr>
      <w:r w:rsidRPr="00A33FB3">
        <w:rPr>
          <w:lang w:val="es-ES"/>
        </w:rPr>
        <w:t xml:space="preserve">Aldea A. C., Diguṭă F. C., Presacan O., Voaideṣ C., Toma R. C., Matei F. 2025. </w:t>
      </w:r>
      <w:r>
        <w:t>Detecting antibiotic resistance: classical, molecular, advanced bioengineering, and AI-enhanced approaches. Frontiers in Microbiology, 16, https://doi.org/10.3389/fmicb.2025.1673343</w:t>
      </w:r>
    </w:p>
    <w:p w14:paraId="311FCDCA" w14:textId="77777777" w:rsidR="00910CB8" w:rsidRDefault="00910CB8" w:rsidP="00910CB8">
      <w:pPr>
        <w:pStyle w:val="Bibliography"/>
      </w:pPr>
      <w:r>
        <w:t>Amato K. R., Carmody R. N. 2023. Gut Microbial Intersections with Human Ecology and Evolution. Annual Review of Anthropology, 52, Volume 52, 2023: 295–311, https://doi.org/10.1146/annurev-anthro-052721-085122</w:t>
      </w:r>
    </w:p>
    <w:p w14:paraId="2C269A65" w14:textId="77777777" w:rsidR="00910CB8" w:rsidRDefault="00910CB8" w:rsidP="00910CB8">
      <w:pPr>
        <w:pStyle w:val="Bibliography"/>
      </w:pPr>
      <w:r>
        <w:t>Angelakis E., Bibi F., Ramasamy D., Azhar E. I., Jiman-Fatani A. A., Aboushoushah S. M., Lagier J.-C., Robert C., Caputo A., Yasir M., Fournier P.-E., Raoult D. 2014. Non-contiguous finished genome sequence and description of Clostridium saudii sp. nov. Standards in Genomic Sciences, 9, 1: 8, https://doi.org/10.1186/1944-3277-9-8</w:t>
      </w:r>
    </w:p>
    <w:p w14:paraId="5FFDF0A0" w14:textId="77777777" w:rsidR="00910CB8" w:rsidRDefault="00910CB8" w:rsidP="00910CB8">
      <w:pPr>
        <w:pStyle w:val="Bibliography"/>
      </w:pPr>
      <w:r>
        <w:t>Antonov M., Csárdi G., Horvát S., Müller K., Nepusz T., Noom D., Salmon M., Traag V., Welles B. F., Zanini F. 2023. . arXiv, https://doi.org/10.48550/arXiv.2311.10260</w:t>
      </w:r>
    </w:p>
    <w:p w14:paraId="2C052575" w14:textId="77777777" w:rsidR="00910CB8" w:rsidRDefault="00910CB8" w:rsidP="00910CB8">
      <w:pPr>
        <w:pStyle w:val="Bibliography"/>
      </w:pPr>
      <w:r>
        <w:t>Appert O., Garcia A. R., Frei R., Roduit C., Constancias F., Neuzil-Bunesova V., Ferstl R., Zhang J., Akdis C., Lauener R., Lacroix C., Schwab C. 2020. Initial butyrate producers during infant gut microbiota development are endospore formers. Environmental Microbiology, 22, 9: 3909–3921, https://doi.org/10.1111/1462-2920.15167</w:t>
      </w:r>
    </w:p>
    <w:p w14:paraId="5C7AD298" w14:textId="77777777" w:rsidR="00910CB8" w:rsidRDefault="00910CB8" w:rsidP="00910CB8">
      <w:pPr>
        <w:pStyle w:val="Bibliography"/>
      </w:pPr>
      <w:r>
        <w:t>Asnicar F., Manara S., Zolfo M., Truong D. T., Scholz M., Armanini F., Ferretti P., Gorfer V., Pedrotti A., Tett A., Segata N. 2017. Studying Vertical Microbiome Transmission from Mothers to Infants by Strain-Level Metagenomic Profiling. mSystems, 2, 1: e00164-16, https://doi.org/10.1128/mSystems.00164-16</w:t>
      </w:r>
    </w:p>
    <w:p w14:paraId="6EEDE9EE" w14:textId="77777777" w:rsidR="00910CB8" w:rsidRDefault="00910CB8" w:rsidP="00910CB8">
      <w:pPr>
        <w:pStyle w:val="Bibliography"/>
      </w:pPr>
      <w:r>
        <w:t>Avershina E., Larsen M. G., Aspholm M., Lindback T., Storrø O., Øien T., Johnsen R., Rudi K. 2020. Culture dependent and independent analyses suggest a low level of sharing of endospore-forming species between mothers and their children. Scientific Reports, 10, 1: 1832, https://doi.org/10.1038/s41598-020-58858-y</w:t>
      </w:r>
    </w:p>
    <w:p w14:paraId="38345210" w14:textId="77777777" w:rsidR="00910CB8" w:rsidRDefault="00910CB8" w:rsidP="00910CB8">
      <w:pPr>
        <w:pStyle w:val="Bibliography"/>
      </w:pPr>
      <w:r>
        <w:t>Babraham Bioinformatics - FastQC A Quality Control tool for High Throughput Sequence Data. https://www.bioinformatics.babraham.ac.uk/projects/fastqc/ (Feb. 22, 2023)</w:t>
      </w:r>
    </w:p>
    <w:p w14:paraId="4A3CFA5E" w14:textId="77777777" w:rsidR="00910CB8" w:rsidRDefault="00910CB8" w:rsidP="00910CB8">
      <w:pPr>
        <w:pStyle w:val="Bibliography"/>
      </w:pPr>
      <w:r>
        <w:t>Bakdash J. Z., Marusich L. R. 2017. Repeated Measures Correlation. Frontiers in Psychology, 8, https://doi.org/10.3389/fpsyg.2017.00456</w:t>
      </w:r>
    </w:p>
    <w:p w14:paraId="205DB7B9" w14:textId="77777777" w:rsidR="00910CB8" w:rsidRDefault="00910CB8" w:rsidP="00910CB8">
      <w:pPr>
        <w:pStyle w:val="Bibliography"/>
      </w:pPr>
      <w:r>
        <w:lastRenderedPageBreak/>
        <w:t>Baldanzi G., Larsson A., Sayols-Baixeras S., Dekkers K. F., Hammar U., Nguyen D., Graells T., Ahmad S., Gazolla Volpiano C., Meric G., Järhult J. D., Tängdén T., Ludvigsson J. F., Lind L., Sundström J., Michaëlsson K., Ärnlöv J., Kennedy B., Orho-Melander M., Fall T. 2026. Antibiotic use and gut microbiome composition links from individual-level prescription data of 14,979 individuals. Nature Medicine, 1–11, https://doi.org/10.1038/s41591-026-04284-y</w:t>
      </w:r>
    </w:p>
    <w:p w14:paraId="465E0A4D" w14:textId="77777777" w:rsidR="00910CB8" w:rsidRDefault="00910CB8" w:rsidP="00910CB8">
      <w:pPr>
        <w:pStyle w:val="Bibliography"/>
      </w:pPr>
      <w:r>
        <w:t>Beaman T. C., Pankratz H. S., Gerhardt P. 1988. Heat shock affects permeability and resistance of Bacillus stearothermophilus spores. APPL. ENVIRON. MICROBIOL., 54: 6</w:t>
      </w:r>
    </w:p>
    <w:p w14:paraId="20BDFA80" w14:textId="77777777" w:rsidR="00910CB8" w:rsidRDefault="00910CB8" w:rsidP="00910CB8">
      <w:pPr>
        <w:pStyle w:val="Bibliography"/>
      </w:pPr>
      <w:r>
        <w:t>Blanco-Míguez A., Beghini F., Cumbo F., McIver L. J., Thompson K. N., Zolfo M., Manghi P., Dubois L., Huang K. D., Thomas A. M., Nickols W. A., Piccinno G., Piperni E., Punčochář M., Valles-Colomer M., Tett A., Giordano F., Davies R., Wolf J., Berry S. E., Spector T. D., Franzosa E. A., Pasolli E., Asnicar F., Huttenhower C., Segata N. 2023a. Extending and improving metagenomic taxonomic profiling with uncharacterized species using MetaPhlAn 4. Nature Biotechnology, 41, 11: 1633–1644, https://doi.org/10.1038/s41587-023-01688-w</w:t>
      </w:r>
    </w:p>
    <w:p w14:paraId="333FC1C3" w14:textId="77777777" w:rsidR="00910CB8" w:rsidRDefault="00910CB8" w:rsidP="00910CB8">
      <w:pPr>
        <w:pStyle w:val="Bibliography"/>
      </w:pPr>
      <w:r>
        <w:t>Blanco-Míguez A., Beghini F., Cumbo F., McIver L. J., Thompson K. N., Zolfo M., Manghi P., Dubois L., Huang K. D., Thomas A. M., Nickols W. A., Piccinno G., Piperni E., Punčochář M., Valles-Colomer M., Tett A., Giordano F., Davies R., Wolf J., Berry S. E., Spector T. D., Franzosa E. A., Pasolli E., Asnicar F., Huttenhower C., Segata N. 2023b. Extending and improving metagenomic taxonomic profiling with uncharacterized species using MetaPhlAn 4. Nature Biotechnology, 1–12, https://doi.org/10.1038/s41587-023-01688-w</w:t>
      </w:r>
    </w:p>
    <w:p w14:paraId="2FF937B3" w14:textId="77777777" w:rsidR="00910CB8" w:rsidRDefault="00910CB8" w:rsidP="00910CB8">
      <w:pPr>
        <w:pStyle w:val="Bibliography"/>
      </w:pPr>
      <w:r>
        <w:t>Bolger A. M., Lohse M., Usadel B. 2014. Trimmomatic: a flexible trimmer for Illumina sequence data. Bioinformatics, 30, 15: 2114–2120, https://doi.org/10.1093/bioinformatics/btu170</w:t>
      </w:r>
    </w:p>
    <w:p w14:paraId="06DA8A0C" w14:textId="77777777" w:rsidR="00910CB8" w:rsidRDefault="00910CB8" w:rsidP="00910CB8">
      <w:pPr>
        <w:pStyle w:val="Bibliography"/>
      </w:pPr>
      <w:r>
        <w:t>Bonsen P. P. M., Spudich J. A., Nelson D. L., Kornberg A. 1969. Biochemical Studies of Bacterial Sporulation and Germination XII. A Sulfonic Acid as a Major Sulfur Compound of Bacillus subtilis Spores. Journal of Bacteriology, 98, 1: 62–68</w:t>
      </w:r>
    </w:p>
    <w:p w14:paraId="08EEB4CC" w14:textId="77777777" w:rsidR="00910CB8" w:rsidRDefault="00910CB8" w:rsidP="00910CB8">
      <w:pPr>
        <w:pStyle w:val="Bibliography"/>
      </w:pPr>
      <w:r>
        <w:t>Boolchandani M., Blake K. S., Tilley D. H., Cabada M. M., Schwartz D. J., Patel S., Morales M. L., Meza R., Soto G., Isidean S. D., Porter C. K., Simons M. P., Dantas G. 2022. Impact of international travel and diarrhea on gut microbiome and resistome dynamics. Nature Communications, 13, 1: 7485, https://doi.org/10.1038/s41467-022-34862-w</w:t>
      </w:r>
    </w:p>
    <w:p w14:paraId="489A9FB2" w14:textId="77777777" w:rsidR="00910CB8" w:rsidRDefault="00910CB8" w:rsidP="00910CB8">
      <w:pPr>
        <w:pStyle w:val="Bibliography"/>
      </w:pPr>
      <w:r>
        <w:t>Brown K. L. 2000. Control of bacterial spores. British Medical Bulletin, 56, 1: 158–171, https://doi.org/10.1258/0007142001902860</w:t>
      </w:r>
    </w:p>
    <w:p w14:paraId="6EED423C" w14:textId="77777777" w:rsidR="00910CB8" w:rsidRDefault="00910CB8" w:rsidP="00910CB8">
      <w:pPr>
        <w:pStyle w:val="Bibliography"/>
      </w:pPr>
      <w:r>
        <w:t>Browne H. P., Almeida A., Kumar N., Vervier K., Adoum A. T., Viciani E., Dawson N. J. R., Forster S. C., Cormie C., Goulding D., Lawley T. D. 2021. Host adaptation in gut Firmicutes is associated with sporulation loss and altered transmission cycle. Genome Biology, 22, 1: 204, https://doi.org/10.1186/s13059-021-02428-6</w:t>
      </w:r>
    </w:p>
    <w:p w14:paraId="1F12D815" w14:textId="77777777" w:rsidR="00910CB8" w:rsidRDefault="00910CB8" w:rsidP="00910CB8">
      <w:pPr>
        <w:pStyle w:val="Bibliography"/>
      </w:pPr>
      <w:r>
        <w:t>Browne H. P., Forster S. C., Anonye B. O., Kumar N., Neville B. A., Stares M. D., Goulding D., Lawley T. D. 2016a. Culturing of ‘unculturable’ human microbiota reveals novel taxa and extensive sporulation. Nature, 533, 7604: 543–546, https://doi.org/10.1038/nature17645</w:t>
      </w:r>
    </w:p>
    <w:p w14:paraId="30F860D7" w14:textId="77777777" w:rsidR="00910CB8" w:rsidRDefault="00910CB8" w:rsidP="00910CB8">
      <w:pPr>
        <w:pStyle w:val="Bibliography"/>
      </w:pPr>
      <w:r>
        <w:lastRenderedPageBreak/>
        <w:t>Browne H. P., Forster S. C., Anonye B. O., Kumar N., Neville B. A., Stares M. D., Goulding D., Lawley T. D. 2016b. Culturing of ‘unculturable’ human microbiota reveals novel taxa and extensive sporulation. Nature, 533, 7604: 543–546, https://doi.org/10.1038/nature17645</w:t>
      </w:r>
    </w:p>
    <w:p w14:paraId="43A7EF52" w14:textId="77777777" w:rsidR="00910CB8" w:rsidRDefault="00910CB8" w:rsidP="00910CB8">
      <w:pPr>
        <w:pStyle w:val="Bibliography"/>
      </w:pPr>
      <w:r>
        <w:t>Browne H. P., Neville B. A., Forster S. C., Lawley T. D. 2017. Transmission of the gut microbiota: spreading of health. Nature Reviews Microbiology, 15, 9: 531–543, https://doi.org/10.1038/nrmicro.2017.50</w:t>
      </w:r>
    </w:p>
    <w:p w14:paraId="1C95071D" w14:textId="77777777" w:rsidR="00910CB8" w:rsidRDefault="00910CB8" w:rsidP="00910CB8">
      <w:pPr>
        <w:pStyle w:val="Bibliography"/>
      </w:pPr>
      <w:r>
        <w:t>Camacho C., Coulouris G., Avagyan V., Ma N., Papadopoulos J., Bealer K., Madden T. L. 2009. BLAST+: architecture and applications. BMC Bioinformatics, 10: 421, https://doi.org/10.1186/1471-2105-10-421</w:t>
      </w:r>
    </w:p>
    <w:p w14:paraId="1C3EB3B6" w14:textId="77777777" w:rsidR="00910CB8" w:rsidRDefault="00910CB8" w:rsidP="00910CB8">
      <w:pPr>
        <w:pStyle w:val="Bibliography"/>
      </w:pPr>
      <w:r>
        <w:t>Camargo A. P., Roux S., Schulz F., Babinski M., Xu Y., Hu B., Chain P. S. G., Nayfach S., Kyrpides N. C. 2024. Identification of mobile genetic elements with geNomad. Nature Biotechnology, 42, 8: 1303–1312, https://doi.org/10.1038/s41587-023-01953-y</w:t>
      </w:r>
    </w:p>
    <w:p w14:paraId="2C810E3B" w14:textId="77777777" w:rsidR="00910CB8" w:rsidRDefault="00910CB8" w:rsidP="00910CB8">
      <w:pPr>
        <w:pStyle w:val="Bibliography"/>
      </w:pPr>
      <w:r>
        <w:t>Caporaso J. G., Lauber C. L., Costello E. K., Berg-Lyons D., Gonzalez A., Stombaugh J., Knights D., Gajer P., Ravel J., Fierer N., Gordon J. I., Knight R. 2011. Moving pictures of the human microbiome. Genome Biology, 12, 5: R50, https://doi.org/10.1186/gb-2011-12-5-r50</w:t>
      </w:r>
    </w:p>
    <w:p w14:paraId="6E0BC15A" w14:textId="77777777" w:rsidR="00910CB8" w:rsidRDefault="00910CB8" w:rsidP="00910CB8">
      <w:pPr>
        <w:pStyle w:val="Bibliography"/>
      </w:pPr>
      <w:r>
        <w:t>Chen L., Wang D., Garmaeva S., Kurilshikov A., Vich Vila A., Gacesa R., Sinha T., Segal E., Weersma R. K., Wijmenga C., Zhernakova A., Fu J. 2021. The long-term genetic stability and individual specificity of the human gut microbiome. Cell, 184, 9: 2302-2315.e12, https://doi.org/10.1016/j.cell.2021.03.024</w:t>
      </w:r>
    </w:p>
    <w:p w14:paraId="54058451" w14:textId="77777777" w:rsidR="00910CB8" w:rsidRDefault="00910CB8" w:rsidP="00910CB8">
      <w:pPr>
        <w:pStyle w:val="Bibliography"/>
      </w:pPr>
      <w:r>
        <w:t>Chen Y., Chen Y., Shi C., Huang Z., Zhang Y., Li S., Li Y., Ye J., Yu C., Li Z., Zhang X., Wang J., Yang H., Fang L., Chen Q. 2018. SOAPnuke: a MapReduce acceleration-supported software for integrated quality control and preprocessing of high-throughput sequencing data. GigaScience, 7, 1: gix120, https://doi.org/10.1093/gigascience/gix120</w:t>
      </w:r>
    </w:p>
    <w:p w14:paraId="72B2038B" w14:textId="77777777" w:rsidR="00910CB8" w:rsidRDefault="00910CB8" w:rsidP="00910CB8">
      <w:pPr>
        <w:pStyle w:val="Bibliography"/>
      </w:pPr>
      <w:r>
        <w:t>Chen-Liaw A., Aggarwala V., Mogno I., Haifer C., Li Z., Eggers J., Helmus D., Hart A., Wehkamp J., Lamousé-Smith E. S. N., Kerby R. L., Rey F. E., Colombel J. F., Kamm M. A., Olle B., Norman J. M., Menon R., Watson A. R., Crossette E., Terveer E. M., Keller J. J., Borody T. J., Grinspan A., Paramsothy S., Kaakoush N. O., Dubinsky M. C., Faith J. J. 2025. Gut microbiota strain richness is species specific and affects engraftment. Nature, 637, 8045: 422–429, https://doi.org/10.1038/s41586-024-08242-x</w:t>
      </w:r>
    </w:p>
    <w:p w14:paraId="323EEFD2" w14:textId="77777777" w:rsidR="00910CB8" w:rsidRDefault="00910CB8" w:rsidP="00910CB8">
      <w:pPr>
        <w:pStyle w:val="Bibliography"/>
      </w:pPr>
      <w:r>
        <w:t>Claesson M. J., Cusack S., O’Sullivan O., Greene-Diniz R., de Weerd H., Flannery E., Marchesi J. R., Falush D., Dinan T., Fitzgerald G., Stanton C., van Sinderen D., O’Connor M., Harnedy N., O’Connor K., Henry C., O’Mahony D., Fitzgerald A. P., Shanahan F., Twomey C., Hill C., Ross R. P., O’Toole P. W. 2011. Composition, variability, and temporal stability of the intestinal microbiota of the elderly. Proceedings of the National Academy of Sciences, 108, supplement_1: 4586–4591, https://doi.org/10.1073/pnas.1000097107</w:t>
      </w:r>
    </w:p>
    <w:p w14:paraId="33831CBD" w14:textId="77777777" w:rsidR="00910CB8" w:rsidRDefault="00910CB8" w:rsidP="00910CB8">
      <w:pPr>
        <w:pStyle w:val="Bibliography"/>
      </w:pPr>
      <w:r>
        <w:t>Clooney A. G., Eckenberger J., Laserna-Mendieta E., Sexton K. A., Bernstein M. T., Vagianos K., Sargent M., Ryan F. J., Moran C., Sheehan D., Sleator R. D., Targownik L. E., Bernstein C. N., Shanahan F., Claesson M. J. 2021. Ranking microbiome variance in inflammatory bowel disease: a large longitudinal intercontinental study. Gut, 70, 3: 499–510, https://doi.org/10.1136/gutjnl-2020-321106</w:t>
      </w:r>
    </w:p>
    <w:p w14:paraId="47F24325" w14:textId="77777777" w:rsidR="00910CB8" w:rsidRDefault="00910CB8" w:rsidP="00910CB8">
      <w:pPr>
        <w:pStyle w:val="Bibliography"/>
      </w:pPr>
      <w:r>
        <w:lastRenderedPageBreak/>
        <w:t>Cole J. R., Wang Q., Fish J. A., Chai B., McGarrell D. M., Sun Y., Brown C. T., Porras-Alfaro A., Kuske C. R., Tiedje J. M. 2014. Ribosomal Database Project: data and tools for high throughput rRNA analysis. Nucleic Acids Research, 42, Database issue: D633–D642, https://doi.org/10.1093/nar/gkt1244</w:t>
      </w:r>
    </w:p>
    <w:p w14:paraId="3406BD08" w14:textId="77777777" w:rsidR="00910CB8" w:rsidRDefault="00910CB8" w:rsidP="00910CB8">
      <w:pPr>
        <w:pStyle w:val="Bibliography"/>
      </w:pPr>
      <w:r>
        <w:t>Costello E. K., Lauber C. L., Hamady M., Fierer N., Gordon J. I., Knight R. 2009. Bacterial Community Variation in Human Body Habitats Across Space and Time. Science, 326, 5960: 1694–1697, https://doi.org/10.1126/science.1177486</w:t>
      </w:r>
    </w:p>
    <w:p w14:paraId="018EA68A" w14:textId="77777777" w:rsidR="00910CB8" w:rsidRDefault="00910CB8" w:rsidP="00910CB8">
      <w:pPr>
        <w:pStyle w:val="Bibliography"/>
      </w:pPr>
      <w:r>
        <w:t>Croucher N. J., Page A. J., Connor T. R., Delaney A. J., Keane J. A., Bentley S. D., Parkhill J., Harris S. R. 2015. Rapid phylogenetic analysis of large samples of recombinant bacterial whole genome sequences using Gubbins. Nucleic Acids Research, 43, 3: e15, https://doi.org/10.1093/nar/gku1196</w:t>
      </w:r>
    </w:p>
    <w:p w14:paraId="5897AC4F" w14:textId="77777777" w:rsidR="00910CB8" w:rsidRDefault="00910CB8" w:rsidP="00910CB8">
      <w:pPr>
        <w:pStyle w:val="Bibliography"/>
      </w:pPr>
      <w:r>
        <w:t>Dapa T., Wong D. P., Vasquez K. S., Xavier K. B., Huang K. C., Good B. H. 2023. Within-host evolution of the gut microbiome. Current Opinion in Microbiology, 71: 102258, https://doi.org/10.1016/j.mib.2022.102258</w:t>
      </w:r>
    </w:p>
    <w:p w14:paraId="4DBA4B09" w14:textId="77777777" w:rsidR="00910CB8" w:rsidRDefault="00910CB8" w:rsidP="00910CB8">
      <w:pPr>
        <w:pStyle w:val="Bibliography"/>
      </w:pPr>
      <w:r>
        <w:t>David L. A., Materna A. C., Friedman J., Campos-Baptista M. I., Blackburn M. C., Perrotta A., Erdman S. E., Alm E. J. 2014. Host lifestyle affects human microbiota on daily timescales. Genome Biology, 15, 7: R89, https://doi.org/10.1186/gb-2014-15-7-r89</w:t>
      </w:r>
    </w:p>
    <w:p w14:paraId="7EDD72A1" w14:textId="77777777" w:rsidR="00910CB8" w:rsidRDefault="00910CB8" w:rsidP="00910CB8">
      <w:pPr>
        <w:pStyle w:val="Bibliography"/>
      </w:pPr>
      <w:r>
        <w:t>De Coster W., D’Hert S., Schultz D. T., Cruts M., Van Broeckhoven C. 2018. NanoPack: visualizing and processing long-read sequencing data. Bioinformatics, 34, 15: 2666–2669, https://doi.org/10.1093/bioinformatics/bty149</w:t>
      </w:r>
    </w:p>
    <w:p w14:paraId="10838CF1" w14:textId="77777777" w:rsidR="00910CB8" w:rsidRDefault="00910CB8" w:rsidP="00910CB8">
      <w:pPr>
        <w:pStyle w:val="Bibliography"/>
      </w:pPr>
      <w:r>
        <w:t>De Coster W., Rademakers R. 2023. NanoPack2: population-scale evaluation of long-read sequencing data. Bioinformatics, 39, 5: btad311, https://doi.org/10.1093/bioinformatics/btad311</w:t>
      </w:r>
    </w:p>
    <w:p w14:paraId="21C2B62C" w14:textId="77777777" w:rsidR="00910CB8" w:rsidRDefault="00910CB8" w:rsidP="00910CB8">
      <w:pPr>
        <w:pStyle w:val="Bibliography"/>
      </w:pPr>
      <w:r>
        <w:t>de Hoon M. J., Eichenberger P., Vitkup D. 2010. Hierarchical evolution of the bacterial sporulation network. Current Biology : CB, 20, 17: R735–R745, https://doi.org/10.1016/j.cub.2010.06.031</w:t>
      </w:r>
    </w:p>
    <w:p w14:paraId="45D36770" w14:textId="77777777" w:rsidR="00910CB8" w:rsidRDefault="00910CB8" w:rsidP="00910CB8">
      <w:pPr>
        <w:pStyle w:val="Bibliography"/>
      </w:pPr>
      <w:r>
        <w:t>Dethlefsen L., Huse S., Sogin M. L., Relman D. A. 2008. The Pervasive Effects of an Antibiotic on the Human Gut Microbiota, as Revealed by Deep 16S rRNA Sequencing. PLOS Biology, 6, 11: e280, https://doi.org/10.1371/journal.pbio.0060280</w:t>
      </w:r>
    </w:p>
    <w:p w14:paraId="5A340908" w14:textId="77777777" w:rsidR="00910CB8" w:rsidRDefault="00910CB8" w:rsidP="00910CB8">
      <w:pPr>
        <w:pStyle w:val="Bibliography"/>
      </w:pPr>
      <w:r>
        <w:t>Didelot X., Eyre D. W., Cule M., Ip C. L., Ansari M. A., Griffiths D., Vaughan A., O’Connor L., Golubchik T., Batty E. M., Piazza P., Wilson D. J., Bowden R., Donnelly P. J., Dingle K. E., Wilcox M., Walker A. S., Crook D. W., A Peto T. E., Harding R. M. 2012. Microevolutionary analysis of Clostridium difficile genomes to investigate transmission. Genome Biology, 13, 12: R118, https://doi.org/10.1186/gb-2012-13-12-r118</w:t>
      </w:r>
    </w:p>
    <w:p w14:paraId="194B4D7A" w14:textId="77777777" w:rsidR="00910CB8" w:rsidRPr="00A33FB3" w:rsidRDefault="00910CB8" w:rsidP="00910CB8">
      <w:pPr>
        <w:pStyle w:val="Bibliography"/>
        <w:rPr>
          <w:lang w:val="es-ES"/>
        </w:rPr>
      </w:pPr>
      <w:r>
        <w:t xml:space="preserve">Dobovišek U. 2021. Optimizacija metod za osamitev sporogenih bakterij iz fecesa človeka. </w:t>
      </w:r>
      <w:r w:rsidRPr="00A33FB3">
        <w:rPr>
          <w:lang w:val="es-ES"/>
        </w:rPr>
        <w:t>Univerza v Ljubljani, Biotehniška fakulteta</w:t>
      </w:r>
    </w:p>
    <w:p w14:paraId="78E8056D" w14:textId="77777777" w:rsidR="00910CB8" w:rsidRDefault="00910CB8" w:rsidP="00910CB8">
      <w:pPr>
        <w:pStyle w:val="Bibliography"/>
      </w:pPr>
      <w:r w:rsidRPr="00A33FB3">
        <w:rPr>
          <w:lang w:val="es-ES"/>
        </w:rPr>
        <w:t xml:space="preserve">Donelli G., Vuotto C., Cardines R., Mastrantonio P. 2012. </w:t>
      </w:r>
      <w:r>
        <w:t>Biofilm-growing intestinal anaerobic bacteria. FEMS Immunology and Medical Microbiology, 65, 2: 318–325, https://doi.org/10.1111/j.1574-695X.2012.00962.x</w:t>
      </w:r>
    </w:p>
    <w:p w14:paraId="78252B11" w14:textId="77777777" w:rsidR="00910CB8" w:rsidRDefault="00910CB8" w:rsidP="00910CB8">
      <w:pPr>
        <w:pStyle w:val="Bibliography"/>
      </w:pPr>
      <w:r>
        <w:t>Driks A., Eichenberger P. 2016. The Spore Coat. Microbiology Spectrum, 4, 2: 4.2.03, https://doi.org/10.1128/microbiolspec.TBS-0023-2016</w:t>
      </w:r>
    </w:p>
    <w:p w14:paraId="44F230C6" w14:textId="77777777" w:rsidR="00910CB8" w:rsidRDefault="00910CB8" w:rsidP="00910CB8">
      <w:pPr>
        <w:pStyle w:val="Bibliography"/>
      </w:pPr>
      <w:r>
        <w:lastRenderedPageBreak/>
        <w:t>Dubois G., Girard C., Lapointe F.-J., Shapiro B. J. 2017. The Inuit gut microbiome is dynamic over time and shaped by traditional foods. Microbiome, 5, 1: 151, https://doi.org/10.1186/s40168-017-0370-7</w:t>
      </w:r>
    </w:p>
    <w:p w14:paraId="1A45F0AD" w14:textId="77777777" w:rsidR="00910CB8" w:rsidRDefault="00910CB8" w:rsidP="00910CB8">
      <w:pPr>
        <w:pStyle w:val="Bibliography"/>
      </w:pPr>
      <w:r>
        <w:t>Duchêne S., Holt K. E., Weill F.-X., Le Hello S., Hawkey J., Edwards D. J., Fourment M., Holmes E. C. 2016. Genome-scale rates of evolutionary change in bacteria. Microbial Genomics, 2, 11: e000094, https://doi.org/10.1099/mgen.0.000094</w:t>
      </w:r>
    </w:p>
    <w:p w14:paraId="082EE109" w14:textId="77777777" w:rsidR="00910CB8" w:rsidRDefault="00910CB8" w:rsidP="00910CB8">
      <w:pPr>
        <w:pStyle w:val="Bibliography"/>
      </w:pPr>
      <w:r>
        <w:t>Duytschaever G., Huys G., Bekaert M., Boulanger L., De Boeck K., Vandamme P. 2011. Cross-sectional and longitudinal comparisons of the predominant fecal microbiota compositions of a group of pediatric patients with cystic fibrosis and their healthy siblings. Applied and Environmental Microbiology, 77, 22: 8015–8024, https://doi.org/10.1128/AEM.05933-11</w:t>
      </w:r>
    </w:p>
    <w:p w14:paraId="097BD4FD" w14:textId="77777777" w:rsidR="00910CB8" w:rsidRDefault="00910CB8" w:rsidP="00910CB8">
      <w:pPr>
        <w:pStyle w:val="Bibliography"/>
      </w:pPr>
      <w:r>
        <w:t>Edgar R. C. 2016. . bioRxiv, https://doi.org/10.1101/074252</w:t>
      </w:r>
    </w:p>
    <w:p w14:paraId="6EA6A2A8" w14:textId="77777777" w:rsidR="00910CB8" w:rsidRDefault="00910CB8" w:rsidP="00910CB8">
      <w:pPr>
        <w:pStyle w:val="Bibliography"/>
      </w:pPr>
      <w:r>
        <w:t>Edgar R. C., Haas B. J., Clemente J. C., Quince C., Knight R. 2011. UCHIME improves sensitivity and speed of chimera detection. Bioinformatics, 27, 16: 2194–2200, https://doi.org/10.1093/bioinformatics/btr381</w:t>
      </w:r>
    </w:p>
    <w:p w14:paraId="09BB0271" w14:textId="77777777" w:rsidR="00910CB8" w:rsidRDefault="00910CB8" w:rsidP="00910CB8">
      <w:pPr>
        <w:pStyle w:val="Bibliography"/>
      </w:pPr>
      <w:r>
        <w:t>Egan M., Dempsey E., Ryan C. A., Ross R. P., Stanton C. 2021. The Sporobiota of the Human Gut. Gut Microbes, 13, 1: 1863134, https://doi.org/10.1080/19490976.2020.1863134</w:t>
      </w:r>
    </w:p>
    <w:p w14:paraId="665962D2" w14:textId="77777777" w:rsidR="00910CB8" w:rsidRDefault="00910CB8" w:rsidP="00910CB8">
      <w:pPr>
        <w:pStyle w:val="Bibliography"/>
      </w:pPr>
      <w:r>
        <w:t>Eyre D. W., Cule M. L., Wilson D. J., Griffiths D., Vaughan A., O’Connor L., Ip C. L. C., Golubchik T., Batty E. M., Finney J. M., Wyllie D. H., Didelot X., Piazza P., Bowden R., Dingle K. E., Harding R. M., Crook D. W., Wilcox M. H., Peto T. E. A., Walker A. S. 2013. Diverse Sources of C. difficile Infection Identified on Whole-Genome Sequencing. The New England Journal of Medicine, 369, 13: 10.1056/NEJMoa1216064, https://doi.org/10.1056/NEJMoa1216064</w:t>
      </w:r>
    </w:p>
    <w:p w14:paraId="0E30EDDB" w14:textId="77777777" w:rsidR="00910CB8" w:rsidRDefault="00910CB8" w:rsidP="00910CB8">
      <w:pPr>
        <w:pStyle w:val="Bibliography"/>
      </w:pPr>
      <w:r>
        <w:t>Faith J. J., Guruge J. L., Charbonneau M., Subramanian S., Seedorf H., Goodman A. L., Clemente J. C., Knight R., Heath A. C., Leibel R. L., Rosenbaum M., Gordon J. I. 2013. The long-term stability of the human gut microbiota. Science (New York, N.Y.), 341, 6141: 1237439, https://doi.org/10.1126/science.1237439</w:t>
      </w:r>
    </w:p>
    <w:p w14:paraId="06219CB1" w14:textId="77777777" w:rsidR="00910CB8" w:rsidRDefault="00910CB8" w:rsidP="00910CB8">
      <w:pPr>
        <w:pStyle w:val="Bibliography"/>
      </w:pPr>
      <w:r w:rsidRPr="00A33FB3">
        <w:rPr>
          <w:lang w:val="es-ES"/>
        </w:rPr>
        <w:t xml:space="preserve">Fakhry S., Sorrentini I., Ricca E., De Felice M., Baccigalupi L. 2008. </w:t>
      </w:r>
      <w:r>
        <w:t>Characterization of spore forming Bacilli isolated from the human gastrointestinal tract. Journal of Applied Microbiology, 105, 6: 2178–2186, https://doi.org/10.1111/j.1365-2672.2008.03934.x</w:t>
      </w:r>
    </w:p>
    <w:p w14:paraId="5284D345" w14:textId="77777777" w:rsidR="00910CB8" w:rsidRDefault="00910CB8" w:rsidP="00910CB8">
      <w:pPr>
        <w:pStyle w:val="Bibliography"/>
      </w:pPr>
      <w:r>
        <w:t>Falony G., Joossens M., Vieira-Silva S., Wang J., Darzi Y., Faust K., Kurilshikov A., Bonder M. J., Valles-Colomer M., Vandeputte D., Tito R. Y., Chaffron S., Rymenans L., Verspecht C., De Sutter L., Lima-Mendez G., D’hoe K., Jonckheere K., Homola D., Garcia R., Tigchelaar E. F., Eeckhaudt L., Fu J., Henckaerts L., Zhernakova A., Wijmenga C., Raes J. 2016. Population-level analysis of gut microbiome variation. Science, 352, 6285: 560–564, https://doi.org/10.1126/science.aad3503</w:t>
      </w:r>
    </w:p>
    <w:p w14:paraId="4CA9D4E8" w14:textId="77777777" w:rsidR="00910CB8" w:rsidRDefault="00910CB8" w:rsidP="00910CB8">
      <w:pPr>
        <w:pStyle w:val="Bibliography"/>
      </w:pPr>
      <w:r>
        <w:t>Feldgarden M., Brover V., Gonzalez-Escalona N., Frye J. G., Haendiges J., Haft D. H., Hoffmann M., Pettengill J. B., Prasad A. B., Tillman G. E., Tyson G. H., Klimke W. 2021. AMRFinderPlus and the Reference Gene Catalog facilitate examination of the genomic links among antimicrobial resistance, stress response, and virulence. Scientific Reports, 11, 1: 12728, https://doi.org/10.1038/s41598-021-91456-0</w:t>
      </w:r>
    </w:p>
    <w:p w14:paraId="2A59B621" w14:textId="77777777" w:rsidR="00910CB8" w:rsidRDefault="00910CB8" w:rsidP="00910CB8">
      <w:pPr>
        <w:pStyle w:val="Bibliography"/>
      </w:pPr>
      <w:r>
        <w:lastRenderedPageBreak/>
        <w:t>Feldgarden M., Brover V., Haft D. H., Prasad A. B., Slotta D. J., Tolstoy I., Tyson G. H., Zhao S., Hsu C.-H., McDermott P. F., Tadesse D. A., Morales C., Simmons M., Tillman G., Wasilenko J., Folster J. P., Klimke W. 2019. Validating the AMRFinder Tool and Resistance Gene Database by Using Antimicrobial Resistance Genotype-Phenotype Correlations in a Collection of Isolates. Antimicrobial Agents and Chemotherapy, 63, 11: e00483-19, https://doi.org/10.1128/AAC.00483-19</w:t>
      </w:r>
    </w:p>
    <w:p w14:paraId="4EACCE67" w14:textId="77777777" w:rsidR="00910CB8" w:rsidRDefault="00910CB8" w:rsidP="00910CB8">
      <w:pPr>
        <w:pStyle w:val="Bibliography"/>
      </w:pPr>
      <w:r>
        <w:t>Feng J., Li B., Jiang X., Yang Y., Wells G. F., Zhang T., Li X. 2018. Antibiotic resistome in a large-scale healthy human gut microbiota deciphered by metagenomic and network analyses. Environmental Microbiology, 20, 1: 355–368, https://doi.org/10.1111/1462-2920.14009</w:t>
      </w:r>
    </w:p>
    <w:p w14:paraId="56772B05" w14:textId="77777777" w:rsidR="00910CB8" w:rsidRDefault="00910CB8" w:rsidP="00910CB8">
      <w:pPr>
        <w:pStyle w:val="Bibliography"/>
      </w:pPr>
      <w:r>
        <w:t>Figueroa I., Johnson S., Sambol S. P., Goldstein E. J. C., Citron D. M., Gerding D. N. 2012. Relapse versus reinfection: recurrent Clostridium difficile infection following treatment with fidaxomicin or vancomycin. Clinical Infectious Diseases: An Official Publication of the Infectious Diseases Society of America, 55 Suppl 2, Suppl 2: S104-109, https://doi.org/10.1093/cid/cis357</w:t>
      </w:r>
    </w:p>
    <w:p w14:paraId="34BA4458" w14:textId="77777777" w:rsidR="00910CB8" w:rsidRDefault="00910CB8" w:rsidP="00910CB8">
      <w:pPr>
        <w:pStyle w:val="Bibliography"/>
      </w:pPr>
      <w:r>
        <w:t>Flores G. E., Caporaso J. G., Henley J. B., Rideout J. R., Domogala D., Chase J., Leff J. W., Vázquez-Baeza Y., Gonzalez A., Knight R., Dunn R. R., Fierer N. 2014. Temporal variability is a personalized feature of the human microbiome. Genome Biology, 15, 12: 531, https://doi.org/10.1186/s13059-014-0531-y</w:t>
      </w:r>
    </w:p>
    <w:p w14:paraId="68DCC287" w14:textId="77777777" w:rsidR="00910CB8" w:rsidRDefault="00910CB8" w:rsidP="00910CB8">
      <w:pPr>
        <w:pStyle w:val="Bibliography"/>
      </w:pPr>
      <w:r>
        <w:t>Frost F., Kacprowski T., Rühlemann M., Pietzner M., Bang C., Franke A., Nauck M., Völker U., Völzke H., Dörr M., Baumbach J., Sendler M., Schulz C., Mayerle J., Weiss F. U., Homuth G., Lerch M. M. 2021. Long-term instability of the intestinal microbiome is associated with metabolic liver disease, low microbiota diversity, diabetes mellitus and impaired exocrine pancreatic function. Gut, 70, 3: 522–530, https://doi.org/10.1136/gutjnl-2020-322753</w:t>
      </w:r>
    </w:p>
    <w:p w14:paraId="781F97B8" w14:textId="77777777" w:rsidR="00910CB8" w:rsidRDefault="00910CB8" w:rsidP="00910CB8">
      <w:pPr>
        <w:pStyle w:val="Bibliography"/>
      </w:pPr>
      <w:r>
        <w:t>Fu B. C., Randolph T. W., Lim U., Monroe K. R., Cheng I., Wilkens L. R., Le Marchand L., Lampe J. W., Hullar M. A. J. 2019. Temporal Variability and Stability of the Fecal Microbiome: The Multiethnic Cohort Study. Cancer Epidemiology, Biomarkers &amp; Prevention: A Publication of the American Association for Cancer Research, Cosponsored by the American Society of Preventive Oncology, 28, 1: 154–162, https://doi.org/10.1158/1055-9965.EPI-18-0348</w:t>
      </w:r>
    </w:p>
    <w:p w14:paraId="6F0C7683" w14:textId="77777777" w:rsidR="00910CB8" w:rsidRPr="00A33FB3" w:rsidRDefault="00910CB8" w:rsidP="00910CB8">
      <w:pPr>
        <w:pStyle w:val="Bibliography"/>
        <w:rPr>
          <w:lang w:val="es-ES"/>
        </w:rPr>
      </w:pPr>
      <w:r>
        <w:t xml:space="preserve">Fukuyama J., Rumker L., Sankaran K., Jeganathan P., Dethlefsen L., Relman D. A., Holmes S. P. 2017. Multidomain analyses of a longitudinal human microbiome intestinal cleanout perturbation experiment. </w:t>
      </w:r>
      <w:r w:rsidRPr="00A33FB3">
        <w:rPr>
          <w:lang w:val="es-ES"/>
        </w:rPr>
        <w:t>PLOS Computational Biology, 13, 8: e1005706, https://doi.org/10.1371/journal.pcbi.1005706</w:t>
      </w:r>
    </w:p>
    <w:p w14:paraId="4C2B656B" w14:textId="77777777" w:rsidR="00910CB8" w:rsidRDefault="00910CB8" w:rsidP="00910CB8">
      <w:pPr>
        <w:pStyle w:val="Bibliography"/>
      </w:pPr>
      <w:r w:rsidRPr="00A33FB3">
        <w:rPr>
          <w:lang w:val="es-ES"/>
        </w:rPr>
        <w:t xml:space="preserve">Galperin M. Y. 2013. </w:t>
      </w:r>
      <w:r>
        <w:t>Genome Diversity of Spore-Forming Firmicutes. Microbiology Spectrum, 1, 2: TBS-0015-2012, https://doi.org/10.1128/microbiolspectrum.TBS-0015-2012</w:t>
      </w:r>
    </w:p>
    <w:p w14:paraId="37DE8E04" w14:textId="77777777" w:rsidR="00910CB8" w:rsidRDefault="00910CB8" w:rsidP="00910CB8">
      <w:pPr>
        <w:pStyle w:val="Bibliography"/>
      </w:pPr>
      <w:r>
        <w:t xml:space="preserve">Galperin M. Y., Yutin N., Wolf Y. I., Vera Alvarez R., Koonin E. V. 2022. Conservation and Evolution of the Sporulation Gene Set in Diverse Members of the </w:t>
      </w:r>
      <w:r>
        <w:rPr>
          <w:i/>
          <w:iCs/>
        </w:rPr>
        <w:t>Firmicutes</w:t>
      </w:r>
      <w:r>
        <w:t>. Journal of Bacteriology, 204, 6: e00079-22, https://doi.org/10.1128/jb.00079-22</w:t>
      </w:r>
    </w:p>
    <w:p w14:paraId="6FFB089D" w14:textId="77777777" w:rsidR="00910CB8" w:rsidRDefault="00910CB8" w:rsidP="00910CB8">
      <w:pPr>
        <w:pStyle w:val="Bibliography"/>
      </w:pPr>
      <w:r>
        <w:lastRenderedPageBreak/>
        <w:t>Garud N. R., Good B. H., Hallatschek O., Pollard K. S. 2019. Evolutionary dynamics of bacteria in the gut microbiome within and across hosts. PLOS Biology, 17, 1: e3000102, https://doi.org/10.1371/journal.pbio.3000102</w:t>
      </w:r>
    </w:p>
    <w:p w14:paraId="0C867516" w14:textId="77777777" w:rsidR="00910CB8" w:rsidRDefault="00910CB8" w:rsidP="00910CB8">
      <w:pPr>
        <w:pStyle w:val="Bibliography"/>
      </w:pPr>
      <w:r>
        <w:t>Garud N. R., Pollard K. S. 2020. Population Genetics in the Human Microbiome. Trends in Genetics, 36, 1: 53–67, https://doi.org/10.1016/j.tig.2019.10.010</w:t>
      </w:r>
    </w:p>
    <w:p w14:paraId="1D467ED2" w14:textId="77777777" w:rsidR="00910CB8" w:rsidRDefault="00910CB8" w:rsidP="00910CB8">
      <w:pPr>
        <w:pStyle w:val="Bibliography"/>
      </w:pPr>
      <w:r>
        <w:t>ggplot2 Based Publication Ready Plots. https://rpkgs.datanovia.com/ggpubr/ (Nov. 7, 2025)</w:t>
      </w:r>
    </w:p>
    <w:p w14:paraId="347C101D" w14:textId="77777777" w:rsidR="00910CB8" w:rsidRDefault="00910CB8" w:rsidP="00910CB8">
      <w:pPr>
        <w:pStyle w:val="Bibliography"/>
      </w:pPr>
      <w:r>
        <w:t>Grimm V., Wissel C. 1996. Babel, or The Ecological Stability Discussions: An Inventory and Analysis of Terminology and A Guide for Avoiding Confusion. Oecologia, 109: 323–334, https://doi.org/10.1007/s004420050090</w:t>
      </w:r>
    </w:p>
    <w:p w14:paraId="1682E980" w14:textId="77777777" w:rsidR="00910CB8" w:rsidRDefault="00910CB8" w:rsidP="00910CB8">
      <w:pPr>
        <w:pStyle w:val="Bibliography"/>
      </w:pPr>
      <w:r>
        <w:t>Gurevich A., Saveliev V., Vyahhi N., Tesler G. 2013. QUAST: quality assessment tool for genome assemblies. Bioinformatics, 29, 8: 1072–1075, https://doi.org/10.1093/bioinformatics/btt086</w:t>
      </w:r>
    </w:p>
    <w:p w14:paraId="3744997C" w14:textId="77777777" w:rsidR="00910CB8" w:rsidRDefault="00910CB8" w:rsidP="00910CB8">
      <w:pPr>
        <w:pStyle w:val="Bibliography"/>
      </w:pPr>
      <w:r>
        <w:t>Hadfield J., Croucher N. J., Goater R. J., Abudahab K., Aanensen D. M., Harris S. R. 2018. Phandango: an interactive viewer for bacterial population genomics. Bioinformatics, 34, 2: 292–293, https://doi.org/10.1093/bioinformatics/btx610</w:t>
      </w:r>
    </w:p>
    <w:p w14:paraId="5DC0F68C" w14:textId="77777777" w:rsidR="00910CB8" w:rsidRPr="00A33FB3" w:rsidRDefault="00910CB8" w:rsidP="00910CB8">
      <w:pPr>
        <w:pStyle w:val="Bibliography"/>
        <w:rPr>
          <w:lang w:val="es-ES"/>
        </w:rPr>
      </w:pPr>
      <w:r w:rsidRPr="00A33FB3">
        <w:rPr>
          <w:lang w:val="es-ES"/>
        </w:rPr>
        <w:t xml:space="preserve">Hao Z., Li L., Fu Y., Liu H. 2018. </w:t>
      </w:r>
      <w:r>
        <w:t xml:space="preserve">The influence of bioregenerative life-support system dietary structure and lifestyle on the gut microbiota: a 105-day ground-based space simulation in Lunar Palace 1. </w:t>
      </w:r>
      <w:r w:rsidRPr="00A33FB3">
        <w:rPr>
          <w:lang w:val="es-ES"/>
        </w:rPr>
        <w:t>Environmental Microbiology, 20, 10: 3643–3656, https://doi.org/10.1111/1462-2920.14358</w:t>
      </w:r>
    </w:p>
    <w:p w14:paraId="4EBF4428" w14:textId="77777777" w:rsidR="00910CB8" w:rsidRDefault="00910CB8" w:rsidP="00910CB8">
      <w:pPr>
        <w:pStyle w:val="Bibliography"/>
      </w:pPr>
      <w:r w:rsidRPr="00A33FB3">
        <w:rPr>
          <w:lang w:val="es-ES"/>
        </w:rPr>
        <w:t xml:space="preserve">Heidrich V., Valles-Colomer M., Segata N. 2025. </w:t>
      </w:r>
      <w:r>
        <w:t>Human microbiome acquisition and transmission. Nature Reviews Microbiology, 23, 9: 568–584, https://doi.org/10.1038/s41579-025-01166-x</w:t>
      </w:r>
    </w:p>
    <w:p w14:paraId="1AA69092" w14:textId="77777777" w:rsidR="00910CB8" w:rsidRDefault="00910CB8" w:rsidP="00910CB8">
      <w:pPr>
        <w:pStyle w:val="Bibliography"/>
      </w:pPr>
      <w:r>
        <w:t>Henriques A. O., Moran C. P. Jr. 2007. Structure, Assembly, and Function of the Spore Surface Layers. Annual Review of Microbiology, 61, 1: 555–588, https://doi.org/10.1146/annurev.micro.61.080706.093224</w:t>
      </w:r>
    </w:p>
    <w:p w14:paraId="0304E2F2" w14:textId="77777777" w:rsidR="00910CB8" w:rsidRDefault="00910CB8" w:rsidP="00910CB8">
      <w:pPr>
        <w:pStyle w:val="Bibliography"/>
      </w:pPr>
      <w:r>
        <w:t>Hisada T., Endoh K., Kuriki K. 2015. Inter- and intra-individual variations in seasonal and daily stabilities of the human gut microbiota in Japanese. Archives of Microbiology, 197, 7: 919–934, https://doi.org/10.1007/s00203-015-1125-0</w:t>
      </w:r>
    </w:p>
    <w:p w14:paraId="6D831057" w14:textId="77777777" w:rsidR="00910CB8" w:rsidRDefault="00910CB8" w:rsidP="00910CB8">
      <w:pPr>
        <w:pStyle w:val="Bibliography"/>
      </w:pPr>
      <w:r>
        <w:t>Ho J., Yeoh Y. K., Barua N., Chen Z., Lui G., Wong S. H., Yang X., Chan M. C., Chan P. K., Hawkey P. M., Ip M. 2020. Systematic review of human gut resistome studies revealed variable definitions and approaches. Gut Microbes, 12, 1: 1700755, https://doi.org/10.1080/19490976.2019.1700755</w:t>
      </w:r>
    </w:p>
    <w:p w14:paraId="5816BCD0" w14:textId="77777777" w:rsidR="00910CB8" w:rsidRDefault="00910CB8" w:rsidP="00910CB8">
      <w:pPr>
        <w:pStyle w:val="Bibliography"/>
      </w:pPr>
      <w:r>
        <w:t>Hodgkinson K., El Abbar F., Dobranowski P., Manoogian J., Butcher J., Figeys D., Mack D., Stintzi A. 2023. Butyrate’s role in human health and the current progress towards its clinical application to treat gastrointestinal disease. Clinical Nutrition, 42, 2: 61–75, https://doi.org/10.1016/j.clnu.2022.10.024</w:t>
      </w:r>
    </w:p>
    <w:p w14:paraId="7B5654FF" w14:textId="77777777" w:rsidR="00910CB8" w:rsidRDefault="00910CB8" w:rsidP="00910CB8">
      <w:pPr>
        <w:pStyle w:val="Bibliography"/>
      </w:pPr>
      <w:r>
        <w:t>Horneck G., Bücker H., Reitz G. 1994. Long-term survival of bacterial spores in space. Advances in Space Research, 14, 10: 41–45, https://doi.org/10.1016/0273-1177(94)90448-0</w:t>
      </w:r>
    </w:p>
    <w:p w14:paraId="3A07A7E2" w14:textId="77777777" w:rsidR="00910CB8" w:rsidRDefault="00910CB8" w:rsidP="00910CB8">
      <w:pPr>
        <w:pStyle w:val="Bibliography"/>
      </w:pPr>
      <w:r>
        <w:t>Hu Y., Yang X., Lu N., Zhu B. 2014. The abundance of antibiotic resistance genes in human guts has correlation to the consumption of antibiotics in animal. Gut Microbes, 5, 2: 245–249, https://doi.org/10.4161/gmic.27916</w:t>
      </w:r>
    </w:p>
    <w:p w14:paraId="52C05CA5" w14:textId="77777777" w:rsidR="00910CB8" w:rsidRDefault="00910CB8" w:rsidP="00910CB8">
      <w:pPr>
        <w:pStyle w:val="Bibliography"/>
      </w:pPr>
      <w:r>
        <w:lastRenderedPageBreak/>
        <w:t>Hua X., Cao Y., Morgan D. M., Miller K., Chin S. M., Bellavance D., Khalili H. 2022. Longitudinal analysis of the impact of oral contraceptive use on the gut microbiome. Journal of Medical Microbiology, 71, 4: 001512, https://doi.org/10.1099/jmm.0.001512</w:t>
      </w:r>
    </w:p>
    <w:p w14:paraId="38AF1416" w14:textId="77777777" w:rsidR="00910CB8" w:rsidRDefault="00910CB8" w:rsidP="00910CB8">
      <w:pPr>
        <w:pStyle w:val="Bibliography"/>
      </w:pPr>
      <w:r>
        <w:t>Huang Y., Sheth R. U., Zhao S., Cohen L. A., Dabaghi K., Moody T., Sun Y., Ricaurte D., Richardson M., Velez-Cortes F., Blazejewski T., Kaufman A., Ronda C., Wang H. H. 2023. High-throughput microbial culturomics using automation and machine learning. Nature Biotechnology, 41, 10: 1424–1433, https://doi.org/10.1038/s41587-023-01674-2</w:t>
      </w:r>
    </w:p>
    <w:p w14:paraId="2FA26A48" w14:textId="77777777" w:rsidR="00910CB8" w:rsidRPr="00A33FB3" w:rsidRDefault="00910CB8" w:rsidP="00910CB8">
      <w:pPr>
        <w:pStyle w:val="Bibliography"/>
        <w:rPr>
          <w:lang w:val="es-ES"/>
        </w:rPr>
      </w:pPr>
      <w:r>
        <w:t xml:space="preserve">Hutchison E. A., Miller D. A., Angert E. R. 2014. Sporulation in Bacteria: Beyond the Standard Model. </w:t>
      </w:r>
      <w:r w:rsidRPr="00A33FB3">
        <w:rPr>
          <w:lang w:val="es-ES"/>
        </w:rPr>
        <w:t>Microbiology Spectrum, https://doi.org/10.1128/microbiolspec.TBS-0013-2012</w:t>
      </w:r>
    </w:p>
    <w:p w14:paraId="04D42147" w14:textId="77777777" w:rsidR="00910CB8" w:rsidRDefault="00910CB8" w:rsidP="00910CB8">
      <w:pPr>
        <w:pStyle w:val="Bibliography"/>
      </w:pPr>
      <w:r w:rsidRPr="00A33FB3">
        <w:rPr>
          <w:lang w:val="es-ES"/>
        </w:rPr>
        <w:t xml:space="preserve">Jalanka-Tuovinen J., Salonen A., Nikkilä J., Immonen O., Kekkonen R., Lahti L., Palva A., de Vos W. M. 2011. </w:t>
      </w:r>
      <w:r>
        <w:t>Intestinal microbiota in healthy adults: temporal analysis reveals individual and common core and relation to intestinal symptoms. PloS One, 6, 7: e23035, https://doi.org/10.1371/journal.pone.0023035</w:t>
      </w:r>
    </w:p>
    <w:p w14:paraId="590D6174" w14:textId="77777777" w:rsidR="00910CB8" w:rsidRDefault="00910CB8" w:rsidP="00910CB8">
      <w:pPr>
        <w:pStyle w:val="Bibliography"/>
      </w:pPr>
      <w:r>
        <w:t>Jamroskovic J., Chromikova Z., List C., Bartova B., Barak I., Bernier-Latmani R. 2016. Variability in DPA and Calcium Content in the Spores of Clostridium Species. Frontiers in Microbiology, 7</w:t>
      </w:r>
    </w:p>
    <w:p w14:paraId="716095F9" w14:textId="77777777" w:rsidR="00910CB8" w:rsidRDefault="00910CB8" w:rsidP="00910CB8">
      <w:pPr>
        <w:pStyle w:val="Bibliography"/>
      </w:pPr>
      <w:r>
        <w:t>Jayasinghe T. N., Hilton C., Tsai P., Apple B., Shepherd P., Cutfield W. S., O’Sullivan J. M. 2017. Long-term stability in the gut microbiome over 46 years in the life of Billy Apple®. Human Microbiome Journal, 5–6: 7–10, https://doi.org/10.1016/j.humic.2017.09.001</w:t>
      </w:r>
    </w:p>
    <w:p w14:paraId="216674CF" w14:textId="77777777" w:rsidR="00910CB8" w:rsidRDefault="00910CB8" w:rsidP="00910CB8">
      <w:pPr>
        <w:pStyle w:val="Bibliography"/>
      </w:pPr>
      <w:r>
        <w:t>Johansson M. H. K., Bortolaia V., Tansirichaiya S., Aarestrup F. M., Roberts A. P., Petersen T. N. 2021. Detection of mobile genetic elements associated with antibiotic resistance in Salmonella enterica using a newly developed web tool: MobileElementFinder. The Journal of Antimicrobial Chemotherapy, 76, 1: 101–109, https://doi.org/10.1093/jac/dkaa390</w:t>
      </w:r>
    </w:p>
    <w:p w14:paraId="729BECB5" w14:textId="77777777" w:rsidR="00910CB8" w:rsidRDefault="00910CB8" w:rsidP="00910CB8">
      <w:pPr>
        <w:pStyle w:val="Bibliography"/>
      </w:pPr>
      <w:r>
        <w:t>Jokela R., Ponsero A. J., Dikareva E., Wei X., Kolho K.-L., Korpela K., De Vos W. M., Salonen A. 2023. Sources of gut microbiota variation in a large longitudinal Finnish infant cohort. eBioMedicine, 94: 104695, https://doi.org/10.1016/j.ebiom.2023.104695</w:t>
      </w:r>
    </w:p>
    <w:p w14:paraId="62D4CED8" w14:textId="77777777" w:rsidR="00910CB8" w:rsidRDefault="00910CB8" w:rsidP="00910CB8">
      <w:pPr>
        <w:pStyle w:val="Bibliography"/>
      </w:pPr>
      <w:r>
        <w:t>Jones S. E., Lennon J. T. 2010. Dormancy contributes to the maintenance of microbial diversity. Proceedings of the National Academy of Sciences of the United States of America, 107, 13: 5881–5886, https://doi.org/10.1073/pnas.0912765107</w:t>
      </w:r>
    </w:p>
    <w:p w14:paraId="19100E4F" w14:textId="77777777" w:rsidR="00910CB8" w:rsidRDefault="00910CB8" w:rsidP="00910CB8">
      <w:pPr>
        <w:pStyle w:val="Bibliography"/>
      </w:pPr>
      <w:r>
        <w:t>Kapinusova G., Lopez Marin M. A., Uhlik O. 2023. Reaching unreachables: Obstacles and successes of microbial cultivation and their reasons. Frontiers in Microbiology, 14: 1089630, https://doi.org/10.3389/fmicb.2023.1089630</w:t>
      </w:r>
    </w:p>
    <w:p w14:paraId="1801BE60" w14:textId="77777777" w:rsidR="00910CB8" w:rsidRDefault="00910CB8" w:rsidP="00910CB8">
      <w:pPr>
        <w:pStyle w:val="Bibliography"/>
      </w:pPr>
      <w:r>
        <w:t>Kearney S. M., Gibbons S. M., Poyet M., Gurry T., Bullock K., Allegretti J. R., Clish C. B., Alm E. J. 2018. Endospores and other lysis-resistant bacteria comprise a widely shared core community within the human microbiota. The ISME Journal, 12, 10: 2403–2416, https://doi.org/10.1038/s41396-018-0192-z</w:t>
      </w:r>
    </w:p>
    <w:p w14:paraId="15F11BE7" w14:textId="77777777" w:rsidR="00910CB8" w:rsidRDefault="00910CB8" w:rsidP="00910CB8">
      <w:pPr>
        <w:pStyle w:val="Bibliography"/>
      </w:pPr>
      <w:r>
        <w:t>Klindworth A., Pruesse E., Schweer T., Peplies J., Quast C., Horn M., Glöckner F. O. 2013. Evaluation of general 16S ribosomal RNA gene PCR primers for classical and next-generation sequencing-based diversity studies. Nucleic Acids Research, 41, 1: e1, https://doi.org/10.1093/nar/gks808</w:t>
      </w:r>
    </w:p>
    <w:p w14:paraId="5DC83B24" w14:textId="77777777" w:rsidR="00910CB8" w:rsidRDefault="00910CB8" w:rsidP="00910CB8">
      <w:pPr>
        <w:pStyle w:val="Bibliography"/>
      </w:pPr>
      <w:r>
        <w:lastRenderedPageBreak/>
        <w:t>Kolmogorov M., Yuan J., Lin Y., Pevzner P. A. 2019. Assembly of long, error-prone reads using repeat graphs. Nature Biotechnology, 37, 5: 540–546, https://doi.org/10.1038/s41587-019-0072-8</w:t>
      </w:r>
    </w:p>
    <w:p w14:paraId="6591C631" w14:textId="77777777" w:rsidR="00910CB8" w:rsidRDefault="00910CB8" w:rsidP="00910CB8">
      <w:pPr>
        <w:pStyle w:val="Bibliography"/>
      </w:pPr>
      <w:r>
        <w:t>Koopman N., Remijas L., Seppen J., Setlow P., Brul S. 2022. Mechanisms and Applications of Bacterial Sporulation and Germination in the Intestine. International Journal of Molecular Sciences, 23, 6: 3405, https://doi.org/10.3390/ijms23063405</w:t>
      </w:r>
    </w:p>
    <w:p w14:paraId="246D3825" w14:textId="77777777" w:rsidR="00910CB8" w:rsidRDefault="00910CB8" w:rsidP="00910CB8">
      <w:pPr>
        <w:pStyle w:val="Bibliography"/>
      </w:pPr>
      <w:r>
        <w:t>Koransky J. R., Allen S. D., Dowell V. R. 1978. Use of ethanol for selective isolation of sporeforming microorganisms. Applied and Environmental Microbiology, 35, 4: 762–765, https://doi.org/10.1128/aem.35.4.762-765.1978</w:t>
      </w:r>
    </w:p>
    <w:p w14:paraId="0D0F9DF7" w14:textId="77777777" w:rsidR="00910CB8" w:rsidRDefault="00910CB8" w:rsidP="00910CB8">
      <w:pPr>
        <w:pStyle w:val="Bibliography"/>
      </w:pPr>
      <w:r>
        <w:t>Korpela K., Costea P., Coelho L. P., Kandels-Lewis S., Willemsen G., Boomsma D. I., Segata N., Bork P. 2018. Selective maternal seeding and environment shape the human gut microbiome. Genome Research, 28, 4: 561–568, https://doi.org/10.1101/gr.233940.117</w:t>
      </w:r>
    </w:p>
    <w:p w14:paraId="2B2BBAE3" w14:textId="77777777" w:rsidR="00910CB8" w:rsidRDefault="00910CB8" w:rsidP="00910CB8">
      <w:pPr>
        <w:pStyle w:val="Bibliography"/>
      </w:pPr>
      <w:r>
        <w:t>Lagier J.-C., Dubourg G., Million M., Cadoret F., Bilen M., Fenollar F., Levasseur A., Rolain J.-M., Fournier P.-E., Raoult D. 2018. Culturing the human microbiota and culturomics. Nature Reviews Microbiology, 16, 9: 540–550, https://doi.org/10.1038/s41579-018-0041-0</w:t>
      </w:r>
    </w:p>
    <w:p w14:paraId="47AD6C1C" w14:textId="77777777" w:rsidR="00910CB8" w:rsidRDefault="00910CB8" w:rsidP="00910CB8">
      <w:pPr>
        <w:pStyle w:val="Bibliography"/>
      </w:pPr>
      <w:r>
        <w:t>Langmead B., Salzberg S. L. 2012. Fast gapped-read alignment with Bowtie 2. Nature Methods, 9, 4: 357–359, https://doi.org/10.1038/nmeth.1923</w:t>
      </w:r>
    </w:p>
    <w:p w14:paraId="63193940" w14:textId="77777777" w:rsidR="00910CB8" w:rsidRDefault="00910CB8" w:rsidP="00910CB8">
      <w:pPr>
        <w:pStyle w:val="Bibliography"/>
      </w:pPr>
      <w:r>
        <w:t>Lee K., Raguideau S., Sirén K., Asnicar F., Cumbo F., Hildebrand F., Segata N., Cha C.-J., Quince C. 2023. Population-level impacts of antibiotic usage on the human gut microbiome. Nature Communications, 14, 1: 1191, https://doi.org/10.1038/s41467-023-36633-7</w:t>
      </w:r>
    </w:p>
    <w:p w14:paraId="59B6263D" w14:textId="77777777" w:rsidR="00910CB8" w:rsidRDefault="00910CB8" w:rsidP="00910CB8">
      <w:pPr>
        <w:pStyle w:val="Bibliography"/>
      </w:pPr>
      <w:r>
        <w:t>Leggett M. j., McDonnell G., Denyer S. p., Setlow P., Maillard J.-Y. 2012. Bacterial spore structures and their protective role in biocide resistance. Journal of Applied Microbiology, 113, 3: 485–498, https://doi.org/10.1111/j.1365-2672.2012.05336.x</w:t>
      </w:r>
    </w:p>
    <w:p w14:paraId="3BE5D1C5" w14:textId="77777777" w:rsidR="00910CB8" w:rsidRDefault="00910CB8" w:rsidP="00910CB8">
      <w:pPr>
        <w:pStyle w:val="Bibliography"/>
      </w:pPr>
      <w:r>
        <w:t>Lennon J. T., Jones S. E. 2011. Microbial seed banks: the ecological and evolutionary implications of dormancy. Nature Reviews Microbiology, 9, 2: 119–130, https://doi.org/10.1038/nrmicro2504</w:t>
      </w:r>
    </w:p>
    <w:p w14:paraId="7AAD43B6" w14:textId="77777777" w:rsidR="00910CB8" w:rsidRDefault="00910CB8" w:rsidP="00910CB8">
      <w:pPr>
        <w:pStyle w:val="Bibliography"/>
      </w:pPr>
      <w:r>
        <w:t>Levy R., Magis A. T., Earls J. C., Manor O., Wilmanski T., Lovejoy J., Gibbons S. M., Omenn G. S., Hood L., Price N. D. 2020. Longitudinal analysis reveals transition barriers between dominant ecological states in the gut microbiome. Proceedings of the National Academy of Sciences of the United States of America, 117, 24: 13839–13845, https://doi.org/10.1073/pnas.1922498117</w:t>
      </w:r>
    </w:p>
    <w:p w14:paraId="640B9274" w14:textId="77777777" w:rsidR="00910CB8" w:rsidRDefault="00910CB8" w:rsidP="00910CB8">
      <w:pPr>
        <w:pStyle w:val="Bibliography"/>
      </w:pPr>
      <w:r>
        <w:t>Li H., Handsaker B., Wysoker A., Fennell T., Ruan J., Homer N., Marth G., Abecasis G., Durbin R., 1000 Genome Project Data Processing Subgroup. 2009. The Sequence Alignment/Map format and SAMtools. Bioinformatics, 25, 16: 2078–2079, https://doi.org/10.1093/bioinformatics/btp352</w:t>
      </w:r>
    </w:p>
    <w:p w14:paraId="2AFE575D" w14:textId="77777777" w:rsidR="00910CB8" w:rsidRDefault="00910CB8" w:rsidP="00910CB8">
      <w:pPr>
        <w:pStyle w:val="Bibliography"/>
      </w:pPr>
      <w:r>
        <w:t>Li L., Mendis N., Trigui H., Oliver J. D., Faucher S. P. 2014. The importance of the viable but non-culturable state in human bacterial pathogens. Frontiers in Microbiology, 5, https://doi.org/10.3389/fmicb.2014.00258</w:t>
      </w:r>
    </w:p>
    <w:p w14:paraId="7A6A61D9" w14:textId="77777777" w:rsidR="00910CB8" w:rsidRDefault="00910CB8" w:rsidP="00910CB8">
      <w:pPr>
        <w:pStyle w:val="Bibliography"/>
      </w:pPr>
      <w:r>
        <w:t xml:space="preserve">Li X., Brejnrod A., Thorsen J., Zachariasen T., Trivedi U., Russel J., Vestergaard G. A., Stokholm J., Rasmussen M. A., Sørensen S. J. 2023. Differential responses of the gut microbiome and </w:t>
      </w:r>
      <w:r>
        <w:lastRenderedPageBreak/>
        <w:t>resistome to antibiotic exposures in infants and adults. Nature Communications, 14, 1: 8526, https://doi.org/10.1038/s41467-023-44289-6</w:t>
      </w:r>
    </w:p>
    <w:p w14:paraId="5E38C495" w14:textId="77777777" w:rsidR="00910CB8" w:rsidRDefault="00910CB8" w:rsidP="00910CB8">
      <w:pPr>
        <w:pStyle w:val="Bibliography"/>
      </w:pPr>
      <w:r>
        <w:t>Liao H., Ji Y., Sun Y. 2023. High-resolution strain-level microbiome composition analysis from short reads. Microbiome, 11, 1: 183, https://doi.org/10.1186/s40168-023-01615-w</w:t>
      </w:r>
    </w:p>
    <w:p w14:paraId="42DA609F" w14:textId="77777777" w:rsidR="00910CB8" w:rsidRDefault="00910CB8" w:rsidP="00910CB8">
      <w:pPr>
        <w:pStyle w:val="Bibliography"/>
      </w:pPr>
      <w:r>
        <w:t>Lozupone C. A., Stombaugh J. I., Gordon J. I., Jansson J. K., Knight R. 2012. Diversity, stability and resilience of the human gut microbiota. Nature, 489, 7415: 220–230, https://doi.org/10.1038/nature11550</w:t>
      </w:r>
    </w:p>
    <w:p w14:paraId="4EB97B18" w14:textId="77777777" w:rsidR="00910CB8" w:rsidRPr="00A33FB3" w:rsidRDefault="00910CB8" w:rsidP="00910CB8">
      <w:pPr>
        <w:pStyle w:val="Bibliography"/>
        <w:rPr>
          <w:lang w:val="es-ES"/>
        </w:rPr>
      </w:pPr>
      <w:r w:rsidRPr="00A33FB3">
        <w:rPr>
          <w:lang w:val="es-ES"/>
        </w:rPr>
        <w:t xml:space="preserve">Machado D. T., Brustolini O. J. B., Corrêa E. dos S., Vasconcelos A. T. R. 2025. </w:t>
      </w:r>
      <w:r>
        <w:t xml:space="preserve">Prediction of sporulating Firmicutes from uncultured gut microbiota using SpoMAG, an ensemble learning tool. </w:t>
      </w:r>
      <w:r w:rsidRPr="00A33FB3">
        <w:rPr>
          <w:lang w:val="es-ES"/>
        </w:rPr>
        <w:t>PeerJ, 13: e20232, https://doi.org/10.7717/peerj.20232</w:t>
      </w:r>
    </w:p>
    <w:p w14:paraId="3CB41E90" w14:textId="77777777" w:rsidR="00910CB8" w:rsidRDefault="00910CB8" w:rsidP="00910CB8">
      <w:pPr>
        <w:pStyle w:val="Bibliography"/>
      </w:pPr>
      <w:r w:rsidRPr="00A33FB3">
        <w:rPr>
          <w:lang w:val="es-ES"/>
        </w:rPr>
        <w:t xml:space="preserve">Mahnic A., Rupnik M. 2018. </w:t>
      </w:r>
      <w:r>
        <w:t>Different host factors are associated with patterns in bacterial and fungal gut microbiota in Slovenian healthy cohort. PLoS ONE, 13, 12: e0209209, https://doi.org/10.1371/journal.pone.0209209</w:t>
      </w:r>
    </w:p>
    <w:p w14:paraId="650541CB" w14:textId="77777777" w:rsidR="00910CB8" w:rsidRDefault="00910CB8" w:rsidP="00910CB8">
      <w:pPr>
        <w:pStyle w:val="Bibliography"/>
      </w:pPr>
      <w:r>
        <w:t>Malin J. J., von Wintersdorff C. J. H., Penders J., Savelkoul P. H. M., Wolffs P. F. G. 2023. Longitudinal fluctuations of common antimicrobial resistance genes in the gut microbiomes of healthy Dutch individuals. International Journal of Antimicrobial Agents, 61, 3: 106716, https://doi.org/10.1016/j.ijantimicag.2023.106716</w:t>
      </w:r>
    </w:p>
    <w:p w14:paraId="15B9ED87" w14:textId="77777777" w:rsidR="00910CB8" w:rsidRDefault="00910CB8" w:rsidP="00910CB8">
      <w:pPr>
        <w:pStyle w:val="Bibliography"/>
      </w:pPr>
      <w:r>
        <w:t>Maric L., Janezic S., Coia C. W., Roer L., Rupnik M. 2025. Limited clonality but widespread plasmid sharing of ESBL-producing E. coli between humans and the environment of northeastern Slovenia. Current Research in Microbial Sciences, 9: 100408, https://doi.org/10.1016/j.crmicr.2025.100408</w:t>
      </w:r>
    </w:p>
    <w:p w14:paraId="18DA1349" w14:textId="77777777" w:rsidR="00910CB8" w:rsidRDefault="00910CB8" w:rsidP="00910CB8">
      <w:pPr>
        <w:pStyle w:val="Bibliography"/>
      </w:pPr>
      <w:r>
        <w:t>Mars R. A. T., Yang Y., Ward T., Houtti M., Priya S., Lekatz H. R., Tang X., Sun Z., Kalari K. R., Korem T., Bhattarai Y., Zheng T., Bar N., Frost G., Johnson A. J., van Treuren W., Han S., Ordog T., Grover M., Sonnenburg J., D’Amato M., Camilleri M., Elinav E., Segal E., Blekhman R., Farrugia G., Swann J. R., Knights D., Kashyap P. C. 2020. Longitudinal Multi-omics Reveals Subset-Specific Mechanisms Underlying Irritable Bowel Syndrome. Cell, 182, 6: 1460-1473.e17, https://doi.org/10.1016/j.cell.2020.08.007</w:t>
      </w:r>
    </w:p>
    <w:p w14:paraId="012296B0" w14:textId="77777777" w:rsidR="00910CB8" w:rsidRDefault="00910CB8" w:rsidP="00910CB8">
      <w:pPr>
        <w:pStyle w:val="Bibliography"/>
      </w:pPr>
      <w:r>
        <w:t>Martínez I., Muller C. E., Walter J. 2013. Long-Term Temporal Analysis of the Human Fecal Microbiota Revealed a Stable Core of Dominant Bacterial Species. PLOS ONE, 8, 7: e69621, https://doi.org/10.1371/journal.pone.0069621</w:t>
      </w:r>
    </w:p>
    <w:p w14:paraId="26FB9623" w14:textId="77777777" w:rsidR="00910CB8" w:rsidRDefault="00910CB8" w:rsidP="00910CB8">
      <w:pPr>
        <w:pStyle w:val="Bibliography"/>
      </w:pPr>
      <w:r>
        <w:t>Martino C., Dilmore A. H., Burcham Z. M., Metcalf J. L., Jeste D., Knight R. 2022. Microbiota succession throughout life from the cradle to the grave. Nature Reviews Microbiology, 1–14, https://doi.org/10.1038/s41579-022-00768-z</w:t>
      </w:r>
    </w:p>
    <w:p w14:paraId="1CBB7909" w14:textId="77777777" w:rsidR="00910CB8" w:rsidRDefault="00910CB8" w:rsidP="00910CB8">
      <w:pPr>
        <w:pStyle w:val="Bibliography"/>
      </w:pPr>
      <w:r>
        <w:t>Martinson J. N. V., Pinkham N. V., Peters G. W., Cho H., Heng J., Rauch M., Broadaway S. C., Walk S. T. 2019. Rethinking gut microbiome residency and the Enterobacteriaceae in healthy human adults. The ISME Journal, 13, 9: 2306–2318, https://doi.org/10.1038/s41396-019-0435-7</w:t>
      </w:r>
    </w:p>
    <w:p w14:paraId="5F1F15B6" w14:textId="77777777" w:rsidR="00910CB8" w:rsidRDefault="00910CB8" w:rsidP="00910CB8">
      <w:pPr>
        <w:pStyle w:val="Bibliography"/>
      </w:pPr>
      <w:r>
        <w:t xml:space="preserve">Mathers A. J., Stoesser N., Sheppard A. E., Pankhurst L., Giess A., Yeh A. J., Didelot X., Turner S. D., Sebra R., Kasarskis A., Peto T., Crook D., Sifri C. D. 2015. Klebsiella pneumoniae Carbapenemase (KPC)-Producing K. pneumoniae at a Single Institution: Insights into </w:t>
      </w:r>
      <w:r>
        <w:lastRenderedPageBreak/>
        <w:t>Endemicity from Whole-Genome Sequencing. Antimicrobial Agents and Chemotherapy, 59, 3: 1656–1663, https://doi.org/10.1128/aac.04292-14</w:t>
      </w:r>
    </w:p>
    <w:p w14:paraId="4690DB98" w14:textId="77777777" w:rsidR="00910CB8" w:rsidRDefault="00910CB8" w:rsidP="00910CB8">
      <w:pPr>
        <w:pStyle w:val="Bibliography"/>
      </w:pPr>
      <w:r>
        <w:t>Matos T. 2024. 14. Baničevi dnevi. knjige. Sekcija za mikrobiologijo in bolnišnične okužbe SZD</w:t>
      </w:r>
    </w:p>
    <w:p w14:paraId="3E452ABD" w14:textId="77777777" w:rsidR="00910CB8" w:rsidRDefault="00910CB8" w:rsidP="00910CB8">
      <w:pPr>
        <w:pStyle w:val="Bibliography"/>
      </w:pPr>
      <w:r>
        <w:t>Mehta R. S., Abu-Ali G. S., Drew D. A., Lloyd-Price J., Subramanian A., Lochhead P., Joshi A. D., Ivey K. L., Khalili H., Brown G. T., DuLong C., Song M., Nguyen L. H., Mallick H., Rimm E. B., Izard J., Huttenhower C., Chan A. T. 2018. Stability of the human faecal microbiome in a cohort of adult men. Nature Microbiology, 3, 3: 347–355, https://doi.org/10.1038/s41564-017-0096-0</w:t>
      </w:r>
    </w:p>
    <w:p w14:paraId="7E856A4D" w14:textId="77777777" w:rsidR="00910CB8" w:rsidRDefault="00910CB8" w:rsidP="00910CB8">
      <w:pPr>
        <w:pStyle w:val="Bibliography"/>
      </w:pPr>
      <w:r>
        <w:t>Nayfach S., Rodriguez-Mueller B., Garud N., Pollard K. S. 2016. An integrated metagenomics pipeline for strain profiling reveals novel patterns of bacterial transmission and biogeography. Genome Research, 26, 11: 1612–1625, https://doi.org/10.1101/gr.201863.115</w:t>
      </w:r>
    </w:p>
    <w:p w14:paraId="5F4BFD6A" w14:textId="77777777" w:rsidR="00910CB8" w:rsidRDefault="00910CB8" w:rsidP="00910CB8">
      <w:pPr>
        <w:pStyle w:val="Bibliography"/>
      </w:pPr>
      <w:r>
        <w:t>Normington C., Moura I. B., Bryant J. A., Ewin D. J., Clark E. V., Kettle M. J., Harris H. C., Spittal W., Davis G., Henn M. R., Ford C. B., Wilcox M. H., Buckley A. M. 2021. Biofilms harbour Clostridioides difficile, serving as a reservoir for recurrent infection. Npj Biofilms and Microbiomes, 7, 1: 1–10, https://doi.org/10.1038/s41522-021-00184-w</w:t>
      </w:r>
    </w:p>
    <w:p w14:paraId="0145A5A7" w14:textId="77777777" w:rsidR="00910CB8" w:rsidRDefault="00910CB8" w:rsidP="00910CB8">
      <w:pPr>
        <w:pStyle w:val="Bibliography"/>
      </w:pPr>
      <w:r>
        <w:t>Oksanen Jari. a. Multivariate Analysis of Ecological Communities in R: vegan tutorial., 43</w:t>
      </w:r>
    </w:p>
    <w:p w14:paraId="67F0987C" w14:textId="77777777" w:rsidR="00910CB8" w:rsidRDefault="00910CB8" w:rsidP="00910CB8">
      <w:pPr>
        <w:pStyle w:val="Bibliography"/>
      </w:pPr>
      <w:r>
        <w:t>Oksanen Jari. b. Vegan: an introduction to ordination., 12</w:t>
      </w:r>
    </w:p>
    <w:p w14:paraId="1416BC52" w14:textId="77777777" w:rsidR="00910CB8" w:rsidRDefault="00910CB8" w:rsidP="00910CB8">
      <w:pPr>
        <w:pStyle w:val="Bibliography"/>
      </w:pPr>
      <w:r>
        <w:t>Oksanen JARI, Blanchet F. G., Friendly M., Kindt R., Legendre P., McGlinn D., Minchin P. R., O’Hara R. B., Simpson G. L., Solymos P. 2022. vegan: Community Ecology Package. R package version 2.5–7. 2020.</w:t>
      </w:r>
    </w:p>
    <w:p w14:paraId="47434A9D" w14:textId="77777777" w:rsidR="00910CB8" w:rsidRDefault="00910CB8" w:rsidP="00910CB8">
      <w:pPr>
        <w:pStyle w:val="Bibliography"/>
      </w:pPr>
      <w:r>
        <w:t>Olsson L. M., Boulund F., Nilsson S., Khan M. T., Gummesson A., Fagerberg L., Engstrand L., Perkins R., Uhlén M., Bergström G., Tremaroli V., Bäckhed F. 2022. Dynamics of the normal gut microbiota: A longitudinal one-year population study in Sweden. Cell Host &amp; Microbe, 30, 5: 726-739.e3, https://doi.org/10.1016/j.chom.2022.03.002</w:t>
      </w:r>
    </w:p>
    <w:p w14:paraId="7B92450B" w14:textId="77777777" w:rsidR="00910CB8" w:rsidRDefault="00910CB8" w:rsidP="00910CB8">
      <w:pPr>
        <w:pStyle w:val="Bibliography"/>
      </w:pPr>
      <w:r>
        <w:t>Onizuka S., Tanaka M., Mishima R., Nakayama J. 2021. Cultivation of Spore-Forming Gut Microbes Using a Combination of Bile Acids and Amino Acids. Microorganisms, 9, 8: 1651, https://doi.org/10.3390/microorganisms9081651</w:t>
      </w:r>
    </w:p>
    <w:p w14:paraId="356FB94C" w14:textId="77777777" w:rsidR="00910CB8" w:rsidRDefault="00910CB8" w:rsidP="00910CB8">
      <w:pPr>
        <w:pStyle w:val="Bibliography"/>
      </w:pPr>
      <w:r>
        <w:t>Page A. J., Cummins C. A., Hunt M., Wong V. K., Reuter S., Holden M. T. G., Fookes M., Falush D., Keane J. A., Parkhill J. 2015. Roary: rapid large-scale prokaryote pan genome analysis. Bioinformatics (Oxford, England), 31, 22: 3691–3693, https://doi.org/10.1093/bioinformatics/btv421</w:t>
      </w:r>
    </w:p>
    <w:p w14:paraId="1A246DA8" w14:textId="77777777" w:rsidR="00910CB8" w:rsidRDefault="00910CB8" w:rsidP="00910CB8">
      <w:pPr>
        <w:pStyle w:val="Bibliography"/>
      </w:pPr>
      <w:r w:rsidRPr="00A33FB3">
        <w:rPr>
          <w:lang w:val="es-ES"/>
        </w:rPr>
        <w:t xml:space="preserve">Peng H., Andreu-Sanchez S., Ruiz-Moreno A. J., Fernández-Pato A., Wu J., Gacesa R., Zhernakova A., Wang D., Fu J. 2025. </w:t>
      </w:r>
      <w:r>
        <w:t>Longitudinal gut microbiota tracking reveals the dynamics of horizontal gene transfer. Nature Communications, 16, 1: 11543, https://doi.org/10.1038/s41467-025-66612-z</w:t>
      </w:r>
    </w:p>
    <w:p w14:paraId="028F7FBB" w14:textId="77777777" w:rsidR="00910CB8" w:rsidRDefault="00910CB8" w:rsidP="00910CB8">
      <w:pPr>
        <w:pStyle w:val="Bibliography"/>
      </w:pPr>
      <w:r>
        <w:t>Peres-Neto P. R., Jackson D. A. 2001. How well do multivariate data sets match? The advantages of a Procrustean superimposition approach over the Mantel test. Oecologia, 129, 2: 169–178, https://doi.org/10.1007/s004420100720</w:t>
      </w:r>
    </w:p>
    <w:p w14:paraId="5623D72A" w14:textId="77777777" w:rsidR="00910CB8" w:rsidRDefault="00910CB8" w:rsidP="00910CB8">
      <w:pPr>
        <w:pStyle w:val="Bibliography"/>
      </w:pPr>
      <w:r>
        <w:t xml:space="preserve">Poyet M., Groussin M., Gibbons S. M., Avila-Pacheco J., Jiang X., Kearney S. M., Perrotta A. R., Berdy B., Zhao S., Lieberman T. D., Swanson P. K., Smith M., Roesemann S., Alexander </w:t>
      </w:r>
      <w:r>
        <w:lastRenderedPageBreak/>
        <w:t>J. E., Rich S. A., Livny J., Vlamakis H., Clish C., Bullock K., Deik A., Scott J., Pierce K. A., Xavier R. J., Alm E. J. 2019. A library of human gut bacterial isolates paired with longitudinal multiomics data enables mechanistic microbiome research. Nature Medicine, 25, 9: 1442–1452, https://doi.org/10.1038/s41591-019-0559-3</w:t>
      </w:r>
    </w:p>
    <w:p w14:paraId="380242DF" w14:textId="77777777" w:rsidR="00910CB8" w:rsidRDefault="00910CB8" w:rsidP="00910CB8">
      <w:pPr>
        <w:pStyle w:val="Bibliography"/>
      </w:pPr>
      <w:r>
        <w:t>Pritchard L., Glover R. H., Humphris S., Elphinstone J. G., Toth I. K. 2015. Genomics and taxonomy in diagnostics for food security: soft-rotting enterobacterial plant pathogens. Analytical Methods, 8, 1: 12–24, https://doi.org/10.1039/C5AY02550H</w:t>
      </w:r>
    </w:p>
    <w:p w14:paraId="49CC42F9" w14:textId="77777777" w:rsidR="00910CB8" w:rsidRDefault="00910CB8" w:rsidP="00910CB8">
      <w:pPr>
        <w:pStyle w:val="Bibliography"/>
      </w:pPr>
      <w:r>
        <w:t>Prjibelski A., Antipov D., Meleshko D., Lapidus A., Korobeynikov A. 2020. Using SPAdes De Novo Assembler. Current Protocols in Bioinformatics, 70, 1: e102, https://doi.org/10.1002/cpbi.102</w:t>
      </w:r>
    </w:p>
    <w:p w14:paraId="3C321BC1" w14:textId="77777777" w:rsidR="00910CB8" w:rsidRDefault="00910CB8" w:rsidP="00910CB8">
      <w:pPr>
        <w:pStyle w:val="Bibliography"/>
      </w:pPr>
      <w:r>
        <w:t>Proctor L. M., Creasy H. H., Fettweis J. M., Lloyd-Price J., Mahurkar A., Zhou W., Buck G. A., Snyder M. P., Strauss J. F., Weinstock G. M., White O., Huttenhower C., The Integrative HMP (iHMP) Research Network Consortium. 2019. The Integrative Human Microbiome Project. Nature, 569, 7758: 641–648, https://doi.org/10.1038/s41586-019-1238-8</w:t>
      </w:r>
    </w:p>
    <w:p w14:paraId="695F9806" w14:textId="77777777" w:rsidR="00910CB8" w:rsidRDefault="00910CB8" w:rsidP="00910CB8">
      <w:pPr>
        <w:pStyle w:val="Bibliography"/>
      </w:pPr>
      <w:r>
        <w:t>Project Environments. https://rstudio.github.io/renv/ (Nov. 7, 2025)</w:t>
      </w:r>
    </w:p>
    <w:p w14:paraId="13580103" w14:textId="77777777" w:rsidR="00910CB8" w:rsidRDefault="00910CB8" w:rsidP="00910CB8">
      <w:pPr>
        <w:pStyle w:val="Bibliography"/>
      </w:pPr>
      <w:r>
        <w:t>Pruesse E., Quast C., Knittel K., Fuchs B. M., Ludwig W., Peplies J., Glöckner F. O. 2007. SILVA: a comprehensive online resource for quality checked and aligned ribosomal RNA sequence data compatible with ARB. Nucleic Acids Research, 35, 21: 7188–7196, https://doi.org/10.1093/nar/gkm864</w:t>
      </w:r>
    </w:p>
    <w:p w14:paraId="322B99F8" w14:textId="77777777" w:rsidR="00910CB8" w:rsidRDefault="00910CB8" w:rsidP="00910CB8">
      <w:pPr>
        <w:pStyle w:val="Bibliography"/>
      </w:pPr>
      <w:r>
        <w:t>Qiu Q., Wang J., Yan Y., Roy B., Chen Y., Shang X., Dou T., Han L. 2020. Metagenomic Analysis Reveals the Distribution of Antibiotic Resistance Genes in a Large-Scale Population of Healthy Individuals and Patients With Varied Diseases. Frontiers in Molecular Biosciences, 7: 590018, https://doi.org/10.3389/fmolb.2020.590018</w:t>
      </w:r>
    </w:p>
    <w:p w14:paraId="4DBE9CAE" w14:textId="77777777" w:rsidR="00910CB8" w:rsidRDefault="00910CB8" w:rsidP="00910CB8">
      <w:pPr>
        <w:pStyle w:val="Bibliography"/>
      </w:pPr>
      <w:r>
        <w:t>Quinlan A. R., Hall I. M. 2010. BEDTools: a flexible suite of utilities for comparing genomic features. Bioinformatics, 26, 6: 841–842, https://doi.org/10.1093/bioinformatics/btq033</w:t>
      </w:r>
    </w:p>
    <w:p w14:paraId="248D9408" w14:textId="77777777" w:rsidR="00910CB8" w:rsidRDefault="00910CB8" w:rsidP="00910CB8">
      <w:pPr>
        <w:pStyle w:val="Bibliography"/>
      </w:pPr>
      <w:r>
        <w:t>R: The R Project for Statistical Computing. https://www.r-project.org/ (Oct. 21, 2025)</w:t>
      </w:r>
    </w:p>
    <w:p w14:paraId="6674C20F" w14:textId="77777777" w:rsidR="00910CB8" w:rsidRDefault="00910CB8" w:rsidP="00910CB8">
      <w:pPr>
        <w:pStyle w:val="Bibliography"/>
      </w:pPr>
      <w:r w:rsidRPr="00A33FB3">
        <w:rPr>
          <w:lang w:val="es-ES"/>
        </w:rPr>
        <w:t xml:space="preserve">Rajilić-Stojanović M., de Vos W. M. 2014. </w:t>
      </w:r>
      <w:r>
        <w:t>The first 1000 cultured species of the human gastrointestinal microbiota. FEMS Microbiology Reviews, 38, 5: 996–1047, https://doi.org/10.1111/1574-6976.12075</w:t>
      </w:r>
    </w:p>
    <w:p w14:paraId="28459A68" w14:textId="77777777" w:rsidR="00910CB8" w:rsidRDefault="00910CB8" w:rsidP="00910CB8">
      <w:pPr>
        <w:pStyle w:val="Bibliography"/>
      </w:pPr>
      <w:r>
        <w:t>Rajilić-Stojanović M., Heilig H. G. H. J., Tims S., Zoetendal E. G., de Vos W. M. 2013. Long-term monitoring of the human intestinal microbiota composition. Environmental Microbiology, 15, 4: 1146–1159, https://doi.org/10.1111/1462-2920.12023</w:t>
      </w:r>
    </w:p>
    <w:p w14:paraId="11416346" w14:textId="77777777" w:rsidR="00910CB8" w:rsidRDefault="00910CB8" w:rsidP="00910CB8">
      <w:pPr>
        <w:pStyle w:val="Bibliography"/>
      </w:pPr>
      <w:r w:rsidRPr="00A33FB3">
        <w:rPr>
          <w:lang w:val="es-ES"/>
        </w:rPr>
        <w:t xml:space="preserve">Ramos-Silva P., Serrano M., Henriques A. O. 2019. </w:t>
      </w:r>
      <w:r>
        <w:t>From Root to Tips: Sporulation Evolution and Specialization in Bacillus subtilis and the Intestinal Pathogen Clostridioides difficile. Molecular Biology and Evolution, 36, 12: 2714–2736, https://doi.org/10.1093/molbev/msz175</w:t>
      </w:r>
    </w:p>
    <w:p w14:paraId="148A1F97" w14:textId="77777777" w:rsidR="00910CB8" w:rsidRDefault="00910CB8" w:rsidP="00910CB8">
      <w:pPr>
        <w:pStyle w:val="Bibliography"/>
      </w:pPr>
      <w:r>
        <w:t>Rampelli S., Schnorr S. L., Consolandi C., Turroni S., Severgnini M., Peano C., Brigidi P., Crittenden A. N., Henry A. G., Candela M. 2015. Metagenome Sequencing of the Hadza Hunter-Gatherer Gut Microbiota. Current Biology, 25, 13: 1682–1693, https://doi.org/10.1016/j.cub.2015.04.055</w:t>
      </w:r>
    </w:p>
    <w:p w14:paraId="11EAAF50" w14:textId="77777777" w:rsidR="00910CB8" w:rsidRDefault="00910CB8" w:rsidP="00910CB8">
      <w:pPr>
        <w:pStyle w:val="Bibliography"/>
      </w:pPr>
      <w:r>
        <w:lastRenderedPageBreak/>
        <w:t>Raymond F., Ouameur A. A., Déraspe M., Iqbal N., Gingras H., Dridi B., Leprohon P., Plante P.-L., Giroux R., Bérubé È., Frenette J., Boudreau D. K., Simard J.-L., Chabot I., Domingo M.-C., Trottier S., Boissinot M., Huletsky A., Roy P. H., Ouellette M., Bergeron M. G., Corbeil J. 2016. The initial state of the human gut microbiome determines its reshaping by antibiotics. The ISME Journal, 10, 3: 707–720, https://doi.org/10.1038/ismej.2015.148</w:t>
      </w:r>
    </w:p>
    <w:p w14:paraId="7354402A" w14:textId="77777777" w:rsidR="00910CB8" w:rsidRDefault="00910CB8" w:rsidP="00910CB8">
      <w:pPr>
        <w:pStyle w:val="Bibliography"/>
      </w:pPr>
      <w:r>
        <w:t>Read Excel Files. https://readxl.tidyverse.org/ (Nov. 7, 2025)</w:t>
      </w:r>
    </w:p>
    <w:p w14:paraId="022E7CA1" w14:textId="77777777" w:rsidR="00910CB8" w:rsidRDefault="00910CB8" w:rsidP="00910CB8">
      <w:pPr>
        <w:pStyle w:val="Bibliography"/>
      </w:pPr>
      <w:r>
        <w:t>Salvage R., Hull C. M., Kelly D. E., Kelly S. L. 2014. Use of 70% alcohol for the routine removal of microbial hard surface bioburden in life science cleanrooms. Future Microbiology, 9, 10: 1123–1130, https://doi.org/10.2217/fmb.14.73</w:t>
      </w:r>
    </w:p>
    <w:p w14:paraId="4C6FD938" w14:textId="77777777" w:rsidR="00910CB8" w:rsidRDefault="00910CB8" w:rsidP="00910CB8">
      <w:pPr>
        <w:pStyle w:val="Bibliography"/>
      </w:pPr>
      <w:r>
        <w:t>Sayers E. W., Beck J., Bolton E. E., Brister J. R., Chan J., Connor R., Feldgarden M., Fine A. M., Funk K., Hoffman J., Kannan S., Kelly C., Klimke W., Kim S., Lathrop S., Marchler-Bauer A., Murphy T. D., O’Sullivan C., Schmieder E., Skripchenko Y., Stine A., Thibaud-Nissen F., Wang J., Ye J., Zellers E., Schneider V. A., Pruitt K. D. 2024. Database resources of the National Center for Biotechnology Information in 2025. Nucleic Acids Research, 53, D1: D20–D29, https://doi.org/10.1093/nar/gkae979</w:t>
      </w:r>
    </w:p>
    <w:p w14:paraId="79ED240A" w14:textId="77777777" w:rsidR="00910CB8" w:rsidRDefault="00910CB8" w:rsidP="00910CB8">
      <w:pPr>
        <w:pStyle w:val="Bibliography"/>
      </w:pPr>
      <w:r>
        <w:t>Scale Functions for Visualization. https://scales.r-lib.org/ (Nov. 7, 2025)</w:t>
      </w:r>
    </w:p>
    <w:p w14:paraId="198C9DA7" w14:textId="77777777" w:rsidR="00910CB8" w:rsidRDefault="00910CB8" w:rsidP="00910CB8">
      <w:pPr>
        <w:pStyle w:val="Bibliography"/>
      </w:pPr>
      <w:r>
        <w:t>Schlomann B. H., Parthasarathy R. 2019. Timescales of gut microbiome dynamics. Current Opinion in Microbiology, 50: 56–63, https://doi.org/10.1016/j.mib.2019.09.011</w:t>
      </w:r>
    </w:p>
    <w:p w14:paraId="4288D99F" w14:textId="77777777" w:rsidR="00910CB8" w:rsidRDefault="00910CB8" w:rsidP="00910CB8">
      <w:pPr>
        <w:pStyle w:val="Bibliography"/>
      </w:pPr>
      <w:r>
        <w:t>Schloss P. D., Westcott S. L., Ryabin T., Hall J. R., Hartmann M., Hollister E. B., Lesniewski R. A., Oakley B. B., Parks D. H., Robinson C. J., Sahl J. W., Stres B., Thallinger G. G., Van Horn D. J., Weber C. F. 2009. Introducing mothur: open-source, platform-independent, community-supported software for describing and comparing microbial communities. Applied and Environmental Microbiology, 75, 23: 7537–7541, https://doi.org/10.1128/AEM.01541-09</w:t>
      </w:r>
    </w:p>
    <w:p w14:paraId="17118D51" w14:textId="77777777" w:rsidR="00910CB8" w:rsidRDefault="00910CB8" w:rsidP="00910CB8">
      <w:pPr>
        <w:pStyle w:val="Bibliography"/>
      </w:pPr>
      <w:r>
        <w:t>Schwartz D. A., Lehmkuhl B. K., Lennon J. T. 2022. Phage-Encoded Sigma Factors Alter Bacterial Dormancy. mSphere, 0, 0: e00297-22, https://doi.org/10.1128/msphere.00297-22</w:t>
      </w:r>
    </w:p>
    <w:p w14:paraId="17672D20" w14:textId="77777777" w:rsidR="00910CB8" w:rsidRDefault="00910CB8" w:rsidP="00910CB8">
      <w:pPr>
        <w:pStyle w:val="Bibliography"/>
      </w:pPr>
      <w:r>
        <w:t>Schwartz D. J., Langdon A. E., Dantas G. 2020. Understanding the impact of antibiotic perturbation on the human microbiome. Genome Medicine, 12: 82, https://doi.org/10.1186/s13073-020-00782-x</w:t>
      </w:r>
    </w:p>
    <w:p w14:paraId="6C3AF026" w14:textId="77777777" w:rsidR="00910CB8" w:rsidRDefault="00910CB8" w:rsidP="00910CB8">
      <w:pPr>
        <w:pStyle w:val="Bibliography"/>
      </w:pPr>
      <w:r>
        <w:t>Seemann T. 2014. Prokka: rapid prokaryotic genome annotation. Bioinformatics, 30, 14: 2068–2069, https://doi.org/10.1093/bioinformatics/btu153</w:t>
      </w:r>
    </w:p>
    <w:p w14:paraId="2C1BE59B" w14:textId="77777777" w:rsidR="00910CB8" w:rsidRDefault="00910CB8" w:rsidP="00910CB8">
      <w:pPr>
        <w:pStyle w:val="Bibliography"/>
      </w:pPr>
      <w:r>
        <w:t>Seemann T. 2022. Snippy. Perl https://github.com/tseemann/snippy (Nov. 18, 2022) (Original work published May 15, 2014)</w:t>
      </w:r>
    </w:p>
    <w:p w14:paraId="45443244" w14:textId="77777777" w:rsidR="00910CB8" w:rsidRDefault="00910CB8" w:rsidP="00910CB8">
      <w:pPr>
        <w:pStyle w:val="Bibliography"/>
      </w:pPr>
      <w:r>
        <w:t>Setlow P. 2006. Spores of Bacillus subtilis: their resistance to and killing by radiation, heat and chemicals. Journal of Applied Microbiology, 101, 3: 514–525, https://doi.org/10.1111/j.1365-2672.2005.02736.x</w:t>
      </w:r>
    </w:p>
    <w:p w14:paraId="64493511" w14:textId="77777777" w:rsidR="00910CB8" w:rsidRDefault="00910CB8" w:rsidP="00910CB8">
      <w:pPr>
        <w:pStyle w:val="Bibliography"/>
      </w:pPr>
      <w:r>
        <w:t>Setlow Peter. 2014. Spore Resistance Properties. Microbiology Spectrum, 2, 5: 10.1128/microbiolspec.tbs-0003–2012, https://doi.org/10.1128/microbiolspec.tbs-0003-2012</w:t>
      </w:r>
    </w:p>
    <w:p w14:paraId="6785A943" w14:textId="77777777" w:rsidR="00910CB8" w:rsidRDefault="00910CB8" w:rsidP="00910CB8">
      <w:pPr>
        <w:pStyle w:val="Bibliography"/>
      </w:pPr>
      <w:r>
        <w:t>Setlow Peter. 2019. Observations on research with spores of Bacillales and Clostridiales species. Journal of Applied Microbiology, 126, 2: 348–358, https://doi.org/10.1111/jam.14067</w:t>
      </w:r>
    </w:p>
    <w:p w14:paraId="0DBB5240" w14:textId="77777777" w:rsidR="00910CB8" w:rsidRDefault="00910CB8" w:rsidP="00910CB8">
      <w:pPr>
        <w:pStyle w:val="Bibliography"/>
      </w:pPr>
      <w:r>
        <w:lastRenderedPageBreak/>
        <w:t>Setlow Peter, Wang S., Li Y.-Q. 2017. Germination of Spores of the Orders Bacillales and Clostridiales. Annual Review of Microbiology, 71: 459–477, https://doi.org/10.1146/annurev-micro-090816-093558</w:t>
      </w:r>
    </w:p>
    <w:p w14:paraId="664F0BBB" w14:textId="77777777" w:rsidR="00910CB8" w:rsidRDefault="00910CB8" w:rsidP="00910CB8">
      <w:pPr>
        <w:pStyle w:val="Bibliography"/>
      </w:pPr>
      <w:r>
        <w:t>Shade A., Peter H., Allison S. D., Baho D., Berga M., Buergmann H., Huber D. H., Langenheder S., Lennon J. T., Martiny J. B., Matulich K. L., Schmidt T. M., Handelsman J. 2012. Fundamentals of Microbial Community Resistance and Resilience. Frontiers in Microbiology, 3, https://doi.org/10.3389/fmicb.2012.00417</w:t>
      </w:r>
    </w:p>
    <w:p w14:paraId="018204C4" w14:textId="77777777" w:rsidR="00910CB8" w:rsidRDefault="00910CB8" w:rsidP="00910CB8">
      <w:pPr>
        <w:pStyle w:val="Bibliography"/>
      </w:pPr>
      <w:r>
        <w:t>Sinha T., Vich Vila A., Garmaeva S., Jankipersadsing S. A., Imhann F., Collij V., Bonder M. J., Jiang X., Gurry T., Alm E. J., D’Amato M., Weersma R. K., Scherjon S., Wijmenga C., Fu J., Kurilshikov A., Zhernakova A. 2018. Analysis of 1135 gut metagenomes identifies sex-specific resistome profiles. Gut Microbes, 10, 3: 358–366, https://doi.org/10.1080/19490976.2018.1528822</w:t>
      </w:r>
    </w:p>
    <w:p w14:paraId="73FD8208" w14:textId="77777777" w:rsidR="00910CB8" w:rsidRDefault="00910CB8" w:rsidP="00910CB8">
      <w:pPr>
        <w:pStyle w:val="Bibliography"/>
      </w:pPr>
      <w:r>
        <w:t>Slovenia: National One Health strategy for the management of microbial resistance 2019-2024 (Slovenian). https://www.who.int/publications/m/item/slovenia-national-one-health-strategy-for-the-management-of-microbial-resistance-2019-2024 (Jan. 19, 2026)</w:t>
      </w:r>
    </w:p>
    <w:p w14:paraId="5F725AE7" w14:textId="77777777" w:rsidR="00910CB8" w:rsidRDefault="00910CB8" w:rsidP="00910CB8">
      <w:pPr>
        <w:pStyle w:val="Bibliography"/>
      </w:pPr>
      <w:r>
        <w:t>Soavelomandroso A. P., Gaudin F., Hoys S., Nicolas V., Vedantam G., Janoir C., Bouttier S. 2017. Biofilm Structures in a Mono-Associated Mouse Model of Clostridium difficile Infection. Frontiers in Microbiology, 8: 2086, https://doi.org/10.3389/fmicb.2017.02086</w:t>
      </w:r>
    </w:p>
    <w:p w14:paraId="411627CF" w14:textId="77777777" w:rsidR="00910CB8" w:rsidRDefault="00910CB8" w:rsidP="00910CB8">
      <w:pPr>
        <w:pStyle w:val="Bibliography"/>
      </w:pPr>
      <w:r>
        <w:t>Song H. S., Kim Y. B., Kim J. Y., Roh S. W., Whon T. W. 2024. Advances in Culturomics Research on the Human Gut Microbiome: Optimizing Medium Composition and Culture Techniques for Enhanced Microbial Discovery., 34, 4: 757–764, https://doi.org/10.4014/jmb.2311.11024</w:t>
      </w:r>
    </w:p>
    <w:p w14:paraId="0A020C84" w14:textId="77777777" w:rsidR="00910CB8" w:rsidRDefault="00910CB8" w:rsidP="00910CB8">
      <w:pPr>
        <w:pStyle w:val="Bibliography"/>
      </w:pPr>
      <w:r>
        <w:t>Steinegger M., Söding J. 2017. MMseqs2 enables sensitive protein sequence searching for the analysis of massive data sets. Nature Biotechnology, 35, 11: 1026–1028, https://doi.org/10.1038/nbt.3988</w:t>
      </w:r>
    </w:p>
    <w:p w14:paraId="0BA6CF0A" w14:textId="77777777" w:rsidR="00910CB8" w:rsidRDefault="00910CB8" w:rsidP="00910CB8">
      <w:pPr>
        <w:pStyle w:val="Bibliography"/>
      </w:pPr>
      <w:r>
        <w:t>Sunde E. P., Setlow P., Hederstedt L., Halle B. 2009. The physical state of water in bacterial spores. Proceedings of the National Academy of Sciences, 106, 46: 19334–19339, https://doi.org/10.1073/pnas.0908712106</w:t>
      </w:r>
    </w:p>
    <w:p w14:paraId="1961771F" w14:textId="77777777" w:rsidR="00910CB8" w:rsidRDefault="00910CB8" w:rsidP="00910CB8">
      <w:pPr>
        <w:pStyle w:val="Bibliography"/>
      </w:pPr>
      <w:r>
        <w:t>Swick M. C., Koehler T. M., Driks A. 2016. Surviving Between Hosts: Sporulation and Transmission. Microbiology Spectrum, 4, 4: 10.1128/microbiolspec.VMBF-0029–2015, https://doi.org/10.1128/microbiolspec.VMBF-0029-2015</w:t>
      </w:r>
    </w:p>
    <w:p w14:paraId="4B23947D" w14:textId="77777777" w:rsidR="00910CB8" w:rsidRDefault="00910CB8" w:rsidP="00910CB8">
      <w:pPr>
        <w:pStyle w:val="Bibliography"/>
      </w:pPr>
      <w:r>
        <w:t>Tamura K., Stecher G., Kumar S. 2021. MEGA11: Molecular Evolutionary Genetics Analysis Version 11. Molecular Biology and Evolution, 38, 7: 3022–3027, https://doi.org/10.1093/molbev/msab120</w:t>
      </w:r>
    </w:p>
    <w:p w14:paraId="2F044A0A" w14:textId="77777777" w:rsidR="00910CB8" w:rsidRDefault="00910CB8" w:rsidP="00910CB8">
      <w:pPr>
        <w:pStyle w:val="Bibliography"/>
      </w:pPr>
      <w:r>
        <w:t>Tanaka M., Onizuka S., Mishima R., Nakayama J. 2020. Cultural isolation of spore-forming bacteria in human feces using bile acids. Scientific Reports, 10: 15041, https://doi.org/10.1038/s41598-020-71883-1</w:t>
      </w:r>
    </w:p>
    <w:p w14:paraId="5299382D" w14:textId="77777777" w:rsidR="00910CB8" w:rsidRDefault="00910CB8" w:rsidP="00910CB8">
      <w:pPr>
        <w:pStyle w:val="Bibliography"/>
      </w:pPr>
      <w:r>
        <w:t>Tetz G., Tetz V. 2017. Introducing the sporobiota and sporobiome. Gut Pathogens, 9, 1: 38, https://doi.org/10.1186/s13099-017-0187-8</w:t>
      </w:r>
    </w:p>
    <w:p w14:paraId="5B0CE851" w14:textId="77777777" w:rsidR="00910CB8" w:rsidRDefault="00910CB8" w:rsidP="00910CB8">
      <w:pPr>
        <w:pStyle w:val="Bibliography"/>
      </w:pPr>
      <w:r>
        <w:lastRenderedPageBreak/>
        <w:t>Thomas P. 2012. Long-term survival of Bacillus spores in alcohol and identification of 90% ethanol as relatively more spori/bactericidal. Current Microbiology, 64, 2: 130–139, https://doi.org/10.1007/s00284-011-0040-0</w:t>
      </w:r>
    </w:p>
    <w:p w14:paraId="193960B1" w14:textId="77777777" w:rsidR="00910CB8" w:rsidRDefault="00910CB8" w:rsidP="00910CB8">
      <w:pPr>
        <w:pStyle w:val="Bibliography"/>
      </w:pPr>
      <w:r>
        <w:t>Thursby E., Juge N. 2017. Introduction to the human gut microbiota. Biochemical Journal, 474, 11: 1823–1836, https://doi.org/10.1042/BCJ20160510</w:t>
      </w:r>
    </w:p>
    <w:p w14:paraId="493F240B" w14:textId="77777777" w:rsidR="00910CB8" w:rsidRDefault="00910CB8" w:rsidP="00910CB8">
      <w:pPr>
        <w:pStyle w:val="Bibliography"/>
      </w:pPr>
      <w:r>
        <w:t>Tidjani Alou M., Naud S., Khelaifia S., Bonnet M., Lagier J.-C., Raoult D. 2020. State of the Art in the Culture of the Human Microbiota: New Interests and Strategies. Clinical Microbiology Reviews, 34, 1: 10.1128/cmr.00129-19, https://doi.org/10.1128/cmr.00129-19</w:t>
      </w:r>
    </w:p>
    <w:p w14:paraId="16568740" w14:textId="77777777" w:rsidR="00910CB8" w:rsidRDefault="00910CB8" w:rsidP="00910CB8">
      <w:pPr>
        <w:pStyle w:val="Bibliography"/>
      </w:pPr>
      <w:r>
        <w:t>tidyverse/glue. 2025. . R, tidyverse https://github.com/tidyverse/glue (Nov. 7, 2025) (Original work published December 23, 2016)</w:t>
      </w:r>
    </w:p>
    <w:p w14:paraId="108F6025" w14:textId="77777777" w:rsidR="00910CB8" w:rsidRDefault="00910CB8" w:rsidP="00910CB8">
      <w:pPr>
        <w:pStyle w:val="Bibliography"/>
      </w:pPr>
      <w:r w:rsidRPr="00A33FB3">
        <w:rPr>
          <w:lang w:val="es-ES"/>
        </w:rPr>
        <w:t xml:space="preserve">Turroni S., Rampelli S., Biagi E., Consolandi C., Severgnini M., Peano C., Quercia S., Soverini M., Carbonero F. G., Bianconi G., Rettberg P., Canganella F., Brigidi P., Candela M. 2017. </w:t>
      </w:r>
      <w:r>
        <w:t>Temporal dynamics of the gut microbiota in people sharing a confined environment, a 520-day ground-based space simulation, MARS500. Microbiome, 5, 1: 39, https://doi.org/10.1186/s40168-017-0256-8</w:t>
      </w:r>
    </w:p>
    <w:p w14:paraId="67682044" w14:textId="77777777" w:rsidR="00910CB8" w:rsidRDefault="00910CB8" w:rsidP="00910CB8">
      <w:pPr>
        <w:pStyle w:val="Bibliography"/>
      </w:pPr>
      <w:r>
        <w:t>Valles-Colomer M., Blanco-Míguez A., Manghi P., Asnicar F., Dubois L., Golzato D., Armanini F., Cumbo F., Huang K. D., Manara S., Masetti G., Pinto F., Piperni E., Punčochář M., Ricci L., Zolfo M., Farrant O., Goncalves A., Selma-Royo M., Binetti A. G., Becerra J. E., Han B., Lusingu J., Amuasi J., Amoroso L., Visconti A., Steves C. M., Falchi M., Filosi M., Tett A., Last A., Xu Q., Qin N., Qin H., May J., Eibach D., Corrias M. V., Ponzoni M., Pasolli E., Spector T. D., Domenici E., Collado M. C., Segata N. 2023. The person-to-person transmission landscape of the gut and oral microbiomes. Nature, 614, 7946: 125–135, https://doi.org/10.1038/s41586-022-05620-1</w:t>
      </w:r>
    </w:p>
    <w:p w14:paraId="20AAACB8" w14:textId="77777777" w:rsidR="00910CB8" w:rsidRDefault="00910CB8" w:rsidP="00910CB8">
      <w:pPr>
        <w:pStyle w:val="Bibliography"/>
      </w:pPr>
      <w:r>
        <w:t>Van Rossum T., Ferretti P., Maistrenko O. M., Bork P. 2020. Diversity within species: interpreting strains in microbiomes. Nature Reviews Microbiology, 18, 9: 491–506, https://doi.org/10.1038/s41579-020-0368-1</w:t>
      </w:r>
    </w:p>
    <w:p w14:paraId="4EB0C46B" w14:textId="77777777" w:rsidR="00910CB8" w:rsidRDefault="00910CB8" w:rsidP="00910CB8">
      <w:pPr>
        <w:pStyle w:val="Bibliography"/>
      </w:pPr>
      <w:r>
        <w:t>Wickham H., Averick M., Bryan J., Chang W., McGowan L., François R., Grolemund G., Hayes A., Henry L., Hester J., Kuhn M., Pedersen T., Miller E., Bache S., Müller K., Ooms J., Robinson D., Seidel D., Spinu V., Takahashi K., Vaughan D., Wilke C., Woo K., Yutani H. 2019. Welcome to the Tidyverse. Journal of Open Source Software, 4, 43: 1686, https://doi.org/10.21105/joss.01686</w:t>
      </w:r>
    </w:p>
    <w:p w14:paraId="6E6C11D6" w14:textId="77777777" w:rsidR="00910CB8" w:rsidRDefault="00910CB8" w:rsidP="00910CB8">
      <w:pPr>
        <w:pStyle w:val="Bibliography"/>
      </w:pPr>
      <w:r>
        <w:t>Willmann M., Vehreschild M. J. G. T., Biehl L. M., Vogel W., Dörfel D., Hamprecht A., Seifert H., Autenrieth I. B., Peter S. 2019. Distinct impact of antibiotics on the gut microbiome and resistome: a longitudinal multicenter cohort study. BMC Biology, 17, 1: 76, https://doi.org/10.1186/s12915-019-0692-y</w:t>
      </w:r>
    </w:p>
    <w:p w14:paraId="42F53E32" w14:textId="77777777" w:rsidR="00910CB8" w:rsidRDefault="00910CB8" w:rsidP="00910CB8">
      <w:pPr>
        <w:pStyle w:val="Bibliography"/>
      </w:pPr>
      <w:r>
        <w:t>Wolff R., Shoemaker W., Garud N. 2023. Ecological Stability Emerges at the Level of Strains in the Human Gut Microbiome. mBio, 14, 2: e02502-22, https://doi.org/10.1128/mbio.02502-22</w:t>
      </w:r>
    </w:p>
    <w:p w14:paraId="555FDCF4" w14:textId="77777777" w:rsidR="00910CB8" w:rsidRDefault="00910CB8" w:rsidP="00910CB8">
      <w:pPr>
        <w:pStyle w:val="Bibliography"/>
      </w:pPr>
      <w:r>
        <w:t xml:space="preserve">Worby C. J., Schreiber H. L., Straub T. J., van Dijk L. R., Bronson R. A., Olson B. S., Pinkner J. S., Obernuefemann C. L. P., Muñoz V. L., Paharik A. E., Azimzadeh P. N., Walker B. J., </w:t>
      </w:r>
      <w:r>
        <w:lastRenderedPageBreak/>
        <w:t>Desjardins C. A., Chou W.-C., Bergeron K., Chapman S. B., Klim A., Manson A. L., Hannan T. J., Hooton T. M., Kau A. L., Lai H. H., Dodson K. W., Hultgren S. J., Earl A. M. 2022. Longitudinal multi-omics analyses link gut microbiome dysbiosis with recurrent urinary tract infections in women. Nature Microbiology, 7, 5: 630–639, https://doi.org/10.1038/s41564-022-01107-x</w:t>
      </w:r>
    </w:p>
    <w:p w14:paraId="59AC5FD8" w14:textId="77777777" w:rsidR="00910CB8" w:rsidRDefault="00910CB8" w:rsidP="00910CB8">
      <w:pPr>
        <w:pStyle w:val="Bibliography"/>
      </w:pPr>
      <w:r>
        <w:t>Wuethrich I., W. Pelzer B., Khodamoradi Y., Vehreschild M. J. G. T. 2021. The role of the human gut microbiota in colonization and infection with multidrug-resistant bacteria. Gut Microbes, 13, 1: 1911279, https://doi.org/10.1080/19490976.2021.1911279</w:t>
      </w:r>
    </w:p>
    <w:p w14:paraId="44E5CE31" w14:textId="77777777" w:rsidR="00910CB8" w:rsidRDefault="00910CB8" w:rsidP="00910CB8">
      <w:pPr>
        <w:pStyle w:val="Bibliography"/>
      </w:pPr>
      <w:r>
        <w:t>Xia Y., Zhu Y., Li Q., Lu J. 2019. Human gut resistome can be country-specific. PeerJ, 7: e6389, https://doi.org/10.7717/peerj.6389</w:t>
      </w:r>
    </w:p>
    <w:p w14:paraId="3F23F6C8" w14:textId="77777777" w:rsidR="00910CB8" w:rsidRDefault="00910CB8" w:rsidP="00910CB8">
      <w:pPr>
        <w:pStyle w:val="Bibliography"/>
      </w:pPr>
      <w:r>
        <w:t>Yassour M., Jason E., Hogstrom L. J., Arthur T. D., Tripathi S., Siljander H., Selvenius J., Oikarinen S., Hyöty H., Virtanen S. M., Ilonen J., Ferretti P., Pasolli E., Tett A., Asnicar F., Segata N., Vlamakis H., Lander E. S., Huttenhower C., Knip M., Xavier R. J. 2018. Strain-Level Analysis of Mother-to-Child Bacterial Transmission during the First Few Months of Life. Cell Host &amp; Microbe, 24, 1: 146-154.e4, https://doi.org/10.1016/j.chom.2018.06.007</w:t>
      </w:r>
    </w:p>
    <w:p w14:paraId="61BF2D59" w14:textId="77777777" w:rsidR="00910CB8" w:rsidRDefault="00910CB8" w:rsidP="00910CB8">
      <w:pPr>
        <w:pStyle w:val="Bibliography"/>
      </w:pPr>
      <w:r>
        <w:t>Young B. C., Golubchik T., Batty E. M., Fung R., Larner-Svensson H., Votintseva A. A., Miller R. R., Godwin H., Knox K., Everitt R. G., Iqbal Z., Rimmer A. J., Cule M., Ip C. L. C., Didelot X., Harding R. M., Donnelly P., Peto T. E., Crook D. W., Bowden R., Wilson D. J. 2012. Evolutionary dynamics of Staphylococcus aureus during progression from carriage to disease. Proceedings of the National Academy of Sciences, 109, 12: 4550–4555, https://doi.org/10.1073/pnas.1113219109</w:t>
      </w:r>
    </w:p>
    <w:p w14:paraId="7E3B8F3D" w14:textId="77777777" w:rsidR="00910CB8" w:rsidRDefault="00910CB8" w:rsidP="00910CB8">
      <w:pPr>
        <w:pStyle w:val="Bibliography"/>
      </w:pPr>
      <w:r>
        <w:t>Zaoli S., Grilli J. 2021. A macroecological description of alternative stable states reproduces intra- and inter-host variability of gut microbiome. Science Advances, 7, 43: eabj2882, https://doi.org/10.1126/sciadv.abj2882</w:t>
      </w:r>
    </w:p>
    <w:p w14:paraId="4DF3042E" w14:textId="77777777" w:rsidR="00910CB8" w:rsidRDefault="00910CB8" w:rsidP="00910CB8">
      <w:pPr>
        <w:pStyle w:val="Bibliography"/>
      </w:pPr>
      <w:r>
        <w:t>Zeevi D., Korem T., Zmora N., Israeli D., Rothschild D., Weinberger A., Ben-Yacov O., Lador D., Avnit-Sagi T., Lotan-Pompan M., Suez J., Mahdi J. A., Matot E., Malka G., Kosower N., Rein M., Zilberman-Schapira G., Dohnalová L., Pevsner-Fischer M., Bikovsky R., Halpern Z., Elinav E., Segal E. 2015. Personalized Nutrition by Prediction of Glycemic Responses. Cell, 163, 5: 1079–1094, https://doi.org/10.1016/j.cell.2015.11.001</w:t>
      </w:r>
    </w:p>
    <w:p w14:paraId="7EF43DA3" w14:textId="77777777" w:rsidR="00910CB8" w:rsidRDefault="00910CB8" w:rsidP="00910CB8">
      <w:pPr>
        <w:pStyle w:val="Bibliography"/>
      </w:pPr>
      <w:r>
        <w:t>Zhou X., Shen X., Johnson J. S., Spakowicz D. J., Agnello M., Zhou W., Avina M., Honkala A., Chleilat F., Chen S. J., Cha K., Leopold S., Zhu C., Chen L., Lyu L., Hornburg D., Wu S., Zhang X., Jiang C., Jiang L., Jiang L., Jian R., Brooks A. W., Wang M., Contrepois K., Gao P., Rose S. M. S.-F., Tran T. D. B., Nguyen H., Celli A., Hong B.-Y., Bautista E. J., Dorsett Y., Kavathas P. B., Zhou Y., Sodergren E., Weinstock G. M., Snyder M. P. 2024. Longitudinal profiling of the microbiome at four body sites reveals core stability and individualized dynamics during health and disease. Cell Host &amp; Microbe, 32, 4: 506-526.e9, https://doi.org/10.1016/j.chom.2024.02.012</w:t>
      </w:r>
    </w:p>
    <w:p w14:paraId="553D497D" w14:textId="46CB7E2E" w:rsidR="00A24687" w:rsidRPr="00DA42F5" w:rsidRDefault="001B10A8" w:rsidP="00657A77">
      <w:pPr>
        <w:rPr>
          <w:szCs w:val="24"/>
        </w:rPr>
      </w:pPr>
      <w:r w:rsidRPr="00D93D74">
        <w:rPr>
          <w:szCs w:val="24"/>
        </w:rPr>
        <w:fldChar w:fldCharType="end"/>
      </w:r>
    </w:p>
    <w:sectPr w:rsidR="00A24687" w:rsidRPr="00DA42F5" w:rsidSect="00327FF2">
      <w:footerReference w:type="default" r:id="rId32"/>
      <w:pgSz w:w="12240" w:h="15840"/>
      <w:pgMar w:top="1417" w:right="1417" w:bottom="1417" w:left="1417"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Urša Miklavčič [2]" w:date="2026-04-22T15:05:00Z" w:initials="UM">
    <w:p w14:paraId="6EA443D0" w14:textId="77777777" w:rsidR="00497A2F" w:rsidRDefault="00BE1C36" w:rsidP="00497A2F">
      <w:pPr>
        <w:pStyle w:val="CommentText"/>
        <w:jc w:val="left"/>
      </w:pPr>
      <w:r>
        <w:rPr>
          <w:rStyle w:val="CommentReference"/>
        </w:rPr>
        <w:annotationRef/>
      </w:r>
      <w:r w:rsidR="00497A2F">
        <w:t xml:space="preserve">Ali smem zamenjati Goal 2 v Goal 3, da si tudi hipoteze lepše sledijo in tako predstavljam tudi rezultate in kasneje diskusijo. </w:t>
      </w:r>
    </w:p>
  </w:comment>
  <w:comment w:id="34" w:author="Maja Rupnik" w:date="2026-05-05T15:59:00Z" w:initials="MR">
    <w:p w14:paraId="1A274BDD" w14:textId="77777777" w:rsidR="000C14BC" w:rsidRDefault="000C14BC" w:rsidP="000C14BC">
      <w:pPr>
        <w:pStyle w:val="CommentText"/>
        <w:jc w:val="left"/>
      </w:pPr>
      <w:r>
        <w:rPr>
          <w:rStyle w:val="CommentReference"/>
        </w:rPr>
        <w:annotationRef/>
      </w:r>
      <w:r>
        <w:t>Ne, ostati mora tako kot je v dispoziciji</w:t>
      </w:r>
    </w:p>
  </w:comment>
  <w:comment w:id="36" w:author="Denis Kutnjak" w:date="2026-04-01T11:23:00Z" w:initials="DK">
    <w:p w14:paraId="7E62F5B5" w14:textId="77777777" w:rsidR="001528FF" w:rsidRPr="00D93D74" w:rsidRDefault="001528FF" w:rsidP="001528FF">
      <w:pPr>
        <w:pStyle w:val="CommentText"/>
        <w:jc w:val="left"/>
      </w:pPr>
      <w:r w:rsidRPr="00D93D74">
        <w:rPr>
          <w:rStyle w:val="CommentReference"/>
        </w:rPr>
        <w:annotationRef/>
      </w:r>
      <w:r w:rsidRPr="00D93D74">
        <w:t>See my comments in Supp regarding this conclusion, I dont think it is justified, I would suggest removing these analyses altogether, i believe the thisesi would be better this way</w:t>
      </w:r>
    </w:p>
  </w:comment>
  <w:comment w:id="38" w:author="Maja Rupnik" w:date="2026-05-05T16:27:00Z" w:initials="MR">
    <w:p w14:paraId="7A0227C9" w14:textId="77777777" w:rsidR="009D6897" w:rsidRDefault="009D6897" w:rsidP="009D6897">
      <w:pPr>
        <w:pStyle w:val="CommentText"/>
        <w:jc w:val="left"/>
      </w:pPr>
      <w:r>
        <w:rPr>
          <w:rStyle w:val="CommentReference"/>
        </w:rPr>
        <w:annotationRef/>
      </w:r>
      <w:r>
        <w:t>Jaz tukaj vidim drugačno razlago.</w:t>
      </w:r>
    </w:p>
    <w:p w14:paraId="3FBD3132" w14:textId="77777777" w:rsidR="009D6897" w:rsidRDefault="009D6897" w:rsidP="009D6897">
      <w:pPr>
        <w:pStyle w:val="CommentText"/>
        <w:jc w:val="left"/>
      </w:pPr>
    </w:p>
    <w:p w14:paraId="581529A6" w14:textId="77777777" w:rsidR="009D6897" w:rsidRDefault="009D6897" w:rsidP="009D6897">
      <w:pPr>
        <w:pStyle w:val="CommentText"/>
        <w:jc w:val="left"/>
      </w:pPr>
      <w:r>
        <w:t xml:space="preserve">A large proportion do resistance genes found in gut microbiota are associated with non-selective efflux pumps or changed porins. Both mechanisms can also support better adaptation to changing environmental conditions. </w:t>
      </w:r>
    </w:p>
    <w:p w14:paraId="3EEBA104" w14:textId="77777777" w:rsidR="009D6897" w:rsidRDefault="009D6897" w:rsidP="009D6897">
      <w:pPr>
        <w:pStyle w:val="CommentText"/>
        <w:jc w:val="left"/>
      </w:pPr>
    </w:p>
    <w:p w14:paraId="45F3E16F" w14:textId="77777777" w:rsidR="009D6897" w:rsidRDefault="009D6897" w:rsidP="009D6897">
      <w:pPr>
        <w:pStyle w:val="CommentText"/>
        <w:jc w:val="left"/>
      </w:pPr>
      <w:r>
        <w:t xml:space="preserve">Also, it has been described previously that microbiota </w:t>
      </w:r>
    </w:p>
  </w:comment>
  <w:comment w:id="58" w:author="Maja Rupnik" w:date="2026-05-06T10:05:00Z" w:initials="MR">
    <w:p w14:paraId="05213643" w14:textId="77777777" w:rsidR="00251142" w:rsidRDefault="00251142" w:rsidP="00251142">
      <w:pPr>
        <w:pStyle w:val="CommentText"/>
        <w:jc w:val="left"/>
      </w:pPr>
      <w:r>
        <w:rPr>
          <w:rStyle w:val="CommentReference"/>
        </w:rPr>
        <w:annotationRef/>
      </w:r>
      <w:r>
        <w:t>In kaj je glavni rezultat teh študij? Se ljudje z bolznimi kako razlikujejo v longitudinalni stabilnosti?</w:t>
      </w:r>
    </w:p>
  </w:comment>
  <w:comment w:id="79" w:author="Maja Rupnik" w:date="2026-05-06T10:07:00Z" w:initials="MR">
    <w:p w14:paraId="4A101FAA" w14:textId="77777777" w:rsidR="00251142" w:rsidRDefault="00251142" w:rsidP="00251142">
      <w:pPr>
        <w:pStyle w:val="CommentText"/>
        <w:jc w:val="left"/>
      </w:pPr>
      <w:r>
        <w:rPr>
          <w:rStyle w:val="CommentReference"/>
        </w:rPr>
        <w:annotationRef/>
      </w:r>
      <w:r>
        <w:t xml:space="preserve">Velja za ta in prejšnji odstavek - Tukaj bi pričakovala, da ti sama narediš zaključke iz študij naštetih zgoraj in ne da povzameš dejavnike po enem malo starejšem članku. </w:t>
      </w:r>
    </w:p>
  </w:comment>
  <w:comment w:id="82" w:author="Maja Rupnik" w:date="2026-05-06T10:09:00Z" w:initials="MR">
    <w:p w14:paraId="5F66B342" w14:textId="77777777" w:rsidR="00DC04CA" w:rsidRDefault="00251142" w:rsidP="00DC04CA">
      <w:pPr>
        <w:pStyle w:val="CommentText"/>
        <w:jc w:val="left"/>
      </w:pPr>
      <w:r>
        <w:rPr>
          <w:rStyle w:val="CommentReference"/>
        </w:rPr>
        <w:annotationRef/>
      </w:r>
      <w:r w:rsidR="00DC04CA">
        <w:t>Sta res samo dve študiji na tem področju? Ali samo dve, kjer je bilo časovnih točk več - poglej tekst, ki sem ga dodala, ali bi bilo tako pravilno?</w:t>
      </w:r>
    </w:p>
  </w:comment>
  <w:comment w:id="83" w:author="Maja Rupnik" w:date="2026-05-06T10:11:00Z" w:initials="MR">
    <w:p w14:paraId="6F930499" w14:textId="585B8D2B" w:rsidR="00DC04CA" w:rsidRDefault="00DC04CA" w:rsidP="00DC04CA">
      <w:pPr>
        <w:pStyle w:val="CommentText"/>
        <w:jc w:val="left"/>
      </w:pPr>
      <w:r>
        <w:rPr>
          <w:rStyle w:val="CommentReference"/>
        </w:rPr>
        <w:annotationRef/>
      </w:r>
      <w:r>
        <w:t>Mogoče samo dve , kjer je bil to res glavni fokus. Verjetno pa je longitudinalna kultivacija vključena v veliko več študij?</w:t>
      </w:r>
    </w:p>
  </w:comment>
  <w:comment w:id="84" w:author="Urša Miklavčič [2]" w:date="2026-05-08T12:36:00Z" w:initials="UM">
    <w:p w14:paraId="0CC3ECAC" w14:textId="77777777" w:rsidR="00807051" w:rsidRDefault="00807051" w:rsidP="00807051">
      <w:pPr>
        <w:pStyle w:val="CommentText"/>
        <w:jc w:val="left"/>
      </w:pPr>
      <w:r>
        <w:rPr>
          <w:rStyle w:val="CommentReference"/>
        </w:rPr>
        <w:annotationRef/>
      </w:r>
      <w:r>
        <w:t xml:space="preserve">Če vključim kultivacijo bakterij, več kot 1 časovno točko in da so izolirane iz človeškega črevesja - sem v vseh teh letih resnično našla zgolj ti dve študiji. Obstaja sicer še ena ki reciklira podatke iz Poyet et al, ampak razen tega pa res ne najdem - sploh odkar je metagenomika na sceni, je kultivacija malo zamrla. </w:t>
      </w:r>
    </w:p>
  </w:comment>
  <w:comment w:id="116" w:author="Maja Rupnik" w:date="2026-05-06T10:15:00Z" w:initials="MR">
    <w:p w14:paraId="2F6642B0" w14:textId="63768578" w:rsidR="00DC04CA" w:rsidRDefault="00DC04CA" w:rsidP="00DC04CA">
      <w:pPr>
        <w:pStyle w:val="CommentText"/>
        <w:jc w:val="left"/>
      </w:pPr>
      <w:r>
        <w:rPr>
          <w:rStyle w:val="CommentReference"/>
        </w:rPr>
        <w:annotationRef/>
      </w:r>
      <w:r>
        <w:t>Dodaj referenco</w:t>
      </w:r>
    </w:p>
  </w:comment>
  <w:comment w:id="121" w:author="Maja Rupnik" w:date="2026-05-06T10:17:00Z" w:initials="MR">
    <w:p w14:paraId="4A2DDB87" w14:textId="77777777" w:rsidR="00DC04CA" w:rsidRDefault="00DC04CA" w:rsidP="00DC04CA">
      <w:pPr>
        <w:pStyle w:val="CommentText"/>
        <w:jc w:val="left"/>
      </w:pPr>
      <w:r>
        <w:rPr>
          <w:rStyle w:val="CommentReference"/>
        </w:rPr>
        <w:annotationRef/>
      </w:r>
      <w:r>
        <w:t>Mogoče tukaj dodaš še referenco, ki si jo uporabila za določanje sporulacijskih genov</w:t>
      </w:r>
    </w:p>
  </w:comment>
  <w:comment w:id="122" w:author="Maja Rupnik" w:date="2026-05-06T10:19:00Z" w:initials="MR">
    <w:p w14:paraId="1A733EF7" w14:textId="77777777" w:rsidR="00DC04CA" w:rsidRDefault="00DC04CA" w:rsidP="00DC04CA">
      <w:pPr>
        <w:pStyle w:val="CommentText"/>
        <w:jc w:val="left"/>
      </w:pPr>
      <w:r>
        <w:rPr>
          <w:rStyle w:val="CommentReference"/>
        </w:rPr>
        <w:annotationRef/>
      </w:r>
      <w:r>
        <w:t>Tukaj dodaj še Clostridium?</w:t>
      </w:r>
    </w:p>
  </w:comment>
  <w:comment w:id="132" w:author="Maja Rupnik" w:date="2026-05-06T10:39:00Z" w:initials="MR">
    <w:p w14:paraId="251A9AA3" w14:textId="77777777" w:rsidR="006F60B5" w:rsidRDefault="006F60B5" w:rsidP="006F60B5">
      <w:pPr>
        <w:pStyle w:val="CommentText"/>
        <w:jc w:val="left"/>
      </w:pPr>
      <w:r>
        <w:rPr>
          <w:rStyle w:val="CommentReference"/>
        </w:rPr>
        <w:annotationRef/>
      </w:r>
      <w:r>
        <w:t>Je ta X ok?</w:t>
      </w:r>
    </w:p>
  </w:comment>
  <w:comment w:id="133" w:author="Urša Miklavčič [2]" w:date="2026-05-09T13:42:00Z" w:initials="UM">
    <w:p w14:paraId="1C70F33C" w14:textId="77777777" w:rsidR="00A145F1" w:rsidRDefault="00A145F1" w:rsidP="00A145F1">
      <w:pPr>
        <w:pStyle w:val="CommentText"/>
        <w:jc w:val="left"/>
      </w:pPr>
      <w:r>
        <w:rPr>
          <w:rStyle w:val="CommentReference"/>
        </w:rPr>
        <w:annotationRef/>
      </w:r>
      <w:r>
        <w:t xml:space="preserve">Da, ker sta dva različna avtorja ki se pišeta Li dodat prvo črko imena.. </w:t>
      </w:r>
    </w:p>
  </w:comment>
  <w:comment w:id="145" w:author="Maja Rupnik" w:date="2025-12-12T09:47:00Z" w:initials="MR">
    <w:p w14:paraId="3B2526BE" w14:textId="0A8B2E2E" w:rsidR="00E95D46" w:rsidRPr="00D93D74" w:rsidRDefault="00E95D46" w:rsidP="00E95D46">
      <w:pPr>
        <w:pStyle w:val="CommentText"/>
        <w:jc w:val="left"/>
      </w:pPr>
      <w:r w:rsidRPr="00D93D74">
        <w:rPr>
          <w:rStyle w:val="CommentReference"/>
        </w:rPr>
        <w:annotationRef/>
      </w:r>
      <w:r w:rsidRPr="00D93D74">
        <w:t>Lahko uporabljaš pre-determined and predefined</w:t>
      </w:r>
    </w:p>
  </w:comment>
  <w:comment w:id="166" w:author="Maja Rupnik" w:date="2026-01-08T13:11:00Z" w:initials="MR">
    <w:p w14:paraId="42DF52FB" w14:textId="77777777" w:rsidR="00702F47" w:rsidRPr="00D93D74" w:rsidRDefault="00702F47" w:rsidP="00702F47">
      <w:pPr>
        <w:pStyle w:val="CommentText"/>
        <w:jc w:val="left"/>
      </w:pPr>
      <w:r w:rsidRPr="00D93D74">
        <w:rPr>
          <w:rStyle w:val="CommentReference"/>
        </w:rPr>
        <w:annotationRef/>
      </w:r>
      <w:r w:rsidRPr="00D93D74">
        <w:t>Tu ni selekcija za microbial/nonmicrobial</w:t>
      </w:r>
    </w:p>
  </w:comment>
  <w:comment w:id="174" w:author="Maja Rupnik" w:date="2026-01-08T13:14:00Z" w:initials="MR">
    <w:p w14:paraId="4B77A110" w14:textId="77777777" w:rsidR="00306439" w:rsidRPr="00D93D74" w:rsidRDefault="00306439" w:rsidP="00306439">
      <w:pPr>
        <w:pStyle w:val="CommentText"/>
        <w:jc w:val="left"/>
      </w:pPr>
      <w:r w:rsidRPr="00D93D74">
        <w:rPr>
          <w:rStyle w:val="CommentReference"/>
        </w:rPr>
        <w:annotationRef/>
      </w:r>
      <w:r w:rsidRPr="00D93D74">
        <w:t>Je mogoče bolje dati 'x' namesto pike?</w:t>
      </w:r>
    </w:p>
  </w:comment>
  <w:comment w:id="175" w:author="Urša Miklavčič [2]" w:date="2026-01-21T09:41:00Z" w:initials="UM">
    <w:p w14:paraId="4EDAFAAD" w14:textId="77777777" w:rsidR="00DA42F5" w:rsidRPr="00D93D74" w:rsidRDefault="00DA42F5" w:rsidP="00DA42F5">
      <w:pPr>
        <w:pStyle w:val="CommentText"/>
        <w:jc w:val="left"/>
      </w:pPr>
      <w:r w:rsidRPr="00D93D74">
        <w:rPr>
          <w:rStyle w:val="CommentReference"/>
        </w:rPr>
        <w:annotationRef/>
      </w:r>
      <w:r w:rsidRPr="00D93D74">
        <w:t xml:space="preserve">Navodila BF navajajo uporabo pike v enačbah, kjer se ne množijo vektorji. </w:t>
      </w:r>
    </w:p>
  </w:comment>
  <w:comment w:id="195" w:author="Maja Rupnik" w:date="2026-01-08T13:18:00Z" w:initials="MR">
    <w:p w14:paraId="30CD4DA9" w14:textId="59714A15" w:rsidR="00227E0D" w:rsidRPr="00D93D74" w:rsidRDefault="00227E0D" w:rsidP="00227E0D">
      <w:pPr>
        <w:pStyle w:val="CommentText"/>
        <w:jc w:val="left"/>
      </w:pPr>
      <w:r w:rsidRPr="00D93D74">
        <w:rPr>
          <w:rStyle w:val="CommentReference"/>
        </w:rPr>
        <w:annotationRef/>
      </w:r>
      <w:r w:rsidRPr="00D93D74">
        <w:t>Sem to prav popravila?</w:t>
      </w:r>
    </w:p>
  </w:comment>
  <w:comment w:id="203" w:author="Maja Rupnik" w:date="2026-05-06T11:02:00Z" w:initials="MR">
    <w:p w14:paraId="3C705E3F" w14:textId="77777777" w:rsidR="007508DA" w:rsidRDefault="007508DA" w:rsidP="007508DA">
      <w:pPr>
        <w:pStyle w:val="CommentText"/>
        <w:jc w:val="left"/>
      </w:pPr>
      <w:r>
        <w:rPr>
          <w:rStyle w:val="CommentReference"/>
        </w:rPr>
        <w:annotationRef/>
      </w:r>
      <w:r>
        <w:t>Tukaj tudi množina?</w:t>
      </w:r>
    </w:p>
  </w:comment>
  <w:comment w:id="204" w:author="Urša Miklavčič [2]" w:date="2026-05-08T12:56:00Z" w:initials="UM">
    <w:p w14:paraId="3DAC40F2" w14:textId="77777777" w:rsidR="00FE29C0" w:rsidRDefault="00FE29C0" w:rsidP="00FE29C0">
      <w:pPr>
        <w:pStyle w:val="CommentText"/>
        <w:jc w:val="left"/>
      </w:pPr>
      <w:r>
        <w:rPr>
          <w:rStyle w:val="CommentReference"/>
        </w:rPr>
        <w:annotationRef/>
      </w:r>
      <w:r>
        <w:t>Code je množinski samostalnik, lahko pa uporabim scripts?</w:t>
      </w:r>
    </w:p>
  </w:comment>
  <w:comment w:id="212" w:author="Maja Rupnik" w:date="2026-05-06T11:03:00Z" w:initials="MR">
    <w:p w14:paraId="697AB5E4" w14:textId="4BBC6367" w:rsidR="007508DA" w:rsidRDefault="007508DA" w:rsidP="007508DA">
      <w:pPr>
        <w:pStyle w:val="CommentText"/>
        <w:jc w:val="left"/>
      </w:pPr>
      <w:r>
        <w:rPr>
          <w:rStyle w:val="CommentReference"/>
        </w:rPr>
        <w:annotationRef/>
      </w:r>
      <w:r>
        <w:t>V tem stavku nekaj ni prav</w:t>
      </w:r>
    </w:p>
  </w:comment>
  <w:comment w:id="216" w:author="Maja Rupnik" w:date="2026-01-08T13:25:00Z" w:initials="MR">
    <w:p w14:paraId="64962785" w14:textId="7157591D" w:rsidR="00227E0D" w:rsidRPr="00D93D74" w:rsidRDefault="00227E0D" w:rsidP="00227E0D">
      <w:pPr>
        <w:pStyle w:val="CommentText"/>
        <w:jc w:val="left"/>
      </w:pPr>
      <w:r w:rsidRPr="00D93D74">
        <w:rPr>
          <w:rStyle w:val="CommentReference"/>
        </w:rPr>
        <w:annotationRef/>
      </w:r>
      <w:r w:rsidRPr="00D93D74">
        <w:t>Je tukaj 'and' ali 'or'?</w:t>
      </w:r>
    </w:p>
    <w:p w14:paraId="44A14786" w14:textId="77777777" w:rsidR="00227E0D" w:rsidRPr="00D93D74" w:rsidRDefault="00227E0D" w:rsidP="00227E0D">
      <w:pPr>
        <w:pStyle w:val="CommentText"/>
        <w:jc w:val="left"/>
      </w:pPr>
      <w:r w:rsidRPr="00D93D74">
        <w:t>Glede na to, da imaš pod 2) še pogoj, da je kriterij 1) moral biti izpolnjen</w:t>
      </w:r>
    </w:p>
  </w:comment>
  <w:comment w:id="217" w:author="Urša Miklavčič [2]" w:date="2026-01-21T09:42:00Z" w:initials="UM">
    <w:p w14:paraId="7ADB3F4F" w14:textId="77777777" w:rsidR="00DA42F5" w:rsidRPr="00D93D74" w:rsidRDefault="00DA42F5" w:rsidP="00DA42F5">
      <w:pPr>
        <w:pStyle w:val="CommentText"/>
        <w:jc w:val="left"/>
      </w:pPr>
      <w:r w:rsidRPr="00D93D74">
        <w:rPr>
          <w:rStyle w:val="CommentReference"/>
        </w:rPr>
        <w:annotationRef/>
      </w:r>
      <w:r w:rsidRPr="00D93D74">
        <w:t xml:space="preserve">And je tu pravilno, saj je pod 2) pogoj 5%, kjer 1) velja. </w:t>
      </w:r>
    </w:p>
  </w:comment>
  <w:comment w:id="220" w:author="Maja Rupnik" w:date="2026-05-06T11:07:00Z" w:initials="MR">
    <w:p w14:paraId="5C0999D3" w14:textId="77777777" w:rsidR="00372991" w:rsidRDefault="00372991" w:rsidP="00372991">
      <w:pPr>
        <w:pStyle w:val="CommentText"/>
        <w:jc w:val="left"/>
      </w:pPr>
      <w:r>
        <w:rPr>
          <w:rStyle w:val="CommentReference"/>
        </w:rPr>
        <w:annotationRef/>
      </w:r>
      <w:r>
        <w:t>Je ta popravek pravilen?</w:t>
      </w:r>
    </w:p>
  </w:comment>
  <w:comment w:id="238" w:author="Maja Rupnik" w:date="2026-05-06T11:14:00Z" w:initials="MR">
    <w:p w14:paraId="1359A6E3" w14:textId="77777777" w:rsidR="00065614" w:rsidRDefault="00065614" w:rsidP="00065614">
      <w:pPr>
        <w:pStyle w:val="CommentText"/>
        <w:jc w:val="left"/>
      </w:pPr>
      <w:r>
        <w:rPr>
          <w:rStyle w:val="CommentReference"/>
        </w:rPr>
        <w:annotationRef/>
      </w:r>
      <w:r>
        <w:t>Ta del lahko tudi predelaš, ker virusov, evkariontov in gliv ne bo</w:t>
      </w:r>
    </w:p>
  </w:comment>
  <w:comment w:id="254" w:author="Maja Rupnik" w:date="2026-05-06T11:18:00Z" w:initials="MR">
    <w:p w14:paraId="3BD1CC1C" w14:textId="77777777" w:rsidR="00065614" w:rsidRDefault="00065614" w:rsidP="00065614">
      <w:pPr>
        <w:pStyle w:val="CommentText"/>
        <w:jc w:val="left"/>
      </w:pPr>
      <w:r>
        <w:rPr>
          <w:rStyle w:val="CommentReference"/>
        </w:rPr>
        <w:annotationRef/>
      </w:r>
      <w:r>
        <w:t>Or shaking?</w:t>
      </w:r>
    </w:p>
    <w:p w14:paraId="789498CB" w14:textId="77777777" w:rsidR="00065614" w:rsidRDefault="00065614" w:rsidP="00065614">
      <w:pPr>
        <w:pStyle w:val="CommentText"/>
        <w:jc w:val="left"/>
      </w:pPr>
      <w:r>
        <w:t>Mixing je, če imaš magnetno mešalo v suspenziji in se to meša. Shaking pa je stredsanje na termomikserju.</w:t>
      </w:r>
    </w:p>
  </w:comment>
  <w:comment w:id="337" w:author="Maja Rupnik" w:date="2026-05-06T11:25:00Z" w:initials="MR">
    <w:p w14:paraId="3AD69812" w14:textId="77777777" w:rsidR="00A457C4" w:rsidRDefault="00A457C4" w:rsidP="00A457C4">
      <w:pPr>
        <w:pStyle w:val="CommentText"/>
        <w:jc w:val="left"/>
      </w:pPr>
      <w:r>
        <w:rPr>
          <w:rStyle w:val="CommentReference"/>
        </w:rPr>
        <w:annotationRef/>
      </w:r>
      <w:r>
        <w:t>Izbriši, ni del metod</w:t>
      </w:r>
    </w:p>
  </w:comment>
  <w:comment w:id="356" w:author="Maja Rupnik" w:date="2026-01-08T13:40:00Z" w:initials="MR">
    <w:p w14:paraId="536B54A1" w14:textId="45DCCA59" w:rsidR="003031E8" w:rsidRPr="00D93D74" w:rsidRDefault="003031E8" w:rsidP="003031E8">
      <w:pPr>
        <w:pStyle w:val="CommentText"/>
        <w:jc w:val="left"/>
      </w:pPr>
      <w:r w:rsidRPr="00D93D74">
        <w:rPr>
          <w:rStyle w:val="CommentReference"/>
        </w:rPr>
        <w:annotationRef/>
      </w:r>
      <w:r w:rsidRPr="00D93D74">
        <w:t>Predlagam, da je ta nivo naslovov tudi v krepki pisavi</w:t>
      </w:r>
    </w:p>
  </w:comment>
  <w:comment w:id="357" w:author="Urša Miklavčič [2]" w:date="2026-01-21T09:49:00Z" w:initials="UM">
    <w:p w14:paraId="090CA2B4" w14:textId="77777777" w:rsidR="00494014" w:rsidRPr="00D93D74" w:rsidRDefault="00494014" w:rsidP="00494014">
      <w:pPr>
        <w:pStyle w:val="CommentText"/>
        <w:jc w:val="left"/>
      </w:pPr>
      <w:r w:rsidRPr="00D93D74">
        <w:rPr>
          <w:rStyle w:val="CommentReference"/>
        </w:rPr>
        <w:annotationRef/>
      </w:r>
      <w:r w:rsidRPr="00D93D74">
        <w:t xml:space="preserve">Tu se držim navodil za oblikovanje zaključnih del BF. </w:t>
      </w:r>
    </w:p>
  </w:comment>
  <w:comment w:id="383" w:author="Maja Rupnik" w:date="2026-05-06T11:48:00Z" w:initials="MR">
    <w:p w14:paraId="3E8B7FF7" w14:textId="36A7AAD7" w:rsidR="00864A17" w:rsidRDefault="00864A17" w:rsidP="00864A17">
      <w:pPr>
        <w:pStyle w:val="CommentText"/>
        <w:jc w:val="left"/>
      </w:pPr>
      <w:r>
        <w:rPr>
          <w:rStyle w:val="CommentReference"/>
        </w:rPr>
        <w:annotationRef/>
      </w:r>
      <w:r>
        <w:t>Predlagam, da izbrišeš</w:t>
      </w:r>
    </w:p>
  </w:comment>
  <w:comment w:id="380" w:author="Maja Rupnik" w:date="2026-05-06T11:55:00Z" w:initials="MR">
    <w:p w14:paraId="35DFC3AB" w14:textId="77777777" w:rsidR="00864A17" w:rsidRDefault="00864A17" w:rsidP="00864A17">
      <w:pPr>
        <w:pStyle w:val="CommentText"/>
        <w:jc w:val="left"/>
      </w:pPr>
      <w:r>
        <w:rPr>
          <w:rStyle w:val="CommentReference"/>
        </w:rPr>
        <w:annotationRef/>
      </w:r>
      <w:r>
        <w:t>To je bolj moja radovednost - lahko narediš še core za vseh devet, koliko vrst  se pojavlja pri vseh devetih čez celo obdobje vzorčenja? In katere vrste so to.</w:t>
      </w:r>
    </w:p>
  </w:comment>
  <w:comment w:id="381" w:author="Maja Rupnik" w:date="2026-05-06T11:55:00Z" w:initials="MR">
    <w:p w14:paraId="27C73C77" w14:textId="77777777" w:rsidR="00864A17" w:rsidRDefault="00864A17" w:rsidP="00864A17">
      <w:pPr>
        <w:pStyle w:val="CommentText"/>
        <w:jc w:val="left"/>
      </w:pPr>
      <w:r>
        <w:rPr>
          <w:rStyle w:val="CommentReference"/>
        </w:rPr>
        <w:annotationRef/>
      </w:r>
      <w:r>
        <w:t>Če lahko mogoče enkrat, ko bo doktorat in članek oddan na posebnem Power Pointu</w:t>
      </w:r>
    </w:p>
  </w:comment>
  <w:comment w:id="382" w:author="Urša Miklavčič [2]" w:date="2026-05-09T13:43:00Z" w:initials="UM">
    <w:p w14:paraId="1BCECCF3" w14:textId="77777777" w:rsidR="00A145F1" w:rsidRDefault="00A145F1" w:rsidP="00A145F1">
      <w:pPr>
        <w:pStyle w:val="CommentText"/>
        <w:jc w:val="left"/>
      </w:pPr>
      <w:r>
        <w:rPr>
          <w:rStyle w:val="CommentReference"/>
        </w:rPr>
        <w:annotationRef/>
      </w:r>
      <w:r>
        <w:t>Naredim in vam predstavim v kratkem</w:t>
      </w:r>
    </w:p>
  </w:comment>
  <w:comment w:id="385" w:author="Maja Rupnik" w:date="2026-05-06T11:59:00Z" w:initials="MR">
    <w:p w14:paraId="4B1EBB0D" w14:textId="6C19BD5A" w:rsidR="00B9559F" w:rsidRDefault="00B9559F" w:rsidP="00B9559F">
      <w:pPr>
        <w:pStyle w:val="CommentText"/>
        <w:jc w:val="left"/>
      </w:pPr>
      <w:r>
        <w:rPr>
          <w:rStyle w:val="CommentReference"/>
        </w:rPr>
        <w:annotationRef/>
      </w:r>
      <w:r>
        <w:t>Razlike za te naštete seve se na sliki 5 ne vidijo. Meni se vse krivulje zdijo zelo namigane, mogoče je najbolj ravna B.</w:t>
      </w:r>
    </w:p>
    <w:p w14:paraId="74FACFDD" w14:textId="77777777" w:rsidR="00B9559F" w:rsidRDefault="00B9559F" w:rsidP="00B9559F">
      <w:pPr>
        <w:pStyle w:val="CommentText"/>
        <w:jc w:val="left"/>
      </w:pPr>
    </w:p>
    <w:p w14:paraId="744C70AC" w14:textId="77777777" w:rsidR="00B9559F" w:rsidRDefault="00B9559F" w:rsidP="00B9559F">
      <w:pPr>
        <w:pStyle w:val="CommentText"/>
        <w:jc w:val="left"/>
      </w:pPr>
      <w:r>
        <w:t>Te longitudinalne spremembe se mogoče lepše vidijo na Fig 6.</w:t>
      </w:r>
    </w:p>
  </w:comment>
  <w:comment w:id="389" w:author="Urša Miklavčič [2]" w:date="2026-04-15T16:02:00Z" w:initials="UM">
    <w:p w14:paraId="687AAD48" w14:textId="48253961" w:rsidR="0034031C" w:rsidRPr="00D93D74" w:rsidRDefault="0034031C" w:rsidP="0034031C">
      <w:pPr>
        <w:pStyle w:val="CommentText"/>
        <w:jc w:val="left"/>
      </w:pPr>
      <w:r w:rsidRPr="00D93D74">
        <w:rPr>
          <w:rStyle w:val="CommentReference"/>
        </w:rPr>
        <w:annotationRef/>
      </w:r>
      <w:r w:rsidRPr="00D93D74">
        <w:t xml:space="preserve">DK: Spell out all index names! </w:t>
      </w:r>
    </w:p>
  </w:comment>
  <w:comment w:id="390" w:author="Maja Rupnik" w:date="2026-05-06T11:51:00Z" w:initials="MR">
    <w:p w14:paraId="242F62B0" w14:textId="77777777" w:rsidR="00864A17" w:rsidRDefault="00864A17" w:rsidP="00864A17">
      <w:pPr>
        <w:pStyle w:val="CommentText"/>
        <w:jc w:val="left"/>
      </w:pPr>
      <w:r>
        <w:rPr>
          <w:rStyle w:val="CommentReference"/>
        </w:rPr>
        <w:annotationRef/>
      </w:r>
      <w:r>
        <w:t>Kateri , če imaš pro i pre biotike posebej</w:t>
      </w:r>
    </w:p>
  </w:comment>
  <w:comment w:id="391" w:author="Urša Miklavčič [2]" w:date="2026-05-09T13:44:00Z" w:initials="UM">
    <w:p w14:paraId="7A53A75F" w14:textId="77777777" w:rsidR="00A145F1" w:rsidRDefault="00A145F1" w:rsidP="00A145F1">
      <w:pPr>
        <w:pStyle w:val="CommentText"/>
        <w:jc w:val="left"/>
      </w:pPr>
      <w:r>
        <w:rPr>
          <w:rStyle w:val="CommentReference"/>
        </w:rPr>
        <w:annotationRef/>
      </w:r>
      <w:r>
        <w:t xml:space="preserve">Torej food supplements kot skupina je bila izjemno dober prediktor, vendar pa posamezni supplementi niso bili bolj zgovorni - več je v Annex H Table 10. </w:t>
      </w:r>
    </w:p>
  </w:comment>
  <w:comment w:id="394" w:author="Urša Miklavčič [2]" w:date="2026-04-15T16:03:00Z" w:initials="UM">
    <w:p w14:paraId="5A6649DA" w14:textId="7784FA91" w:rsidR="0034031C" w:rsidRPr="00D93D74" w:rsidRDefault="0034031C" w:rsidP="0034031C">
      <w:pPr>
        <w:pStyle w:val="CommentText"/>
        <w:jc w:val="left"/>
      </w:pPr>
      <w:r w:rsidRPr="00D93D74">
        <w:rPr>
          <w:rStyle w:val="CommentReference"/>
        </w:rPr>
        <w:annotationRef/>
      </w:r>
      <w:r w:rsidRPr="00D93D74">
        <w:t>DK: Is A from 16S AS and B from shotgun metagenomics? Not clear from description</w:t>
      </w:r>
    </w:p>
    <w:p w14:paraId="212C13C7" w14:textId="77777777" w:rsidR="0034031C" w:rsidRPr="00D93D74" w:rsidRDefault="0034031C" w:rsidP="0034031C">
      <w:pPr>
        <w:pStyle w:val="CommentText"/>
        <w:jc w:val="left"/>
      </w:pPr>
    </w:p>
    <w:p w14:paraId="32FF7C21" w14:textId="77777777" w:rsidR="0034031C" w:rsidRPr="00D93D74" w:rsidRDefault="0034031C" w:rsidP="0034031C">
      <w:pPr>
        <w:pStyle w:val="CommentText"/>
        <w:jc w:val="left"/>
      </w:pPr>
      <w:r w:rsidRPr="00D93D74">
        <w:t>DK2: Also would be nice to have metadata of all the participants (the ones that can be given) collected in atable together. E.g., is there sth different with participant E comapred to others, since it shows much higher variability. Are there any links between participants that expalin some of the clusterings (if these are known)?</w:t>
      </w:r>
    </w:p>
    <w:p w14:paraId="0E49D8BB" w14:textId="77777777" w:rsidR="0034031C" w:rsidRPr="00D93D74" w:rsidRDefault="0034031C" w:rsidP="0034031C">
      <w:pPr>
        <w:pStyle w:val="CommentText"/>
        <w:jc w:val="left"/>
      </w:pPr>
    </w:p>
    <w:p w14:paraId="7F397917" w14:textId="77777777" w:rsidR="0034031C" w:rsidRPr="00D93D74" w:rsidRDefault="0034031C" w:rsidP="0034031C">
      <w:pPr>
        <w:pStyle w:val="CommentText"/>
        <w:jc w:val="left"/>
      </w:pPr>
      <w:r w:rsidRPr="00D93D74">
        <w:t>DK3: What about time signature - can you see any influence of season on the bacteria populations?</w:t>
      </w:r>
    </w:p>
  </w:comment>
  <w:comment w:id="397" w:author="Urša Miklavčič [2]" w:date="2026-04-15T16:03:00Z" w:initials="UM">
    <w:p w14:paraId="3CCF5226" w14:textId="17B00465" w:rsidR="0034031C" w:rsidRPr="00D93D74" w:rsidRDefault="0034031C" w:rsidP="0034031C">
      <w:pPr>
        <w:pStyle w:val="CommentText"/>
        <w:jc w:val="left"/>
      </w:pPr>
      <w:r w:rsidRPr="00D93D74">
        <w:rPr>
          <w:rStyle w:val="CommentReference"/>
        </w:rPr>
        <w:annotationRef/>
      </w:r>
      <w:r w:rsidRPr="00D93D74">
        <w:t>DK: Use consistent naming for the types of analysis (16S AS vs shotgun metagenomics) across all text and figures</w:t>
      </w:r>
    </w:p>
  </w:comment>
  <w:comment w:id="463" w:author="Urša Miklavčič [2]" w:date="2026-04-15T16:12:00Z" w:initials="UM">
    <w:p w14:paraId="1083C056" w14:textId="77777777" w:rsidR="00C64662" w:rsidRPr="00D93D74" w:rsidRDefault="00C64662" w:rsidP="00C64662">
      <w:pPr>
        <w:pStyle w:val="CommentText"/>
        <w:jc w:val="left"/>
      </w:pPr>
      <w:r w:rsidRPr="00D93D74">
        <w:rPr>
          <w:rStyle w:val="CommentReference"/>
        </w:rPr>
        <w:annotationRef/>
      </w:r>
      <w:r w:rsidRPr="00D93D74">
        <w:t>DK: : As we discussed during the presentation - please be careful not to overinterpret these data and rather present it in a high-level descriptive manner</w:t>
      </w:r>
    </w:p>
  </w:comment>
  <w:comment w:id="464" w:author="Maja Rupnik" w:date="2026-05-06T12:06:00Z" w:initials="MR">
    <w:p w14:paraId="64E9BF8E" w14:textId="77777777" w:rsidR="00B9559F" w:rsidRDefault="00B9559F" w:rsidP="00B9559F">
      <w:pPr>
        <w:pStyle w:val="CommentText"/>
        <w:jc w:val="left"/>
      </w:pPr>
      <w:r>
        <w:rPr>
          <w:rStyle w:val="CommentReference"/>
        </w:rPr>
        <w:annotationRef/>
      </w:r>
      <w:r>
        <w:t>Za ta del smo se potem odločili, da gre tako stran. Lahko pa ta tekst skupaj z opisom analize premakneš v prilogo z tem naslovom in dodaš uvodni stavek, da je bila narejena okvirna analiza nebakterijskih skupin.</w:t>
      </w:r>
    </w:p>
  </w:comment>
  <w:comment w:id="466" w:author="Maja Rupnik" w:date="2026-05-06T12:03:00Z" w:initials="MR">
    <w:p w14:paraId="081D438F" w14:textId="2B69EEF8" w:rsidR="00B9559F" w:rsidRDefault="00B9559F" w:rsidP="00B9559F">
      <w:pPr>
        <w:pStyle w:val="CommentText"/>
        <w:jc w:val="left"/>
      </w:pPr>
      <w:r>
        <w:rPr>
          <w:rStyle w:val="CommentReference"/>
        </w:rPr>
        <w:annotationRef/>
      </w:r>
      <w:r>
        <w:t>Mislim, da sem to že popravljala - human gut microbiota je preveč splošno - tukaj gre za tvoj dataset, mogoče spremeniš v 'ethanol non-treated samples'</w:t>
      </w:r>
    </w:p>
  </w:comment>
  <w:comment w:id="489" w:author="Urša Miklavčič [2]" w:date="2026-04-15T16:13:00Z" w:initials="UM">
    <w:p w14:paraId="1499AA5A" w14:textId="77777777" w:rsidR="00C64662" w:rsidRPr="00D93D74" w:rsidRDefault="00C64662" w:rsidP="00C64662">
      <w:pPr>
        <w:pStyle w:val="CommentText"/>
        <w:jc w:val="left"/>
      </w:pPr>
      <w:r w:rsidRPr="00D93D74">
        <w:rPr>
          <w:rStyle w:val="CommentReference"/>
        </w:rPr>
        <w:annotationRef/>
      </w:r>
      <w:r w:rsidRPr="00D93D74">
        <w:t>DK: Are you sure this is true? I think only eucaryotes, can you please double check?</w:t>
      </w:r>
    </w:p>
  </w:comment>
  <w:comment w:id="496" w:author="Urša Miklavčič [2]" w:date="2026-04-15T16:14:00Z" w:initials="UM">
    <w:p w14:paraId="7C57DD7C" w14:textId="77777777" w:rsidR="00C64662" w:rsidRPr="00D93D74" w:rsidRDefault="00C64662" w:rsidP="00C64662">
      <w:pPr>
        <w:pStyle w:val="CommentText"/>
        <w:jc w:val="left"/>
      </w:pPr>
      <w:r w:rsidRPr="00D93D74">
        <w:rPr>
          <w:rStyle w:val="CommentReference"/>
        </w:rPr>
        <w:annotationRef/>
      </w:r>
      <w:r w:rsidRPr="00D93D74">
        <w:t>DK: Where can we see this? (v osnutku, ni bilo te supplement slike)</w:t>
      </w:r>
    </w:p>
  </w:comment>
  <w:comment w:id="499" w:author="Urša Miklavčič [2]" w:date="2026-04-15T16:14:00Z" w:initials="UM">
    <w:p w14:paraId="0116CDC1" w14:textId="77777777" w:rsidR="00C64662" w:rsidRPr="00D93D74" w:rsidRDefault="00C64662" w:rsidP="00C64662">
      <w:pPr>
        <w:pStyle w:val="CommentText"/>
        <w:jc w:val="left"/>
      </w:pPr>
      <w:r w:rsidRPr="00D93D74">
        <w:rPr>
          <w:rStyle w:val="CommentReference"/>
        </w:rPr>
        <w:annotationRef/>
      </w:r>
      <w:r w:rsidRPr="00D93D74">
        <w:t>DK1: Viral classes, but also: not true for H?</w:t>
      </w:r>
    </w:p>
    <w:p w14:paraId="62E008B4" w14:textId="77777777" w:rsidR="00C64662" w:rsidRPr="00D93D74" w:rsidRDefault="00C64662" w:rsidP="00C64662">
      <w:pPr>
        <w:pStyle w:val="CommentText"/>
        <w:jc w:val="left"/>
      </w:pPr>
    </w:p>
    <w:p w14:paraId="4B2CFE22" w14:textId="77777777" w:rsidR="00C64662" w:rsidRPr="00D93D74" w:rsidRDefault="00C64662" w:rsidP="00C64662">
      <w:pPr>
        <w:pStyle w:val="CommentText"/>
        <w:jc w:val="left"/>
      </w:pPr>
      <w:r w:rsidRPr="00D93D74">
        <w:t>DK2: Also hard to notice dynamics on such a high taxonomic levels, vOTUs at e.g., 90% level might have great dynamics</w:t>
      </w:r>
    </w:p>
  </w:comment>
  <w:comment w:id="516" w:author="Maja Rupnik" w:date="2026-05-06T12:08:00Z" w:initials="MR">
    <w:p w14:paraId="58AFDE8D" w14:textId="77777777" w:rsidR="00B9559F" w:rsidRDefault="00B9559F" w:rsidP="00B9559F">
      <w:pPr>
        <w:pStyle w:val="CommentText"/>
        <w:jc w:val="left"/>
      </w:pPr>
      <w:r>
        <w:rPr>
          <w:rStyle w:val="CommentReference"/>
        </w:rPr>
        <w:annotationRef/>
      </w:r>
      <w:r>
        <w:t>Izbriši - od tukaj naprej bom ta preveč splošni termin samo označila z barvo</w:t>
      </w:r>
    </w:p>
  </w:comment>
  <w:comment w:id="521" w:author="Maja Rupnik" w:date="2026-05-06T12:15:00Z" w:initials="MR">
    <w:p w14:paraId="63F9F1E6" w14:textId="77777777" w:rsidR="0075285B" w:rsidRDefault="0075285B" w:rsidP="0075285B">
      <w:pPr>
        <w:pStyle w:val="CommentText"/>
        <w:jc w:val="left"/>
      </w:pPr>
      <w:r>
        <w:rPr>
          <w:rStyle w:val="CommentReference"/>
        </w:rPr>
        <w:annotationRef/>
      </w:r>
      <w:r>
        <w:t xml:space="preserve">V poglavju zgoraj, vrstica 969, imaš drugačno številko - 2572 OTUs </w:t>
      </w:r>
    </w:p>
  </w:comment>
  <w:comment w:id="522" w:author="Urša Miklavčič [2]" w:date="2026-05-08T13:58:00Z" w:initials="UM">
    <w:p w14:paraId="6677C171" w14:textId="77777777" w:rsidR="009D50E2" w:rsidRDefault="009D50E2" w:rsidP="009D50E2">
      <w:pPr>
        <w:pStyle w:val="CommentText"/>
        <w:jc w:val="left"/>
      </w:pPr>
      <w:r>
        <w:rPr>
          <w:rStyle w:val="CommentReference"/>
        </w:rPr>
        <w:annotationRef/>
      </w:r>
      <w:r>
        <w:t xml:space="preserve">Razlika je ker je tam across all samples, tu zgolj untreated stool samples. </w:t>
      </w:r>
    </w:p>
  </w:comment>
  <w:comment w:id="525" w:author="Maja Rupnik" w:date="2026-05-06T12:20:00Z" w:initials="MR">
    <w:p w14:paraId="56806643" w14:textId="527873E8" w:rsidR="004C3E77" w:rsidRDefault="004C3E77" w:rsidP="004C3E77">
      <w:pPr>
        <w:pStyle w:val="CommentText"/>
        <w:jc w:val="left"/>
      </w:pPr>
      <w:r>
        <w:rPr>
          <w:rStyle w:val="CommentReference"/>
        </w:rPr>
        <w:annotationRef/>
      </w:r>
      <w:r>
        <w:t>Preveri poglavje  s primerjavami</w:t>
      </w:r>
    </w:p>
  </w:comment>
  <w:comment w:id="526" w:author="Urša Miklavčič [2]" w:date="2026-05-08T13:59:00Z" w:initials="UM">
    <w:p w14:paraId="6B6FCC28" w14:textId="77777777" w:rsidR="009D50E2" w:rsidRDefault="009D50E2" w:rsidP="009D50E2">
      <w:pPr>
        <w:pStyle w:val="CommentText"/>
        <w:jc w:val="left"/>
      </w:pPr>
      <w:r>
        <w:rPr>
          <w:rStyle w:val="CommentReference"/>
        </w:rPr>
        <w:annotationRef/>
      </w:r>
      <w:r>
        <w:t>Spet razlika se pojavi ker je across all samples in untreated stool samples</w:t>
      </w:r>
    </w:p>
  </w:comment>
  <w:comment w:id="544" w:author="Urša Miklavčič [2]" w:date="2026-04-15T16:06:00Z" w:initials="UM">
    <w:p w14:paraId="70A85C0A" w14:textId="77777777" w:rsidR="0034031C" w:rsidRPr="00D93D74" w:rsidRDefault="0034031C" w:rsidP="0034031C">
      <w:pPr>
        <w:pStyle w:val="CommentText"/>
        <w:jc w:val="left"/>
      </w:pPr>
      <w:r w:rsidRPr="00D93D74">
        <w:rPr>
          <w:rStyle w:val="CommentReference"/>
        </w:rPr>
        <w:annotationRef/>
      </w:r>
      <w:r w:rsidRPr="00D93D74">
        <w:t>DK: Are these all the ethanol resistant species from shotgun metagenomics analysis that also have sporulation genes? We are missing explanation of this concepts above and also results - numbers for these categories?</w:t>
      </w:r>
    </w:p>
    <w:p w14:paraId="05DFCCD2" w14:textId="77777777" w:rsidR="0034031C" w:rsidRPr="00D93D74" w:rsidRDefault="0034031C" w:rsidP="0034031C">
      <w:pPr>
        <w:pStyle w:val="CommentText"/>
        <w:jc w:val="left"/>
      </w:pPr>
    </w:p>
    <w:p w14:paraId="5FCFE9E3" w14:textId="77777777" w:rsidR="0034031C" w:rsidRPr="00D93D74" w:rsidRDefault="0034031C" w:rsidP="0034031C">
      <w:pPr>
        <w:pStyle w:val="CommentText"/>
        <w:jc w:val="left"/>
      </w:pPr>
      <w:r w:rsidRPr="00D93D74">
        <w:t>Where can we see these results?</w:t>
      </w:r>
    </w:p>
  </w:comment>
  <w:comment w:id="546" w:author="Urša Miklavčič [2]" w:date="2026-04-15T16:07:00Z" w:initials="UM">
    <w:p w14:paraId="144A1CF4" w14:textId="77777777" w:rsidR="002F7108" w:rsidRDefault="0034031C" w:rsidP="002F7108">
      <w:pPr>
        <w:pStyle w:val="CommentText"/>
        <w:jc w:val="left"/>
      </w:pPr>
      <w:r w:rsidRPr="00D93D74">
        <w:rPr>
          <w:rStyle w:val="CommentReference"/>
        </w:rPr>
        <w:annotationRef/>
      </w:r>
      <w:r w:rsidR="002F7108">
        <w:t>DK1: For C and E I think line plot is not the best descision, since, as I understand, it is not representing temoprally subsequent data, but rather separate count categories</w:t>
      </w:r>
    </w:p>
  </w:comment>
  <w:comment w:id="547" w:author="Urša Miklavčič [2]" w:date="2026-04-30T10:15:00Z" w:initials="UM">
    <w:p w14:paraId="777B3DE7" w14:textId="77777777" w:rsidR="0095066A" w:rsidRDefault="0095066A" w:rsidP="0095066A">
      <w:pPr>
        <w:pStyle w:val="CommentText"/>
        <w:jc w:val="left"/>
      </w:pPr>
      <w:r>
        <w:rPr>
          <w:rStyle w:val="CommentReference"/>
        </w:rPr>
        <w:annotationRef/>
      </w:r>
      <w:r>
        <w:t xml:space="preserve">Spodaj sem priložila alternativna panela C, F - meni osebno se zdita manj pregledna, ampak jih lahko zamenjam. </w:t>
      </w:r>
    </w:p>
  </w:comment>
  <w:comment w:id="548" w:author="Maja Rupnik" w:date="2026-05-06T13:48:00Z" w:initials="MR">
    <w:p w14:paraId="29A65376" w14:textId="77777777" w:rsidR="00D67D7E" w:rsidRDefault="00D67D7E" w:rsidP="00D67D7E">
      <w:pPr>
        <w:pStyle w:val="CommentText"/>
        <w:jc w:val="left"/>
      </w:pPr>
      <w:r>
        <w:rPr>
          <w:rStyle w:val="CommentReference"/>
        </w:rPr>
        <w:annotationRef/>
      </w:r>
      <w:r>
        <w:t>Meni je spodnja slika boljša, edino mora imeti dovolj prostora.</w:t>
      </w:r>
    </w:p>
    <w:p w14:paraId="1CC1FB98" w14:textId="77777777" w:rsidR="00D67D7E" w:rsidRDefault="00D67D7E" w:rsidP="00D67D7E">
      <w:pPr>
        <w:pStyle w:val="CommentText"/>
        <w:jc w:val="left"/>
      </w:pPr>
      <w:r>
        <w:t>Zato bo Fig 12 sedaj obsegala celo stran, A in B bosta zgornja polovica slike in C spodnja</w:t>
      </w:r>
    </w:p>
  </w:comment>
  <w:comment w:id="567" w:author="Sandra Janežič" w:date="2026-03-06T14:31:00Z" w:initials="SJ">
    <w:p w14:paraId="14F8684A" w14:textId="67B556CA" w:rsidR="00211C72" w:rsidRPr="00D93D74" w:rsidRDefault="00211C72" w:rsidP="00211C72">
      <w:pPr>
        <w:pStyle w:val="CommentText"/>
        <w:jc w:val="left"/>
      </w:pPr>
      <w:r w:rsidRPr="00D93D74">
        <w:rPr>
          <w:rStyle w:val="CommentReference"/>
        </w:rPr>
        <w:annotationRef/>
      </w:r>
      <w:r w:rsidRPr="00D93D74">
        <w:t>Geni se pišejo v italic</w:t>
      </w:r>
    </w:p>
  </w:comment>
  <w:comment w:id="573" w:author="Maja Rupnik" w:date="2026-01-20T16:47:00Z" w:initials="MR">
    <w:p w14:paraId="18C5A099" w14:textId="77777777" w:rsidR="00211C72" w:rsidRPr="00D93D74" w:rsidRDefault="00211C72" w:rsidP="00211C72">
      <w:pPr>
        <w:pStyle w:val="CommentText"/>
        <w:jc w:val="left"/>
      </w:pPr>
      <w:r w:rsidRPr="00D93D74">
        <w:rPr>
          <w:rStyle w:val="CommentReference"/>
        </w:rPr>
        <w:annotationRef/>
      </w:r>
      <w:r w:rsidRPr="00D93D74">
        <w:t>Kaj si tukaj mislila kot naslov - individual level?</w:t>
      </w:r>
    </w:p>
  </w:comment>
  <w:comment w:id="575" w:author="Maja Rupnik" w:date="2026-01-20T16:48:00Z" w:initials="MR">
    <w:p w14:paraId="70AECC85" w14:textId="77777777" w:rsidR="00211C72" w:rsidRPr="00D93D74" w:rsidRDefault="00211C72" w:rsidP="00211C72">
      <w:pPr>
        <w:pStyle w:val="CommentText"/>
        <w:jc w:val="left"/>
      </w:pPr>
      <w:r w:rsidRPr="00D93D74">
        <w:rPr>
          <w:rStyle w:val="CommentReference"/>
        </w:rPr>
        <w:annotationRef/>
      </w:r>
      <w:r w:rsidRPr="00D93D74">
        <w:t>Računano glede na kaj? Celokupno število pri posamezniku?</w:t>
      </w:r>
    </w:p>
  </w:comment>
  <w:comment w:id="579" w:author="Maja Rupnik" w:date="2026-05-06T14:07:00Z" w:initials="MR">
    <w:p w14:paraId="41383ED1" w14:textId="77777777" w:rsidR="00890F48" w:rsidRDefault="00890F48" w:rsidP="00890F48">
      <w:pPr>
        <w:pStyle w:val="CommentText"/>
        <w:jc w:val="left"/>
      </w:pPr>
      <w:r>
        <w:rPr>
          <w:rStyle w:val="CommentReference"/>
        </w:rPr>
        <w:annotationRef/>
      </w:r>
      <w:r>
        <w:t>Lahko našteješ vse?</w:t>
      </w:r>
    </w:p>
  </w:comment>
  <w:comment w:id="583" w:author="Maja Rupnik" w:date="2026-05-06T14:13:00Z" w:initials="MR">
    <w:p w14:paraId="4459B693" w14:textId="77777777" w:rsidR="00890F48" w:rsidRDefault="00890F48" w:rsidP="00890F48">
      <w:pPr>
        <w:pStyle w:val="CommentText"/>
        <w:jc w:val="left"/>
      </w:pPr>
      <w:r>
        <w:rPr>
          <w:rStyle w:val="CommentReference"/>
        </w:rPr>
        <w:annotationRef/>
      </w:r>
      <w:r>
        <w:t>Za trimetoprim in tetracikline se kaže neka odvisnost, ali ne?</w:t>
      </w:r>
    </w:p>
  </w:comment>
  <w:comment w:id="584" w:author="Urša Miklavčič [2]" w:date="2026-05-08T15:26:00Z" w:initials="UM">
    <w:p w14:paraId="17FB0179" w14:textId="77777777" w:rsidR="003145CE" w:rsidRDefault="003145CE" w:rsidP="003145CE">
      <w:pPr>
        <w:pStyle w:val="CommentText"/>
        <w:jc w:val="left"/>
      </w:pPr>
      <w:r>
        <w:rPr>
          <w:rStyle w:val="CommentReference"/>
        </w:rPr>
        <w:annotationRef/>
      </w:r>
      <w:r>
        <w:t xml:space="preserve">Za abundance da, za diveristy pa ne </w:t>
      </w:r>
    </w:p>
  </w:comment>
  <w:comment w:id="587" w:author="Maja Rupnik" w:date="2026-05-06T14:11:00Z" w:initials="MR">
    <w:p w14:paraId="5AD6EA55" w14:textId="6994F060" w:rsidR="00890F48" w:rsidRDefault="00890F48" w:rsidP="00890F48">
      <w:pPr>
        <w:pStyle w:val="CommentText"/>
        <w:jc w:val="left"/>
      </w:pPr>
      <w:r>
        <w:rPr>
          <w:rStyle w:val="CommentReference"/>
        </w:rPr>
        <w:annotationRef/>
      </w:r>
      <w:r>
        <w:t>Ta stavek je neki osamelec, ne more se začeti z 'though'</w:t>
      </w:r>
    </w:p>
  </w:comment>
  <w:comment w:id="599" w:author="Maja Rupnik" w:date="2026-05-01T10:15:00Z" w:initials="MR">
    <w:p w14:paraId="4C31E5B0" w14:textId="77777777" w:rsidR="004576F8" w:rsidRDefault="004576F8" w:rsidP="004576F8">
      <w:pPr>
        <w:pStyle w:val="CommentText"/>
      </w:pPr>
      <w:r>
        <w:rPr>
          <w:rStyle w:val="CommentReference"/>
        </w:rPr>
        <w:annotationRef/>
      </w:r>
      <w:r>
        <w:t xml:space="preserve">Nove generacije pa res ne znate več uporabljati izrazov kolonija, vzorec in sev. </w:t>
      </w:r>
    </w:p>
    <w:p w14:paraId="31455C51" w14:textId="77777777" w:rsidR="004576F8" w:rsidRDefault="004576F8" w:rsidP="004576F8">
      <w:pPr>
        <w:pStyle w:val="CommentText"/>
      </w:pPr>
      <w:r>
        <w:t>Prav nenavadno. To opažam pri čisto vseh.</w:t>
      </w:r>
    </w:p>
  </w:comment>
  <w:comment w:id="600" w:author="Maja Rupnik" w:date="2026-01-20T16:27:00Z" w:initials="MR">
    <w:p w14:paraId="75600F0A" w14:textId="5DD37855" w:rsidR="008B2A44" w:rsidRPr="00D93D74" w:rsidRDefault="008B2A44" w:rsidP="008B2A44">
      <w:pPr>
        <w:pStyle w:val="CommentText"/>
        <w:jc w:val="left"/>
      </w:pPr>
      <w:r w:rsidRPr="00D93D74">
        <w:rPr>
          <w:rStyle w:val="CommentReference"/>
        </w:rPr>
        <w:annotationRef/>
      </w:r>
      <w:r w:rsidRPr="00D93D74">
        <w:t>Je to res? Od 87 sevov jih polovica potem ni porasla po precepljanju?</w:t>
      </w:r>
    </w:p>
  </w:comment>
  <w:comment w:id="675" w:author="Maja Rupnik" w:date="2026-05-06T14:22:00Z" w:initials="MR">
    <w:p w14:paraId="3D179A71" w14:textId="2686553B" w:rsidR="00447898" w:rsidRDefault="00447898" w:rsidP="00447898">
      <w:pPr>
        <w:pStyle w:val="CommentText"/>
        <w:jc w:val="left"/>
      </w:pPr>
      <w:r>
        <w:rPr>
          <w:rStyle w:val="CommentReference"/>
        </w:rPr>
        <w:annotationRef/>
      </w:r>
      <w:r>
        <w:t>Prav species ali OTUs</w:t>
      </w:r>
    </w:p>
    <w:p w14:paraId="67D92EC6" w14:textId="77777777" w:rsidR="00447898" w:rsidRDefault="00447898" w:rsidP="00447898">
      <w:pPr>
        <w:pStyle w:val="CommentText"/>
        <w:jc w:val="left"/>
      </w:pPr>
      <w:r>
        <w:t>Katere species?</w:t>
      </w:r>
    </w:p>
  </w:comment>
  <w:comment w:id="676" w:author="Maja Rupnik" w:date="2026-05-06T14:22:00Z" w:initials="MR">
    <w:p w14:paraId="6E26C304" w14:textId="77777777" w:rsidR="00447898" w:rsidRDefault="00447898" w:rsidP="00447898">
      <w:pPr>
        <w:pStyle w:val="CommentText"/>
        <w:jc w:val="left"/>
      </w:pPr>
      <w:r>
        <w:rPr>
          <w:rStyle w:val="CommentReference"/>
        </w:rPr>
        <w:annotationRef/>
      </w:r>
      <w:r>
        <w:t>Ta natančna imena sicer spadajo v Rezultate, ampak so zanimive</w:t>
      </w:r>
    </w:p>
  </w:comment>
  <w:comment w:id="677" w:author="Urša Miklavčič [2]" w:date="2026-05-11T09:19:00Z" w:initials="UM">
    <w:p w14:paraId="4AF18F18" w14:textId="77777777" w:rsidR="00973474" w:rsidRDefault="00973474" w:rsidP="00973474">
      <w:pPr>
        <w:pStyle w:val="CommentText"/>
        <w:jc w:val="left"/>
      </w:pPr>
      <w:r>
        <w:rPr>
          <w:rStyle w:val="CommentReference"/>
        </w:rPr>
        <w:annotationRef/>
      </w:r>
      <w:r>
        <w:t xml:space="preserve">Tu gre prav za vrste, dodano v rezultate. </w:t>
      </w:r>
    </w:p>
  </w:comment>
  <w:comment w:id="678" w:author="Maja Rupnik" w:date="2026-05-06T14:25:00Z" w:initials="MR">
    <w:p w14:paraId="2D0662D6" w14:textId="20445B42" w:rsidR="00447898" w:rsidRDefault="00447898" w:rsidP="00447898">
      <w:pPr>
        <w:pStyle w:val="CommentText"/>
        <w:jc w:val="left"/>
      </w:pPr>
      <w:r>
        <w:rPr>
          <w:rStyle w:val="CommentReference"/>
        </w:rPr>
        <w:annotationRef/>
      </w:r>
      <w:r>
        <w:t>V tem stavku nekaj ni ok.</w:t>
      </w:r>
    </w:p>
    <w:p w14:paraId="690A8175" w14:textId="77777777" w:rsidR="00447898" w:rsidRDefault="00447898" w:rsidP="00447898">
      <w:pPr>
        <w:pStyle w:val="CommentText"/>
        <w:jc w:val="left"/>
      </w:pPr>
    </w:p>
    <w:p w14:paraId="53155DEA" w14:textId="77777777" w:rsidR="00447898" w:rsidRDefault="00447898" w:rsidP="00447898">
      <w:pPr>
        <w:pStyle w:val="CommentText"/>
        <w:jc w:val="left"/>
      </w:pPr>
      <w:r>
        <w:t>Ravno, da nismo tega določali je limitacija.</w:t>
      </w:r>
    </w:p>
    <w:p w14:paraId="31C02749" w14:textId="77777777" w:rsidR="00447898" w:rsidRDefault="00447898" w:rsidP="00447898">
      <w:pPr>
        <w:pStyle w:val="CommentText"/>
        <w:jc w:val="left"/>
      </w:pPr>
      <w:r>
        <w:t>Stavek pa se bere kot da je limitacija določanje tega.</w:t>
      </w:r>
    </w:p>
  </w:comment>
  <w:comment w:id="683" w:author="Maja Rupnik" w:date="2026-05-06T14:29:00Z" w:initials="MR">
    <w:p w14:paraId="79D6B1F2" w14:textId="77777777" w:rsidR="00401D9A" w:rsidRDefault="00401D9A" w:rsidP="00401D9A">
      <w:pPr>
        <w:pStyle w:val="CommentText"/>
        <w:jc w:val="left"/>
      </w:pPr>
      <w:r>
        <w:rPr>
          <w:rStyle w:val="CommentReference"/>
        </w:rPr>
        <w:annotationRef/>
      </w:r>
      <w:r>
        <w:t>Ne za popravke, ampak na splošno ko boš imela čas, si malo poglej, kaj so znani signali za sporulacijo. V glavnem gre za dostopnost hranil, kar pojasni sinhronizacijo</w:t>
      </w:r>
    </w:p>
  </w:comment>
  <w:comment w:id="691" w:author="Maja Rupnik" w:date="2026-05-06T14:31:00Z" w:initials="MR">
    <w:p w14:paraId="5A045804" w14:textId="77777777" w:rsidR="00401D9A" w:rsidRDefault="00401D9A" w:rsidP="00401D9A">
      <w:pPr>
        <w:pStyle w:val="CommentText"/>
        <w:jc w:val="left"/>
      </w:pPr>
      <w:r>
        <w:rPr>
          <w:rStyle w:val="CommentReference"/>
        </w:rPr>
        <w:annotationRef/>
      </w:r>
      <w:r>
        <w:t>Kaj si hotela tukaj povedati, da ne moremo primerjati naših števil z drugimi študijami?</w:t>
      </w:r>
    </w:p>
  </w:comment>
  <w:comment w:id="692" w:author="Urša Miklavčič [2]" w:date="2026-05-08T15:37:00Z" w:initials="UM">
    <w:p w14:paraId="3A821C94" w14:textId="77777777" w:rsidR="00230A5E" w:rsidRDefault="00397CC0" w:rsidP="00230A5E">
      <w:pPr>
        <w:pStyle w:val="CommentText"/>
        <w:jc w:val="left"/>
      </w:pPr>
      <w:r>
        <w:rPr>
          <w:rStyle w:val="CommentReference"/>
        </w:rPr>
        <w:annotationRef/>
      </w:r>
      <w:r w:rsidR="00230A5E">
        <w:t xml:space="preserve">Da je težko primerjati samo številko ARGjev, ker vsak uporablja drugačno globino sekvenciranja, programe za detekcijo, identity/coverage itd. </w:t>
      </w:r>
      <w:r w:rsidR="00230A5E">
        <w:br/>
      </w:r>
      <w:r w:rsidR="00230A5E">
        <w:br/>
        <w:t xml:space="preserve">To sem tu dodala, ker je prof. Avguštin komentiral če lahko primerjam to število s splošno populacijo v drugih študijah. </w:t>
      </w:r>
    </w:p>
  </w:comment>
  <w:comment w:id="696" w:author="Maja Rupnik" w:date="2026-05-06T14:34:00Z" w:initials="MR">
    <w:p w14:paraId="049161DE" w14:textId="3B4203C4" w:rsidR="00401D9A" w:rsidRDefault="00401D9A" w:rsidP="00401D9A">
      <w:pPr>
        <w:pStyle w:val="CommentText"/>
        <w:jc w:val="left"/>
      </w:pPr>
      <w:r>
        <w:rPr>
          <w:rStyle w:val="CommentReference"/>
        </w:rPr>
        <w:annotationRef/>
      </w:r>
      <w:r>
        <w:t>Kako pogost je ta gen v Slovenski populaciji - poglej zbornik Baničevih dnevov</w:t>
      </w:r>
    </w:p>
    <w:p w14:paraId="58642B3C" w14:textId="77777777" w:rsidR="00401D9A" w:rsidRDefault="00401D9A" w:rsidP="00401D9A">
      <w:pPr>
        <w:pStyle w:val="CommentText"/>
        <w:jc w:val="left"/>
      </w:pPr>
    </w:p>
    <w:p w14:paraId="38FD4A1F" w14:textId="77777777" w:rsidR="00401D9A" w:rsidRDefault="00401D9A" w:rsidP="00401D9A">
      <w:pPr>
        <w:pStyle w:val="CommentText"/>
        <w:jc w:val="left"/>
      </w:pPr>
      <w:hyperlink r:id="rId1" w:history="1">
        <w:r w:rsidRPr="00A30002">
          <w:rPr>
            <w:rStyle w:val="Hyperlink"/>
          </w:rPr>
          <w:t>https://www.dlib.si/details/URN:NBN:SI:doc-O7CS7S6X</w:t>
        </w:r>
      </w:hyperlink>
    </w:p>
  </w:comment>
  <w:comment w:id="697" w:author="Urša Miklavčič [2]" w:date="2026-05-09T13:46:00Z" w:initials="UM">
    <w:p w14:paraId="7E4E5D93" w14:textId="77777777" w:rsidR="00A145F1" w:rsidRDefault="00A145F1" w:rsidP="00A145F1">
      <w:pPr>
        <w:pStyle w:val="CommentText"/>
        <w:jc w:val="left"/>
      </w:pPr>
      <w:r>
        <w:rPr>
          <w:rStyle w:val="CommentReference"/>
        </w:rPr>
        <w:annotationRef/>
      </w:r>
      <w:r>
        <w:t xml:space="preserve">Dodan zadnji stavek v tem odstavku. </w:t>
      </w:r>
    </w:p>
  </w:comment>
  <w:comment w:id="715" w:author="Maja Rupnik" w:date="2026-05-06T14:36:00Z" w:initials="MR">
    <w:p w14:paraId="2824ECAE" w14:textId="3D64F472" w:rsidR="00401D9A" w:rsidRDefault="00401D9A" w:rsidP="00401D9A">
      <w:pPr>
        <w:pStyle w:val="CommentText"/>
        <w:jc w:val="left"/>
      </w:pPr>
      <w:r>
        <w:rPr>
          <w:rStyle w:val="CommentReference"/>
        </w:rPr>
        <w:annotationRef/>
      </w:r>
      <w:r>
        <w:t>Preveri - na zagovoru si imela tukaj napako</w:t>
      </w:r>
    </w:p>
  </w:comment>
  <w:comment w:id="721" w:author="Maja Rupnik" w:date="2026-05-07T10:59:00Z" w:initials="MR">
    <w:p w14:paraId="6FA667A6" w14:textId="77777777" w:rsidR="008F3DF2" w:rsidRDefault="008F3DF2" w:rsidP="008F3DF2">
      <w:pPr>
        <w:pStyle w:val="CommentText"/>
        <w:jc w:val="left"/>
      </w:pPr>
      <w:r>
        <w:rPr>
          <w:rStyle w:val="CommentReference"/>
        </w:rPr>
        <w:annotationRef/>
      </w:r>
      <w:r>
        <w:t>To so rezultati. Premakni ali izbriši.</w:t>
      </w:r>
    </w:p>
  </w:comment>
  <w:comment w:id="750" w:author="Maja Rupnik" w:date="2026-05-07T11:44:00Z" w:initials="MR">
    <w:p w14:paraId="0FF8E200" w14:textId="77777777" w:rsidR="005D4111" w:rsidRDefault="005D4111" w:rsidP="005D4111">
      <w:pPr>
        <w:pStyle w:val="CommentText"/>
        <w:jc w:val="left"/>
      </w:pPr>
      <w:r>
        <w:rPr>
          <w:rStyle w:val="CommentReference"/>
        </w:rPr>
        <w:annotationRef/>
      </w:r>
      <w:r>
        <w:t>Vse daj v prteklik, jaz sem popravila samo en del</w:t>
      </w:r>
    </w:p>
  </w:comment>
  <w:comment w:id="751" w:author="Urša Miklavčič [2]" w:date="2026-05-09T13:46:00Z" w:initials="UM">
    <w:p w14:paraId="58E8D175" w14:textId="77777777" w:rsidR="00A145F1" w:rsidRDefault="00A145F1" w:rsidP="00A145F1">
      <w:pPr>
        <w:pStyle w:val="CommentText"/>
        <w:jc w:val="left"/>
      </w:pPr>
      <w:r>
        <w:rPr>
          <w:rStyle w:val="CommentReference"/>
        </w:rPr>
        <w:annotationRef/>
      </w:r>
      <w:r>
        <w:t>popravljeno</w:t>
      </w:r>
    </w:p>
  </w:comment>
  <w:comment w:id="752" w:author="Maja Rupnik" w:date="2026-05-07T11:45:00Z" w:initials="MR">
    <w:p w14:paraId="4764D869" w14:textId="7228C7CB" w:rsidR="005D4111" w:rsidRDefault="005D4111" w:rsidP="005D4111">
      <w:pPr>
        <w:pStyle w:val="CommentText"/>
        <w:jc w:val="left"/>
      </w:pPr>
      <w:r>
        <w:rPr>
          <w:rStyle w:val="CommentReference"/>
        </w:rPr>
        <w:annotationRef/>
      </w:r>
      <w:r>
        <w:t>Izbriši, to ne more biti conclusion iz tvojih rezultatov</w:t>
      </w:r>
    </w:p>
  </w:comment>
  <w:comment w:id="765" w:author="Maja Rupnik" w:date="2026-05-07T15:32:00Z" w:initials="MR">
    <w:p w14:paraId="375E224C" w14:textId="2CC56ACC" w:rsidR="00464DE0" w:rsidRDefault="00464DE0" w:rsidP="00464DE0">
      <w:pPr>
        <w:pStyle w:val="CommentText"/>
        <w:jc w:val="left"/>
      </w:pPr>
      <w:r>
        <w:rPr>
          <w:rStyle w:val="CommentReference"/>
        </w:rPr>
        <w:annotationRef/>
      </w:r>
      <w:r>
        <w:t>Ni samo prenos med ljudmi, so tudi vsi drugi viri</w:t>
      </w:r>
    </w:p>
  </w:comment>
  <w:comment w:id="781" w:author="Maja Rupnik" w:date="2026-05-07T15:39:00Z" w:initials="MR">
    <w:p w14:paraId="093C9AEA" w14:textId="77777777" w:rsidR="00464DE0" w:rsidRDefault="00464DE0" w:rsidP="00464DE0">
      <w:pPr>
        <w:pStyle w:val="CommentText"/>
        <w:jc w:val="left"/>
      </w:pPr>
      <w:r>
        <w:rPr>
          <w:rStyle w:val="CommentReference"/>
        </w:rPr>
        <w:annotationRef/>
      </w:r>
      <w:r>
        <w:t>To se dobro sliši, ampak ne razumem, kaj pomeni. Se da napisati drugače in bolj preprosto?</w:t>
      </w:r>
    </w:p>
  </w:comment>
  <w:comment w:id="782" w:author="Urša Miklavčič [2]" w:date="2026-05-09T11:57:00Z" w:initials="UM">
    <w:p w14:paraId="3ED7FEB2" w14:textId="77777777" w:rsidR="00230A5E" w:rsidRDefault="00230A5E" w:rsidP="00230A5E">
      <w:pPr>
        <w:pStyle w:val="CommentText"/>
        <w:jc w:val="left"/>
      </w:pPr>
      <w:r>
        <w:rPr>
          <w:rStyle w:val="CommentReference"/>
        </w:rPr>
        <w:annotationRef/>
      </w:r>
      <w:r>
        <w:t xml:space="preserve">Pomeni da so imeli posamezniki alfa diverziteto ne glede na to ali je bila izračunana iz 16 ali metagenomiskih podatkov usklajeno v času. </w:t>
      </w:r>
    </w:p>
  </w:comment>
  <w:comment w:id="784" w:author="Maja Rupnik" w:date="2026-05-07T15:41:00Z" w:initials="MR">
    <w:p w14:paraId="7FEDB776" w14:textId="29DBB09C" w:rsidR="00464DE0" w:rsidRDefault="00464DE0" w:rsidP="00464DE0">
      <w:pPr>
        <w:pStyle w:val="CommentText"/>
        <w:jc w:val="left"/>
      </w:pPr>
      <w:r>
        <w:rPr>
          <w:rStyle w:val="CommentReference"/>
        </w:rPr>
        <w:annotationRef/>
      </w:r>
      <w:r>
        <w:t>Dodaj pet najpogostejših rodov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A443D0" w15:done="1"/>
  <w15:commentEx w15:paraId="1A274BDD" w15:paraIdParent="6EA443D0" w15:done="1"/>
  <w15:commentEx w15:paraId="7E62F5B5" w15:done="1"/>
  <w15:commentEx w15:paraId="45F3E16F" w15:done="0"/>
  <w15:commentEx w15:paraId="05213643" w15:done="0"/>
  <w15:commentEx w15:paraId="4A101FAA" w15:done="0"/>
  <w15:commentEx w15:paraId="5F66B342" w15:done="0"/>
  <w15:commentEx w15:paraId="6F930499" w15:paraIdParent="5F66B342" w15:done="0"/>
  <w15:commentEx w15:paraId="0CC3ECAC" w15:paraIdParent="5F66B342" w15:done="0"/>
  <w15:commentEx w15:paraId="2F6642B0" w15:done="1"/>
  <w15:commentEx w15:paraId="4A2DDB87" w15:done="0"/>
  <w15:commentEx w15:paraId="1A733EF7" w15:done="0"/>
  <w15:commentEx w15:paraId="251A9AA3" w15:done="0"/>
  <w15:commentEx w15:paraId="1C70F33C" w15:paraIdParent="251A9AA3" w15:done="0"/>
  <w15:commentEx w15:paraId="3B2526BE" w15:done="1"/>
  <w15:commentEx w15:paraId="42DF52FB" w15:done="1"/>
  <w15:commentEx w15:paraId="4B77A110" w15:done="1"/>
  <w15:commentEx w15:paraId="4EDAFAAD" w15:paraIdParent="4B77A110" w15:done="1"/>
  <w15:commentEx w15:paraId="30CD4DA9" w15:done="1"/>
  <w15:commentEx w15:paraId="3C705E3F" w15:done="0"/>
  <w15:commentEx w15:paraId="3DAC40F2" w15:paraIdParent="3C705E3F" w15:done="0"/>
  <w15:commentEx w15:paraId="697AB5E4" w15:done="0"/>
  <w15:commentEx w15:paraId="44A14786" w15:done="1"/>
  <w15:commentEx w15:paraId="7ADB3F4F" w15:paraIdParent="44A14786" w15:done="1"/>
  <w15:commentEx w15:paraId="5C0999D3" w15:done="0"/>
  <w15:commentEx w15:paraId="1359A6E3" w15:done="0"/>
  <w15:commentEx w15:paraId="789498CB" w15:done="0"/>
  <w15:commentEx w15:paraId="3AD69812" w15:done="0"/>
  <w15:commentEx w15:paraId="536B54A1" w15:done="1"/>
  <w15:commentEx w15:paraId="090CA2B4" w15:paraIdParent="536B54A1" w15:done="1"/>
  <w15:commentEx w15:paraId="3E8B7FF7" w15:done="1"/>
  <w15:commentEx w15:paraId="35DFC3AB" w15:done="0"/>
  <w15:commentEx w15:paraId="27C73C77" w15:paraIdParent="35DFC3AB" w15:done="0"/>
  <w15:commentEx w15:paraId="1BCECCF3" w15:paraIdParent="35DFC3AB" w15:done="0"/>
  <w15:commentEx w15:paraId="744C70AC" w15:done="1"/>
  <w15:commentEx w15:paraId="687AAD48" w15:done="1"/>
  <w15:commentEx w15:paraId="242F62B0" w15:done="0"/>
  <w15:commentEx w15:paraId="7A53A75F" w15:paraIdParent="242F62B0" w15:done="0"/>
  <w15:commentEx w15:paraId="7F397917" w15:done="1"/>
  <w15:commentEx w15:paraId="3CCF5226" w15:done="1"/>
  <w15:commentEx w15:paraId="1083C056" w15:done="1"/>
  <w15:commentEx w15:paraId="64E9BF8E" w15:paraIdParent="1083C056" w15:done="1"/>
  <w15:commentEx w15:paraId="081D438F" w15:done="0"/>
  <w15:commentEx w15:paraId="1499AA5A" w15:done="1"/>
  <w15:commentEx w15:paraId="7C57DD7C" w15:done="1"/>
  <w15:commentEx w15:paraId="4B2CFE22" w15:done="1"/>
  <w15:commentEx w15:paraId="58AFDE8D" w15:done="0"/>
  <w15:commentEx w15:paraId="63F9F1E6" w15:done="0"/>
  <w15:commentEx w15:paraId="6677C171" w15:paraIdParent="63F9F1E6" w15:done="0"/>
  <w15:commentEx w15:paraId="56806643" w15:done="0"/>
  <w15:commentEx w15:paraId="6B6FCC28" w15:paraIdParent="56806643" w15:done="0"/>
  <w15:commentEx w15:paraId="5FCFE9E3" w15:done="1"/>
  <w15:commentEx w15:paraId="144A1CF4" w15:done="1"/>
  <w15:commentEx w15:paraId="777B3DE7" w15:paraIdParent="144A1CF4" w15:done="1"/>
  <w15:commentEx w15:paraId="1CC1FB98" w15:paraIdParent="144A1CF4" w15:done="1"/>
  <w15:commentEx w15:paraId="14F8684A" w15:done="1"/>
  <w15:commentEx w15:paraId="18C5A099" w15:done="1"/>
  <w15:commentEx w15:paraId="70AECC85" w15:done="1"/>
  <w15:commentEx w15:paraId="41383ED1" w15:done="0"/>
  <w15:commentEx w15:paraId="4459B693" w15:done="0"/>
  <w15:commentEx w15:paraId="17FB0179" w15:paraIdParent="4459B693" w15:done="0"/>
  <w15:commentEx w15:paraId="5AD6EA55" w15:done="0"/>
  <w15:commentEx w15:paraId="31455C51" w15:done="1"/>
  <w15:commentEx w15:paraId="75600F0A" w15:done="1"/>
  <w15:commentEx w15:paraId="67D92EC6" w15:done="0"/>
  <w15:commentEx w15:paraId="6E26C304" w15:paraIdParent="67D92EC6" w15:done="0"/>
  <w15:commentEx w15:paraId="4AF18F18" w15:paraIdParent="67D92EC6" w15:done="0"/>
  <w15:commentEx w15:paraId="31C02749" w15:done="0"/>
  <w15:commentEx w15:paraId="79D6B1F2" w15:done="1"/>
  <w15:commentEx w15:paraId="5A045804" w15:done="0"/>
  <w15:commentEx w15:paraId="3A821C94" w15:paraIdParent="5A045804" w15:done="0"/>
  <w15:commentEx w15:paraId="38FD4A1F" w15:done="0"/>
  <w15:commentEx w15:paraId="7E4E5D93" w15:paraIdParent="38FD4A1F" w15:done="0"/>
  <w15:commentEx w15:paraId="2824ECAE" w15:done="1"/>
  <w15:commentEx w15:paraId="6FA667A6" w15:done="1"/>
  <w15:commentEx w15:paraId="0FF8E200" w15:done="0"/>
  <w15:commentEx w15:paraId="58E8D175" w15:paraIdParent="0FF8E200" w15:done="0"/>
  <w15:commentEx w15:paraId="4764D869" w15:done="0"/>
  <w15:commentEx w15:paraId="375E224C" w15:done="0"/>
  <w15:commentEx w15:paraId="093C9AEA" w15:done="0"/>
  <w15:commentEx w15:paraId="3ED7FEB2" w15:paraIdParent="093C9AEA" w15:done="0"/>
  <w15:commentEx w15:paraId="7FEDB7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B29870" w16cex:dateUtc="2026-04-22T13:05:00Z"/>
  <w16cex:commentExtensible w16cex:durableId="755CF398" w16cex:dateUtc="2026-05-05T13:59:00Z"/>
  <w16cex:commentExtensible w16cex:durableId="1DB8E2C6" w16cex:dateUtc="2026-04-01T09:23:00Z"/>
  <w16cex:commentExtensible w16cex:durableId="463A0256" w16cex:dateUtc="2026-05-05T14:27:00Z">
    <w16cex:extLst>
      <w16:ext w16:uri="{CE6994B0-6A32-4C9F-8C6B-6E91EDA988CE}">
        <cr:reactions xmlns:cr="http://schemas.microsoft.com/office/comments/2020/reactions">
          <cr:reaction reactionType="1">
            <cr:reactionInfo dateUtc="2026-05-09T11:41:40Z">
              <cr:user userId="S::ursmik1@nlzoh.si::af19374f-5d67-4657-95f7-ec706852ae27" userProvider="AD" userName="Urša Miklavčič"/>
            </cr:reactionInfo>
          </cr:reaction>
        </cr:reactions>
      </w16:ext>
    </w16cex:extLst>
  </w16cex:commentExtensible>
  <w16cex:commentExtensible w16cex:durableId="388432B1" w16cex:dateUtc="2026-05-06T08:05:00Z">
    <w16cex:extLst>
      <w16:ext w16:uri="{CE6994B0-6A32-4C9F-8C6B-6E91EDA988CE}">
        <cr:reactions xmlns:cr="http://schemas.microsoft.com/office/comments/2020/reactions">
          <cr:reaction reactionType="1">
            <cr:reactionInfo dateUtc="2026-05-09T11:41:37Z">
              <cr:user userId="S::ursmik1@nlzoh.si::af19374f-5d67-4657-95f7-ec706852ae27" userProvider="AD" userName="Urša Miklavčič"/>
            </cr:reactionInfo>
          </cr:reaction>
        </cr:reactions>
      </w16:ext>
    </w16cex:extLst>
  </w16cex:commentExtensible>
  <w16cex:commentExtensible w16cex:durableId="70943D0F" w16cex:dateUtc="2026-05-06T08:07:00Z">
    <w16cex:extLst>
      <w16:ext w16:uri="{CE6994B0-6A32-4C9F-8C6B-6E91EDA988CE}">
        <cr:reactions xmlns:cr="http://schemas.microsoft.com/office/comments/2020/reactions">
          <cr:reaction reactionType="1">
            <cr:reactionInfo dateUtc="2026-05-08T09:32:39Z">
              <cr:user userId="S::ursmik1@nlzoh.si::af19374f-5d67-4657-95f7-ec706852ae27" userProvider="AD" userName="Urša Miklavčič"/>
            </cr:reactionInfo>
          </cr:reaction>
        </cr:reactions>
      </w16:ext>
    </w16cex:extLst>
  </w16cex:commentExtensible>
  <w16cex:commentExtensible w16cex:durableId="6EFDA6AF" w16cex:dateUtc="2026-05-06T08:09:00Z"/>
  <w16cex:commentExtensible w16cex:durableId="2DCFCFD5" w16cex:dateUtc="2026-05-06T08:11:00Z"/>
  <w16cex:commentExtensible w16cex:durableId="7BE898B3" w16cex:dateUtc="2026-05-08T10:36:00Z"/>
  <w16cex:commentExtensible w16cex:durableId="2C2141B7" w16cex:dateUtc="2026-05-06T08:15:00Z"/>
  <w16cex:commentExtensible w16cex:durableId="7B3AA1E6" w16cex:dateUtc="2026-05-06T08:17:00Z">
    <w16cex:extLst>
      <w16:ext w16:uri="{CE6994B0-6A32-4C9F-8C6B-6E91EDA988CE}">
        <cr:reactions xmlns:cr="http://schemas.microsoft.com/office/comments/2020/reactions">
          <cr:reaction reactionType="1">
            <cr:reactionInfo dateUtc="2026-05-09T11:41:34Z">
              <cr:user userId="S::ursmik1@nlzoh.si::af19374f-5d67-4657-95f7-ec706852ae27" userProvider="AD" userName="Urša Miklavčič"/>
            </cr:reactionInfo>
          </cr:reaction>
        </cr:reactions>
      </w16:ext>
    </w16cex:extLst>
  </w16cex:commentExtensible>
  <w16cex:commentExtensible w16cex:durableId="39710150" w16cex:dateUtc="2026-05-06T08:19:00Z"/>
  <w16cex:commentExtensible w16cex:durableId="1A6C5899" w16cex:dateUtc="2026-05-06T08:39:00Z"/>
  <w16cex:commentExtensible w16cex:durableId="62ECC4CC" w16cex:dateUtc="2026-05-09T11:42:00Z"/>
  <w16cex:commentExtensible w16cex:durableId="50FEC30B" w16cex:dateUtc="2025-12-12T08:47:00Z"/>
  <w16cex:commentExtensible w16cex:durableId="75C4DC14" w16cex:dateUtc="2026-01-08T12:11:00Z"/>
  <w16cex:commentExtensible w16cex:durableId="324372EF" w16cex:dateUtc="2026-01-08T12:14:00Z"/>
  <w16cex:commentExtensible w16cex:durableId="28DD9B02" w16cex:dateUtc="2026-01-21T08:41:00Z"/>
  <w16cex:commentExtensible w16cex:durableId="44F66FCA" w16cex:dateUtc="2026-01-08T12:18:00Z"/>
  <w16cex:commentExtensible w16cex:durableId="3DEF945F" w16cex:dateUtc="2026-05-06T09:02:00Z"/>
  <w16cex:commentExtensible w16cex:durableId="5B9203AC" w16cex:dateUtc="2026-05-08T10:56:00Z"/>
  <w16cex:commentExtensible w16cex:durableId="53CF8E57" w16cex:dateUtc="2026-05-06T09:03:00Z"/>
  <w16cex:commentExtensible w16cex:durableId="58573444" w16cex:dateUtc="2026-01-08T12:25:00Z"/>
  <w16cex:commentExtensible w16cex:durableId="19041C43" w16cex:dateUtc="2026-01-21T08:42:00Z"/>
  <w16cex:commentExtensible w16cex:durableId="21039797" w16cex:dateUtc="2026-05-06T09:07:00Z">
    <w16cex:extLst>
      <w16:ext w16:uri="{CE6994B0-6A32-4C9F-8C6B-6E91EDA988CE}">
        <cr:reactions xmlns:cr="http://schemas.microsoft.com/office/comments/2020/reactions">
          <cr:reaction reactionType="1">
            <cr:reactionInfo dateUtc="2026-05-09T11:42:33Z">
              <cr:user userId="S::ursmik1@nlzoh.si::af19374f-5d67-4657-95f7-ec706852ae27" userProvider="AD" userName="Urša Miklavčič"/>
            </cr:reactionInfo>
          </cr:reaction>
        </cr:reactions>
      </w16:ext>
    </w16cex:extLst>
  </w16cex:commentExtensible>
  <w16cex:commentExtensible w16cex:durableId="0789646B" w16cex:dateUtc="2026-05-06T09:14:00Z">
    <w16cex:extLst>
      <w16:ext w16:uri="{CE6994B0-6A32-4C9F-8C6B-6E91EDA988CE}">
        <cr:reactions xmlns:cr="http://schemas.microsoft.com/office/comments/2020/reactions">
          <cr:reaction reactionType="1">
            <cr:reactionInfo dateUtc="2026-05-09T11:42:40Z">
              <cr:user userId="S::ursmik1@nlzoh.si::af19374f-5d67-4657-95f7-ec706852ae27" userProvider="AD" userName="Urša Miklavčič"/>
            </cr:reactionInfo>
          </cr:reaction>
        </cr:reactions>
      </w16:ext>
    </w16cex:extLst>
  </w16cex:commentExtensible>
  <w16cex:commentExtensible w16cex:durableId="23D5322D" w16cex:dateUtc="2026-05-06T09:18:00Z">
    <w16cex:extLst>
      <w16:ext w16:uri="{CE6994B0-6A32-4C9F-8C6B-6E91EDA988CE}">
        <cr:reactions xmlns:cr="http://schemas.microsoft.com/office/comments/2020/reactions">
          <cr:reaction reactionType="1">
            <cr:reactionInfo dateUtc="2026-05-09T11:42:47Z">
              <cr:user userId="S::ursmik1@nlzoh.si::af19374f-5d67-4657-95f7-ec706852ae27" userProvider="AD" userName="Urša Miklavčič"/>
            </cr:reactionInfo>
          </cr:reaction>
        </cr:reactions>
      </w16:ext>
    </w16cex:extLst>
  </w16cex:commentExtensible>
  <w16cex:commentExtensible w16cex:durableId="335A8532" w16cex:dateUtc="2026-05-06T09:25:00Z"/>
  <w16cex:commentExtensible w16cex:durableId="27EEECB8" w16cex:dateUtc="2026-01-08T12:40:00Z"/>
  <w16cex:commentExtensible w16cex:durableId="3099319D" w16cex:dateUtc="2026-01-21T08:49:00Z"/>
  <w16cex:commentExtensible w16cex:durableId="3FB92021" w16cex:dateUtc="2026-05-06T09:48:00Z"/>
  <w16cex:commentExtensible w16cex:durableId="6ED8964F" w16cex:dateUtc="2026-05-06T09:55:00Z">
    <w16cex:extLst>
      <w16:ext w16:uri="{CE6994B0-6A32-4C9F-8C6B-6E91EDA988CE}">
        <cr:reactions xmlns:cr="http://schemas.microsoft.com/office/comments/2020/reactions">
          <cr:reaction reactionType="1">
            <cr:reactionInfo dateUtc="2026-05-09T11:43:00Z">
              <cr:user userId="S::ursmik1@nlzoh.si::af19374f-5d67-4657-95f7-ec706852ae27" userProvider="AD" userName="Urša Miklavčič"/>
            </cr:reactionInfo>
          </cr:reaction>
        </cr:reactions>
      </w16:ext>
    </w16cex:extLst>
  </w16cex:commentExtensible>
  <w16cex:commentExtensible w16cex:durableId="36DED0F1" w16cex:dateUtc="2026-05-06T09:55:00Z"/>
  <w16cex:commentExtensible w16cex:durableId="44DE8455" w16cex:dateUtc="2026-05-09T11:43:00Z"/>
  <w16cex:commentExtensible w16cex:durableId="5E36AE0C" w16cex:dateUtc="2026-05-06T09:59:00Z"/>
  <w16cex:commentExtensible w16cex:durableId="74507F83" w16cex:dateUtc="2026-04-15T14:02:00Z"/>
  <w16cex:commentExtensible w16cex:durableId="561B8429" w16cex:dateUtc="2026-05-06T09:51:00Z"/>
  <w16cex:commentExtensible w16cex:durableId="65DAF5C7" w16cex:dateUtc="2026-05-09T11:44:00Z"/>
  <w16cex:commentExtensible w16cex:durableId="2175CA16" w16cex:dateUtc="2026-04-15T14:03:00Z"/>
  <w16cex:commentExtensible w16cex:durableId="7F58D507" w16cex:dateUtc="2026-04-15T14:03:00Z"/>
  <w16cex:commentExtensible w16cex:durableId="69F9B7C8" w16cex:dateUtc="2026-04-15T14:12:00Z"/>
  <w16cex:commentExtensible w16cex:durableId="5C4011B1" w16cex:dateUtc="2026-05-06T10:06:00Z"/>
  <w16cex:commentExtensible w16cex:durableId="668D91EC" w16cex:dateUtc="2026-05-06T10:03:00Z">
    <w16cex:extLst>
      <w16:ext w16:uri="{CE6994B0-6A32-4C9F-8C6B-6E91EDA988CE}">
        <cr:reactions xmlns:cr="http://schemas.microsoft.com/office/comments/2020/reactions">
          <cr:reaction reactionType="1">
            <cr:reactionInfo dateUtc="2026-05-09T11:44:23Z">
              <cr:user userId="S::ursmik1@nlzoh.si::af19374f-5d67-4657-95f7-ec706852ae27" userProvider="AD" userName="Urša Miklavčič"/>
            </cr:reactionInfo>
          </cr:reaction>
        </cr:reactions>
      </w16:ext>
    </w16cex:extLst>
  </w16cex:commentExtensible>
  <w16cex:commentExtensible w16cex:durableId="6028E3A9" w16cex:dateUtc="2026-04-15T14:13:00Z"/>
  <w16cex:commentExtensible w16cex:durableId="4666BCE5" w16cex:dateUtc="2026-04-15T14:14:00Z"/>
  <w16cex:commentExtensible w16cex:durableId="56853D06" w16cex:dateUtc="2026-04-15T14:14:00Z"/>
  <w16cex:commentExtensible w16cex:durableId="25CEEA41" w16cex:dateUtc="2026-05-06T10:08:00Z"/>
  <w16cex:commentExtensible w16cex:durableId="60832492" w16cex:dateUtc="2026-05-06T10:15:00Z"/>
  <w16cex:commentExtensible w16cex:durableId="51852235" w16cex:dateUtc="2026-05-08T11:58:00Z"/>
  <w16cex:commentExtensible w16cex:durableId="7439B4FC" w16cex:dateUtc="2026-05-06T10:20:00Z"/>
  <w16cex:commentExtensible w16cex:durableId="3E107906" w16cex:dateUtc="2026-05-08T11:59:00Z"/>
  <w16cex:commentExtensible w16cex:durableId="1DC78CDC" w16cex:dateUtc="2026-04-15T14:06:00Z"/>
  <w16cex:commentExtensible w16cex:durableId="1BE973FE" w16cex:dateUtc="2026-04-15T14:07:00Z"/>
  <w16cex:commentExtensible w16cex:durableId="671D7FC6" w16cex:dateUtc="2026-04-30T08:15:00Z"/>
  <w16cex:commentExtensible w16cex:durableId="4F95B3B3" w16cex:dateUtc="2026-05-06T11:48:00Z"/>
  <w16cex:commentExtensible w16cex:durableId="5262CFD0" w16cex:dateUtc="2026-03-06T13:31:00Z"/>
  <w16cex:commentExtensible w16cex:durableId="5A725A8C" w16cex:dateUtc="2026-01-20T15:47:00Z"/>
  <w16cex:commentExtensible w16cex:durableId="48CCA0FA" w16cex:dateUtc="2026-01-20T15:48:00Z"/>
  <w16cex:commentExtensible w16cex:durableId="770E67F9" w16cex:dateUtc="2026-05-06T12:07:00Z">
    <w16cex:extLst>
      <w16:ext w16:uri="{CE6994B0-6A32-4C9F-8C6B-6E91EDA988CE}">
        <cr:reactions xmlns:cr="http://schemas.microsoft.com/office/comments/2020/reactions">
          <cr:reaction reactionType="1">
            <cr:reactionInfo dateUtc="2026-05-09T11:45:05Z">
              <cr:user userId="S::ursmik1@nlzoh.si::af19374f-5d67-4657-95f7-ec706852ae27" userProvider="AD" userName="Urša Miklavčič"/>
            </cr:reactionInfo>
          </cr:reaction>
        </cr:reactions>
      </w16:ext>
    </w16cex:extLst>
  </w16cex:commentExtensible>
  <w16cex:commentExtensible w16cex:durableId="4CD398C7" w16cex:dateUtc="2026-05-06T12:13:00Z"/>
  <w16cex:commentExtensible w16cex:durableId="51482B53" w16cex:dateUtc="2026-05-08T13:26:00Z"/>
  <w16cex:commentExtensible w16cex:durableId="4C38E93C" w16cex:dateUtc="2026-05-06T12:11:00Z">
    <w16cex:extLst>
      <w16:ext w16:uri="{CE6994B0-6A32-4C9F-8C6B-6E91EDA988CE}">
        <cr:reactions xmlns:cr="http://schemas.microsoft.com/office/comments/2020/reactions">
          <cr:reaction reactionType="1">
            <cr:reactionInfo dateUtc="2026-05-09T11:45:19Z">
              <cr:user userId="S::ursmik1@nlzoh.si::af19374f-5d67-4657-95f7-ec706852ae27" userProvider="AD" userName="Urša Miklavčič"/>
            </cr:reactionInfo>
          </cr:reaction>
        </cr:reactions>
      </w16:ext>
    </w16cex:extLst>
  </w16cex:commentExtensible>
  <w16cex:commentExtensible w16cex:durableId="225DE033" w16cex:dateUtc="2026-05-01T08:15:00Z"/>
  <w16cex:commentExtensible w16cex:durableId="00B1FF32" w16cex:dateUtc="2026-01-20T15:27:00Z"/>
  <w16cex:commentExtensible w16cex:durableId="05040EC0" w16cex:dateUtc="2026-05-06T12:22:00Z"/>
  <w16cex:commentExtensible w16cex:durableId="034489BC" w16cex:dateUtc="2026-05-06T12:22:00Z"/>
  <w16cex:commentExtensible w16cex:durableId="1BB2C14F" w16cex:dateUtc="2026-05-11T07:19:00Z"/>
  <w16cex:commentExtensible w16cex:durableId="210FF0CA" w16cex:dateUtc="2026-05-06T12:25:00Z">
    <w16cex:extLst>
      <w16:ext w16:uri="{CE6994B0-6A32-4C9F-8C6B-6E91EDA988CE}">
        <cr:reactions xmlns:cr="http://schemas.microsoft.com/office/comments/2020/reactions">
          <cr:reaction reactionType="1">
            <cr:reactionInfo dateUtc="2026-05-09T11:45:34Z">
              <cr:user userId="S::ursmik1@nlzoh.si::af19374f-5d67-4657-95f7-ec706852ae27" userProvider="AD" userName="Urša Miklavčič"/>
            </cr:reactionInfo>
          </cr:reaction>
        </cr:reactions>
      </w16:ext>
    </w16cex:extLst>
  </w16cex:commentExtensible>
  <w16cex:commentExtensible w16cex:durableId="4A4380A5" w16cex:dateUtc="2026-05-06T12:29:00Z"/>
  <w16cex:commentExtensible w16cex:durableId="69E468D4" w16cex:dateUtc="2026-05-06T12:31:00Z"/>
  <w16cex:commentExtensible w16cex:durableId="65D4E354" w16cex:dateUtc="2026-05-08T13:37:00Z"/>
  <w16cex:commentExtensible w16cex:durableId="55496180" w16cex:dateUtc="2026-05-06T12:34:00Z"/>
  <w16cex:commentExtensible w16cex:durableId="0EAC1E58" w16cex:dateUtc="2026-05-09T11:46:00Z"/>
  <w16cex:commentExtensible w16cex:durableId="39F5888D" w16cex:dateUtc="2026-05-06T12:36:00Z"/>
  <w16cex:commentExtensible w16cex:durableId="0CAEB099" w16cex:dateUtc="2026-05-07T08:59:00Z"/>
  <w16cex:commentExtensible w16cex:durableId="053B7B0A" w16cex:dateUtc="2026-05-07T09:44:00Z"/>
  <w16cex:commentExtensible w16cex:durableId="3D427A90" w16cex:dateUtc="2026-05-09T11:46:00Z"/>
  <w16cex:commentExtensible w16cex:durableId="5525C478" w16cex:dateUtc="2026-05-07T09:45:00Z"/>
  <w16cex:commentExtensible w16cex:durableId="1E7E8F1D" w16cex:dateUtc="2026-05-07T13:32:00Z"/>
  <w16cex:commentExtensible w16cex:durableId="06C766D4" w16cex:dateUtc="2026-05-07T13:39:00Z"/>
  <w16cex:commentExtensible w16cex:durableId="6D02063A" w16cex:dateUtc="2026-05-09T09:57:00Z"/>
  <w16cex:commentExtensible w16cex:durableId="5377399B" w16cex:dateUtc="2026-05-07T13:41:00Z">
    <w16cex:extLst>
      <w16:ext w16:uri="{CE6994B0-6A32-4C9F-8C6B-6E91EDA988CE}">
        <cr:reactions xmlns:cr="http://schemas.microsoft.com/office/comments/2020/reactions">
          <cr:reaction reactionType="1">
            <cr:reactionInfo dateUtc="2026-05-09T11:46:43Z">
              <cr:user userId="S::ursmik1@nlzoh.si::af19374f-5d67-4657-95f7-ec706852ae27" userProvider="AD" userName="Urša Miklavčič"/>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A443D0" w16cid:durableId="7DB29870"/>
  <w16cid:commentId w16cid:paraId="1A274BDD" w16cid:durableId="755CF398"/>
  <w16cid:commentId w16cid:paraId="7E62F5B5" w16cid:durableId="1DB8E2C6"/>
  <w16cid:commentId w16cid:paraId="45F3E16F" w16cid:durableId="463A0256"/>
  <w16cid:commentId w16cid:paraId="05213643" w16cid:durableId="388432B1"/>
  <w16cid:commentId w16cid:paraId="4A101FAA" w16cid:durableId="70943D0F"/>
  <w16cid:commentId w16cid:paraId="5F66B342" w16cid:durableId="6EFDA6AF"/>
  <w16cid:commentId w16cid:paraId="6F930499" w16cid:durableId="2DCFCFD5"/>
  <w16cid:commentId w16cid:paraId="0CC3ECAC" w16cid:durableId="7BE898B3"/>
  <w16cid:commentId w16cid:paraId="2F6642B0" w16cid:durableId="2C2141B7"/>
  <w16cid:commentId w16cid:paraId="4A2DDB87" w16cid:durableId="7B3AA1E6"/>
  <w16cid:commentId w16cid:paraId="1A733EF7" w16cid:durableId="39710150"/>
  <w16cid:commentId w16cid:paraId="251A9AA3" w16cid:durableId="1A6C5899"/>
  <w16cid:commentId w16cid:paraId="1C70F33C" w16cid:durableId="62ECC4CC"/>
  <w16cid:commentId w16cid:paraId="3B2526BE" w16cid:durableId="50FEC30B"/>
  <w16cid:commentId w16cid:paraId="42DF52FB" w16cid:durableId="75C4DC14"/>
  <w16cid:commentId w16cid:paraId="4B77A110" w16cid:durableId="324372EF"/>
  <w16cid:commentId w16cid:paraId="4EDAFAAD" w16cid:durableId="28DD9B02"/>
  <w16cid:commentId w16cid:paraId="30CD4DA9" w16cid:durableId="44F66FCA"/>
  <w16cid:commentId w16cid:paraId="3C705E3F" w16cid:durableId="3DEF945F"/>
  <w16cid:commentId w16cid:paraId="3DAC40F2" w16cid:durableId="5B9203AC"/>
  <w16cid:commentId w16cid:paraId="697AB5E4" w16cid:durableId="53CF8E57"/>
  <w16cid:commentId w16cid:paraId="44A14786" w16cid:durableId="58573444"/>
  <w16cid:commentId w16cid:paraId="7ADB3F4F" w16cid:durableId="19041C43"/>
  <w16cid:commentId w16cid:paraId="5C0999D3" w16cid:durableId="21039797"/>
  <w16cid:commentId w16cid:paraId="1359A6E3" w16cid:durableId="0789646B"/>
  <w16cid:commentId w16cid:paraId="789498CB" w16cid:durableId="23D5322D"/>
  <w16cid:commentId w16cid:paraId="3AD69812" w16cid:durableId="335A8532"/>
  <w16cid:commentId w16cid:paraId="536B54A1" w16cid:durableId="27EEECB8"/>
  <w16cid:commentId w16cid:paraId="090CA2B4" w16cid:durableId="3099319D"/>
  <w16cid:commentId w16cid:paraId="3E8B7FF7" w16cid:durableId="3FB92021"/>
  <w16cid:commentId w16cid:paraId="35DFC3AB" w16cid:durableId="6ED8964F"/>
  <w16cid:commentId w16cid:paraId="27C73C77" w16cid:durableId="36DED0F1"/>
  <w16cid:commentId w16cid:paraId="1BCECCF3" w16cid:durableId="44DE8455"/>
  <w16cid:commentId w16cid:paraId="744C70AC" w16cid:durableId="5E36AE0C"/>
  <w16cid:commentId w16cid:paraId="687AAD48" w16cid:durableId="74507F83"/>
  <w16cid:commentId w16cid:paraId="242F62B0" w16cid:durableId="561B8429"/>
  <w16cid:commentId w16cid:paraId="7A53A75F" w16cid:durableId="65DAF5C7"/>
  <w16cid:commentId w16cid:paraId="7F397917" w16cid:durableId="2175CA16"/>
  <w16cid:commentId w16cid:paraId="3CCF5226" w16cid:durableId="7F58D507"/>
  <w16cid:commentId w16cid:paraId="1083C056" w16cid:durableId="69F9B7C8"/>
  <w16cid:commentId w16cid:paraId="64E9BF8E" w16cid:durableId="5C4011B1"/>
  <w16cid:commentId w16cid:paraId="081D438F" w16cid:durableId="668D91EC"/>
  <w16cid:commentId w16cid:paraId="1499AA5A" w16cid:durableId="6028E3A9"/>
  <w16cid:commentId w16cid:paraId="7C57DD7C" w16cid:durableId="4666BCE5"/>
  <w16cid:commentId w16cid:paraId="4B2CFE22" w16cid:durableId="56853D06"/>
  <w16cid:commentId w16cid:paraId="58AFDE8D" w16cid:durableId="25CEEA41"/>
  <w16cid:commentId w16cid:paraId="63F9F1E6" w16cid:durableId="60832492"/>
  <w16cid:commentId w16cid:paraId="6677C171" w16cid:durableId="51852235"/>
  <w16cid:commentId w16cid:paraId="56806643" w16cid:durableId="7439B4FC"/>
  <w16cid:commentId w16cid:paraId="6B6FCC28" w16cid:durableId="3E107906"/>
  <w16cid:commentId w16cid:paraId="5FCFE9E3" w16cid:durableId="1DC78CDC"/>
  <w16cid:commentId w16cid:paraId="144A1CF4" w16cid:durableId="1BE973FE"/>
  <w16cid:commentId w16cid:paraId="777B3DE7" w16cid:durableId="671D7FC6"/>
  <w16cid:commentId w16cid:paraId="1CC1FB98" w16cid:durableId="4F95B3B3"/>
  <w16cid:commentId w16cid:paraId="14F8684A" w16cid:durableId="5262CFD0"/>
  <w16cid:commentId w16cid:paraId="18C5A099" w16cid:durableId="5A725A8C"/>
  <w16cid:commentId w16cid:paraId="70AECC85" w16cid:durableId="48CCA0FA"/>
  <w16cid:commentId w16cid:paraId="41383ED1" w16cid:durableId="770E67F9"/>
  <w16cid:commentId w16cid:paraId="4459B693" w16cid:durableId="4CD398C7"/>
  <w16cid:commentId w16cid:paraId="17FB0179" w16cid:durableId="51482B53"/>
  <w16cid:commentId w16cid:paraId="5AD6EA55" w16cid:durableId="4C38E93C"/>
  <w16cid:commentId w16cid:paraId="31455C51" w16cid:durableId="225DE033"/>
  <w16cid:commentId w16cid:paraId="75600F0A" w16cid:durableId="00B1FF32"/>
  <w16cid:commentId w16cid:paraId="67D92EC6" w16cid:durableId="05040EC0"/>
  <w16cid:commentId w16cid:paraId="6E26C304" w16cid:durableId="034489BC"/>
  <w16cid:commentId w16cid:paraId="4AF18F18" w16cid:durableId="1BB2C14F"/>
  <w16cid:commentId w16cid:paraId="31C02749" w16cid:durableId="210FF0CA"/>
  <w16cid:commentId w16cid:paraId="79D6B1F2" w16cid:durableId="4A4380A5"/>
  <w16cid:commentId w16cid:paraId="5A045804" w16cid:durableId="69E468D4"/>
  <w16cid:commentId w16cid:paraId="3A821C94" w16cid:durableId="65D4E354"/>
  <w16cid:commentId w16cid:paraId="38FD4A1F" w16cid:durableId="55496180"/>
  <w16cid:commentId w16cid:paraId="7E4E5D93" w16cid:durableId="0EAC1E58"/>
  <w16cid:commentId w16cid:paraId="2824ECAE" w16cid:durableId="39F5888D"/>
  <w16cid:commentId w16cid:paraId="6FA667A6" w16cid:durableId="0CAEB099"/>
  <w16cid:commentId w16cid:paraId="0FF8E200" w16cid:durableId="053B7B0A"/>
  <w16cid:commentId w16cid:paraId="58E8D175" w16cid:durableId="3D427A90"/>
  <w16cid:commentId w16cid:paraId="4764D869" w16cid:durableId="5525C478"/>
  <w16cid:commentId w16cid:paraId="375E224C" w16cid:durableId="1E7E8F1D"/>
  <w16cid:commentId w16cid:paraId="093C9AEA" w16cid:durableId="06C766D4"/>
  <w16cid:commentId w16cid:paraId="3ED7FEB2" w16cid:durableId="6D02063A"/>
  <w16cid:commentId w16cid:paraId="7FEDB776" w16cid:durableId="537739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71454" w14:textId="77777777" w:rsidR="0061601F" w:rsidRPr="00D93D74" w:rsidRDefault="0061601F" w:rsidP="001C483B">
      <w:pPr>
        <w:spacing w:after="0" w:line="240" w:lineRule="auto"/>
      </w:pPr>
      <w:r w:rsidRPr="00D93D74">
        <w:separator/>
      </w:r>
    </w:p>
  </w:endnote>
  <w:endnote w:type="continuationSeparator" w:id="0">
    <w:p w14:paraId="6966629D" w14:textId="77777777" w:rsidR="0061601F" w:rsidRPr="00D93D74" w:rsidRDefault="0061601F" w:rsidP="001C483B">
      <w:pPr>
        <w:spacing w:after="0" w:line="240" w:lineRule="auto"/>
      </w:pPr>
      <w:r w:rsidRPr="00D93D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Georgia">
    <w:panose1 w:val="02040502050405020303"/>
    <w:charset w:val="EE"/>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790182"/>
      <w:docPartObj>
        <w:docPartGallery w:val="Page Numbers (Bottom of Page)"/>
        <w:docPartUnique/>
      </w:docPartObj>
    </w:sdtPr>
    <w:sdtContent>
      <w:p w14:paraId="30EC4966" w14:textId="77777777" w:rsidR="00C018F8" w:rsidRPr="00D93D74" w:rsidRDefault="00C018F8">
        <w:pPr>
          <w:pStyle w:val="Footer"/>
          <w:jc w:val="center"/>
        </w:pPr>
        <w:r w:rsidRPr="00D93D74">
          <w:fldChar w:fldCharType="begin"/>
        </w:r>
        <w:r w:rsidRPr="00D93D74">
          <w:instrText>PAGE   \* MERGEFORMAT</w:instrText>
        </w:r>
        <w:r w:rsidRPr="00D93D74">
          <w:fldChar w:fldCharType="separate"/>
        </w:r>
        <w:r w:rsidRPr="00D93D74">
          <w:t>2</w:t>
        </w:r>
        <w:r w:rsidRPr="00D93D74">
          <w:fldChar w:fldCharType="end"/>
        </w:r>
      </w:p>
    </w:sdtContent>
  </w:sdt>
  <w:p w14:paraId="73C8954F" w14:textId="77777777" w:rsidR="00C018F8" w:rsidRPr="00D93D74" w:rsidRDefault="00C01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8F262" w14:textId="77777777" w:rsidR="0061601F" w:rsidRPr="00D93D74" w:rsidRDefault="0061601F" w:rsidP="001C483B">
      <w:pPr>
        <w:spacing w:after="0" w:line="240" w:lineRule="auto"/>
      </w:pPr>
      <w:r w:rsidRPr="00D93D74">
        <w:separator/>
      </w:r>
    </w:p>
  </w:footnote>
  <w:footnote w:type="continuationSeparator" w:id="0">
    <w:p w14:paraId="7B552975" w14:textId="77777777" w:rsidR="0061601F" w:rsidRPr="00D93D74" w:rsidRDefault="0061601F" w:rsidP="001C483B">
      <w:pPr>
        <w:spacing w:after="0" w:line="240" w:lineRule="auto"/>
      </w:pPr>
      <w:r w:rsidRPr="00D93D7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0E16"/>
    <w:multiLevelType w:val="multilevel"/>
    <w:tmpl w:val="B978C462"/>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5B61AB"/>
    <w:multiLevelType w:val="hybridMultilevel"/>
    <w:tmpl w:val="35A8C03A"/>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1BCF7804"/>
    <w:multiLevelType w:val="hybridMultilevel"/>
    <w:tmpl w:val="F69C5490"/>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249D5F3B"/>
    <w:multiLevelType w:val="hybridMultilevel"/>
    <w:tmpl w:val="89DC573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29393982"/>
    <w:multiLevelType w:val="hybridMultilevel"/>
    <w:tmpl w:val="F914186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293C2D13"/>
    <w:multiLevelType w:val="hybridMultilevel"/>
    <w:tmpl w:val="E7E02B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6F46FD"/>
    <w:multiLevelType w:val="hybridMultilevel"/>
    <w:tmpl w:val="320C7CF0"/>
    <w:lvl w:ilvl="0" w:tplc="C9E6FC14">
      <w:start w:val="1"/>
      <w:numFmt w:val="decimal"/>
      <w:pStyle w:val="Poglavja"/>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5328EF"/>
    <w:multiLevelType w:val="hybridMultilevel"/>
    <w:tmpl w:val="3B66477A"/>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34F67AF0"/>
    <w:multiLevelType w:val="multilevel"/>
    <w:tmpl w:val="D18EC2CA"/>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3ED1AB3"/>
    <w:multiLevelType w:val="hybridMultilevel"/>
    <w:tmpl w:val="EFB0FB34"/>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 w15:restartNumberingAfterBreak="0">
    <w:nsid w:val="477A4402"/>
    <w:multiLevelType w:val="multilevel"/>
    <w:tmpl w:val="77D46FF4"/>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2D27AA0"/>
    <w:multiLevelType w:val="multilevel"/>
    <w:tmpl w:val="B3404D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26A56C5"/>
    <w:multiLevelType w:val="hybridMultilevel"/>
    <w:tmpl w:val="0A2A4F8C"/>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3" w15:restartNumberingAfterBreak="0">
    <w:nsid w:val="6C07084C"/>
    <w:multiLevelType w:val="multilevel"/>
    <w:tmpl w:val="B978C462"/>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41017820">
    <w:abstractNumId w:val="6"/>
  </w:num>
  <w:num w:numId="2" w16cid:durableId="662660751">
    <w:abstractNumId w:val="8"/>
  </w:num>
  <w:num w:numId="3" w16cid:durableId="1109929845">
    <w:abstractNumId w:val="11"/>
  </w:num>
  <w:num w:numId="4" w16cid:durableId="366758951">
    <w:abstractNumId w:val="0"/>
  </w:num>
  <w:num w:numId="5" w16cid:durableId="108670300">
    <w:abstractNumId w:val="13"/>
  </w:num>
  <w:num w:numId="6" w16cid:durableId="568808107">
    <w:abstractNumId w:val="10"/>
  </w:num>
  <w:num w:numId="7" w16cid:durableId="1364478394">
    <w:abstractNumId w:val="4"/>
  </w:num>
  <w:num w:numId="8" w16cid:durableId="753015406">
    <w:abstractNumId w:val="3"/>
  </w:num>
  <w:num w:numId="9" w16cid:durableId="1072462563">
    <w:abstractNumId w:val="5"/>
  </w:num>
  <w:num w:numId="10" w16cid:durableId="1497569809">
    <w:abstractNumId w:val="7"/>
  </w:num>
  <w:num w:numId="11" w16cid:durableId="432821113">
    <w:abstractNumId w:val="1"/>
  </w:num>
  <w:num w:numId="12" w16cid:durableId="824199622">
    <w:abstractNumId w:val="12"/>
  </w:num>
  <w:num w:numId="13" w16cid:durableId="1257206112">
    <w:abstractNumId w:val="9"/>
  </w:num>
  <w:num w:numId="14" w16cid:durableId="376048694">
    <w:abstractNumId w:val="2"/>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rša Miklavčič">
    <w15:presenceInfo w15:providerId="None" w15:userId="Urša Miklavčič"/>
  </w15:person>
  <w15:person w15:author="Urša Miklavčič [2]">
    <w15:presenceInfo w15:providerId="AD" w15:userId="S::ursmik1@nlzoh.si::af19374f-5d67-4657-95f7-ec706852ae27"/>
  </w15:person>
  <w15:person w15:author="Maja Rupnik">
    <w15:presenceInfo w15:providerId="AD" w15:userId="S::majrup1@nlzoh.si::9c649c64-3e54-4fcf-aa28-f6dc27760469"/>
  </w15:person>
  <w15:person w15:author="Denis Kutnjak">
    <w15:presenceInfo w15:providerId="AD" w15:userId="S::Denis.Kutnjak@nib.si::485a6d39-6eb7-4013-a6c2-288f61aaf6bc"/>
  </w15:person>
  <w15:person w15:author="Sandra Janežič">
    <w15:presenceInfo w15:providerId="AD" w15:userId="S::sanjan1@nlzoh.si::1e3a5b37-220f-41b3-9552-580d046945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EA6808"/>
    <w:rsid w:val="00002972"/>
    <w:rsid w:val="00003A23"/>
    <w:rsid w:val="00003AFB"/>
    <w:rsid w:val="00003DA5"/>
    <w:rsid w:val="000042D2"/>
    <w:rsid w:val="00005F8F"/>
    <w:rsid w:val="00006D53"/>
    <w:rsid w:val="00007F32"/>
    <w:rsid w:val="00011261"/>
    <w:rsid w:val="0001187C"/>
    <w:rsid w:val="00011B48"/>
    <w:rsid w:val="00012422"/>
    <w:rsid w:val="00012777"/>
    <w:rsid w:val="000171B3"/>
    <w:rsid w:val="00017479"/>
    <w:rsid w:val="00020125"/>
    <w:rsid w:val="0002070C"/>
    <w:rsid w:val="000209F9"/>
    <w:rsid w:val="00021A32"/>
    <w:rsid w:val="00022E19"/>
    <w:rsid w:val="00022EC9"/>
    <w:rsid w:val="00025252"/>
    <w:rsid w:val="0002799D"/>
    <w:rsid w:val="00031A12"/>
    <w:rsid w:val="00032A34"/>
    <w:rsid w:val="0003311C"/>
    <w:rsid w:val="000347A8"/>
    <w:rsid w:val="000376D2"/>
    <w:rsid w:val="000427D9"/>
    <w:rsid w:val="00043055"/>
    <w:rsid w:val="0004536B"/>
    <w:rsid w:val="00050E50"/>
    <w:rsid w:val="00051895"/>
    <w:rsid w:val="00051E9D"/>
    <w:rsid w:val="00055253"/>
    <w:rsid w:val="00057201"/>
    <w:rsid w:val="00057C98"/>
    <w:rsid w:val="00065614"/>
    <w:rsid w:val="00065D29"/>
    <w:rsid w:val="00067043"/>
    <w:rsid w:val="00072104"/>
    <w:rsid w:val="00072780"/>
    <w:rsid w:val="000738DE"/>
    <w:rsid w:val="000749BD"/>
    <w:rsid w:val="0007616D"/>
    <w:rsid w:val="00076E6F"/>
    <w:rsid w:val="00080C98"/>
    <w:rsid w:val="00083237"/>
    <w:rsid w:val="00084538"/>
    <w:rsid w:val="000848F8"/>
    <w:rsid w:val="00084C7B"/>
    <w:rsid w:val="00084C85"/>
    <w:rsid w:val="000868BE"/>
    <w:rsid w:val="00086BD2"/>
    <w:rsid w:val="0008793C"/>
    <w:rsid w:val="00087EB7"/>
    <w:rsid w:val="00092E4B"/>
    <w:rsid w:val="000944EF"/>
    <w:rsid w:val="00095B2E"/>
    <w:rsid w:val="000A1A74"/>
    <w:rsid w:val="000A2821"/>
    <w:rsid w:val="000A5BE2"/>
    <w:rsid w:val="000A6741"/>
    <w:rsid w:val="000A70B1"/>
    <w:rsid w:val="000B4DCB"/>
    <w:rsid w:val="000B5BBF"/>
    <w:rsid w:val="000B67DB"/>
    <w:rsid w:val="000B6F47"/>
    <w:rsid w:val="000C0183"/>
    <w:rsid w:val="000C14BC"/>
    <w:rsid w:val="000C1C7D"/>
    <w:rsid w:val="000C2140"/>
    <w:rsid w:val="000C3819"/>
    <w:rsid w:val="000C5085"/>
    <w:rsid w:val="000C68C6"/>
    <w:rsid w:val="000C6FD6"/>
    <w:rsid w:val="000D1D0F"/>
    <w:rsid w:val="000D29DB"/>
    <w:rsid w:val="000D4E60"/>
    <w:rsid w:val="000D604A"/>
    <w:rsid w:val="000D6641"/>
    <w:rsid w:val="000E06DF"/>
    <w:rsid w:val="000E1AE7"/>
    <w:rsid w:val="000E3CA2"/>
    <w:rsid w:val="000E42D3"/>
    <w:rsid w:val="000E4869"/>
    <w:rsid w:val="000E6005"/>
    <w:rsid w:val="000E622D"/>
    <w:rsid w:val="000E6AE5"/>
    <w:rsid w:val="000F25B4"/>
    <w:rsid w:val="000F3AB7"/>
    <w:rsid w:val="000F4465"/>
    <w:rsid w:val="000F530F"/>
    <w:rsid w:val="000F6514"/>
    <w:rsid w:val="00100A45"/>
    <w:rsid w:val="00101B9D"/>
    <w:rsid w:val="00102874"/>
    <w:rsid w:val="00104BF2"/>
    <w:rsid w:val="00106D8C"/>
    <w:rsid w:val="00107195"/>
    <w:rsid w:val="0011008F"/>
    <w:rsid w:val="00110468"/>
    <w:rsid w:val="0011188E"/>
    <w:rsid w:val="00112248"/>
    <w:rsid w:val="001131EC"/>
    <w:rsid w:val="0011488B"/>
    <w:rsid w:val="00121C08"/>
    <w:rsid w:val="0012203D"/>
    <w:rsid w:val="0012562B"/>
    <w:rsid w:val="00126668"/>
    <w:rsid w:val="001312F2"/>
    <w:rsid w:val="001315DC"/>
    <w:rsid w:val="00133BF6"/>
    <w:rsid w:val="00134763"/>
    <w:rsid w:val="00135024"/>
    <w:rsid w:val="001368E2"/>
    <w:rsid w:val="00137ABE"/>
    <w:rsid w:val="00140C71"/>
    <w:rsid w:val="00141EED"/>
    <w:rsid w:val="00143307"/>
    <w:rsid w:val="00144661"/>
    <w:rsid w:val="00150795"/>
    <w:rsid w:val="001517B9"/>
    <w:rsid w:val="00151D64"/>
    <w:rsid w:val="001528FF"/>
    <w:rsid w:val="00154FC5"/>
    <w:rsid w:val="0015693A"/>
    <w:rsid w:val="00161462"/>
    <w:rsid w:val="00162CD1"/>
    <w:rsid w:val="00164B48"/>
    <w:rsid w:val="00164DF8"/>
    <w:rsid w:val="00166EC3"/>
    <w:rsid w:val="001722C1"/>
    <w:rsid w:val="001730BD"/>
    <w:rsid w:val="00173621"/>
    <w:rsid w:val="001747D4"/>
    <w:rsid w:val="00174EE7"/>
    <w:rsid w:val="001750A0"/>
    <w:rsid w:val="00176D51"/>
    <w:rsid w:val="00180BB8"/>
    <w:rsid w:val="001855E8"/>
    <w:rsid w:val="001863D6"/>
    <w:rsid w:val="00186AC8"/>
    <w:rsid w:val="00187D61"/>
    <w:rsid w:val="00187EA7"/>
    <w:rsid w:val="001916C4"/>
    <w:rsid w:val="00191EE6"/>
    <w:rsid w:val="0019387B"/>
    <w:rsid w:val="001977D3"/>
    <w:rsid w:val="001A194A"/>
    <w:rsid w:val="001A3CBF"/>
    <w:rsid w:val="001A4A52"/>
    <w:rsid w:val="001A6BD2"/>
    <w:rsid w:val="001A73FB"/>
    <w:rsid w:val="001B10A8"/>
    <w:rsid w:val="001C057D"/>
    <w:rsid w:val="001C2A55"/>
    <w:rsid w:val="001C3E9E"/>
    <w:rsid w:val="001C483B"/>
    <w:rsid w:val="001C5848"/>
    <w:rsid w:val="001C76BD"/>
    <w:rsid w:val="001D04C4"/>
    <w:rsid w:val="001E1E8D"/>
    <w:rsid w:val="001E2632"/>
    <w:rsid w:val="001E2B98"/>
    <w:rsid w:val="001E7E71"/>
    <w:rsid w:val="001F0078"/>
    <w:rsid w:val="001F0ABA"/>
    <w:rsid w:val="001F1052"/>
    <w:rsid w:val="001F171D"/>
    <w:rsid w:val="001F2954"/>
    <w:rsid w:val="001F3066"/>
    <w:rsid w:val="00201CA6"/>
    <w:rsid w:val="00202238"/>
    <w:rsid w:val="002079AE"/>
    <w:rsid w:val="00207CEB"/>
    <w:rsid w:val="002106DF"/>
    <w:rsid w:val="00210890"/>
    <w:rsid w:val="00211C72"/>
    <w:rsid w:val="00213B80"/>
    <w:rsid w:val="0021580C"/>
    <w:rsid w:val="00216A2B"/>
    <w:rsid w:val="00216C48"/>
    <w:rsid w:val="002203AC"/>
    <w:rsid w:val="00221812"/>
    <w:rsid w:val="00222AC0"/>
    <w:rsid w:val="002233FE"/>
    <w:rsid w:val="00227CBB"/>
    <w:rsid w:val="00227E0D"/>
    <w:rsid w:val="00230A5E"/>
    <w:rsid w:val="0023210F"/>
    <w:rsid w:val="00232291"/>
    <w:rsid w:val="00236DBE"/>
    <w:rsid w:val="00237DB9"/>
    <w:rsid w:val="00242307"/>
    <w:rsid w:val="00243146"/>
    <w:rsid w:val="00243EFE"/>
    <w:rsid w:val="0024464E"/>
    <w:rsid w:val="0024495C"/>
    <w:rsid w:val="0024637F"/>
    <w:rsid w:val="002463D5"/>
    <w:rsid w:val="00246A46"/>
    <w:rsid w:val="002471F9"/>
    <w:rsid w:val="00251142"/>
    <w:rsid w:val="0025151E"/>
    <w:rsid w:val="00251869"/>
    <w:rsid w:val="00251B17"/>
    <w:rsid w:val="00252579"/>
    <w:rsid w:val="00252644"/>
    <w:rsid w:val="00253CCD"/>
    <w:rsid w:val="002544F0"/>
    <w:rsid w:val="0025537A"/>
    <w:rsid w:val="00255949"/>
    <w:rsid w:val="00256ADF"/>
    <w:rsid w:val="00256C1A"/>
    <w:rsid w:val="00256E34"/>
    <w:rsid w:val="00257385"/>
    <w:rsid w:val="0026081B"/>
    <w:rsid w:val="00261306"/>
    <w:rsid w:val="00261A17"/>
    <w:rsid w:val="00262A46"/>
    <w:rsid w:val="00264B2F"/>
    <w:rsid w:val="00265166"/>
    <w:rsid w:val="002667B7"/>
    <w:rsid w:val="00270202"/>
    <w:rsid w:val="00270620"/>
    <w:rsid w:val="00270E34"/>
    <w:rsid w:val="00272235"/>
    <w:rsid w:val="00272292"/>
    <w:rsid w:val="002731BF"/>
    <w:rsid w:val="00274417"/>
    <w:rsid w:val="00274F2E"/>
    <w:rsid w:val="00276690"/>
    <w:rsid w:val="00281737"/>
    <w:rsid w:val="00281EC3"/>
    <w:rsid w:val="002827F5"/>
    <w:rsid w:val="002838D6"/>
    <w:rsid w:val="0028419B"/>
    <w:rsid w:val="002845D3"/>
    <w:rsid w:val="002846F5"/>
    <w:rsid w:val="00285B3F"/>
    <w:rsid w:val="00287EE1"/>
    <w:rsid w:val="0029292D"/>
    <w:rsid w:val="00293187"/>
    <w:rsid w:val="0029340C"/>
    <w:rsid w:val="00293919"/>
    <w:rsid w:val="00295BDE"/>
    <w:rsid w:val="00297072"/>
    <w:rsid w:val="002A0EC3"/>
    <w:rsid w:val="002A1897"/>
    <w:rsid w:val="002A1DCD"/>
    <w:rsid w:val="002A35FA"/>
    <w:rsid w:val="002A37BB"/>
    <w:rsid w:val="002A3EFB"/>
    <w:rsid w:val="002A4196"/>
    <w:rsid w:val="002A4813"/>
    <w:rsid w:val="002A56A0"/>
    <w:rsid w:val="002A6467"/>
    <w:rsid w:val="002A6D9A"/>
    <w:rsid w:val="002B097A"/>
    <w:rsid w:val="002B142C"/>
    <w:rsid w:val="002B1950"/>
    <w:rsid w:val="002B27A3"/>
    <w:rsid w:val="002C03AA"/>
    <w:rsid w:val="002C2833"/>
    <w:rsid w:val="002D09CA"/>
    <w:rsid w:val="002D20E5"/>
    <w:rsid w:val="002D3B69"/>
    <w:rsid w:val="002D42E9"/>
    <w:rsid w:val="002D4A40"/>
    <w:rsid w:val="002D7072"/>
    <w:rsid w:val="002D75CE"/>
    <w:rsid w:val="002D7A83"/>
    <w:rsid w:val="002E03C9"/>
    <w:rsid w:val="002E1835"/>
    <w:rsid w:val="002E26D9"/>
    <w:rsid w:val="002E2F25"/>
    <w:rsid w:val="002E5ABF"/>
    <w:rsid w:val="002E5BE1"/>
    <w:rsid w:val="002E6D9A"/>
    <w:rsid w:val="002E735E"/>
    <w:rsid w:val="002F04A2"/>
    <w:rsid w:val="002F0700"/>
    <w:rsid w:val="002F117F"/>
    <w:rsid w:val="002F2009"/>
    <w:rsid w:val="002F295F"/>
    <w:rsid w:val="002F4C34"/>
    <w:rsid w:val="002F5DD7"/>
    <w:rsid w:val="002F7108"/>
    <w:rsid w:val="002F7332"/>
    <w:rsid w:val="003019F2"/>
    <w:rsid w:val="00301C1C"/>
    <w:rsid w:val="003031E8"/>
    <w:rsid w:val="003044D0"/>
    <w:rsid w:val="00305C9E"/>
    <w:rsid w:val="00306439"/>
    <w:rsid w:val="003125AC"/>
    <w:rsid w:val="003128AF"/>
    <w:rsid w:val="003145CE"/>
    <w:rsid w:val="003173E2"/>
    <w:rsid w:val="00317674"/>
    <w:rsid w:val="00320506"/>
    <w:rsid w:val="003212BA"/>
    <w:rsid w:val="00322ACD"/>
    <w:rsid w:val="0032396E"/>
    <w:rsid w:val="00327FF2"/>
    <w:rsid w:val="0033022E"/>
    <w:rsid w:val="00330798"/>
    <w:rsid w:val="003307B5"/>
    <w:rsid w:val="003314EC"/>
    <w:rsid w:val="00331E34"/>
    <w:rsid w:val="00332ADB"/>
    <w:rsid w:val="00333FFC"/>
    <w:rsid w:val="00335EC2"/>
    <w:rsid w:val="00335FC4"/>
    <w:rsid w:val="00336811"/>
    <w:rsid w:val="00336D1E"/>
    <w:rsid w:val="0034031C"/>
    <w:rsid w:val="00343B66"/>
    <w:rsid w:val="00344049"/>
    <w:rsid w:val="0034458E"/>
    <w:rsid w:val="00344DEE"/>
    <w:rsid w:val="00345882"/>
    <w:rsid w:val="00345C53"/>
    <w:rsid w:val="003467DA"/>
    <w:rsid w:val="00347E56"/>
    <w:rsid w:val="003511E9"/>
    <w:rsid w:val="00351ADF"/>
    <w:rsid w:val="00352514"/>
    <w:rsid w:val="0035266B"/>
    <w:rsid w:val="00354218"/>
    <w:rsid w:val="00355F88"/>
    <w:rsid w:val="00356DB2"/>
    <w:rsid w:val="00356FB6"/>
    <w:rsid w:val="00362926"/>
    <w:rsid w:val="00362AC5"/>
    <w:rsid w:val="00363C22"/>
    <w:rsid w:val="00364428"/>
    <w:rsid w:val="0036448E"/>
    <w:rsid w:val="00364E5F"/>
    <w:rsid w:val="00364FD6"/>
    <w:rsid w:val="0036785E"/>
    <w:rsid w:val="0037043C"/>
    <w:rsid w:val="00372991"/>
    <w:rsid w:val="003749A2"/>
    <w:rsid w:val="00381BFC"/>
    <w:rsid w:val="00386B8B"/>
    <w:rsid w:val="00386EAD"/>
    <w:rsid w:val="0039162A"/>
    <w:rsid w:val="003933CC"/>
    <w:rsid w:val="003966C4"/>
    <w:rsid w:val="00397CC0"/>
    <w:rsid w:val="003A4BED"/>
    <w:rsid w:val="003A7C1F"/>
    <w:rsid w:val="003A7F9D"/>
    <w:rsid w:val="003B0038"/>
    <w:rsid w:val="003B1BF2"/>
    <w:rsid w:val="003B772A"/>
    <w:rsid w:val="003B7D22"/>
    <w:rsid w:val="003D065A"/>
    <w:rsid w:val="003D12EB"/>
    <w:rsid w:val="003D1BF1"/>
    <w:rsid w:val="003D5A85"/>
    <w:rsid w:val="003D6A58"/>
    <w:rsid w:val="003E0743"/>
    <w:rsid w:val="003E1CA6"/>
    <w:rsid w:val="003E26C9"/>
    <w:rsid w:val="003E4B71"/>
    <w:rsid w:val="003E5633"/>
    <w:rsid w:val="003E6A03"/>
    <w:rsid w:val="003F2EB4"/>
    <w:rsid w:val="003F3118"/>
    <w:rsid w:val="003F41CC"/>
    <w:rsid w:val="003F7CF9"/>
    <w:rsid w:val="00401D9A"/>
    <w:rsid w:val="004031A0"/>
    <w:rsid w:val="0041006B"/>
    <w:rsid w:val="00412F1B"/>
    <w:rsid w:val="0041313D"/>
    <w:rsid w:val="00415800"/>
    <w:rsid w:val="00415F70"/>
    <w:rsid w:val="00416D96"/>
    <w:rsid w:val="0042160E"/>
    <w:rsid w:val="00422B36"/>
    <w:rsid w:val="0042372E"/>
    <w:rsid w:val="004241D9"/>
    <w:rsid w:val="004247C3"/>
    <w:rsid w:val="004270CA"/>
    <w:rsid w:val="004271D5"/>
    <w:rsid w:val="0042728C"/>
    <w:rsid w:val="004310E0"/>
    <w:rsid w:val="0043153B"/>
    <w:rsid w:val="004343B2"/>
    <w:rsid w:val="00435A3D"/>
    <w:rsid w:val="00435F59"/>
    <w:rsid w:val="00442E69"/>
    <w:rsid w:val="0044464D"/>
    <w:rsid w:val="00445D84"/>
    <w:rsid w:val="00447189"/>
    <w:rsid w:val="00447898"/>
    <w:rsid w:val="004502A6"/>
    <w:rsid w:val="00453A2B"/>
    <w:rsid w:val="00454955"/>
    <w:rsid w:val="004549E4"/>
    <w:rsid w:val="004560F6"/>
    <w:rsid w:val="0045642B"/>
    <w:rsid w:val="004576F8"/>
    <w:rsid w:val="00460487"/>
    <w:rsid w:val="00460975"/>
    <w:rsid w:val="00463407"/>
    <w:rsid w:val="00464C8B"/>
    <w:rsid w:val="00464DE0"/>
    <w:rsid w:val="00466C39"/>
    <w:rsid w:val="00466F33"/>
    <w:rsid w:val="00471671"/>
    <w:rsid w:val="004754D6"/>
    <w:rsid w:val="004774AE"/>
    <w:rsid w:val="00480D11"/>
    <w:rsid w:val="00484C1B"/>
    <w:rsid w:val="00485A0E"/>
    <w:rsid w:val="00486475"/>
    <w:rsid w:val="00486762"/>
    <w:rsid w:val="00490445"/>
    <w:rsid w:val="00492468"/>
    <w:rsid w:val="00494014"/>
    <w:rsid w:val="00494270"/>
    <w:rsid w:val="00496B96"/>
    <w:rsid w:val="00496F21"/>
    <w:rsid w:val="00497A2F"/>
    <w:rsid w:val="004A044D"/>
    <w:rsid w:val="004A18D8"/>
    <w:rsid w:val="004A20A8"/>
    <w:rsid w:val="004A376D"/>
    <w:rsid w:val="004A470E"/>
    <w:rsid w:val="004A5599"/>
    <w:rsid w:val="004A6090"/>
    <w:rsid w:val="004A6168"/>
    <w:rsid w:val="004B1311"/>
    <w:rsid w:val="004B16FA"/>
    <w:rsid w:val="004B1C68"/>
    <w:rsid w:val="004B2AFF"/>
    <w:rsid w:val="004B61A2"/>
    <w:rsid w:val="004C129A"/>
    <w:rsid w:val="004C23E9"/>
    <w:rsid w:val="004C2FDD"/>
    <w:rsid w:val="004C3E77"/>
    <w:rsid w:val="004C4727"/>
    <w:rsid w:val="004C54E4"/>
    <w:rsid w:val="004C6DAB"/>
    <w:rsid w:val="004C7C5A"/>
    <w:rsid w:val="004D0CAC"/>
    <w:rsid w:val="004D2FBF"/>
    <w:rsid w:val="004D391F"/>
    <w:rsid w:val="004D39F4"/>
    <w:rsid w:val="004D72F8"/>
    <w:rsid w:val="004D77C6"/>
    <w:rsid w:val="004E2BD3"/>
    <w:rsid w:val="004E32B1"/>
    <w:rsid w:val="004E49B9"/>
    <w:rsid w:val="004E5C56"/>
    <w:rsid w:val="004E6707"/>
    <w:rsid w:val="004E7A4E"/>
    <w:rsid w:val="004F09A1"/>
    <w:rsid w:val="004F2442"/>
    <w:rsid w:val="004F43A6"/>
    <w:rsid w:val="004F519F"/>
    <w:rsid w:val="004F668E"/>
    <w:rsid w:val="00503055"/>
    <w:rsid w:val="00503242"/>
    <w:rsid w:val="00504727"/>
    <w:rsid w:val="005063E4"/>
    <w:rsid w:val="00506EB8"/>
    <w:rsid w:val="00506EDA"/>
    <w:rsid w:val="005072EE"/>
    <w:rsid w:val="005076B1"/>
    <w:rsid w:val="00510FF4"/>
    <w:rsid w:val="005113A8"/>
    <w:rsid w:val="005133AD"/>
    <w:rsid w:val="00516068"/>
    <w:rsid w:val="00516519"/>
    <w:rsid w:val="00517AD0"/>
    <w:rsid w:val="00517E20"/>
    <w:rsid w:val="005220ED"/>
    <w:rsid w:val="00522BE9"/>
    <w:rsid w:val="00523199"/>
    <w:rsid w:val="00523722"/>
    <w:rsid w:val="00524200"/>
    <w:rsid w:val="00524225"/>
    <w:rsid w:val="0052596E"/>
    <w:rsid w:val="005268E2"/>
    <w:rsid w:val="00527067"/>
    <w:rsid w:val="005315BB"/>
    <w:rsid w:val="00532ABD"/>
    <w:rsid w:val="005330D0"/>
    <w:rsid w:val="00536A0E"/>
    <w:rsid w:val="005370BA"/>
    <w:rsid w:val="0053776A"/>
    <w:rsid w:val="00540583"/>
    <w:rsid w:val="005407B3"/>
    <w:rsid w:val="0054098D"/>
    <w:rsid w:val="00542CC6"/>
    <w:rsid w:val="00542F69"/>
    <w:rsid w:val="00543487"/>
    <w:rsid w:val="00543B19"/>
    <w:rsid w:val="0054400D"/>
    <w:rsid w:val="0054416F"/>
    <w:rsid w:val="00545063"/>
    <w:rsid w:val="005454C4"/>
    <w:rsid w:val="00546F35"/>
    <w:rsid w:val="00547F43"/>
    <w:rsid w:val="0055077B"/>
    <w:rsid w:val="00550E1B"/>
    <w:rsid w:val="00554309"/>
    <w:rsid w:val="00554CE9"/>
    <w:rsid w:val="00554FAF"/>
    <w:rsid w:val="00555E2B"/>
    <w:rsid w:val="005561A1"/>
    <w:rsid w:val="00560D63"/>
    <w:rsid w:val="00560D8F"/>
    <w:rsid w:val="005610BB"/>
    <w:rsid w:val="005636B7"/>
    <w:rsid w:val="00563820"/>
    <w:rsid w:val="0056434F"/>
    <w:rsid w:val="00570D04"/>
    <w:rsid w:val="00570DA3"/>
    <w:rsid w:val="00571CB3"/>
    <w:rsid w:val="00571F06"/>
    <w:rsid w:val="0057295E"/>
    <w:rsid w:val="00573083"/>
    <w:rsid w:val="0057379D"/>
    <w:rsid w:val="00574088"/>
    <w:rsid w:val="005745AD"/>
    <w:rsid w:val="00574911"/>
    <w:rsid w:val="00575DD2"/>
    <w:rsid w:val="0057609B"/>
    <w:rsid w:val="00576769"/>
    <w:rsid w:val="005820FC"/>
    <w:rsid w:val="005822CC"/>
    <w:rsid w:val="005824BE"/>
    <w:rsid w:val="005834B8"/>
    <w:rsid w:val="005839E7"/>
    <w:rsid w:val="0058476A"/>
    <w:rsid w:val="005860C7"/>
    <w:rsid w:val="00590F08"/>
    <w:rsid w:val="00591EA4"/>
    <w:rsid w:val="0059653E"/>
    <w:rsid w:val="00597322"/>
    <w:rsid w:val="005A2686"/>
    <w:rsid w:val="005A26CA"/>
    <w:rsid w:val="005A3094"/>
    <w:rsid w:val="005A339D"/>
    <w:rsid w:val="005A3D03"/>
    <w:rsid w:val="005A4315"/>
    <w:rsid w:val="005A4900"/>
    <w:rsid w:val="005A6785"/>
    <w:rsid w:val="005B095C"/>
    <w:rsid w:val="005B0BE4"/>
    <w:rsid w:val="005B18B4"/>
    <w:rsid w:val="005B284E"/>
    <w:rsid w:val="005B2B25"/>
    <w:rsid w:val="005B3602"/>
    <w:rsid w:val="005B5275"/>
    <w:rsid w:val="005B5C6B"/>
    <w:rsid w:val="005B6BC0"/>
    <w:rsid w:val="005B7ABD"/>
    <w:rsid w:val="005B7D40"/>
    <w:rsid w:val="005C0775"/>
    <w:rsid w:val="005C170D"/>
    <w:rsid w:val="005C4B6B"/>
    <w:rsid w:val="005C7D29"/>
    <w:rsid w:val="005D234B"/>
    <w:rsid w:val="005D2ADA"/>
    <w:rsid w:val="005D4111"/>
    <w:rsid w:val="005D5D31"/>
    <w:rsid w:val="005D64F1"/>
    <w:rsid w:val="005E294F"/>
    <w:rsid w:val="005E3458"/>
    <w:rsid w:val="005E77FD"/>
    <w:rsid w:val="005F1300"/>
    <w:rsid w:val="005F5499"/>
    <w:rsid w:val="006016D1"/>
    <w:rsid w:val="00603538"/>
    <w:rsid w:val="00606048"/>
    <w:rsid w:val="00606C72"/>
    <w:rsid w:val="006073F2"/>
    <w:rsid w:val="00607519"/>
    <w:rsid w:val="00610A40"/>
    <w:rsid w:val="00613573"/>
    <w:rsid w:val="00613E64"/>
    <w:rsid w:val="00614C8F"/>
    <w:rsid w:val="00615AC6"/>
    <w:rsid w:val="00615DB7"/>
    <w:rsid w:val="0061601F"/>
    <w:rsid w:val="00616AD8"/>
    <w:rsid w:val="00617433"/>
    <w:rsid w:val="0061748D"/>
    <w:rsid w:val="00617D6F"/>
    <w:rsid w:val="00620AB8"/>
    <w:rsid w:val="00620F26"/>
    <w:rsid w:val="0062134A"/>
    <w:rsid w:val="006215D1"/>
    <w:rsid w:val="0062246A"/>
    <w:rsid w:val="00627D8D"/>
    <w:rsid w:val="00632C63"/>
    <w:rsid w:val="00634C2A"/>
    <w:rsid w:val="0063522F"/>
    <w:rsid w:val="00636461"/>
    <w:rsid w:val="0063651B"/>
    <w:rsid w:val="00641D6A"/>
    <w:rsid w:val="00643FE9"/>
    <w:rsid w:val="00645074"/>
    <w:rsid w:val="00645552"/>
    <w:rsid w:val="006456F0"/>
    <w:rsid w:val="00647F43"/>
    <w:rsid w:val="00651A38"/>
    <w:rsid w:val="00651D61"/>
    <w:rsid w:val="00652818"/>
    <w:rsid w:val="0065324A"/>
    <w:rsid w:val="00654C98"/>
    <w:rsid w:val="00655BA6"/>
    <w:rsid w:val="006579F8"/>
    <w:rsid w:val="00657A77"/>
    <w:rsid w:val="00660A10"/>
    <w:rsid w:val="006617EF"/>
    <w:rsid w:val="00661A5E"/>
    <w:rsid w:val="00661D47"/>
    <w:rsid w:val="00663154"/>
    <w:rsid w:val="00665A73"/>
    <w:rsid w:val="00665D44"/>
    <w:rsid w:val="00667D9E"/>
    <w:rsid w:val="0067193B"/>
    <w:rsid w:val="00672271"/>
    <w:rsid w:val="00676AEB"/>
    <w:rsid w:val="00681828"/>
    <w:rsid w:val="00681AD4"/>
    <w:rsid w:val="00683712"/>
    <w:rsid w:val="00684302"/>
    <w:rsid w:val="006868B0"/>
    <w:rsid w:val="00691027"/>
    <w:rsid w:val="00695407"/>
    <w:rsid w:val="00695568"/>
    <w:rsid w:val="006957F1"/>
    <w:rsid w:val="00696238"/>
    <w:rsid w:val="00696A64"/>
    <w:rsid w:val="00696AA7"/>
    <w:rsid w:val="006A08CB"/>
    <w:rsid w:val="006A1174"/>
    <w:rsid w:val="006A25E5"/>
    <w:rsid w:val="006A2FDE"/>
    <w:rsid w:val="006A3531"/>
    <w:rsid w:val="006A4086"/>
    <w:rsid w:val="006B1BE0"/>
    <w:rsid w:val="006B297F"/>
    <w:rsid w:val="006B61F5"/>
    <w:rsid w:val="006B77C8"/>
    <w:rsid w:val="006C1233"/>
    <w:rsid w:val="006C2546"/>
    <w:rsid w:val="006C2B2A"/>
    <w:rsid w:val="006C4143"/>
    <w:rsid w:val="006D04A5"/>
    <w:rsid w:val="006D0693"/>
    <w:rsid w:val="006D1E26"/>
    <w:rsid w:val="006D4605"/>
    <w:rsid w:val="006D6FBD"/>
    <w:rsid w:val="006D7AE1"/>
    <w:rsid w:val="006D7E64"/>
    <w:rsid w:val="006E5902"/>
    <w:rsid w:val="006E64BD"/>
    <w:rsid w:val="006E72D3"/>
    <w:rsid w:val="006F1DCC"/>
    <w:rsid w:val="006F1F1B"/>
    <w:rsid w:val="006F2CC2"/>
    <w:rsid w:val="006F3169"/>
    <w:rsid w:val="006F3192"/>
    <w:rsid w:val="006F4B9C"/>
    <w:rsid w:val="006F5005"/>
    <w:rsid w:val="006F60B5"/>
    <w:rsid w:val="006F6D96"/>
    <w:rsid w:val="006F7CD1"/>
    <w:rsid w:val="007000F7"/>
    <w:rsid w:val="007001F7"/>
    <w:rsid w:val="00702F47"/>
    <w:rsid w:val="007053B6"/>
    <w:rsid w:val="00707035"/>
    <w:rsid w:val="00707C30"/>
    <w:rsid w:val="00712C14"/>
    <w:rsid w:val="00715673"/>
    <w:rsid w:val="00715E54"/>
    <w:rsid w:val="00715F9C"/>
    <w:rsid w:val="00717053"/>
    <w:rsid w:val="007204D4"/>
    <w:rsid w:val="00721B43"/>
    <w:rsid w:val="007222E1"/>
    <w:rsid w:val="0072261B"/>
    <w:rsid w:val="00722985"/>
    <w:rsid w:val="00723A85"/>
    <w:rsid w:val="00724A8D"/>
    <w:rsid w:val="00724E2C"/>
    <w:rsid w:val="00726C59"/>
    <w:rsid w:val="00726E8C"/>
    <w:rsid w:val="00727CBA"/>
    <w:rsid w:val="00732A5C"/>
    <w:rsid w:val="00732BAB"/>
    <w:rsid w:val="00734577"/>
    <w:rsid w:val="007361BE"/>
    <w:rsid w:val="00736E33"/>
    <w:rsid w:val="00740663"/>
    <w:rsid w:val="00740BFD"/>
    <w:rsid w:val="0074314C"/>
    <w:rsid w:val="00746CF8"/>
    <w:rsid w:val="007508DA"/>
    <w:rsid w:val="00752368"/>
    <w:rsid w:val="0075285B"/>
    <w:rsid w:val="00752E77"/>
    <w:rsid w:val="007548FE"/>
    <w:rsid w:val="007601F5"/>
    <w:rsid w:val="0076326D"/>
    <w:rsid w:val="00763C7C"/>
    <w:rsid w:val="007660BE"/>
    <w:rsid w:val="0076647F"/>
    <w:rsid w:val="007674F5"/>
    <w:rsid w:val="00771631"/>
    <w:rsid w:val="007718E5"/>
    <w:rsid w:val="00772FE6"/>
    <w:rsid w:val="007730F9"/>
    <w:rsid w:val="00774DA6"/>
    <w:rsid w:val="00777E42"/>
    <w:rsid w:val="00780B3B"/>
    <w:rsid w:val="00780C9D"/>
    <w:rsid w:val="007861E7"/>
    <w:rsid w:val="00786591"/>
    <w:rsid w:val="00790079"/>
    <w:rsid w:val="007918CE"/>
    <w:rsid w:val="00791A51"/>
    <w:rsid w:val="0079285E"/>
    <w:rsid w:val="0079346F"/>
    <w:rsid w:val="007935A5"/>
    <w:rsid w:val="00794C91"/>
    <w:rsid w:val="00794F93"/>
    <w:rsid w:val="00795B8C"/>
    <w:rsid w:val="007A0B34"/>
    <w:rsid w:val="007A2DC8"/>
    <w:rsid w:val="007A3384"/>
    <w:rsid w:val="007A3B1F"/>
    <w:rsid w:val="007A6E42"/>
    <w:rsid w:val="007A7341"/>
    <w:rsid w:val="007B182B"/>
    <w:rsid w:val="007B2367"/>
    <w:rsid w:val="007B36A5"/>
    <w:rsid w:val="007B3911"/>
    <w:rsid w:val="007B5403"/>
    <w:rsid w:val="007B5A5E"/>
    <w:rsid w:val="007B6A5F"/>
    <w:rsid w:val="007B7DF4"/>
    <w:rsid w:val="007C0931"/>
    <w:rsid w:val="007C2A7A"/>
    <w:rsid w:val="007C31CB"/>
    <w:rsid w:val="007C636C"/>
    <w:rsid w:val="007D22D2"/>
    <w:rsid w:val="007D46B7"/>
    <w:rsid w:val="007D4BF8"/>
    <w:rsid w:val="007D52EA"/>
    <w:rsid w:val="007D6D0A"/>
    <w:rsid w:val="007D6E4D"/>
    <w:rsid w:val="007D717D"/>
    <w:rsid w:val="007E0DCA"/>
    <w:rsid w:val="007E1B93"/>
    <w:rsid w:val="007E2F9D"/>
    <w:rsid w:val="007E4A90"/>
    <w:rsid w:val="007E76E8"/>
    <w:rsid w:val="007F0D93"/>
    <w:rsid w:val="007F1806"/>
    <w:rsid w:val="007F18F0"/>
    <w:rsid w:val="00801198"/>
    <w:rsid w:val="008033F7"/>
    <w:rsid w:val="00803ED5"/>
    <w:rsid w:val="00804345"/>
    <w:rsid w:val="008062F3"/>
    <w:rsid w:val="00807051"/>
    <w:rsid w:val="0081529F"/>
    <w:rsid w:val="0082264F"/>
    <w:rsid w:val="00822DEC"/>
    <w:rsid w:val="00831021"/>
    <w:rsid w:val="00831145"/>
    <w:rsid w:val="00832312"/>
    <w:rsid w:val="00836A12"/>
    <w:rsid w:val="00836D29"/>
    <w:rsid w:val="00840776"/>
    <w:rsid w:val="00840D7D"/>
    <w:rsid w:val="00841F29"/>
    <w:rsid w:val="0084267D"/>
    <w:rsid w:val="008440CD"/>
    <w:rsid w:val="008444DF"/>
    <w:rsid w:val="00845230"/>
    <w:rsid w:val="00845DF9"/>
    <w:rsid w:val="0085127D"/>
    <w:rsid w:val="00853AA2"/>
    <w:rsid w:val="00856AD2"/>
    <w:rsid w:val="0085734D"/>
    <w:rsid w:val="00860DA4"/>
    <w:rsid w:val="00861D2E"/>
    <w:rsid w:val="008624F9"/>
    <w:rsid w:val="00862C36"/>
    <w:rsid w:val="0086438B"/>
    <w:rsid w:val="008648AE"/>
    <w:rsid w:val="00864A17"/>
    <w:rsid w:val="00866102"/>
    <w:rsid w:val="00870455"/>
    <w:rsid w:val="0087086D"/>
    <w:rsid w:val="008714D7"/>
    <w:rsid w:val="008724FD"/>
    <w:rsid w:val="00872DC8"/>
    <w:rsid w:val="00873BF0"/>
    <w:rsid w:val="00874A09"/>
    <w:rsid w:val="00875455"/>
    <w:rsid w:val="00875C51"/>
    <w:rsid w:val="00880F2E"/>
    <w:rsid w:val="008813A8"/>
    <w:rsid w:val="00884027"/>
    <w:rsid w:val="00885DDA"/>
    <w:rsid w:val="0089030D"/>
    <w:rsid w:val="00890F48"/>
    <w:rsid w:val="00890FB0"/>
    <w:rsid w:val="0089141A"/>
    <w:rsid w:val="008941CE"/>
    <w:rsid w:val="008954D9"/>
    <w:rsid w:val="00895E4C"/>
    <w:rsid w:val="00895EB9"/>
    <w:rsid w:val="008A053A"/>
    <w:rsid w:val="008A07F4"/>
    <w:rsid w:val="008A0D22"/>
    <w:rsid w:val="008A2B5E"/>
    <w:rsid w:val="008A484A"/>
    <w:rsid w:val="008A578D"/>
    <w:rsid w:val="008A6903"/>
    <w:rsid w:val="008A73B6"/>
    <w:rsid w:val="008B0133"/>
    <w:rsid w:val="008B01DF"/>
    <w:rsid w:val="008B12ED"/>
    <w:rsid w:val="008B2A44"/>
    <w:rsid w:val="008B500A"/>
    <w:rsid w:val="008B61D2"/>
    <w:rsid w:val="008B70E9"/>
    <w:rsid w:val="008C160D"/>
    <w:rsid w:val="008C2245"/>
    <w:rsid w:val="008C2E38"/>
    <w:rsid w:val="008C3AE2"/>
    <w:rsid w:val="008C4B8C"/>
    <w:rsid w:val="008C605B"/>
    <w:rsid w:val="008C7427"/>
    <w:rsid w:val="008D3D63"/>
    <w:rsid w:val="008D4F13"/>
    <w:rsid w:val="008D548A"/>
    <w:rsid w:val="008E086B"/>
    <w:rsid w:val="008E4A99"/>
    <w:rsid w:val="008E64BE"/>
    <w:rsid w:val="008F3DF2"/>
    <w:rsid w:val="00901D62"/>
    <w:rsid w:val="00902E90"/>
    <w:rsid w:val="009040AD"/>
    <w:rsid w:val="00910CB8"/>
    <w:rsid w:val="009111B6"/>
    <w:rsid w:val="009114E3"/>
    <w:rsid w:val="00912E97"/>
    <w:rsid w:val="00914AF9"/>
    <w:rsid w:val="00916C85"/>
    <w:rsid w:val="00917FC0"/>
    <w:rsid w:val="00927C42"/>
    <w:rsid w:val="009301C0"/>
    <w:rsid w:val="00931AD3"/>
    <w:rsid w:val="009362C0"/>
    <w:rsid w:val="0094076E"/>
    <w:rsid w:val="00942A99"/>
    <w:rsid w:val="00945370"/>
    <w:rsid w:val="00946F05"/>
    <w:rsid w:val="0095066A"/>
    <w:rsid w:val="00950BD7"/>
    <w:rsid w:val="00952AD7"/>
    <w:rsid w:val="009540A4"/>
    <w:rsid w:val="00960FC0"/>
    <w:rsid w:val="0096278F"/>
    <w:rsid w:val="00962877"/>
    <w:rsid w:val="009634C0"/>
    <w:rsid w:val="00967FF4"/>
    <w:rsid w:val="00973033"/>
    <w:rsid w:val="00973474"/>
    <w:rsid w:val="00973D80"/>
    <w:rsid w:val="0097501B"/>
    <w:rsid w:val="00976AA6"/>
    <w:rsid w:val="00977279"/>
    <w:rsid w:val="00981828"/>
    <w:rsid w:val="00982388"/>
    <w:rsid w:val="00983C01"/>
    <w:rsid w:val="0098454F"/>
    <w:rsid w:val="009855A8"/>
    <w:rsid w:val="00985BFC"/>
    <w:rsid w:val="009876EF"/>
    <w:rsid w:val="009905EA"/>
    <w:rsid w:val="009921B1"/>
    <w:rsid w:val="009959F7"/>
    <w:rsid w:val="009972F0"/>
    <w:rsid w:val="009A06F8"/>
    <w:rsid w:val="009A34DE"/>
    <w:rsid w:val="009A3E33"/>
    <w:rsid w:val="009A3EE6"/>
    <w:rsid w:val="009A4188"/>
    <w:rsid w:val="009A4494"/>
    <w:rsid w:val="009A6475"/>
    <w:rsid w:val="009B0CC2"/>
    <w:rsid w:val="009B21DA"/>
    <w:rsid w:val="009B3EB0"/>
    <w:rsid w:val="009B5334"/>
    <w:rsid w:val="009B5B85"/>
    <w:rsid w:val="009B6064"/>
    <w:rsid w:val="009B66BD"/>
    <w:rsid w:val="009C00D3"/>
    <w:rsid w:val="009C0B73"/>
    <w:rsid w:val="009C360F"/>
    <w:rsid w:val="009C5092"/>
    <w:rsid w:val="009D1C32"/>
    <w:rsid w:val="009D2143"/>
    <w:rsid w:val="009D27B1"/>
    <w:rsid w:val="009D2B1C"/>
    <w:rsid w:val="009D2E7E"/>
    <w:rsid w:val="009D36FF"/>
    <w:rsid w:val="009D387D"/>
    <w:rsid w:val="009D4C3B"/>
    <w:rsid w:val="009D50E2"/>
    <w:rsid w:val="009D62C3"/>
    <w:rsid w:val="009D6897"/>
    <w:rsid w:val="009D7DF9"/>
    <w:rsid w:val="009E37F0"/>
    <w:rsid w:val="009E41A1"/>
    <w:rsid w:val="009E4246"/>
    <w:rsid w:val="009E49A7"/>
    <w:rsid w:val="009F0FA3"/>
    <w:rsid w:val="009F5174"/>
    <w:rsid w:val="009F7D92"/>
    <w:rsid w:val="00A000D8"/>
    <w:rsid w:val="00A006EE"/>
    <w:rsid w:val="00A00739"/>
    <w:rsid w:val="00A01B77"/>
    <w:rsid w:val="00A01C68"/>
    <w:rsid w:val="00A01D0A"/>
    <w:rsid w:val="00A0613C"/>
    <w:rsid w:val="00A06FFE"/>
    <w:rsid w:val="00A12243"/>
    <w:rsid w:val="00A145F1"/>
    <w:rsid w:val="00A1492E"/>
    <w:rsid w:val="00A205E7"/>
    <w:rsid w:val="00A211D5"/>
    <w:rsid w:val="00A227F8"/>
    <w:rsid w:val="00A23CEA"/>
    <w:rsid w:val="00A24687"/>
    <w:rsid w:val="00A2654C"/>
    <w:rsid w:val="00A26F27"/>
    <w:rsid w:val="00A27331"/>
    <w:rsid w:val="00A31C78"/>
    <w:rsid w:val="00A33FB3"/>
    <w:rsid w:val="00A34E7C"/>
    <w:rsid w:val="00A3533D"/>
    <w:rsid w:val="00A36542"/>
    <w:rsid w:val="00A40CF9"/>
    <w:rsid w:val="00A438AD"/>
    <w:rsid w:val="00A45424"/>
    <w:rsid w:val="00A457C4"/>
    <w:rsid w:val="00A459B8"/>
    <w:rsid w:val="00A47232"/>
    <w:rsid w:val="00A472EF"/>
    <w:rsid w:val="00A47635"/>
    <w:rsid w:val="00A513B9"/>
    <w:rsid w:val="00A51F9D"/>
    <w:rsid w:val="00A52895"/>
    <w:rsid w:val="00A55D4B"/>
    <w:rsid w:val="00A571C2"/>
    <w:rsid w:val="00A61643"/>
    <w:rsid w:val="00A648EE"/>
    <w:rsid w:val="00A658A2"/>
    <w:rsid w:val="00A665FF"/>
    <w:rsid w:val="00A7313D"/>
    <w:rsid w:val="00A73DD6"/>
    <w:rsid w:val="00A74A54"/>
    <w:rsid w:val="00A771AE"/>
    <w:rsid w:val="00A77BF6"/>
    <w:rsid w:val="00A810BE"/>
    <w:rsid w:val="00A81532"/>
    <w:rsid w:val="00A81E78"/>
    <w:rsid w:val="00A840B0"/>
    <w:rsid w:val="00A84C7F"/>
    <w:rsid w:val="00A865F6"/>
    <w:rsid w:val="00A95361"/>
    <w:rsid w:val="00A9548D"/>
    <w:rsid w:val="00A95C97"/>
    <w:rsid w:val="00AA16DA"/>
    <w:rsid w:val="00AA3D1D"/>
    <w:rsid w:val="00AA6976"/>
    <w:rsid w:val="00AB123E"/>
    <w:rsid w:val="00AB2E67"/>
    <w:rsid w:val="00AB497D"/>
    <w:rsid w:val="00AB5516"/>
    <w:rsid w:val="00AB554E"/>
    <w:rsid w:val="00AC1F08"/>
    <w:rsid w:val="00AC3C4F"/>
    <w:rsid w:val="00AC672D"/>
    <w:rsid w:val="00AC6A36"/>
    <w:rsid w:val="00AC77B7"/>
    <w:rsid w:val="00AC7C70"/>
    <w:rsid w:val="00AD2AEE"/>
    <w:rsid w:val="00AD378A"/>
    <w:rsid w:val="00AD5011"/>
    <w:rsid w:val="00AD5710"/>
    <w:rsid w:val="00AE070D"/>
    <w:rsid w:val="00AE3DD6"/>
    <w:rsid w:val="00AE4685"/>
    <w:rsid w:val="00AE4AFC"/>
    <w:rsid w:val="00AF412B"/>
    <w:rsid w:val="00AF5FDB"/>
    <w:rsid w:val="00B000E6"/>
    <w:rsid w:val="00B0040D"/>
    <w:rsid w:val="00B049FB"/>
    <w:rsid w:val="00B06B46"/>
    <w:rsid w:val="00B10276"/>
    <w:rsid w:val="00B10359"/>
    <w:rsid w:val="00B114D7"/>
    <w:rsid w:val="00B11A96"/>
    <w:rsid w:val="00B12201"/>
    <w:rsid w:val="00B129CB"/>
    <w:rsid w:val="00B13391"/>
    <w:rsid w:val="00B14576"/>
    <w:rsid w:val="00B14F69"/>
    <w:rsid w:val="00B1500C"/>
    <w:rsid w:val="00B1591A"/>
    <w:rsid w:val="00B21CC5"/>
    <w:rsid w:val="00B23A3C"/>
    <w:rsid w:val="00B2422A"/>
    <w:rsid w:val="00B2497F"/>
    <w:rsid w:val="00B25A26"/>
    <w:rsid w:val="00B26378"/>
    <w:rsid w:val="00B26936"/>
    <w:rsid w:val="00B304AC"/>
    <w:rsid w:val="00B307DC"/>
    <w:rsid w:val="00B30A25"/>
    <w:rsid w:val="00B319E1"/>
    <w:rsid w:val="00B32D41"/>
    <w:rsid w:val="00B34BE2"/>
    <w:rsid w:val="00B37593"/>
    <w:rsid w:val="00B41263"/>
    <w:rsid w:val="00B42281"/>
    <w:rsid w:val="00B470BF"/>
    <w:rsid w:val="00B472C6"/>
    <w:rsid w:val="00B50049"/>
    <w:rsid w:val="00B54D73"/>
    <w:rsid w:val="00B62600"/>
    <w:rsid w:val="00B63AE5"/>
    <w:rsid w:val="00B657F9"/>
    <w:rsid w:val="00B65BE5"/>
    <w:rsid w:val="00B700B9"/>
    <w:rsid w:val="00B731AC"/>
    <w:rsid w:val="00B73D0F"/>
    <w:rsid w:val="00B74188"/>
    <w:rsid w:val="00B749CB"/>
    <w:rsid w:val="00B772B8"/>
    <w:rsid w:val="00B81085"/>
    <w:rsid w:val="00B8200E"/>
    <w:rsid w:val="00B8234C"/>
    <w:rsid w:val="00B84807"/>
    <w:rsid w:val="00B85115"/>
    <w:rsid w:val="00B90208"/>
    <w:rsid w:val="00B91DBE"/>
    <w:rsid w:val="00B953D5"/>
    <w:rsid w:val="00B9559F"/>
    <w:rsid w:val="00B967F1"/>
    <w:rsid w:val="00BA167B"/>
    <w:rsid w:val="00BA399D"/>
    <w:rsid w:val="00BA56E3"/>
    <w:rsid w:val="00BA6345"/>
    <w:rsid w:val="00BB3209"/>
    <w:rsid w:val="00BB3368"/>
    <w:rsid w:val="00BB3A97"/>
    <w:rsid w:val="00BB6D0F"/>
    <w:rsid w:val="00BB70D2"/>
    <w:rsid w:val="00BB7BEE"/>
    <w:rsid w:val="00BB7F49"/>
    <w:rsid w:val="00BC0C5A"/>
    <w:rsid w:val="00BC0F03"/>
    <w:rsid w:val="00BC2437"/>
    <w:rsid w:val="00BC557C"/>
    <w:rsid w:val="00BC6C72"/>
    <w:rsid w:val="00BD0C4D"/>
    <w:rsid w:val="00BD267E"/>
    <w:rsid w:val="00BD26FE"/>
    <w:rsid w:val="00BD2E54"/>
    <w:rsid w:val="00BD5E3A"/>
    <w:rsid w:val="00BD7EE5"/>
    <w:rsid w:val="00BD7FD1"/>
    <w:rsid w:val="00BE1AAF"/>
    <w:rsid w:val="00BE1C36"/>
    <w:rsid w:val="00BE4AD4"/>
    <w:rsid w:val="00BE6275"/>
    <w:rsid w:val="00BE6657"/>
    <w:rsid w:val="00BE6D5B"/>
    <w:rsid w:val="00BF39F0"/>
    <w:rsid w:val="00BF7911"/>
    <w:rsid w:val="00C003EE"/>
    <w:rsid w:val="00C01800"/>
    <w:rsid w:val="00C018F8"/>
    <w:rsid w:val="00C01B07"/>
    <w:rsid w:val="00C02586"/>
    <w:rsid w:val="00C06F8C"/>
    <w:rsid w:val="00C109B7"/>
    <w:rsid w:val="00C11001"/>
    <w:rsid w:val="00C136C3"/>
    <w:rsid w:val="00C13734"/>
    <w:rsid w:val="00C13F6D"/>
    <w:rsid w:val="00C14FE7"/>
    <w:rsid w:val="00C155D9"/>
    <w:rsid w:val="00C15F0F"/>
    <w:rsid w:val="00C2031F"/>
    <w:rsid w:val="00C21880"/>
    <w:rsid w:val="00C2620A"/>
    <w:rsid w:val="00C26793"/>
    <w:rsid w:val="00C30F1B"/>
    <w:rsid w:val="00C3628E"/>
    <w:rsid w:val="00C375D9"/>
    <w:rsid w:val="00C410E8"/>
    <w:rsid w:val="00C41917"/>
    <w:rsid w:val="00C43510"/>
    <w:rsid w:val="00C50FA4"/>
    <w:rsid w:val="00C52755"/>
    <w:rsid w:val="00C534F4"/>
    <w:rsid w:val="00C561F6"/>
    <w:rsid w:val="00C62017"/>
    <w:rsid w:val="00C6265A"/>
    <w:rsid w:val="00C62B09"/>
    <w:rsid w:val="00C64662"/>
    <w:rsid w:val="00C64F29"/>
    <w:rsid w:val="00C65827"/>
    <w:rsid w:val="00C6599C"/>
    <w:rsid w:val="00C701FA"/>
    <w:rsid w:val="00C70C49"/>
    <w:rsid w:val="00C70DE0"/>
    <w:rsid w:val="00C72052"/>
    <w:rsid w:val="00C72835"/>
    <w:rsid w:val="00C7295F"/>
    <w:rsid w:val="00C73361"/>
    <w:rsid w:val="00C735B5"/>
    <w:rsid w:val="00C73A17"/>
    <w:rsid w:val="00C74628"/>
    <w:rsid w:val="00C747B3"/>
    <w:rsid w:val="00C749F3"/>
    <w:rsid w:val="00C80C26"/>
    <w:rsid w:val="00C8114A"/>
    <w:rsid w:val="00C818E0"/>
    <w:rsid w:val="00C81AB3"/>
    <w:rsid w:val="00C81F8E"/>
    <w:rsid w:val="00C823F7"/>
    <w:rsid w:val="00C9255A"/>
    <w:rsid w:val="00C96D1D"/>
    <w:rsid w:val="00CA07DF"/>
    <w:rsid w:val="00CA606B"/>
    <w:rsid w:val="00CB0470"/>
    <w:rsid w:val="00CB40F9"/>
    <w:rsid w:val="00CB6DB8"/>
    <w:rsid w:val="00CB7573"/>
    <w:rsid w:val="00CC1082"/>
    <w:rsid w:val="00CC4180"/>
    <w:rsid w:val="00CC57EA"/>
    <w:rsid w:val="00CC64D3"/>
    <w:rsid w:val="00CC65F5"/>
    <w:rsid w:val="00CC6D8A"/>
    <w:rsid w:val="00CC77B3"/>
    <w:rsid w:val="00CD0474"/>
    <w:rsid w:val="00CD142E"/>
    <w:rsid w:val="00CD1E8C"/>
    <w:rsid w:val="00CD4068"/>
    <w:rsid w:val="00CD40B8"/>
    <w:rsid w:val="00CD4FF8"/>
    <w:rsid w:val="00CD5E5B"/>
    <w:rsid w:val="00CD5E9D"/>
    <w:rsid w:val="00CD6C72"/>
    <w:rsid w:val="00CD717C"/>
    <w:rsid w:val="00CD77AB"/>
    <w:rsid w:val="00CE0D05"/>
    <w:rsid w:val="00CE3464"/>
    <w:rsid w:val="00CE3C6D"/>
    <w:rsid w:val="00CE5E1C"/>
    <w:rsid w:val="00CE61A7"/>
    <w:rsid w:val="00CE65C7"/>
    <w:rsid w:val="00CE7D64"/>
    <w:rsid w:val="00CF0456"/>
    <w:rsid w:val="00CF2766"/>
    <w:rsid w:val="00CF2F1F"/>
    <w:rsid w:val="00CF3097"/>
    <w:rsid w:val="00CF4CD5"/>
    <w:rsid w:val="00CF5058"/>
    <w:rsid w:val="00CF6801"/>
    <w:rsid w:val="00CF7750"/>
    <w:rsid w:val="00D025AD"/>
    <w:rsid w:val="00D03059"/>
    <w:rsid w:val="00D03BA6"/>
    <w:rsid w:val="00D05103"/>
    <w:rsid w:val="00D0678A"/>
    <w:rsid w:val="00D06A6D"/>
    <w:rsid w:val="00D0785C"/>
    <w:rsid w:val="00D07995"/>
    <w:rsid w:val="00D11668"/>
    <w:rsid w:val="00D1418C"/>
    <w:rsid w:val="00D1546C"/>
    <w:rsid w:val="00D16657"/>
    <w:rsid w:val="00D17142"/>
    <w:rsid w:val="00D23E9B"/>
    <w:rsid w:val="00D2438A"/>
    <w:rsid w:val="00D24FE7"/>
    <w:rsid w:val="00D253B0"/>
    <w:rsid w:val="00D2565A"/>
    <w:rsid w:val="00D36343"/>
    <w:rsid w:val="00D3EF15"/>
    <w:rsid w:val="00D40A30"/>
    <w:rsid w:val="00D40C1B"/>
    <w:rsid w:val="00D41590"/>
    <w:rsid w:val="00D4286E"/>
    <w:rsid w:val="00D46952"/>
    <w:rsid w:val="00D471DC"/>
    <w:rsid w:val="00D512DE"/>
    <w:rsid w:val="00D5157C"/>
    <w:rsid w:val="00D52263"/>
    <w:rsid w:val="00D53D75"/>
    <w:rsid w:val="00D53DA9"/>
    <w:rsid w:val="00D548B2"/>
    <w:rsid w:val="00D6030C"/>
    <w:rsid w:val="00D6164D"/>
    <w:rsid w:val="00D61F3E"/>
    <w:rsid w:val="00D65D5C"/>
    <w:rsid w:val="00D660AD"/>
    <w:rsid w:val="00D66538"/>
    <w:rsid w:val="00D67D7E"/>
    <w:rsid w:val="00D70FBD"/>
    <w:rsid w:val="00D80520"/>
    <w:rsid w:val="00D84837"/>
    <w:rsid w:val="00D84BE0"/>
    <w:rsid w:val="00D84E51"/>
    <w:rsid w:val="00D84F0D"/>
    <w:rsid w:val="00D87B8B"/>
    <w:rsid w:val="00D91312"/>
    <w:rsid w:val="00D9297E"/>
    <w:rsid w:val="00D93D74"/>
    <w:rsid w:val="00D94236"/>
    <w:rsid w:val="00D95346"/>
    <w:rsid w:val="00D95368"/>
    <w:rsid w:val="00D96EF5"/>
    <w:rsid w:val="00D97668"/>
    <w:rsid w:val="00D97C36"/>
    <w:rsid w:val="00DA1E96"/>
    <w:rsid w:val="00DA21FD"/>
    <w:rsid w:val="00DA35C9"/>
    <w:rsid w:val="00DA3ACF"/>
    <w:rsid w:val="00DA42F5"/>
    <w:rsid w:val="00DA4EAA"/>
    <w:rsid w:val="00DA4F9A"/>
    <w:rsid w:val="00DA53D7"/>
    <w:rsid w:val="00DA58F1"/>
    <w:rsid w:val="00DA5B9B"/>
    <w:rsid w:val="00DA5D5D"/>
    <w:rsid w:val="00DA61C2"/>
    <w:rsid w:val="00DA71C7"/>
    <w:rsid w:val="00DA77AA"/>
    <w:rsid w:val="00DB1203"/>
    <w:rsid w:val="00DB47CB"/>
    <w:rsid w:val="00DB48CD"/>
    <w:rsid w:val="00DB6904"/>
    <w:rsid w:val="00DB6E30"/>
    <w:rsid w:val="00DB746A"/>
    <w:rsid w:val="00DC04CA"/>
    <w:rsid w:val="00DC1E07"/>
    <w:rsid w:val="00DC233A"/>
    <w:rsid w:val="00DC39CD"/>
    <w:rsid w:val="00DC4C79"/>
    <w:rsid w:val="00DC51F0"/>
    <w:rsid w:val="00DC5B01"/>
    <w:rsid w:val="00DC6684"/>
    <w:rsid w:val="00DD186C"/>
    <w:rsid w:val="00DD1F31"/>
    <w:rsid w:val="00DD40A2"/>
    <w:rsid w:val="00DD5B6D"/>
    <w:rsid w:val="00DE02A8"/>
    <w:rsid w:val="00DE100C"/>
    <w:rsid w:val="00DE18CC"/>
    <w:rsid w:val="00DE1C9C"/>
    <w:rsid w:val="00DE3B67"/>
    <w:rsid w:val="00DE7854"/>
    <w:rsid w:val="00DF1BF7"/>
    <w:rsid w:val="00DF2149"/>
    <w:rsid w:val="00DF434D"/>
    <w:rsid w:val="00DF4DC0"/>
    <w:rsid w:val="00DF556E"/>
    <w:rsid w:val="00DF7BAC"/>
    <w:rsid w:val="00DF7F44"/>
    <w:rsid w:val="00E025F8"/>
    <w:rsid w:val="00E03454"/>
    <w:rsid w:val="00E03657"/>
    <w:rsid w:val="00E05253"/>
    <w:rsid w:val="00E06734"/>
    <w:rsid w:val="00E06A99"/>
    <w:rsid w:val="00E1056B"/>
    <w:rsid w:val="00E1230D"/>
    <w:rsid w:val="00E1649E"/>
    <w:rsid w:val="00E2048E"/>
    <w:rsid w:val="00E2069E"/>
    <w:rsid w:val="00E21C1D"/>
    <w:rsid w:val="00E24117"/>
    <w:rsid w:val="00E2565B"/>
    <w:rsid w:val="00E25AE9"/>
    <w:rsid w:val="00E318AD"/>
    <w:rsid w:val="00E32385"/>
    <w:rsid w:val="00E350FC"/>
    <w:rsid w:val="00E3587A"/>
    <w:rsid w:val="00E37CF7"/>
    <w:rsid w:val="00E42463"/>
    <w:rsid w:val="00E4437C"/>
    <w:rsid w:val="00E46E3A"/>
    <w:rsid w:val="00E50CC3"/>
    <w:rsid w:val="00E50EBF"/>
    <w:rsid w:val="00E51123"/>
    <w:rsid w:val="00E54467"/>
    <w:rsid w:val="00E54622"/>
    <w:rsid w:val="00E55D7D"/>
    <w:rsid w:val="00E56BED"/>
    <w:rsid w:val="00E57F27"/>
    <w:rsid w:val="00E63AB7"/>
    <w:rsid w:val="00E65829"/>
    <w:rsid w:val="00E65962"/>
    <w:rsid w:val="00E66261"/>
    <w:rsid w:val="00E700C6"/>
    <w:rsid w:val="00E70692"/>
    <w:rsid w:val="00E711F4"/>
    <w:rsid w:val="00E72A4E"/>
    <w:rsid w:val="00E7311B"/>
    <w:rsid w:val="00E74C58"/>
    <w:rsid w:val="00E75339"/>
    <w:rsid w:val="00E75424"/>
    <w:rsid w:val="00E761F8"/>
    <w:rsid w:val="00E801F5"/>
    <w:rsid w:val="00E80C6E"/>
    <w:rsid w:val="00E81268"/>
    <w:rsid w:val="00E82610"/>
    <w:rsid w:val="00E82C47"/>
    <w:rsid w:val="00E86D05"/>
    <w:rsid w:val="00E874E5"/>
    <w:rsid w:val="00E87CB4"/>
    <w:rsid w:val="00E904D0"/>
    <w:rsid w:val="00E912BB"/>
    <w:rsid w:val="00E9210E"/>
    <w:rsid w:val="00E93247"/>
    <w:rsid w:val="00E93670"/>
    <w:rsid w:val="00E95D46"/>
    <w:rsid w:val="00E97002"/>
    <w:rsid w:val="00E97469"/>
    <w:rsid w:val="00E978A5"/>
    <w:rsid w:val="00E979C6"/>
    <w:rsid w:val="00EA0998"/>
    <w:rsid w:val="00EA124E"/>
    <w:rsid w:val="00EA20F6"/>
    <w:rsid w:val="00EA3AEA"/>
    <w:rsid w:val="00EA4C26"/>
    <w:rsid w:val="00EB228B"/>
    <w:rsid w:val="00EB2E55"/>
    <w:rsid w:val="00EB406B"/>
    <w:rsid w:val="00EB40D5"/>
    <w:rsid w:val="00EB6419"/>
    <w:rsid w:val="00EB650C"/>
    <w:rsid w:val="00EC1414"/>
    <w:rsid w:val="00EC17EF"/>
    <w:rsid w:val="00EC18E8"/>
    <w:rsid w:val="00EC2C50"/>
    <w:rsid w:val="00EC5F83"/>
    <w:rsid w:val="00EC602C"/>
    <w:rsid w:val="00ED0C51"/>
    <w:rsid w:val="00ED1272"/>
    <w:rsid w:val="00ED1AE6"/>
    <w:rsid w:val="00ED1D99"/>
    <w:rsid w:val="00ED2112"/>
    <w:rsid w:val="00ED29DA"/>
    <w:rsid w:val="00ED2A78"/>
    <w:rsid w:val="00ED415C"/>
    <w:rsid w:val="00ED4887"/>
    <w:rsid w:val="00ED5492"/>
    <w:rsid w:val="00EE1324"/>
    <w:rsid w:val="00EE1AF5"/>
    <w:rsid w:val="00EE2DCF"/>
    <w:rsid w:val="00EE3CC9"/>
    <w:rsid w:val="00EE659B"/>
    <w:rsid w:val="00EE6DF1"/>
    <w:rsid w:val="00EE7A62"/>
    <w:rsid w:val="00EF00DB"/>
    <w:rsid w:val="00EF305C"/>
    <w:rsid w:val="00EF39FA"/>
    <w:rsid w:val="00EF4414"/>
    <w:rsid w:val="00EF5A03"/>
    <w:rsid w:val="00EF648D"/>
    <w:rsid w:val="00EF6518"/>
    <w:rsid w:val="00EF7B4F"/>
    <w:rsid w:val="00EF7CD9"/>
    <w:rsid w:val="00F04471"/>
    <w:rsid w:val="00F06F61"/>
    <w:rsid w:val="00F07B26"/>
    <w:rsid w:val="00F1113F"/>
    <w:rsid w:val="00F1193E"/>
    <w:rsid w:val="00F1549C"/>
    <w:rsid w:val="00F1576E"/>
    <w:rsid w:val="00F17164"/>
    <w:rsid w:val="00F20C2F"/>
    <w:rsid w:val="00F22383"/>
    <w:rsid w:val="00F24389"/>
    <w:rsid w:val="00F253DA"/>
    <w:rsid w:val="00F2781E"/>
    <w:rsid w:val="00F31DC1"/>
    <w:rsid w:val="00F339AC"/>
    <w:rsid w:val="00F33A65"/>
    <w:rsid w:val="00F35601"/>
    <w:rsid w:val="00F35A4C"/>
    <w:rsid w:val="00F35C8B"/>
    <w:rsid w:val="00F41397"/>
    <w:rsid w:val="00F4223B"/>
    <w:rsid w:val="00F42BFF"/>
    <w:rsid w:val="00F476D2"/>
    <w:rsid w:val="00F53307"/>
    <w:rsid w:val="00F562CF"/>
    <w:rsid w:val="00F60F56"/>
    <w:rsid w:val="00F61001"/>
    <w:rsid w:val="00F6197A"/>
    <w:rsid w:val="00F61BE5"/>
    <w:rsid w:val="00F636BD"/>
    <w:rsid w:val="00F6459F"/>
    <w:rsid w:val="00F65191"/>
    <w:rsid w:val="00F665E9"/>
    <w:rsid w:val="00F708D6"/>
    <w:rsid w:val="00F70986"/>
    <w:rsid w:val="00F71617"/>
    <w:rsid w:val="00F72F37"/>
    <w:rsid w:val="00F7553E"/>
    <w:rsid w:val="00F758C2"/>
    <w:rsid w:val="00F772A5"/>
    <w:rsid w:val="00F80430"/>
    <w:rsid w:val="00F8059B"/>
    <w:rsid w:val="00F80AA5"/>
    <w:rsid w:val="00F84455"/>
    <w:rsid w:val="00F84D62"/>
    <w:rsid w:val="00F857E0"/>
    <w:rsid w:val="00F917AD"/>
    <w:rsid w:val="00F92AD4"/>
    <w:rsid w:val="00F932B7"/>
    <w:rsid w:val="00F950DC"/>
    <w:rsid w:val="00F972A5"/>
    <w:rsid w:val="00FA0C04"/>
    <w:rsid w:val="00FA10E7"/>
    <w:rsid w:val="00FA3ABC"/>
    <w:rsid w:val="00FA776C"/>
    <w:rsid w:val="00FA7854"/>
    <w:rsid w:val="00FB3B5F"/>
    <w:rsid w:val="00FB4AE5"/>
    <w:rsid w:val="00FB5B39"/>
    <w:rsid w:val="00FB5E82"/>
    <w:rsid w:val="00FB5EFC"/>
    <w:rsid w:val="00FB6810"/>
    <w:rsid w:val="00FB701E"/>
    <w:rsid w:val="00FB76A8"/>
    <w:rsid w:val="00FC1E24"/>
    <w:rsid w:val="00FC5AB8"/>
    <w:rsid w:val="00FC64EF"/>
    <w:rsid w:val="00FC6C56"/>
    <w:rsid w:val="00FD23F5"/>
    <w:rsid w:val="00FD3480"/>
    <w:rsid w:val="00FD40ED"/>
    <w:rsid w:val="00FD6F57"/>
    <w:rsid w:val="00FE0502"/>
    <w:rsid w:val="00FE29C0"/>
    <w:rsid w:val="00FE3921"/>
    <w:rsid w:val="00FE56A9"/>
    <w:rsid w:val="00FE5839"/>
    <w:rsid w:val="00FE7BA7"/>
    <w:rsid w:val="00FF0C81"/>
    <w:rsid w:val="00FF11EC"/>
    <w:rsid w:val="00FF1358"/>
    <w:rsid w:val="00FF249A"/>
    <w:rsid w:val="00FF7CEC"/>
    <w:rsid w:val="0131E628"/>
    <w:rsid w:val="025004D9"/>
    <w:rsid w:val="03284761"/>
    <w:rsid w:val="036FF83E"/>
    <w:rsid w:val="0383E333"/>
    <w:rsid w:val="03DA4149"/>
    <w:rsid w:val="03EC2484"/>
    <w:rsid w:val="04754846"/>
    <w:rsid w:val="052B41AC"/>
    <w:rsid w:val="0629BEBC"/>
    <w:rsid w:val="06AFAB70"/>
    <w:rsid w:val="07AE415A"/>
    <w:rsid w:val="082C339D"/>
    <w:rsid w:val="084E2D48"/>
    <w:rsid w:val="098E612A"/>
    <w:rsid w:val="099D60ED"/>
    <w:rsid w:val="09C5D3A1"/>
    <w:rsid w:val="0C35C8FE"/>
    <w:rsid w:val="0D1CCD55"/>
    <w:rsid w:val="0E106930"/>
    <w:rsid w:val="0E7E7E20"/>
    <w:rsid w:val="0F0A5DD9"/>
    <w:rsid w:val="0F2207CF"/>
    <w:rsid w:val="0F4D1024"/>
    <w:rsid w:val="0F73DF5A"/>
    <w:rsid w:val="0FAC3991"/>
    <w:rsid w:val="104968F4"/>
    <w:rsid w:val="10FD183B"/>
    <w:rsid w:val="110FAFBB"/>
    <w:rsid w:val="112F4A54"/>
    <w:rsid w:val="1134B3BD"/>
    <w:rsid w:val="114809F2"/>
    <w:rsid w:val="11504FAB"/>
    <w:rsid w:val="11C5C7F4"/>
    <w:rsid w:val="1277A75E"/>
    <w:rsid w:val="129068ED"/>
    <w:rsid w:val="12E67FDC"/>
    <w:rsid w:val="133025F6"/>
    <w:rsid w:val="13E57FF1"/>
    <w:rsid w:val="147FAAB4"/>
    <w:rsid w:val="151E697D"/>
    <w:rsid w:val="153F95CE"/>
    <w:rsid w:val="16CC22B1"/>
    <w:rsid w:val="17F5CB6B"/>
    <w:rsid w:val="184DA33B"/>
    <w:rsid w:val="18DB86AD"/>
    <w:rsid w:val="1959B00E"/>
    <w:rsid w:val="1B17BD8A"/>
    <w:rsid w:val="1BC986CE"/>
    <w:rsid w:val="1BEA6808"/>
    <w:rsid w:val="1C62D984"/>
    <w:rsid w:val="1D22DC85"/>
    <w:rsid w:val="1D6236A5"/>
    <w:rsid w:val="1E81A4E0"/>
    <w:rsid w:val="1EEABB3F"/>
    <w:rsid w:val="1F5E7714"/>
    <w:rsid w:val="1F8A0324"/>
    <w:rsid w:val="201878D5"/>
    <w:rsid w:val="20BE7BAC"/>
    <w:rsid w:val="214FF05F"/>
    <w:rsid w:val="216F123A"/>
    <w:rsid w:val="21E37C4E"/>
    <w:rsid w:val="21E5B01F"/>
    <w:rsid w:val="22597556"/>
    <w:rsid w:val="2395C8E2"/>
    <w:rsid w:val="2463066A"/>
    <w:rsid w:val="2499B1EB"/>
    <w:rsid w:val="25038D94"/>
    <w:rsid w:val="28C57523"/>
    <w:rsid w:val="2903F109"/>
    <w:rsid w:val="29566662"/>
    <w:rsid w:val="29BB1F5A"/>
    <w:rsid w:val="2A18B540"/>
    <w:rsid w:val="2A38D116"/>
    <w:rsid w:val="2AB8912F"/>
    <w:rsid w:val="2B9AD46C"/>
    <w:rsid w:val="2C237297"/>
    <w:rsid w:val="2C9C2AA7"/>
    <w:rsid w:val="2C9DE490"/>
    <w:rsid w:val="2D03E5CF"/>
    <w:rsid w:val="2D05B6CF"/>
    <w:rsid w:val="2E09B2F8"/>
    <w:rsid w:val="2E2C2295"/>
    <w:rsid w:val="2E39B4F1"/>
    <w:rsid w:val="30C6CA9D"/>
    <w:rsid w:val="319977AD"/>
    <w:rsid w:val="3221C9B9"/>
    <w:rsid w:val="326D462C"/>
    <w:rsid w:val="327B4113"/>
    <w:rsid w:val="33CA3F4E"/>
    <w:rsid w:val="33DFB35C"/>
    <w:rsid w:val="33FE6B5F"/>
    <w:rsid w:val="340E611B"/>
    <w:rsid w:val="349E2D22"/>
    <w:rsid w:val="34DDFACC"/>
    <w:rsid w:val="35219EE4"/>
    <w:rsid w:val="359A3BC0"/>
    <w:rsid w:val="36A3B5C9"/>
    <w:rsid w:val="371E37D2"/>
    <w:rsid w:val="3773081B"/>
    <w:rsid w:val="38593FA6"/>
    <w:rsid w:val="38845982"/>
    <w:rsid w:val="38D1DC82"/>
    <w:rsid w:val="3B349897"/>
    <w:rsid w:val="3B4059F3"/>
    <w:rsid w:val="3B90E068"/>
    <w:rsid w:val="3CC3D0DE"/>
    <w:rsid w:val="3CD068F8"/>
    <w:rsid w:val="3D621E96"/>
    <w:rsid w:val="3DAD63D8"/>
    <w:rsid w:val="3F7E7BE7"/>
    <w:rsid w:val="40409E67"/>
    <w:rsid w:val="4113BDA4"/>
    <w:rsid w:val="411937E2"/>
    <w:rsid w:val="4196F304"/>
    <w:rsid w:val="41CE6B4C"/>
    <w:rsid w:val="4234A335"/>
    <w:rsid w:val="431448E7"/>
    <w:rsid w:val="4408CDCD"/>
    <w:rsid w:val="44458273"/>
    <w:rsid w:val="4642B888"/>
    <w:rsid w:val="465545CA"/>
    <w:rsid w:val="469D1470"/>
    <w:rsid w:val="47D27ACE"/>
    <w:rsid w:val="47F0F985"/>
    <w:rsid w:val="4826CA81"/>
    <w:rsid w:val="48B80D72"/>
    <w:rsid w:val="49090FF7"/>
    <w:rsid w:val="49B28B1F"/>
    <w:rsid w:val="4A02604E"/>
    <w:rsid w:val="4A9BB3EF"/>
    <w:rsid w:val="4ABDDC53"/>
    <w:rsid w:val="4AC642A7"/>
    <w:rsid w:val="4BDB857B"/>
    <w:rsid w:val="4C378450"/>
    <w:rsid w:val="4C819EC8"/>
    <w:rsid w:val="4DD354B1"/>
    <w:rsid w:val="4E8A4AA9"/>
    <w:rsid w:val="4EDA045B"/>
    <w:rsid w:val="4F13263D"/>
    <w:rsid w:val="4F1ED58A"/>
    <w:rsid w:val="4FB93F8A"/>
    <w:rsid w:val="50132463"/>
    <w:rsid w:val="51227339"/>
    <w:rsid w:val="515B7F4F"/>
    <w:rsid w:val="518B650D"/>
    <w:rsid w:val="525B7A0E"/>
    <w:rsid w:val="528A6522"/>
    <w:rsid w:val="54BABC5C"/>
    <w:rsid w:val="559772AE"/>
    <w:rsid w:val="567C3431"/>
    <w:rsid w:val="57B3462E"/>
    <w:rsid w:val="57F25D1E"/>
    <w:rsid w:val="57F6ED28"/>
    <w:rsid w:val="58180492"/>
    <w:rsid w:val="59C40861"/>
    <w:rsid w:val="59EEE47A"/>
    <w:rsid w:val="5A6DA506"/>
    <w:rsid w:val="5B1BF645"/>
    <w:rsid w:val="5B221069"/>
    <w:rsid w:val="5D1CD1E7"/>
    <w:rsid w:val="5E19DC92"/>
    <w:rsid w:val="5E2BDEBF"/>
    <w:rsid w:val="5ECCC36A"/>
    <w:rsid w:val="60F5D6C4"/>
    <w:rsid w:val="60FE5A87"/>
    <w:rsid w:val="614A3472"/>
    <w:rsid w:val="6314ADC5"/>
    <w:rsid w:val="64EB7E79"/>
    <w:rsid w:val="6507287E"/>
    <w:rsid w:val="66090717"/>
    <w:rsid w:val="672E383A"/>
    <w:rsid w:val="67F5CE25"/>
    <w:rsid w:val="68231F3B"/>
    <w:rsid w:val="68FAEBFE"/>
    <w:rsid w:val="6973EF30"/>
    <w:rsid w:val="69BEEF9C"/>
    <w:rsid w:val="6A469C40"/>
    <w:rsid w:val="6A532E92"/>
    <w:rsid w:val="6A8F473D"/>
    <w:rsid w:val="6B07DD88"/>
    <w:rsid w:val="6B2D6EE7"/>
    <w:rsid w:val="6B5ABFFD"/>
    <w:rsid w:val="6B73D00E"/>
    <w:rsid w:val="6D4CBE96"/>
    <w:rsid w:val="6E650FA9"/>
    <w:rsid w:val="6EBA2814"/>
    <w:rsid w:val="6FAFD23D"/>
    <w:rsid w:val="70872655"/>
    <w:rsid w:val="71CA0181"/>
    <w:rsid w:val="71E2DB85"/>
    <w:rsid w:val="7282988E"/>
    <w:rsid w:val="732A6DE9"/>
    <w:rsid w:val="73406E52"/>
    <w:rsid w:val="740CA5C8"/>
    <w:rsid w:val="74DC3EB3"/>
    <w:rsid w:val="74EF2811"/>
    <w:rsid w:val="758AAA2D"/>
    <w:rsid w:val="75D088E4"/>
    <w:rsid w:val="75F05BF7"/>
    <w:rsid w:val="76B698D2"/>
    <w:rsid w:val="7724A98E"/>
    <w:rsid w:val="77483E03"/>
    <w:rsid w:val="7922D1B8"/>
    <w:rsid w:val="79AFAFD6"/>
    <w:rsid w:val="79E37AEB"/>
    <w:rsid w:val="7A6FC566"/>
    <w:rsid w:val="7AB8A4AF"/>
    <w:rsid w:val="7AD18502"/>
    <w:rsid w:val="7B55BE75"/>
    <w:rsid w:val="7B78D14D"/>
    <w:rsid w:val="7BDEF254"/>
    <w:rsid w:val="7BE0C354"/>
    <w:rsid w:val="7BE46938"/>
    <w:rsid w:val="7C613110"/>
    <w:rsid w:val="7C7A48C6"/>
    <w:rsid w:val="7CF34922"/>
    <w:rsid w:val="7CFCCFE4"/>
    <w:rsid w:val="7D65E551"/>
    <w:rsid w:val="7D7AC2B5"/>
    <w:rsid w:val="7D7C93B5"/>
    <w:rsid w:val="7E8320F9"/>
    <w:rsid w:val="7FE0D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A6808"/>
  <w15:chartTrackingRefBased/>
  <w15:docId w15:val="{05F18A35-A6FD-4E3B-8FB7-DEB56C8C9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F33"/>
    <w:pPr>
      <w:spacing w:line="276"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CD77AB"/>
    <w:pPr>
      <w:ind w:left="720"/>
      <w:outlineLvl w:val="0"/>
    </w:pPr>
    <w:rPr>
      <w:rFonts w:eastAsia="Times New Roman" w:cs="Times New Roman"/>
      <w:b/>
      <w:bCs/>
      <w:color w:val="000000" w:themeColor="text1"/>
      <w:szCs w:val="24"/>
    </w:rPr>
  </w:style>
  <w:style w:type="paragraph" w:styleId="Heading2">
    <w:name w:val="heading 2"/>
    <w:basedOn w:val="Heading1"/>
    <w:next w:val="Normal"/>
    <w:link w:val="Heading2Char"/>
    <w:uiPriority w:val="9"/>
    <w:unhideWhenUsed/>
    <w:qFormat/>
    <w:rsid w:val="002F2009"/>
    <w:pPr>
      <w:numPr>
        <w:ilvl w:val="1"/>
        <w:numId w:val="2"/>
      </w:numPr>
      <w:outlineLvl w:val="1"/>
    </w:pPr>
    <w:rPr>
      <w:b w:val="0"/>
      <w:szCs w:val="22"/>
    </w:rPr>
  </w:style>
  <w:style w:type="paragraph" w:styleId="Heading3">
    <w:name w:val="heading 3"/>
    <w:basedOn w:val="Heading2"/>
    <w:next w:val="Normal"/>
    <w:link w:val="Heading3Char"/>
    <w:uiPriority w:val="9"/>
    <w:unhideWhenUsed/>
    <w:qFormat/>
    <w:rsid w:val="002F2009"/>
    <w:pPr>
      <w:keepNext/>
      <w:keepLines/>
      <w:numPr>
        <w:ilvl w:val="2"/>
      </w:numPr>
      <w:spacing w:before="120" w:after="120"/>
      <w:outlineLvl w:val="2"/>
    </w:pPr>
    <w:rPr>
      <w:rFonts w:eastAsiaTheme="majorEastAsia" w:cstheme="majorBidi"/>
      <w:b/>
    </w:rPr>
  </w:style>
  <w:style w:type="paragraph" w:styleId="Heading4">
    <w:name w:val="heading 4"/>
    <w:basedOn w:val="Heading2"/>
    <w:next w:val="Normal"/>
    <w:link w:val="Heading4Char"/>
    <w:uiPriority w:val="9"/>
    <w:unhideWhenUsed/>
    <w:qFormat/>
    <w:rsid w:val="002F2009"/>
    <w:pPr>
      <w:numPr>
        <w:ilvl w:val="3"/>
      </w:numPr>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AB"/>
    <w:rPr>
      <w:rFonts w:ascii="Times New Roman" w:eastAsia="Times New Roman" w:hAnsi="Times New Roman" w:cs="Times New Roman"/>
      <w:b/>
      <w:bCs/>
      <w:color w:val="000000" w:themeColor="text1"/>
      <w:sz w:val="24"/>
      <w:szCs w:val="24"/>
      <w:lang w:val="en-GB"/>
    </w:rPr>
  </w:style>
  <w:style w:type="character" w:customStyle="1" w:styleId="Heading2Char">
    <w:name w:val="Heading 2 Char"/>
    <w:basedOn w:val="DefaultParagraphFont"/>
    <w:link w:val="Heading2"/>
    <w:uiPriority w:val="9"/>
    <w:qFormat/>
    <w:rsid w:val="002F2009"/>
    <w:rPr>
      <w:rFonts w:ascii="Times New Roman" w:eastAsia="Times New Roman" w:hAnsi="Times New Roman" w:cs="Times New Roman"/>
      <w:bCs/>
      <w:color w:val="000000" w:themeColor="text1"/>
      <w:sz w:val="24"/>
      <w:lang w:val="en-GB"/>
    </w:rPr>
  </w:style>
  <w:style w:type="paragraph" w:styleId="CommentText">
    <w:name w:val="annotation text"/>
    <w:basedOn w:val="Normal"/>
    <w:link w:val="CommentTextChar"/>
    <w:uiPriority w:val="99"/>
    <w:unhideWhenUsed/>
    <w:qFormat/>
    <w:pPr>
      <w:spacing w:line="240" w:lineRule="auto"/>
    </w:pPr>
    <w:rPr>
      <w:sz w:val="20"/>
      <w:szCs w:val="20"/>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rsid w:val="00BB3209"/>
    <w:rPr>
      <w:color w:val="808080"/>
    </w:rPr>
  </w:style>
  <w:style w:type="character" w:styleId="Hyperlink">
    <w:name w:val="Hyperlink"/>
    <w:basedOn w:val="DefaultParagraphFont"/>
    <w:uiPriority w:val="99"/>
    <w:unhideWhenUsed/>
    <w:rsid w:val="0089141A"/>
    <w:rPr>
      <w:color w:val="0563C1" w:themeColor="hyperlink"/>
      <w:u w:val="single"/>
    </w:rPr>
  </w:style>
  <w:style w:type="character" w:styleId="UnresolvedMention">
    <w:name w:val="Unresolved Mention"/>
    <w:basedOn w:val="DefaultParagraphFont"/>
    <w:uiPriority w:val="99"/>
    <w:semiHidden/>
    <w:unhideWhenUsed/>
    <w:rsid w:val="0089141A"/>
    <w:rPr>
      <w:color w:val="605E5C"/>
      <w:shd w:val="clear" w:color="auto" w:fill="E1DFDD"/>
    </w:rPr>
  </w:style>
  <w:style w:type="paragraph" w:styleId="ListParagraph">
    <w:name w:val="List Paragraph"/>
    <w:basedOn w:val="Normal"/>
    <w:uiPriority w:val="34"/>
    <w:qFormat/>
    <w:rsid w:val="00363C22"/>
    <w:pPr>
      <w:ind w:left="720"/>
      <w:contextualSpacing/>
    </w:pPr>
  </w:style>
  <w:style w:type="paragraph" w:styleId="CommentSubject">
    <w:name w:val="annotation subject"/>
    <w:basedOn w:val="CommentText"/>
    <w:next w:val="CommentText"/>
    <w:link w:val="CommentSubjectChar"/>
    <w:uiPriority w:val="99"/>
    <w:semiHidden/>
    <w:unhideWhenUsed/>
    <w:rsid w:val="005745AD"/>
    <w:rPr>
      <w:b/>
      <w:bCs/>
    </w:rPr>
  </w:style>
  <w:style w:type="character" w:customStyle="1" w:styleId="CommentSubjectChar">
    <w:name w:val="Comment Subject Char"/>
    <w:basedOn w:val="CommentTextChar"/>
    <w:link w:val="CommentSubject"/>
    <w:uiPriority w:val="99"/>
    <w:semiHidden/>
    <w:rsid w:val="005745AD"/>
    <w:rPr>
      <w:b/>
      <w:bCs/>
      <w:sz w:val="20"/>
      <w:szCs w:val="20"/>
    </w:rPr>
  </w:style>
  <w:style w:type="character" w:styleId="LineNumber">
    <w:name w:val="line number"/>
    <w:basedOn w:val="DefaultParagraphFont"/>
    <w:uiPriority w:val="99"/>
    <w:semiHidden/>
    <w:unhideWhenUsed/>
    <w:rsid w:val="000A6741"/>
  </w:style>
  <w:style w:type="paragraph" w:styleId="TOCHeading">
    <w:name w:val="TOC Heading"/>
    <w:basedOn w:val="Heading1"/>
    <w:next w:val="Normal"/>
    <w:uiPriority w:val="39"/>
    <w:unhideWhenUsed/>
    <w:qFormat/>
    <w:rsid w:val="002845D3"/>
    <w:pPr>
      <w:keepNext/>
      <w:keepLines/>
      <w:spacing w:before="240" w:after="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2845D3"/>
    <w:pPr>
      <w:spacing w:after="100"/>
    </w:pPr>
  </w:style>
  <w:style w:type="paragraph" w:styleId="TOC2">
    <w:name w:val="toc 2"/>
    <w:basedOn w:val="Normal"/>
    <w:next w:val="Normal"/>
    <w:autoRedefine/>
    <w:uiPriority w:val="39"/>
    <w:unhideWhenUsed/>
    <w:rsid w:val="002845D3"/>
    <w:pPr>
      <w:spacing w:after="100"/>
      <w:ind w:left="220"/>
    </w:pPr>
  </w:style>
  <w:style w:type="character" w:customStyle="1" w:styleId="Heading3Char">
    <w:name w:val="Heading 3 Char"/>
    <w:basedOn w:val="DefaultParagraphFont"/>
    <w:link w:val="Heading3"/>
    <w:uiPriority w:val="9"/>
    <w:rsid w:val="002F2009"/>
    <w:rPr>
      <w:rFonts w:ascii="Times New Roman" w:eastAsiaTheme="majorEastAsia" w:hAnsi="Times New Roman" w:cstheme="majorBidi"/>
      <w:b/>
      <w:bCs/>
      <w:color w:val="000000" w:themeColor="text1"/>
      <w:sz w:val="24"/>
      <w:lang w:val="en-GB"/>
    </w:rPr>
  </w:style>
  <w:style w:type="table" w:styleId="TableGrid">
    <w:name w:val="Table Grid"/>
    <w:basedOn w:val="TableNormal"/>
    <w:uiPriority w:val="39"/>
    <w:rsid w:val="00870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1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sl-SI" w:eastAsia="sl-SI"/>
    </w:rPr>
  </w:style>
  <w:style w:type="character" w:customStyle="1" w:styleId="HTMLPreformattedChar">
    <w:name w:val="HTML Preformatted Char"/>
    <w:basedOn w:val="DefaultParagraphFont"/>
    <w:link w:val="HTMLPreformatted"/>
    <w:uiPriority w:val="99"/>
    <w:semiHidden/>
    <w:rsid w:val="00916C85"/>
    <w:rPr>
      <w:rFonts w:ascii="Courier New" w:eastAsia="Times New Roman" w:hAnsi="Courier New" w:cs="Courier New"/>
      <w:sz w:val="20"/>
      <w:szCs w:val="20"/>
      <w:lang w:val="sl-SI" w:eastAsia="sl-SI"/>
    </w:rPr>
  </w:style>
  <w:style w:type="character" w:customStyle="1" w:styleId="Heading4Char">
    <w:name w:val="Heading 4 Char"/>
    <w:basedOn w:val="DefaultParagraphFont"/>
    <w:link w:val="Heading4"/>
    <w:uiPriority w:val="9"/>
    <w:rsid w:val="002F2009"/>
    <w:rPr>
      <w:rFonts w:ascii="Times New Roman" w:eastAsiaTheme="majorEastAsia" w:hAnsi="Times New Roman" w:cstheme="majorBidi"/>
      <w:bCs/>
      <w:iCs/>
      <w:color w:val="000000" w:themeColor="text1"/>
      <w:sz w:val="24"/>
      <w:lang w:val="en-GB"/>
    </w:rPr>
  </w:style>
  <w:style w:type="paragraph" w:styleId="TOC3">
    <w:name w:val="toc 3"/>
    <w:basedOn w:val="Normal"/>
    <w:next w:val="Normal"/>
    <w:autoRedefine/>
    <w:uiPriority w:val="39"/>
    <w:unhideWhenUsed/>
    <w:rsid w:val="007361BE"/>
    <w:pPr>
      <w:spacing w:after="100"/>
      <w:ind w:left="440"/>
    </w:pPr>
  </w:style>
  <w:style w:type="character" w:styleId="FollowedHyperlink">
    <w:name w:val="FollowedHyperlink"/>
    <w:basedOn w:val="DefaultParagraphFont"/>
    <w:uiPriority w:val="99"/>
    <w:semiHidden/>
    <w:unhideWhenUsed/>
    <w:rsid w:val="001A73FB"/>
    <w:rPr>
      <w:color w:val="954F72" w:themeColor="followedHyperlink"/>
      <w:u w:val="single"/>
    </w:rPr>
  </w:style>
  <w:style w:type="character" w:customStyle="1" w:styleId="SuppelementChar">
    <w:name w:val="Suppelement Char"/>
    <w:basedOn w:val="DefaultParagraphFont"/>
    <w:link w:val="Suppelement"/>
    <w:qFormat/>
    <w:rsid w:val="00A24687"/>
    <w:rPr>
      <w:rFonts w:ascii="Times New Roman" w:hAnsi="Times New Roman" w:cs="Times New Roman"/>
      <w:bCs/>
      <w:sz w:val="20"/>
    </w:rPr>
  </w:style>
  <w:style w:type="paragraph" w:customStyle="1" w:styleId="Suppelement">
    <w:name w:val="Suppelement"/>
    <w:basedOn w:val="Normal"/>
    <w:link w:val="SuppelementChar"/>
    <w:qFormat/>
    <w:rsid w:val="00A24687"/>
    <w:pPr>
      <w:suppressAutoHyphens/>
      <w:spacing w:before="120" w:line="480" w:lineRule="auto"/>
    </w:pPr>
    <w:rPr>
      <w:rFonts w:cs="Times New Roman"/>
      <w:bCs/>
      <w:sz w:val="20"/>
    </w:rPr>
  </w:style>
  <w:style w:type="paragraph" w:customStyle="1" w:styleId="FigureTable">
    <w:name w:val="Figure_Table"/>
    <w:basedOn w:val="Normal"/>
    <w:link w:val="FigureTableZnak"/>
    <w:qFormat/>
    <w:rsid w:val="00723A85"/>
    <w:rPr>
      <w:rFonts w:cs="Times New Roman"/>
      <w:bCs/>
      <w:sz w:val="22"/>
    </w:rPr>
  </w:style>
  <w:style w:type="character" w:customStyle="1" w:styleId="FigureTableZnak">
    <w:name w:val="Figure_Table Znak"/>
    <w:basedOn w:val="DefaultParagraphFont"/>
    <w:link w:val="FigureTable"/>
    <w:rsid w:val="00723A85"/>
    <w:rPr>
      <w:rFonts w:ascii="Times New Roman" w:hAnsi="Times New Roman" w:cs="Times New Roman"/>
      <w:bCs/>
      <w:lang w:val="en-GB"/>
    </w:rPr>
  </w:style>
  <w:style w:type="paragraph" w:customStyle="1" w:styleId="Poglavja">
    <w:name w:val="Poglavja"/>
    <w:basedOn w:val="Normal"/>
    <w:rsid w:val="009B3EB0"/>
    <w:pPr>
      <w:numPr>
        <w:numId w:val="1"/>
      </w:numPr>
    </w:pPr>
  </w:style>
  <w:style w:type="paragraph" w:styleId="TOC4">
    <w:name w:val="toc 4"/>
    <w:basedOn w:val="Normal"/>
    <w:next w:val="Normal"/>
    <w:autoRedefine/>
    <w:uiPriority w:val="39"/>
    <w:unhideWhenUsed/>
    <w:rsid w:val="00466F33"/>
    <w:pPr>
      <w:spacing w:after="100"/>
      <w:ind w:left="720"/>
    </w:pPr>
  </w:style>
  <w:style w:type="paragraph" w:styleId="Header">
    <w:name w:val="header"/>
    <w:basedOn w:val="Normal"/>
    <w:link w:val="HeaderChar"/>
    <w:uiPriority w:val="99"/>
    <w:unhideWhenUsed/>
    <w:rsid w:val="001C483B"/>
    <w:pPr>
      <w:tabs>
        <w:tab w:val="center" w:pos="4536"/>
        <w:tab w:val="right" w:pos="9072"/>
      </w:tabs>
      <w:spacing w:after="0" w:line="240" w:lineRule="auto"/>
    </w:pPr>
  </w:style>
  <w:style w:type="character" w:customStyle="1" w:styleId="HeaderChar">
    <w:name w:val="Header Char"/>
    <w:basedOn w:val="DefaultParagraphFont"/>
    <w:link w:val="Header"/>
    <w:uiPriority w:val="99"/>
    <w:rsid w:val="001C483B"/>
    <w:rPr>
      <w:rFonts w:ascii="Times New Roman" w:hAnsi="Times New Roman"/>
      <w:sz w:val="24"/>
      <w:lang w:val="en-GB"/>
    </w:rPr>
  </w:style>
  <w:style w:type="paragraph" w:styleId="Footer">
    <w:name w:val="footer"/>
    <w:basedOn w:val="Normal"/>
    <w:link w:val="FooterChar"/>
    <w:uiPriority w:val="99"/>
    <w:unhideWhenUsed/>
    <w:rsid w:val="001C483B"/>
    <w:pPr>
      <w:tabs>
        <w:tab w:val="center" w:pos="4536"/>
        <w:tab w:val="right" w:pos="9072"/>
      </w:tabs>
      <w:spacing w:after="0" w:line="240" w:lineRule="auto"/>
    </w:pPr>
  </w:style>
  <w:style w:type="character" w:customStyle="1" w:styleId="FooterChar">
    <w:name w:val="Footer Char"/>
    <w:basedOn w:val="DefaultParagraphFont"/>
    <w:link w:val="Footer"/>
    <w:uiPriority w:val="99"/>
    <w:rsid w:val="001C483B"/>
    <w:rPr>
      <w:rFonts w:ascii="Times New Roman" w:hAnsi="Times New Roman"/>
      <w:sz w:val="24"/>
      <w:lang w:val="en-GB"/>
    </w:rPr>
  </w:style>
  <w:style w:type="paragraph" w:styleId="Bibliography">
    <w:name w:val="Bibliography"/>
    <w:basedOn w:val="Normal"/>
    <w:next w:val="Normal"/>
    <w:uiPriority w:val="37"/>
    <w:unhideWhenUsed/>
    <w:rsid w:val="001B10A8"/>
    <w:pPr>
      <w:spacing w:after="0"/>
      <w:ind w:left="720" w:hanging="720"/>
    </w:pPr>
  </w:style>
  <w:style w:type="paragraph" w:styleId="Revision">
    <w:name w:val="Revision"/>
    <w:hidden/>
    <w:uiPriority w:val="99"/>
    <w:semiHidden/>
    <w:rsid w:val="009B6064"/>
    <w:pPr>
      <w:spacing w:after="0" w:line="240" w:lineRule="auto"/>
    </w:pPr>
    <w:rPr>
      <w:rFonts w:ascii="Times New Roman" w:hAnsi="Times New Roman"/>
      <w:sz w:val="24"/>
      <w:lang w:val="en-GB"/>
    </w:rPr>
  </w:style>
  <w:style w:type="paragraph" w:styleId="Caption">
    <w:name w:val="caption"/>
    <w:basedOn w:val="Normal"/>
    <w:next w:val="Normal"/>
    <w:uiPriority w:val="35"/>
    <w:unhideWhenUsed/>
    <w:qFormat/>
    <w:rsid w:val="00801198"/>
    <w:pPr>
      <w:spacing w:after="200" w:line="240" w:lineRule="auto"/>
    </w:pPr>
    <w:rPr>
      <w:b/>
      <w:iCs/>
      <w:sz w:val="20"/>
      <w:szCs w:val="18"/>
    </w:rPr>
  </w:style>
  <w:style w:type="paragraph" w:styleId="TableofFigures">
    <w:name w:val="table of figures"/>
    <w:basedOn w:val="Normal"/>
    <w:next w:val="Normal"/>
    <w:uiPriority w:val="99"/>
    <w:unhideWhenUsed/>
    <w:rsid w:val="00801198"/>
    <w:pPr>
      <w:spacing w:after="0"/>
    </w:pPr>
  </w:style>
  <w:style w:type="character" w:customStyle="1" w:styleId="katex-mathml">
    <w:name w:val="katex-mathml"/>
    <w:basedOn w:val="DefaultParagraphFont"/>
    <w:rsid w:val="00997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0741">
      <w:bodyDiv w:val="1"/>
      <w:marLeft w:val="0"/>
      <w:marRight w:val="0"/>
      <w:marTop w:val="0"/>
      <w:marBottom w:val="0"/>
      <w:divBdr>
        <w:top w:val="none" w:sz="0" w:space="0" w:color="auto"/>
        <w:left w:val="none" w:sz="0" w:space="0" w:color="auto"/>
        <w:bottom w:val="none" w:sz="0" w:space="0" w:color="auto"/>
        <w:right w:val="none" w:sz="0" w:space="0" w:color="auto"/>
      </w:divBdr>
    </w:div>
    <w:div w:id="81873522">
      <w:bodyDiv w:val="1"/>
      <w:marLeft w:val="0"/>
      <w:marRight w:val="0"/>
      <w:marTop w:val="0"/>
      <w:marBottom w:val="0"/>
      <w:divBdr>
        <w:top w:val="none" w:sz="0" w:space="0" w:color="auto"/>
        <w:left w:val="none" w:sz="0" w:space="0" w:color="auto"/>
        <w:bottom w:val="none" w:sz="0" w:space="0" w:color="auto"/>
        <w:right w:val="none" w:sz="0" w:space="0" w:color="auto"/>
      </w:divBdr>
    </w:div>
    <w:div w:id="99381160">
      <w:bodyDiv w:val="1"/>
      <w:marLeft w:val="0"/>
      <w:marRight w:val="0"/>
      <w:marTop w:val="0"/>
      <w:marBottom w:val="0"/>
      <w:divBdr>
        <w:top w:val="none" w:sz="0" w:space="0" w:color="auto"/>
        <w:left w:val="none" w:sz="0" w:space="0" w:color="auto"/>
        <w:bottom w:val="none" w:sz="0" w:space="0" w:color="auto"/>
        <w:right w:val="none" w:sz="0" w:space="0" w:color="auto"/>
      </w:divBdr>
    </w:div>
    <w:div w:id="102384567">
      <w:bodyDiv w:val="1"/>
      <w:marLeft w:val="0"/>
      <w:marRight w:val="0"/>
      <w:marTop w:val="0"/>
      <w:marBottom w:val="0"/>
      <w:divBdr>
        <w:top w:val="none" w:sz="0" w:space="0" w:color="auto"/>
        <w:left w:val="none" w:sz="0" w:space="0" w:color="auto"/>
        <w:bottom w:val="none" w:sz="0" w:space="0" w:color="auto"/>
        <w:right w:val="none" w:sz="0" w:space="0" w:color="auto"/>
      </w:divBdr>
    </w:div>
    <w:div w:id="246813219">
      <w:bodyDiv w:val="1"/>
      <w:marLeft w:val="0"/>
      <w:marRight w:val="0"/>
      <w:marTop w:val="0"/>
      <w:marBottom w:val="0"/>
      <w:divBdr>
        <w:top w:val="none" w:sz="0" w:space="0" w:color="auto"/>
        <w:left w:val="none" w:sz="0" w:space="0" w:color="auto"/>
        <w:bottom w:val="none" w:sz="0" w:space="0" w:color="auto"/>
        <w:right w:val="none" w:sz="0" w:space="0" w:color="auto"/>
      </w:divBdr>
    </w:div>
    <w:div w:id="276836485">
      <w:bodyDiv w:val="1"/>
      <w:marLeft w:val="0"/>
      <w:marRight w:val="0"/>
      <w:marTop w:val="0"/>
      <w:marBottom w:val="0"/>
      <w:divBdr>
        <w:top w:val="none" w:sz="0" w:space="0" w:color="auto"/>
        <w:left w:val="none" w:sz="0" w:space="0" w:color="auto"/>
        <w:bottom w:val="none" w:sz="0" w:space="0" w:color="auto"/>
        <w:right w:val="none" w:sz="0" w:space="0" w:color="auto"/>
      </w:divBdr>
    </w:div>
    <w:div w:id="337582118">
      <w:bodyDiv w:val="1"/>
      <w:marLeft w:val="0"/>
      <w:marRight w:val="0"/>
      <w:marTop w:val="0"/>
      <w:marBottom w:val="0"/>
      <w:divBdr>
        <w:top w:val="none" w:sz="0" w:space="0" w:color="auto"/>
        <w:left w:val="none" w:sz="0" w:space="0" w:color="auto"/>
        <w:bottom w:val="none" w:sz="0" w:space="0" w:color="auto"/>
        <w:right w:val="none" w:sz="0" w:space="0" w:color="auto"/>
      </w:divBdr>
    </w:div>
    <w:div w:id="369232652">
      <w:bodyDiv w:val="1"/>
      <w:marLeft w:val="0"/>
      <w:marRight w:val="0"/>
      <w:marTop w:val="0"/>
      <w:marBottom w:val="0"/>
      <w:divBdr>
        <w:top w:val="none" w:sz="0" w:space="0" w:color="auto"/>
        <w:left w:val="none" w:sz="0" w:space="0" w:color="auto"/>
        <w:bottom w:val="none" w:sz="0" w:space="0" w:color="auto"/>
        <w:right w:val="none" w:sz="0" w:space="0" w:color="auto"/>
      </w:divBdr>
    </w:div>
    <w:div w:id="423695010">
      <w:bodyDiv w:val="1"/>
      <w:marLeft w:val="0"/>
      <w:marRight w:val="0"/>
      <w:marTop w:val="0"/>
      <w:marBottom w:val="0"/>
      <w:divBdr>
        <w:top w:val="none" w:sz="0" w:space="0" w:color="auto"/>
        <w:left w:val="none" w:sz="0" w:space="0" w:color="auto"/>
        <w:bottom w:val="none" w:sz="0" w:space="0" w:color="auto"/>
        <w:right w:val="none" w:sz="0" w:space="0" w:color="auto"/>
      </w:divBdr>
    </w:div>
    <w:div w:id="430785042">
      <w:bodyDiv w:val="1"/>
      <w:marLeft w:val="0"/>
      <w:marRight w:val="0"/>
      <w:marTop w:val="0"/>
      <w:marBottom w:val="0"/>
      <w:divBdr>
        <w:top w:val="none" w:sz="0" w:space="0" w:color="auto"/>
        <w:left w:val="none" w:sz="0" w:space="0" w:color="auto"/>
        <w:bottom w:val="none" w:sz="0" w:space="0" w:color="auto"/>
        <w:right w:val="none" w:sz="0" w:space="0" w:color="auto"/>
      </w:divBdr>
    </w:div>
    <w:div w:id="433746278">
      <w:bodyDiv w:val="1"/>
      <w:marLeft w:val="0"/>
      <w:marRight w:val="0"/>
      <w:marTop w:val="0"/>
      <w:marBottom w:val="0"/>
      <w:divBdr>
        <w:top w:val="none" w:sz="0" w:space="0" w:color="auto"/>
        <w:left w:val="none" w:sz="0" w:space="0" w:color="auto"/>
        <w:bottom w:val="none" w:sz="0" w:space="0" w:color="auto"/>
        <w:right w:val="none" w:sz="0" w:space="0" w:color="auto"/>
      </w:divBdr>
    </w:div>
    <w:div w:id="816847120">
      <w:bodyDiv w:val="1"/>
      <w:marLeft w:val="0"/>
      <w:marRight w:val="0"/>
      <w:marTop w:val="0"/>
      <w:marBottom w:val="0"/>
      <w:divBdr>
        <w:top w:val="none" w:sz="0" w:space="0" w:color="auto"/>
        <w:left w:val="none" w:sz="0" w:space="0" w:color="auto"/>
        <w:bottom w:val="none" w:sz="0" w:space="0" w:color="auto"/>
        <w:right w:val="none" w:sz="0" w:space="0" w:color="auto"/>
      </w:divBdr>
    </w:div>
    <w:div w:id="873274061">
      <w:bodyDiv w:val="1"/>
      <w:marLeft w:val="0"/>
      <w:marRight w:val="0"/>
      <w:marTop w:val="0"/>
      <w:marBottom w:val="0"/>
      <w:divBdr>
        <w:top w:val="none" w:sz="0" w:space="0" w:color="auto"/>
        <w:left w:val="none" w:sz="0" w:space="0" w:color="auto"/>
        <w:bottom w:val="none" w:sz="0" w:space="0" w:color="auto"/>
        <w:right w:val="none" w:sz="0" w:space="0" w:color="auto"/>
      </w:divBdr>
    </w:div>
    <w:div w:id="957444455">
      <w:bodyDiv w:val="1"/>
      <w:marLeft w:val="0"/>
      <w:marRight w:val="0"/>
      <w:marTop w:val="0"/>
      <w:marBottom w:val="0"/>
      <w:divBdr>
        <w:top w:val="none" w:sz="0" w:space="0" w:color="auto"/>
        <w:left w:val="none" w:sz="0" w:space="0" w:color="auto"/>
        <w:bottom w:val="none" w:sz="0" w:space="0" w:color="auto"/>
        <w:right w:val="none" w:sz="0" w:space="0" w:color="auto"/>
      </w:divBdr>
    </w:div>
    <w:div w:id="999161984">
      <w:bodyDiv w:val="1"/>
      <w:marLeft w:val="0"/>
      <w:marRight w:val="0"/>
      <w:marTop w:val="0"/>
      <w:marBottom w:val="0"/>
      <w:divBdr>
        <w:top w:val="none" w:sz="0" w:space="0" w:color="auto"/>
        <w:left w:val="none" w:sz="0" w:space="0" w:color="auto"/>
        <w:bottom w:val="none" w:sz="0" w:space="0" w:color="auto"/>
        <w:right w:val="none" w:sz="0" w:space="0" w:color="auto"/>
      </w:divBdr>
    </w:div>
    <w:div w:id="1116295196">
      <w:bodyDiv w:val="1"/>
      <w:marLeft w:val="0"/>
      <w:marRight w:val="0"/>
      <w:marTop w:val="0"/>
      <w:marBottom w:val="0"/>
      <w:divBdr>
        <w:top w:val="none" w:sz="0" w:space="0" w:color="auto"/>
        <w:left w:val="none" w:sz="0" w:space="0" w:color="auto"/>
        <w:bottom w:val="none" w:sz="0" w:space="0" w:color="auto"/>
        <w:right w:val="none" w:sz="0" w:space="0" w:color="auto"/>
      </w:divBdr>
    </w:div>
    <w:div w:id="1122066738">
      <w:bodyDiv w:val="1"/>
      <w:marLeft w:val="0"/>
      <w:marRight w:val="0"/>
      <w:marTop w:val="0"/>
      <w:marBottom w:val="0"/>
      <w:divBdr>
        <w:top w:val="none" w:sz="0" w:space="0" w:color="auto"/>
        <w:left w:val="none" w:sz="0" w:space="0" w:color="auto"/>
        <w:bottom w:val="none" w:sz="0" w:space="0" w:color="auto"/>
        <w:right w:val="none" w:sz="0" w:space="0" w:color="auto"/>
      </w:divBdr>
    </w:div>
    <w:div w:id="1127158736">
      <w:bodyDiv w:val="1"/>
      <w:marLeft w:val="0"/>
      <w:marRight w:val="0"/>
      <w:marTop w:val="0"/>
      <w:marBottom w:val="0"/>
      <w:divBdr>
        <w:top w:val="none" w:sz="0" w:space="0" w:color="auto"/>
        <w:left w:val="none" w:sz="0" w:space="0" w:color="auto"/>
        <w:bottom w:val="none" w:sz="0" w:space="0" w:color="auto"/>
        <w:right w:val="none" w:sz="0" w:space="0" w:color="auto"/>
      </w:divBdr>
    </w:div>
    <w:div w:id="1163161361">
      <w:bodyDiv w:val="1"/>
      <w:marLeft w:val="0"/>
      <w:marRight w:val="0"/>
      <w:marTop w:val="0"/>
      <w:marBottom w:val="0"/>
      <w:divBdr>
        <w:top w:val="none" w:sz="0" w:space="0" w:color="auto"/>
        <w:left w:val="none" w:sz="0" w:space="0" w:color="auto"/>
        <w:bottom w:val="none" w:sz="0" w:space="0" w:color="auto"/>
        <w:right w:val="none" w:sz="0" w:space="0" w:color="auto"/>
      </w:divBdr>
    </w:div>
    <w:div w:id="1265648204">
      <w:bodyDiv w:val="1"/>
      <w:marLeft w:val="0"/>
      <w:marRight w:val="0"/>
      <w:marTop w:val="0"/>
      <w:marBottom w:val="0"/>
      <w:divBdr>
        <w:top w:val="none" w:sz="0" w:space="0" w:color="auto"/>
        <w:left w:val="none" w:sz="0" w:space="0" w:color="auto"/>
        <w:bottom w:val="none" w:sz="0" w:space="0" w:color="auto"/>
        <w:right w:val="none" w:sz="0" w:space="0" w:color="auto"/>
      </w:divBdr>
    </w:div>
    <w:div w:id="1308978193">
      <w:bodyDiv w:val="1"/>
      <w:marLeft w:val="0"/>
      <w:marRight w:val="0"/>
      <w:marTop w:val="0"/>
      <w:marBottom w:val="0"/>
      <w:divBdr>
        <w:top w:val="none" w:sz="0" w:space="0" w:color="auto"/>
        <w:left w:val="none" w:sz="0" w:space="0" w:color="auto"/>
        <w:bottom w:val="none" w:sz="0" w:space="0" w:color="auto"/>
        <w:right w:val="none" w:sz="0" w:space="0" w:color="auto"/>
      </w:divBdr>
    </w:div>
    <w:div w:id="1386222119">
      <w:bodyDiv w:val="1"/>
      <w:marLeft w:val="0"/>
      <w:marRight w:val="0"/>
      <w:marTop w:val="0"/>
      <w:marBottom w:val="0"/>
      <w:divBdr>
        <w:top w:val="none" w:sz="0" w:space="0" w:color="auto"/>
        <w:left w:val="none" w:sz="0" w:space="0" w:color="auto"/>
        <w:bottom w:val="none" w:sz="0" w:space="0" w:color="auto"/>
        <w:right w:val="none" w:sz="0" w:space="0" w:color="auto"/>
      </w:divBdr>
    </w:div>
    <w:div w:id="1501122328">
      <w:bodyDiv w:val="1"/>
      <w:marLeft w:val="0"/>
      <w:marRight w:val="0"/>
      <w:marTop w:val="0"/>
      <w:marBottom w:val="0"/>
      <w:divBdr>
        <w:top w:val="none" w:sz="0" w:space="0" w:color="auto"/>
        <w:left w:val="none" w:sz="0" w:space="0" w:color="auto"/>
        <w:bottom w:val="none" w:sz="0" w:space="0" w:color="auto"/>
        <w:right w:val="none" w:sz="0" w:space="0" w:color="auto"/>
      </w:divBdr>
    </w:div>
    <w:div w:id="1508211206">
      <w:bodyDiv w:val="1"/>
      <w:marLeft w:val="0"/>
      <w:marRight w:val="0"/>
      <w:marTop w:val="0"/>
      <w:marBottom w:val="0"/>
      <w:divBdr>
        <w:top w:val="none" w:sz="0" w:space="0" w:color="auto"/>
        <w:left w:val="none" w:sz="0" w:space="0" w:color="auto"/>
        <w:bottom w:val="none" w:sz="0" w:space="0" w:color="auto"/>
        <w:right w:val="none" w:sz="0" w:space="0" w:color="auto"/>
      </w:divBdr>
    </w:div>
    <w:div w:id="1602295865">
      <w:bodyDiv w:val="1"/>
      <w:marLeft w:val="0"/>
      <w:marRight w:val="0"/>
      <w:marTop w:val="0"/>
      <w:marBottom w:val="0"/>
      <w:divBdr>
        <w:top w:val="none" w:sz="0" w:space="0" w:color="auto"/>
        <w:left w:val="none" w:sz="0" w:space="0" w:color="auto"/>
        <w:bottom w:val="none" w:sz="0" w:space="0" w:color="auto"/>
        <w:right w:val="none" w:sz="0" w:space="0" w:color="auto"/>
      </w:divBdr>
    </w:div>
    <w:div w:id="1665039716">
      <w:bodyDiv w:val="1"/>
      <w:marLeft w:val="0"/>
      <w:marRight w:val="0"/>
      <w:marTop w:val="0"/>
      <w:marBottom w:val="0"/>
      <w:divBdr>
        <w:top w:val="none" w:sz="0" w:space="0" w:color="auto"/>
        <w:left w:val="none" w:sz="0" w:space="0" w:color="auto"/>
        <w:bottom w:val="none" w:sz="0" w:space="0" w:color="auto"/>
        <w:right w:val="none" w:sz="0" w:space="0" w:color="auto"/>
      </w:divBdr>
    </w:div>
    <w:div w:id="1859736757">
      <w:bodyDiv w:val="1"/>
      <w:marLeft w:val="0"/>
      <w:marRight w:val="0"/>
      <w:marTop w:val="0"/>
      <w:marBottom w:val="0"/>
      <w:divBdr>
        <w:top w:val="none" w:sz="0" w:space="0" w:color="auto"/>
        <w:left w:val="none" w:sz="0" w:space="0" w:color="auto"/>
        <w:bottom w:val="none" w:sz="0" w:space="0" w:color="auto"/>
        <w:right w:val="none" w:sz="0" w:space="0" w:color="auto"/>
      </w:divBdr>
    </w:div>
    <w:div w:id="1860773690">
      <w:bodyDiv w:val="1"/>
      <w:marLeft w:val="0"/>
      <w:marRight w:val="0"/>
      <w:marTop w:val="0"/>
      <w:marBottom w:val="0"/>
      <w:divBdr>
        <w:top w:val="none" w:sz="0" w:space="0" w:color="auto"/>
        <w:left w:val="none" w:sz="0" w:space="0" w:color="auto"/>
        <w:bottom w:val="none" w:sz="0" w:space="0" w:color="auto"/>
        <w:right w:val="none" w:sz="0" w:space="0" w:color="auto"/>
      </w:divBdr>
    </w:div>
    <w:div w:id="1938096840">
      <w:bodyDiv w:val="1"/>
      <w:marLeft w:val="0"/>
      <w:marRight w:val="0"/>
      <w:marTop w:val="0"/>
      <w:marBottom w:val="0"/>
      <w:divBdr>
        <w:top w:val="none" w:sz="0" w:space="0" w:color="auto"/>
        <w:left w:val="none" w:sz="0" w:space="0" w:color="auto"/>
        <w:bottom w:val="none" w:sz="0" w:space="0" w:color="auto"/>
        <w:right w:val="none" w:sz="0" w:space="0" w:color="auto"/>
      </w:divBdr>
    </w:div>
    <w:div w:id="1944802640">
      <w:bodyDiv w:val="1"/>
      <w:marLeft w:val="0"/>
      <w:marRight w:val="0"/>
      <w:marTop w:val="0"/>
      <w:marBottom w:val="0"/>
      <w:divBdr>
        <w:top w:val="none" w:sz="0" w:space="0" w:color="auto"/>
        <w:left w:val="none" w:sz="0" w:space="0" w:color="auto"/>
        <w:bottom w:val="none" w:sz="0" w:space="0" w:color="auto"/>
        <w:right w:val="none" w:sz="0" w:space="0" w:color="auto"/>
      </w:divBdr>
    </w:div>
    <w:div w:id="1974749798">
      <w:bodyDiv w:val="1"/>
      <w:marLeft w:val="0"/>
      <w:marRight w:val="0"/>
      <w:marTop w:val="0"/>
      <w:marBottom w:val="0"/>
      <w:divBdr>
        <w:top w:val="none" w:sz="0" w:space="0" w:color="auto"/>
        <w:left w:val="none" w:sz="0" w:space="0" w:color="auto"/>
        <w:bottom w:val="none" w:sz="0" w:space="0" w:color="auto"/>
        <w:right w:val="none" w:sz="0" w:space="0" w:color="auto"/>
      </w:divBdr>
    </w:div>
    <w:div w:id="2006467951">
      <w:bodyDiv w:val="1"/>
      <w:marLeft w:val="0"/>
      <w:marRight w:val="0"/>
      <w:marTop w:val="0"/>
      <w:marBottom w:val="0"/>
      <w:divBdr>
        <w:top w:val="none" w:sz="0" w:space="0" w:color="auto"/>
        <w:left w:val="none" w:sz="0" w:space="0" w:color="auto"/>
        <w:bottom w:val="none" w:sz="0" w:space="0" w:color="auto"/>
        <w:right w:val="none" w:sz="0" w:space="0" w:color="auto"/>
      </w:divBdr>
    </w:div>
    <w:div w:id="2058699377">
      <w:bodyDiv w:val="1"/>
      <w:marLeft w:val="0"/>
      <w:marRight w:val="0"/>
      <w:marTop w:val="0"/>
      <w:marBottom w:val="0"/>
      <w:divBdr>
        <w:top w:val="none" w:sz="0" w:space="0" w:color="auto"/>
        <w:left w:val="none" w:sz="0" w:space="0" w:color="auto"/>
        <w:bottom w:val="none" w:sz="0" w:space="0" w:color="auto"/>
        <w:right w:val="none" w:sz="0" w:space="0" w:color="auto"/>
      </w:divBdr>
    </w:div>
    <w:div w:id="2059433184">
      <w:bodyDiv w:val="1"/>
      <w:marLeft w:val="0"/>
      <w:marRight w:val="0"/>
      <w:marTop w:val="0"/>
      <w:marBottom w:val="0"/>
      <w:divBdr>
        <w:top w:val="none" w:sz="0" w:space="0" w:color="auto"/>
        <w:left w:val="none" w:sz="0" w:space="0" w:color="auto"/>
        <w:bottom w:val="none" w:sz="0" w:space="0" w:color="auto"/>
        <w:right w:val="none" w:sz="0" w:space="0" w:color="auto"/>
      </w:divBdr>
    </w:div>
    <w:div w:id="2071725341">
      <w:bodyDiv w:val="1"/>
      <w:marLeft w:val="0"/>
      <w:marRight w:val="0"/>
      <w:marTop w:val="0"/>
      <w:marBottom w:val="0"/>
      <w:divBdr>
        <w:top w:val="none" w:sz="0" w:space="0" w:color="auto"/>
        <w:left w:val="none" w:sz="0" w:space="0" w:color="auto"/>
        <w:bottom w:val="none" w:sz="0" w:space="0" w:color="auto"/>
        <w:right w:val="none" w:sz="0" w:space="0" w:color="auto"/>
      </w:divBdr>
    </w:div>
    <w:div w:id="2097246800">
      <w:bodyDiv w:val="1"/>
      <w:marLeft w:val="0"/>
      <w:marRight w:val="0"/>
      <w:marTop w:val="0"/>
      <w:marBottom w:val="0"/>
      <w:divBdr>
        <w:top w:val="none" w:sz="0" w:space="0" w:color="auto"/>
        <w:left w:val="none" w:sz="0" w:space="0" w:color="auto"/>
        <w:bottom w:val="none" w:sz="0" w:space="0" w:color="auto"/>
        <w:right w:val="none" w:sz="0" w:space="0" w:color="auto"/>
      </w:divBdr>
    </w:div>
    <w:div w:id="211721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dlib.si/details/URN:NBN:SI:doc-O7CS7S6X"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github.com/ursamiklavcic/PhD"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8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2393DA-A346-4A11-B8F6-166C8F39652F}">
  <we:reference id="wa200005121" version="1.2.0.0" store="en-US" storeType="OMEX"/>
  <we:alternateReferences>
    <we:reference id="wa20000512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B452D-275E-413D-AABC-7050AF694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86</Pages>
  <Words>132672</Words>
  <Characters>756235</Characters>
  <Application>Microsoft Office Word</Application>
  <DocSecurity>0</DocSecurity>
  <Lines>6301</Lines>
  <Paragraphs>1774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887133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Urša Miklavčič</dc:creator>
  <cp:keywords/>
  <dc:description/>
  <cp:lastModifiedBy>Urša Miklavčič</cp:lastModifiedBy>
  <cp:revision>61</cp:revision>
  <cp:lastPrinted>2026-04-23T10:47:00Z</cp:lastPrinted>
  <dcterms:created xsi:type="dcterms:W3CDTF">2026-05-05T14:00:00Z</dcterms:created>
  <dcterms:modified xsi:type="dcterms:W3CDTF">2026-05-11T10:31:00Z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id="EbuB7IUP"/&gt;&lt;style id="http://www.zotero.org/styles/biotehniška-fakulteta"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