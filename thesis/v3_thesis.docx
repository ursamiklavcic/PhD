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C83D0" w14:textId="7606AAA6" w:rsidR="001C483B" w:rsidRPr="00D93D74" w:rsidRDefault="001C483B">
      <w:pPr>
        <w:pStyle w:val="TOC1"/>
        <w:tabs>
          <w:tab w:val="left" w:pos="440"/>
          <w:tab w:val="right" w:leader="dot" w:pos="9350"/>
        </w:tabs>
        <w:rPr>
          <w:b/>
          <w:bCs/>
        </w:rPr>
      </w:pPr>
      <w:bookmarkStart w:id="0" w:name="_Toc184220080"/>
      <w:r w:rsidRPr="00D93D74">
        <w:rPr>
          <w:b/>
          <w:bCs/>
        </w:rPr>
        <w:t xml:space="preserve">TABLE OF CONTENTS </w:t>
      </w:r>
    </w:p>
    <w:sdt>
      <w:sdtPr>
        <w:id w:val="1202049667"/>
        <w:docPartObj>
          <w:docPartGallery w:val="Table of Contents"/>
          <w:docPartUnique/>
        </w:docPartObj>
      </w:sdtPr>
      <w:sdtEndPr>
        <w:rPr>
          <w:rFonts w:ascii="Times New Roman" w:eastAsiaTheme="minorHAnsi" w:hAnsi="Times New Roman" w:cstheme="minorBidi"/>
          <w:b/>
          <w:bCs/>
          <w:noProof/>
          <w:color w:val="auto"/>
          <w:sz w:val="24"/>
          <w:szCs w:val="22"/>
        </w:rPr>
      </w:sdtEndPr>
      <w:sdtContent>
        <w:p w14:paraId="0D365627" w14:textId="2339F4C5" w:rsidR="00A52895" w:rsidRDefault="00A52895" w:rsidP="00A52895">
          <w:pPr>
            <w:pStyle w:val="TOCHeading"/>
            <w:ind w:left="0"/>
          </w:pPr>
        </w:p>
        <w:p w14:paraId="663A6E32" w14:textId="4706CCFC" w:rsidR="00A52895" w:rsidRDefault="00A52895">
          <w:pPr>
            <w:pStyle w:val="TOC1"/>
            <w:tabs>
              <w:tab w:val="left" w:pos="440"/>
              <w:tab w:val="right" w:leader="dot" w:pos="9396"/>
            </w:tabs>
            <w:rPr>
              <w:rFonts w:asciiTheme="minorHAnsi" w:eastAsiaTheme="minorEastAsia" w:hAnsiTheme="minorHAnsi"/>
              <w:noProof/>
              <w:kern w:val="2"/>
              <w:szCs w:val="24"/>
              <w:lang w:val="sl-SI" w:eastAsia="sl-SI"/>
              <w14:ligatures w14:val="standardContextual"/>
            </w:rPr>
          </w:pPr>
          <w:r>
            <w:fldChar w:fldCharType="begin"/>
          </w:r>
          <w:r>
            <w:instrText xml:space="preserve"> TOC \o "1-3" \h \z \u </w:instrText>
          </w:r>
          <w:r>
            <w:fldChar w:fldCharType="separate"/>
          </w:r>
          <w:hyperlink w:anchor="_Toc227737849" w:history="1">
            <w:r w:rsidRPr="00E505FF">
              <w:rPr>
                <w:rStyle w:val="Hyperlink"/>
                <w:noProof/>
              </w:rPr>
              <w:t>1</w:t>
            </w:r>
            <w:r>
              <w:rPr>
                <w:rFonts w:asciiTheme="minorHAnsi" w:eastAsiaTheme="minorEastAsia" w:hAnsiTheme="minorHAnsi"/>
                <w:noProof/>
                <w:kern w:val="2"/>
                <w:szCs w:val="24"/>
                <w:lang w:val="sl-SI" w:eastAsia="sl-SI"/>
                <w14:ligatures w14:val="standardContextual"/>
              </w:rPr>
              <w:tab/>
            </w:r>
            <w:r w:rsidRPr="00E505FF">
              <w:rPr>
                <w:rStyle w:val="Hyperlink"/>
                <w:noProof/>
              </w:rPr>
              <w:t>INTRODUCTION</w:t>
            </w:r>
            <w:r>
              <w:rPr>
                <w:noProof/>
                <w:webHidden/>
              </w:rPr>
              <w:tab/>
            </w:r>
            <w:r>
              <w:rPr>
                <w:noProof/>
                <w:webHidden/>
              </w:rPr>
              <w:fldChar w:fldCharType="begin"/>
            </w:r>
            <w:r>
              <w:rPr>
                <w:noProof/>
                <w:webHidden/>
              </w:rPr>
              <w:instrText xml:space="preserve"> PAGEREF _Toc227737849 \h </w:instrText>
            </w:r>
            <w:r>
              <w:rPr>
                <w:noProof/>
                <w:webHidden/>
              </w:rPr>
            </w:r>
            <w:r>
              <w:rPr>
                <w:noProof/>
                <w:webHidden/>
              </w:rPr>
              <w:fldChar w:fldCharType="separate"/>
            </w:r>
            <w:r>
              <w:rPr>
                <w:noProof/>
                <w:webHidden/>
              </w:rPr>
              <w:t>4</w:t>
            </w:r>
            <w:r>
              <w:rPr>
                <w:noProof/>
                <w:webHidden/>
              </w:rPr>
              <w:fldChar w:fldCharType="end"/>
            </w:r>
          </w:hyperlink>
        </w:p>
        <w:p w14:paraId="6AA25964" w14:textId="7A159B49" w:rsidR="00A52895" w:rsidRDefault="00A52895">
          <w:pPr>
            <w:pStyle w:val="TOC2"/>
            <w:tabs>
              <w:tab w:val="left" w:pos="960"/>
              <w:tab w:val="right" w:leader="dot" w:pos="9396"/>
            </w:tabs>
            <w:rPr>
              <w:rFonts w:asciiTheme="minorHAnsi" w:eastAsiaTheme="minorEastAsia" w:hAnsiTheme="minorHAnsi"/>
              <w:noProof/>
              <w:kern w:val="2"/>
              <w:szCs w:val="24"/>
              <w:lang w:val="sl-SI" w:eastAsia="sl-SI"/>
              <w14:ligatures w14:val="standardContextual"/>
            </w:rPr>
          </w:pPr>
          <w:hyperlink w:anchor="_Toc227737850" w:history="1">
            <w:r w:rsidRPr="00E505FF">
              <w:rPr>
                <w:rStyle w:val="Hyperlink"/>
                <w:noProof/>
              </w:rPr>
              <w:t>1.1</w:t>
            </w:r>
            <w:r>
              <w:rPr>
                <w:rFonts w:asciiTheme="minorHAnsi" w:eastAsiaTheme="minorEastAsia" w:hAnsiTheme="minorHAnsi"/>
                <w:noProof/>
                <w:kern w:val="2"/>
                <w:szCs w:val="24"/>
                <w:lang w:val="sl-SI" w:eastAsia="sl-SI"/>
                <w14:ligatures w14:val="standardContextual"/>
              </w:rPr>
              <w:tab/>
            </w:r>
            <w:r w:rsidRPr="00E505FF">
              <w:rPr>
                <w:rStyle w:val="Hyperlink"/>
                <w:noProof/>
              </w:rPr>
              <w:t>RESEARCH GOALS</w:t>
            </w:r>
            <w:r>
              <w:rPr>
                <w:noProof/>
                <w:webHidden/>
              </w:rPr>
              <w:tab/>
            </w:r>
            <w:r>
              <w:rPr>
                <w:noProof/>
                <w:webHidden/>
              </w:rPr>
              <w:fldChar w:fldCharType="begin"/>
            </w:r>
            <w:r>
              <w:rPr>
                <w:noProof/>
                <w:webHidden/>
              </w:rPr>
              <w:instrText xml:space="preserve"> PAGEREF _Toc227737850 \h </w:instrText>
            </w:r>
            <w:r>
              <w:rPr>
                <w:noProof/>
                <w:webHidden/>
              </w:rPr>
            </w:r>
            <w:r>
              <w:rPr>
                <w:noProof/>
                <w:webHidden/>
              </w:rPr>
              <w:fldChar w:fldCharType="separate"/>
            </w:r>
            <w:r>
              <w:rPr>
                <w:noProof/>
                <w:webHidden/>
              </w:rPr>
              <w:t>5</w:t>
            </w:r>
            <w:r>
              <w:rPr>
                <w:noProof/>
                <w:webHidden/>
              </w:rPr>
              <w:fldChar w:fldCharType="end"/>
            </w:r>
          </w:hyperlink>
        </w:p>
        <w:p w14:paraId="714C3A60" w14:textId="70B5D26C" w:rsidR="00A52895" w:rsidRDefault="00A52895">
          <w:pPr>
            <w:pStyle w:val="TOC2"/>
            <w:tabs>
              <w:tab w:val="left" w:pos="960"/>
              <w:tab w:val="right" w:leader="dot" w:pos="9396"/>
            </w:tabs>
            <w:rPr>
              <w:rFonts w:asciiTheme="minorHAnsi" w:eastAsiaTheme="minorEastAsia" w:hAnsiTheme="minorHAnsi"/>
              <w:noProof/>
              <w:kern w:val="2"/>
              <w:szCs w:val="24"/>
              <w:lang w:val="sl-SI" w:eastAsia="sl-SI"/>
              <w14:ligatures w14:val="standardContextual"/>
            </w:rPr>
          </w:pPr>
          <w:hyperlink w:anchor="_Toc227737851" w:history="1">
            <w:r w:rsidRPr="00E505FF">
              <w:rPr>
                <w:rStyle w:val="Hyperlink"/>
                <w:noProof/>
              </w:rPr>
              <w:t>1.2</w:t>
            </w:r>
            <w:r>
              <w:rPr>
                <w:rFonts w:asciiTheme="minorHAnsi" w:eastAsiaTheme="minorEastAsia" w:hAnsiTheme="minorHAnsi"/>
                <w:noProof/>
                <w:kern w:val="2"/>
                <w:szCs w:val="24"/>
                <w:lang w:val="sl-SI" w:eastAsia="sl-SI"/>
                <w14:ligatures w14:val="standardContextual"/>
              </w:rPr>
              <w:tab/>
            </w:r>
            <w:r w:rsidRPr="00E505FF">
              <w:rPr>
                <w:rStyle w:val="Hyperlink"/>
                <w:noProof/>
              </w:rPr>
              <w:t>RESEARCH HYPOTHESES</w:t>
            </w:r>
            <w:r>
              <w:rPr>
                <w:noProof/>
                <w:webHidden/>
              </w:rPr>
              <w:tab/>
            </w:r>
            <w:r>
              <w:rPr>
                <w:noProof/>
                <w:webHidden/>
              </w:rPr>
              <w:fldChar w:fldCharType="begin"/>
            </w:r>
            <w:r>
              <w:rPr>
                <w:noProof/>
                <w:webHidden/>
              </w:rPr>
              <w:instrText xml:space="preserve"> PAGEREF _Toc227737851 \h </w:instrText>
            </w:r>
            <w:r>
              <w:rPr>
                <w:noProof/>
                <w:webHidden/>
              </w:rPr>
            </w:r>
            <w:r>
              <w:rPr>
                <w:noProof/>
                <w:webHidden/>
              </w:rPr>
              <w:fldChar w:fldCharType="separate"/>
            </w:r>
            <w:r>
              <w:rPr>
                <w:noProof/>
                <w:webHidden/>
              </w:rPr>
              <w:t>6</w:t>
            </w:r>
            <w:r>
              <w:rPr>
                <w:noProof/>
                <w:webHidden/>
              </w:rPr>
              <w:fldChar w:fldCharType="end"/>
            </w:r>
          </w:hyperlink>
        </w:p>
        <w:p w14:paraId="1468680B" w14:textId="2F6712ED" w:rsidR="00A52895" w:rsidRDefault="00A52895">
          <w:pPr>
            <w:pStyle w:val="TOC1"/>
            <w:tabs>
              <w:tab w:val="left" w:pos="440"/>
              <w:tab w:val="right" w:leader="dot" w:pos="9396"/>
            </w:tabs>
            <w:rPr>
              <w:rFonts w:asciiTheme="minorHAnsi" w:eastAsiaTheme="minorEastAsia" w:hAnsiTheme="minorHAnsi"/>
              <w:noProof/>
              <w:kern w:val="2"/>
              <w:szCs w:val="24"/>
              <w:lang w:val="sl-SI" w:eastAsia="sl-SI"/>
              <w14:ligatures w14:val="standardContextual"/>
            </w:rPr>
          </w:pPr>
          <w:hyperlink w:anchor="_Toc227737852" w:history="1">
            <w:r w:rsidRPr="00E505FF">
              <w:rPr>
                <w:rStyle w:val="Hyperlink"/>
                <w:noProof/>
              </w:rPr>
              <w:t>2</w:t>
            </w:r>
            <w:r>
              <w:rPr>
                <w:rFonts w:asciiTheme="minorHAnsi" w:eastAsiaTheme="minorEastAsia" w:hAnsiTheme="minorHAnsi"/>
                <w:noProof/>
                <w:kern w:val="2"/>
                <w:szCs w:val="24"/>
                <w:lang w:val="sl-SI" w:eastAsia="sl-SI"/>
                <w14:ligatures w14:val="standardContextual"/>
              </w:rPr>
              <w:tab/>
            </w:r>
            <w:r w:rsidRPr="00E505FF">
              <w:rPr>
                <w:rStyle w:val="Hyperlink"/>
                <w:noProof/>
              </w:rPr>
              <w:t>LITERATURE REVIEW</w:t>
            </w:r>
            <w:r>
              <w:rPr>
                <w:noProof/>
                <w:webHidden/>
              </w:rPr>
              <w:tab/>
            </w:r>
            <w:r>
              <w:rPr>
                <w:noProof/>
                <w:webHidden/>
              </w:rPr>
              <w:fldChar w:fldCharType="begin"/>
            </w:r>
            <w:r>
              <w:rPr>
                <w:noProof/>
                <w:webHidden/>
              </w:rPr>
              <w:instrText xml:space="preserve"> PAGEREF _Toc227737852 \h </w:instrText>
            </w:r>
            <w:r>
              <w:rPr>
                <w:noProof/>
                <w:webHidden/>
              </w:rPr>
            </w:r>
            <w:r>
              <w:rPr>
                <w:noProof/>
                <w:webHidden/>
              </w:rPr>
              <w:fldChar w:fldCharType="separate"/>
            </w:r>
            <w:r>
              <w:rPr>
                <w:noProof/>
                <w:webHidden/>
              </w:rPr>
              <w:t>7</w:t>
            </w:r>
            <w:r>
              <w:rPr>
                <w:noProof/>
                <w:webHidden/>
              </w:rPr>
              <w:fldChar w:fldCharType="end"/>
            </w:r>
          </w:hyperlink>
        </w:p>
        <w:p w14:paraId="046C2885" w14:textId="6512F306" w:rsidR="00A52895" w:rsidRDefault="00A52895">
          <w:pPr>
            <w:pStyle w:val="TOC2"/>
            <w:tabs>
              <w:tab w:val="left" w:pos="960"/>
              <w:tab w:val="right" w:leader="dot" w:pos="9396"/>
            </w:tabs>
            <w:rPr>
              <w:rFonts w:asciiTheme="minorHAnsi" w:eastAsiaTheme="minorEastAsia" w:hAnsiTheme="minorHAnsi"/>
              <w:noProof/>
              <w:kern w:val="2"/>
              <w:szCs w:val="24"/>
              <w:lang w:val="sl-SI" w:eastAsia="sl-SI"/>
              <w14:ligatures w14:val="standardContextual"/>
            </w:rPr>
          </w:pPr>
          <w:hyperlink w:anchor="_Toc227737853" w:history="1">
            <w:r w:rsidRPr="00E505FF">
              <w:rPr>
                <w:rStyle w:val="Hyperlink"/>
                <w:noProof/>
              </w:rPr>
              <w:t>2.1</w:t>
            </w:r>
            <w:r>
              <w:rPr>
                <w:rFonts w:asciiTheme="minorHAnsi" w:eastAsiaTheme="minorEastAsia" w:hAnsiTheme="minorHAnsi"/>
                <w:noProof/>
                <w:kern w:val="2"/>
                <w:szCs w:val="24"/>
                <w:lang w:val="sl-SI" w:eastAsia="sl-SI"/>
                <w14:ligatures w14:val="standardContextual"/>
              </w:rPr>
              <w:tab/>
            </w:r>
            <w:r w:rsidRPr="00E505FF">
              <w:rPr>
                <w:rStyle w:val="Hyperlink"/>
                <w:noProof/>
              </w:rPr>
              <w:t>HUMAN GUT MICROBIOTA</w:t>
            </w:r>
            <w:r>
              <w:rPr>
                <w:noProof/>
                <w:webHidden/>
              </w:rPr>
              <w:tab/>
            </w:r>
            <w:r>
              <w:rPr>
                <w:noProof/>
                <w:webHidden/>
              </w:rPr>
              <w:fldChar w:fldCharType="begin"/>
            </w:r>
            <w:r>
              <w:rPr>
                <w:noProof/>
                <w:webHidden/>
              </w:rPr>
              <w:instrText xml:space="preserve"> PAGEREF _Toc227737853 \h </w:instrText>
            </w:r>
            <w:r>
              <w:rPr>
                <w:noProof/>
                <w:webHidden/>
              </w:rPr>
            </w:r>
            <w:r>
              <w:rPr>
                <w:noProof/>
                <w:webHidden/>
              </w:rPr>
              <w:fldChar w:fldCharType="separate"/>
            </w:r>
            <w:r>
              <w:rPr>
                <w:noProof/>
                <w:webHidden/>
              </w:rPr>
              <w:t>7</w:t>
            </w:r>
            <w:r>
              <w:rPr>
                <w:noProof/>
                <w:webHidden/>
              </w:rPr>
              <w:fldChar w:fldCharType="end"/>
            </w:r>
          </w:hyperlink>
        </w:p>
        <w:p w14:paraId="445B2479" w14:textId="24DEC26C"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54" w:history="1">
            <w:r w:rsidRPr="00E505FF">
              <w:rPr>
                <w:rStyle w:val="Hyperlink"/>
                <w:noProof/>
              </w:rPr>
              <w:t>2.1.1</w:t>
            </w:r>
            <w:r>
              <w:rPr>
                <w:rFonts w:asciiTheme="minorHAnsi" w:eastAsiaTheme="minorEastAsia" w:hAnsiTheme="minorHAnsi"/>
                <w:noProof/>
                <w:kern w:val="2"/>
                <w:szCs w:val="24"/>
                <w:lang w:val="sl-SI" w:eastAsia="sl-SI"/>
                <w14:ligatures w14:val="standardContextual"/>
              </w:rPr>
              <w:tab/>
            </w:r>
            <w:r w:rsidRPr="00E505FF">
              <w:rPr>
                <w:rStyle w:val="Hyperlink"/>
                <w:noProof/>
              </w:rPr>
              <w:t>Human gut virome</w:t>
            </w:r>
            <w:r>
              <w:rPr>
                <w:noProof/>
                <w:webHidden/>
              </w:rPr>
              <w:tab/>
            </w:r>
            <w:r>
              <w:rPr>
                <w:noProof/>
                <w:webHidden/>
              </w:rPr>
              <w:fldChar w:fldCharType="begin"/>
            </w:r>
            <w:r>
              <w:rPr>
                <w:noProof/>
                <w:webHidden/>
              </w:rPr>
              <w:instrText xml:space="preserve"> PAGEREF _Toc227737854 \h </w:instrText>
            </w:r>
            <w:r>
              <w:rPr>
                <w:noProof/>
                <w:webHidden/>
              </w:rPr>
            </w:r>
            <w:r>
              <w:rPr>
                <w:noProof/>
                <w:webHidden/>
              </w:rPr>
              <w:fldChar w:fldCharType="separate"/>
            </w:r>
            <w:r>
              <w:rPr>
                <w:noProof/>
                <w:webHidden/>
              </w:rPr>
              <w:t>7</w:t>
            </w:r>
            <w:r>
              <w:rPr>
                <w:noProof/>
                <w:webHidden/>
              </w:rPr>
              <w:fldChar w:fldCharType="end"/>
            </w:r>
          </w:hyperlink>
        </w:p>
        <w:p w14:paraId="77930B99" w14:textId="68AAF1BD"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55" w:history="1">
            <w:r w:rsidRPr="00E505FF">
              <w:rPr>
                <w:rStyle w:val="Hyperlink"/>
                <w:noProof/>
              </w:rPr>
              <w:t>2.1.2</w:t>
            </w:r>
            <w:r>
              <w:rPr>
                <w:rFonts w:asciiTheme="minorHAnsi" w:eastAsiaTheme="minorEastAsia" w:hAnsiTheme="minorHAnsi"/>
                <w:noProof/>
                <w:kern w:val="2"/>
                <w:szCs w:val="24"/>
                <w:lang w:val="sl-SI" w:eastAsia="sl-SI"/>
                <w14:ligatures w14:val="standardContextual"/>
              </w:rPr>
              <w:tab/>
            </w:r>
            <w:r w:rsidRPr="00E505FF">
              <w:rPr>
                <w:rStyle w:val="Hyperlink"/>
                <w:noProof/>
              </w:rPr>
              <w:t>Human gut archaeome</w:t>
            </w:r>
            <w:r>
              <w:rPr>
                <w:noProof/>
                <w:webHidden/>
              </w:rPr>
              <w:tab/>
            </w:r>
            <w:r>
              <w:rPr>
                <w:noProof/>
                <w:webHidden/>
              </w:rPr>
              <w:fldChar w:fldCharType="begin"/>
            </w:r>
            <w:r>
              <w:rPr>
                <w:noProof/>
                <w:webHidden/>
              </w:rPr>
              <w:instrText xml:space="preserve"> PAGEREF _Toc227737855 \h </w:instrText>
            </w:r>
            <w:r>
              <w:rPr>
                <w:noProof/>
                <w:webHidden/>
              </w:rPr>
            </w:r>
            <w:r>
              <w:rPr>
                <w:noProof/>
                <w:webHidden/>
              </w:rPr>
              <w:fldChar w:fldCharType="separate"/>
            </w:r>
            <w:r>
              <w:rPr>
                <w:noProof/>
                <w:webHidden/>
              </w:rPr>
              <w:t>8</w:t>
            </w:r>
            <w:r>
              <w:rPr>
                <w:noProof/>
                <w:webHidden/>
              </w:rPr>
              <w:fldChar w:fldCharType="end"/>
            </w:r>
          </w:hyperlink>
        </w:p>
        <w:p w14:paraId="5F30DE06" w14:textId="492579A0"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56" w:history="1">
            <w:r w:rsidRPr="00E505FF">
              <w:rPr>
                <w:rStyle w:val="Hyperlink"/>
                <w:noProof/>
              </w:rPr>
              <w:t>2.1.3</w:t>
            </w:r>
            <w:r>
              <w:rPr>
                <w:rFonts w:asciiTheme="minorHAnsi" w:eastAsiaTheme="minorEastAsia" w:hAnsiTheme="minorHAnsi"/>
                <w:noProof/>
                <w:kern w:val="2"/>
                <w:szCs w:val="24"/>
                <w:lang w:val="sl-SI" w:eastAsia="sl-SI"/>
                <w14:ligatures w14:val="standardContextual"/>
              </w:rPr>
              <w:tab/>
            </w:r>
            <w:r w:rsidRPr="00E505FF">
              <w:rPr>
                <w:rStyle w:val="Hyperlink"/>
                <w:noProof/>
              </w:rPr>
              <w:t>Human gut mycobiome and protozoa</w:t>
            </w:r>
            <w:r>
              <w:rPr>
                <w:noProof/>
                <w:webHidden/>
              </w:rPr>
              <w:tab/>
            </w:r>
            <w:r>
              <w:rPr>
                <w:noProof/>
                <w:webHidden/>
              </w:rPr>
              <w:fldChar w:fldCharType="begin"/>
            </w:r>
            <w:r>
              <w:rPr>
                <w:noProof/>
                <w:webHidden/>
              </w:rPr>
              <w:instrText xml:space="preserve"> PAGEREF _Toc227737856 \h </w:instrText>
            </w:r>
            <w:r>
              <w:rPr>
                <w:noProof/>
                <w:webHidden/>
              </w:rPr>
            </w:r>
            <w:r>
              <w:rPr>
                <w:noProof/>
                <w:webHidden/>
              </w:rPr>
              <w:fldChar w:fldCharType="separate"/>
            </w:r>
            <w:r>
              <w:rPr>
                <w:noProof/>
                <w:webHidden/>
              </w:rPr>
              <w:t>8</w:t>
            </w:r>
            <w:r>
              <w:rPr>
                <w:noProof/>
                <w:webHidden/>
              </w:rPr>
              <w:fldChar w:fldCharType="end"/>
            </w:r>
          </w:hyperlink>
        </w:p>
        <w:p w14:paraId="70C26651" w14:textId="4F43A1C1"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57" w:history="1">
            <w:r w:rsidRPr="00E505FF">
              <w:rPr>
                <w:rStyle w:val="Hyperlink"/>
                <w:noProof/>
              </w:rPr>
              <w:t>2.1.4</w:t>
            </w:r>
            <w:r>
              <w:rPr>
                <w:rFonts w:asciiTheme="minorHAnsi" w:eastAsiaTheme="minorEastAsia" w:hAnsiTheme="minorHAnsi"/>
                <w:noProof/>
                <w:kern w:val="2"/>
                <w:szCs w:val="24"/>
                <w:lang w:val="sl-SI" w:eastAsia="sl-SI"/>
                <w14:ligatures w14:val="standardContextual"/>
              </w:rPr>
              <w:tab/>
            </w:r>
            <w:r w:rsidRPr="00E505FF">
              <w:rPr>
                <w:rStyle w:val="Hyperlink"/>
                <w:noProof/>
              </w:rPr>
              <w:t>Longitudinal studies of bacterial communities in the human gut</w:t>
            </w:r>
            <w:r>
              <w:rPr>
                <w:noProof/>
                <w:webHidden/>
              </w:rPr>
              <w:tab/>
            </w:r>
            <w:r>
              <w:rPr>
                <w:noProof/>
                <w:webHidden/>
              </w:rPr>
              <w:fldChar w:fldCharType="begin"/>
            </w:r>
            <w:r>
              <w:rPr>
                <w:noProof/>
                <w:webHidden/>
              </w:rPr>
              <w:instrText xml:space="preserve"> PAGEREF _Toc227737857 \h </w:instrText>
            </w:r>
            <w:r>
              <w:rPr>
                <w:noProof/>
                <w:webHidden/>
              </w:rPr>
            </w:r>
            <w:r>
              <w:rPr>
                <w:noProof/>
                <w:webHidden/>
              </w:rPr>
              <w:fldChar w:fldCharType="separate"/>
            </w:r>
            <w:r>
              <w:rPr>
                <w:noProof/>
                <w:webHidden/>
              </w:rPr>
              <w:t>8</w:t>
            </w:r>
            <w:r>
              <w:rPr>
                <w:noProof/>
                <w:webHidden/>
              </w:rPr>
              <w:fldChar w:fldCharType="end"/>
            </w:r>
          </w:hyperlink>
        </w:p>
        <w:p w14:paraId="6CDC1EF8" w14:textId="74D4A4D8"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58" w:history="1">
            <w:r w:rsidRPr="00E505FF">
              <w:rPr>
                <w:rStyle w:val="Hyperlink"/>
                <w:noProof/>
              </w:rPr>
              <w:t>2.1.5</w:t>
            </w:r>
            <w:r>
              <w:rPr>
                <w:rFonts w:asciiTheme="minorHAnsi" w:eastAsiaTheme="minorEastAsia" w:hAnsiTheme="minorHAnsi"/>
                <w:noProof/>
                <w:kern w:val="2"/>
                <w:szCs w:val="24"/>
                <w:lang w:val="sl-SI" w:eastAsia="sl-SI"/>
                <w14:ligatures w14:val="standardContextual"/>
              </w:rPr>
              <w:tab/>
            </w:r>
            <w:r w:rsidRPr="00E505FF">
              <w:rPr>
                <w:rStyle w:val="Hyperlink"/>
                <w:noProof/>
              </w:rPr>
              <w:t>Stability of microbial communities</w:t>
            </w:r>
            <w:r>
              <w:rPr>
                <w:noProof/>
                <w:webHidden/>
              </w:rPr>
              <w:tab/>
            </w:r>
            <w:r>
              <w:rPr>
                <w:noProof/>
                <w:webHidden/>
              </w:rPr>
              <w:fldChar w:fldCharType="begin"/>
            </w:r>
            <w:r>
              <w:rPr>
                <w:noProof/>
                <w:webHidden/>
              </w:rPr>
              <w:instrText xml:space="preserve"> PAGEREF _Toc227737858 \h </w:instrText>
            </w:r>
            <w:r>
              <w:rPr>
                <w:noProof/>
                <w:webHidden/>
              </w:rPr>
            </w:r>
            <w:r>
              <w:rPr>
                <w:noProof/>
                <w:webHidden/>
              </w:rPr>
              <w:fldChar w:fldCharType="separate"/>
            </w:r>
            <w:r>
              <w:rPr>
                <w:noProof/>
                <w:webHidden/>
              </w:rPr>
              <w:t>10</w:t>
            </w:r>
            <w:r>
              <w:rPr>
                <w:noProof/>
                <w:webHidden/>
              </w:rPr>
              <w:fldChar w:fldCharType="end"/>
            </w:r>
          </w:hyperlink>
        </w:p>
        <w:p w14:paraId="539CFF83" w14:textId="4B117D0F" w:rsidR="00A52895" w:rsidRDefault="00A52895">
          <w:pPr>
            <w:pStyle w:val="TOC2"/>
            <w:tabs>
              <w:tab w:val="left" w:pos="960"/>
              <w:tab w:val="right" w:leader="dot" w:pos="9396"/>
            </w:tabs>
            <w:rPr>
              <w:rFonts w:asciiTheme="minorHAnsi" w:eastAsiaTheme="minorEastAsia" w:hAnsiTheme="minorHAnsi"/>
              <w:noProof/>
              <w:kern w:val="2"/>
              <w:szCs w:val="24"/>
              <w:lang w:val="sl-SI" w:eastAsia="sl-SI"/>
              <w14:ligatures w14:val="standardContextual"/>
            </w:rPr>
          </w:pPr>
          <w:hyperlink w:anchor="_Toc227737859" w:history="1">
            <w:r w:rsidRPr="00E505FF">
              <w:rPr>
                <w:rStyle w:val="Hyperlink"/>
                <w:noProof/>
              </w:rPr>
              <w:t>2.2</w:t>
            </w:r>
            <w:r>
              <w:rPr>
                <w:rFonts w:asciiTheme="minorHAnsi" w:eastAsiaTheme="minorEastAsia" w:hAnsiTheme="minorHAnsi"/>
                <w:noProof/>
                <w:kern w:val="2"/>
                <w:szCs w:val="24"/>
                <w:lang w:val="sl-SI" w:eastAsia="sl-SI"/>
                <w14:ligatures w14:val="standardContextual"/>
              </w:rPr>
              <w:tab/>
            </w:r>
            <w:r w:rsidRPr="00E505FF">
              <w:rPr>
                <w:rStyle w:val="Hyperlink"/>
                <w:noProof/>
              </w:rPr>
              <w:t>HUMAN GUT SPOROBIOTA</w:t>
            </w:r>
            <w:r>
              <w:rPr>
                <w:noProof/>
                <w:webHidden/>
              </w:rPr>
              <w:tab/>
            </w:r>
            <w:r>
              <w:rPr>
                <w:noProof/>
                <w:webHidden/>
              </w:rPr>
              <w:fldChar w:fldCharType="begin"/>
            </w:r>
            <w:r>
              <w:rPr>
                <w:noProof/>
                <w:webHidden/>
              </w:rPr>
              <w:instrText xml:space="preserve"> PAGEREF _Toc227737859 \h </w:instrText>
            </w:r>
            <w:r>
              <w:rPr>
                <w:noProof/>
                <w:webHidden/>
              </w:rPr>
            </w:r>
            <w:r>
              <w:rPr>
                <w:noProof/>
                <w:webHidden/>
              </w:rPr>
              <w:fldChar w:fldCharType="separate"/>
            </w:r>
            <w:r>
              <w:rPr>
                <w:noProof/>
                <w:webHidden/>
              </w:rPr>
              <w:t>11</w:t>
            </w:r>
            <w:r>
              <w:rPr>
                <w:noProof/>
                <w:webHidden/>
              </w:rPr>
              <w:fldChar w:fldCharType="end"/>
            </w:r>
          </w:hyperlink>
        </w:p>
        <w:p w14:paraId="49032253" w14:textId="49934AF6"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60" w:history="1">
            <w:r w:rsidRPr="00E505FF">
              <w:rPr>
                <w:rStyle w:val="Hyperlink"/>
                <w:noProof/>
              </w:rPr>
              <w:t>2.2.1</w:t>
            </w:r>
            <w:r>
              <w:rPr>
                <w:rFonts w:asciiTheme="minorHAnsi" w:eastAsiaTheme="minorEastAsia" w:hAnsiTheme="minorHAnsi"/>
                <w:noProof/>
                <w:kern w:val="2"/>
                <w:szCs w:val="24"/>
                <w:lang w:val="sl-SI" w:eastAsia="sl-SI"/>
                <w14:ligatures w14:val="standardContextual"/>
              </w:rPr>
              <w:tab/>
            </w:r>
            <w:r w:rsidRPr="00E505FF">
              <w:rPr>
                <w:rStyle w:val="Hyperlink"/>
                <w:noProof/>
              </w:rPr>
              <w:t>Culture-dependant and -independent analysis of sporobiota</w:t>
            </w:r>
            <w:r>
              <w:rPr>
                <w:noProof/>
                <w:webHidden/>
              </w:rPr>
              <w:tab/>
            </w:r>
            <w:r>
              <w:rPr>
                <w:noProof/>
                <w:webHidden/>
              </w:rPr>
              <w:fldChar w:fldCharType="begin"/>
            </w:r>
            <w:r>
              <w:rPr>
                <w:noProof/>
                <w:webHidden/>
              </w:rPr>
              <w:instrText xml:space="preserve"> PAGEREF _Toc227737860 \h </w:instrText>
            </w:r>
            <w:r>
              <w:rPr>
                <w:noProof/>
                <w:webHidden/>
              </w:rPr>
            </w:r>
            <w:r>
              <w:rPr>
                <w:noProof/>
                <w:webHidden/>
              </w:rPr>
              <w:fldChar w:fldCharType="separate"/>
            </w:r>
            <w:r>
              <w:rPr>
                <w:noProof/>
                <w:webHidden/>
              </w:rPr>
              <w:t>12</w:t>
            </w:r>
            <w:r>
              <w:rPr>
                <w:noProof/>
                <w:webHidden/>
              </w:rPr>
              <w:fldChar w:fldCharType="end"/>
            </w:r>
          </w:hyperlink>
        </w:p>
        <w:p w14:paraId="1848ACE9" w14:textId="156D19BD" w:rsidR="00A52895" w:rsidRDefault="00A52895">
          <w:pPr>
            <w:pStyle w:val="TOC2"/>
            <w:tabs>
              <w:tab w:val="left" w:pos="960"/>
              <w:tab w:val="right" w:leader="dot" w:pos="9396"/>
            </w:tabs>
            <w:rPr>
              <w:rFonts w:asciiTheme="minorHAnsi" w:eastAsiaTheme="minorEastAsia" w:hAnsiTheme="minorHAnsi"/>
              <w:noProof/>
              <w:kern w:val="2"/>
              <w:szCs w:val="24"/>
              <w:lang w:val="sl-SI" w:eastAsia="sl-SI"/>
              <w14:ligatures w14:val="standardContextual"/>
            </w:rPr>
          </w:pPr>
          <w:hyperlink w:anchor="_Toc227737861" w:history="1">
            <w:r w:rsidRPr="00E505FF">
              <w:rPr>
                <w:rStyle w:val="Hyperlink"/>
                <w:noProof/>
              </w:rPr>
              <w:t>2.3</w:t>
            </w:r>
            <w:r>
              <w:rPr>
                <w:rFonts w:asciiTheme="minorHAnsi" w:eastAsiaTheme="minorEastAsia" w:hAnsiTheme="minorHAnsi"/>
                <w:noProof/>
                <w:kern w:val="2"/>
                <w:szCs w:val="24"/>
                <w:lang w:val="sl-SI" w:eastAsia="sl-SI"/>
                <w14:ligatures w14:val="standardContextual"/>
              </w:rPr>
              <w:tab/>
            </w:r>
            <w:r w:rsidRPr="00E505FF">
              <w:rPr>
                <w:rStyle w:val="Hyperlink"/>
                <w:noProof/>
              </w:rPr>
              <w:t>CULTIVATION OF BACTERIA FROM THE HUMAN GUT</w:t>
            </w:r>
            <w:r>
              <w:rPr>
                <w:noProof/>
                <w:webHidden/>
              </w:rPr>
              <w:tab/>
            </w:r>
            <w:r>
              <w:rPr>
                <w:noProof/>
                <w:webHidden/>
              </w:rPr>
              <w:fldChar w:fldCharType="begin"/>
            </w:r>
            <w:r>
              <w:rPr>
                <w:noProof/>
                <w:webHidden/>
              </w:rPr>
              <w:instrText xml:space="preserve"> PAGEREF _Toc227737861 \h </w:instrText>
            </w:r>
            <w:r>
              <w:rPr>
                <w:noProof/>
                <w:webHidden/>
              </w:rPr>
            </w:r>
            <w:r>
              <w:rPr>
                <w:noProof/>
                <w:webHidden/>
              </w:rPr>
              <w:fldChar w:fldCharType="separate"/>
            </w:r>
            <w:r>
              <w:rPr>
                <w:noProof/>
                <w:webHidden/>
              </w:rPr>
              <w:t>13</w:t>
            </w:r>
            <w:r>
              <w:rPr>
                <w:noProof/>
                <w:webHidden/>
              </w:rPr>
              <w:fldChar w:fldCharType="end"/>
            </w:r>
          </w:hyperlink>
        </w:p>
        <w:p w14:paraId="371E298E" w14:textId="17CF3ECD" w:rsidR="00A52895" w:rsidRDefault="00A52895">
          <w:pPr>
            <w:pStyle w:val="TOC2"/>
            <w:tabs>
              <w:tab w:val="left" w:pos="960"/>
              <w:tab w:val="right" w:leader="dot" w:pos="9396"/>
            </w:tabs>
            <w:rPr>
              <w:rFonts w:asciiTheme="minorHAnsi" w:eastAsiaTheme="minorEastAsia" w:hAnsiTheme="minorHAnsi"/>
              <w:noProof/>
              <w:kern w:val="2"/>
              <w:szCs w:val="24"/>
              <w:lang w:val="sl-SI" w:eastAsia="sl-SI"/>
              <w14:ligatures w14:val="standardContextual"/>
            </w:rPr>
          </w:pPr>
          <w:hyperlink w:anchor="_Toc227737862" w:history="1">
            <w:r w:rsidRPr="00E505FF">
              <w:rPr>
                <w:rStyle w:val="Hyperlink"/>
                <w:noProof/>
              </w:rPr>
              <w:t>2.4</w:t>
            </w:r>
            <w:r>
              <w:rPr>
                <w:rFonts w:asciiTheme="minorHAnsi" w:eastAsiaTheme="minorEastAsia" w:hAnsiTheme="minorHAnsi"/>
                <w:noProof/>
                <w:kern w:val="2"/>
                <w:szCs w:val="24"/>
                <w:lang w:val="sl-SI" w:eastAsia="sl-SI"/>
                <w14:ligatures w14:val="standardContextual"/>
              </w:rPr>
              <w:tab/>
            </w:r>
            <w:r w:rsidRPr="00E505FF">
              <w:rPr>
                <w:rStyle w:val="Hyperlink"/>
                <w:noProof/>
              </w:rPr>
              <w:t>HUMAN GUT RESISTOME</w:t>
            </w:r>
            <w:r>
              <w:rPr>
                <w:noProof/>
                <w:webHidden/>
              </w:rPr>
              <w:tab/>
            </w:r>
            <w:r>
              <w:rPr>
                <w:noProof/>
                <w:webHidden/>
              </w:rPr>
              <w:fldChar w:fldCharType="begin"/>
            </w:r>
            <w:r>
              <w:rPr>
                <w:noProof/>
                <w:webHidden/>
              </w:rPr>
              <w:instrText xml:space="preserve"> PAGEREF _Toc227737862 \h </w:instrText>
            </w:r>
            <w:r>
              <w:rPr>
                <w:noProof/>
                <w:webHidden/>
              </w:rPr>
            </w:r>
            <w:r>
              <w:rPr>
                <w:noProof/>
                <w:webHidden/>
              </w:rPr>
              <w:fldChar w:fldCharType="separate"/>
            </w:r>
            <w:r>
              <w:rPr>
                <w:noProof/>
                <w:webHidden/>
              </w:rPr>
              <w:t>14</w:t>
            </w:r>
            <w:r>
              <w:rPr>
                <w:noProof/>
                <w:webHidden/>
              </w:rPr>
              <w:fldChar w:fldCharType="end"/>
            </w:r>
          </w:hyperlink>
        </w:p>
        <w:p w14:paraId="1B2D0E4C" w14:textId="5FDE0E61" w:rsidR="00A52895" w:rsidRDefault="00A52895">
          <w:pPr>
            <w:pStyle w:val="TOC1"/>
            <w:tabs>
              <w:tab w:val="left" w:pos="440"/>
              <w:tab w:val="right" w:leader="dot" w:pos="9396"/>
            </w:tabs>
            <w:rPr>
              <w:rFonts w:asciiTheme="minorHAnsi" w:eastAsiaTheme="minorEastAsia" w:hAnsiTheme="minorHAnsi"/>
              <w:noProof/>
              <w:kern w:val="2"/>
              <w:szCs w:val="24"/>
              <w:lang w:val="sl-SI" w:eastAsia="sl-SI"/>
              <w14:ligatures w14:val="standardContextual"/>
            </w:rPr>
          </w:pPr>
          <w:hyperlink w:anchor="_Toc227737863" w:history="1">
            <w:r w:rsidRPr="00E505FF">
              <w:rPr>
                <w:rStyle w:val="Hyperlink"/>
                <w:noProof/>
              </w:rPr>
              <w:t>3</w:t>
            </w:r>
            <w:r>
              <w:rPr>
                <w:rFonts w:asciiTheme="minorHAnsi" w:eastAsiaTheme="minorEastAsia" w:hAnsiTheme="minorHAnsi"/>
                <w:noProof/>
                <w:kern w:val="2"/>
                <w:szCs w:val="24"/>
                <w:lang w:val="sl-SI" w:eastAsia="sl-SI"/>
                <w14:ligatures w14:val="standardContextual"/>
              </w:rPr>
              <w:tab/>
            </w:r>
            <w:r w:rsidRPr="00E505FF">
              <w:rPr>
                <w:rStyle w:val="Hyperlink"/>
                <w:noProof/>
              </w:rPr>
              <w:t>METHODS AND MATERIALS</w:t>
            </w:r>
            <w:r>
              <w:rPr>
                <w:noProof/>
                <w:webHidden/>
              </w:rPr>
              <w:tab/>
            </w:r>
            <w:r>
              <w:rPr>
                <w:noProof/>
                <w:webHidden/>
              </w:rPr>
              <w:fldChar w:fldCharType="begin"/>
            </w:r>
            <w:r>
              <w:rPr>
                <w:noProof/>
                <w:webHidden/>
              </w:rPr>
              <w:instrText xml:space="preserve"> PAGEREF _Toc227737863 \h </w:instrText>
            </w:r>
            <w:r>
              <w:rPr>
                <w:noProof/>
                <w:webHidden/>
              </w:rPr>
            </w:r>
            <w:r>
              <w:rPr>
                <w:noProof/>
                <w:webHidden/>
              </w:rPr>
              <w:fldChar w:fldCharType="separate"/>
            </w:r>
            <w:r>
              <w:rPr>
                <w:noProof/>
                <w:webHidden/>
              </w:rPr>
              <w:t>16</w:t>
            </w:r>
            <w:r>
              <w:rPr>
                <w:noProof/>
                <w:webHidden/>
              </w:rPr>
              <w:fldChar w:fldCharType="end"/>
            </w:r>
          </w:hyperlink>
        </w:p>
        <w:p w14:paraId="2A8A27B1" w14:textId="2F43A4D5" w:rsidR="00A52895" w:rsidRDefault="00A52895">
          <w:pPr>
            <w:pStyle w:val="TOC2"/>
            <w:tabs>
              <w:tab w:val="left" w:pos="960"/>
              <w:tab w:val="right" w:leader="dot" w:pos="9396"/>
            </w:tabs>
            <w:rPr>
              <w:rFonts w:asciiTheme="minorHAnsi" w:eastAsiaTheme="minorEastAsia" w:hAnsiTheme="minorHAnsi"/>
              <w:noProof/>
              <w:kern w:val="2"/>
              <w:szCs w:val="24"/>
              <w:lang w:val="sl-SI" w:eastAsia="sl-SI"/>
              <w14:ligatures w14:val="standardContextual"/>
            </w:rPr>
          </w:pPr>
          <w:hyperlink w:anchor="_Toc227737864" w:history="1">
            <w:r w:rsidRPr="00E505FF">
              <w:rPr>
                <w:rStyle w:val="Hyperlink"/>
                <w:noProof/>
              </w:rPr>
              <w:t>3.1</w:t>
            </w:r>
            <w:r>
              <w:rPr>
                <w:rFonts w:asciiTheme="minorHAnsi" w:eastAsiaTheme="minorEastAsia" w:hAnsiTheme="minorHAnsi"/>
                <w:noProof/>
                <w:kern w:val="2"/>
                <w:szCs w:val="24"/>
                <w:lang w:val="sl-SI" w:eastAsia="sl-SI"/>
                <w14:ligatures w14:val="standardContextual"/>
              </w:rPr>
              <w:tab/>
            </w:r>
            <w:r w:rsidRPr="00E505FF">
              <w:rPr>
                <w:rStyle w:val="Hyperlink"/>
                <w:noProof/>
              </w:rPr>
              <w:t>LONGITUDINAL STOOL SAMPLE COLLECTION</w:t>
            </w:r>
            <w:r>
              <w:rPr>
                <w:noProof/>
                <w:webHidden/>
              </w:rPr>
              <w:tab/>
            </w:r>
            <w:r>
              <w:rPr>
                <w:noProof/>
                <w:webHidden/>
              </w:rPr>
              <w:fldChar w:fldCharType="begin"/>
            </w:r>
            <w:r>
              <w:rPr>
                <w:noProof/>
                <w:webHidden/>
              </w:rPr>
              <w:instrText xml:space="preserve"> PAGEREF _Toc227737864 \h </w:instrText>
            </w:r>
            <w:r>
              <w:rPr>
                <w:noProof/>
                <w:webHidden/>
              </w:rPr>
            </w:r>
            <w:r>
              <w:rPr>
                <w:noProof/>
                <w:webHidden/>
              </w:rPr>
              <w:fldChar w:fldCharType="separate"/>
            </w:r>
            <w:r>
              <w:rPr>
                <w:noProof/>
                <w:webHidden/>
              </w:rPr>
              <w:t>17</w:t>
            </w:r>
            <w:r>
              <w:rPr>
                <w:noProof/>
                <w:webHidden/>
              </w:rPr>
              <w:fldChar w:fldCharType="end"/>
            </w:r>
          </w:hyperlink>
        </w:p>
        <w:p w14:paraId="11217FFB" w14:textId="04D56CE7" w:rsidR="00A52895" w:rsidRDefault="00A52895">
          <w:pPr>
            <w:pStyle w:val="TOC2"/>
            <w:tabs>
              <w:tab w:val="left" w:pos="960"/>
              <w:tab w:val="right" w:leader="dot" w:pos="9396"/>
            </w:tabs>
            <w:rPr>
              <w:rFonts w:asciiTheme="minorHAnsi" w:eastAsiaTheme="minorEastAsia" w:hAnsiTheme="minorHAnsi"/>
              <w:noProof/>
              <w:kern w:val="2"/>
              <w:szCs w:val="24"/>
              <w:lang w:val="sl-SI" w:eastAsia="sl-SI"/>
              <w14:ligatures w14:val="standardContextual"/>
            </w:rPr>
          </w:pPr>
          <w:hyperlink w:anchor="_Toc227737865" w:history="1">
            <w:r w:rsidRPr="00E505FF">
              <w:rPr>
                <w:rStyle w:val="Hyperlink"/>
                <w:noProof/>
              </w:rPr>
              <w:t>3.2</w:t>
            </w:r>
            <w:r>
              <w:rPr>
                <w:rFonts w:asciiTheme="minorHAnsi" w:eastAsiaTheme="minorEastAsia" w:hAnsiTheme="minorHAnsi"/>
                <w:noProof/>
                <w:kern w:val="2"/>
                <w:szCs w:val="24"/>
                <w:lang w:val="sl-SI" w:eastAsia="sl-SI"/>
                <w14:ligatures w14:val="standardContextual"/>
              </w:rPr>
              <w:tab/>
            </w:r>
            <w:r w:rsidRPr="00E505FF">
              <w:rPr>
                <w:rStyle w:val="Hyperlink"/>
                <w:noProof/>
              </w:rPr>
              <w:t>COMPARISON AND OPTIMIZATION OF PROTOCOLS FOR DNA ISOLATION</w:t>
            </w:r>
            <w:r>
              <w:rPr>
                <w:noProof/>
                <w:webHidden/>
              </w:rPr>
              <w:tab/>
            </w:r>
            <w:r>
              <w:rPr>
                <w:noProof/>
                <w:webHidden/>
              </w:rPr>
              <w:fldChar w:fldCharType="begin"/>
            </w:r>
            <w:r>
              <w:rPr>
                <w:noProof/>
                <w:webHidden/>
              </w:rPr>
              <w:instrText xml:space="preserve"> PAGEREF _Toc227737865 \h </w:instrText>
            </w:r>
            <w:r>
              <w:rPr>
                <w:noProof/>
                <w:webHidden/>
              </w:rPr>
            </w:r>
            <w:r>
              <w:rPr>
                <w:noProof/>
                <w:webHidden/>
              </w:rPr>
              <w:fldChar w:fldCharType="separate"/>
            </w:r>
            <w:r>
              <w:rPr>
                <w:noProof/>
                <w:webHidden/>
              </w:rPr>
              <w:t>18</w:t>
            </w:r>
            <w:r>
              <w:rPr>
                <w:noProof/>
                <w:webHidden/>
              </w:rPr>
              <w:fldChar w:fldCharType="end"/>
            </w:r>
          </w:hyperlink>
        </w:p>
        <w:p w14:paraId="4D376905" w14:textId="7263A491"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66" w:history="1">
            <w:r w:rsidRPr="00E505FF">
              <w:rPr>
                <w:rStyle w:val="Hyperlink"/>
                <w:noProof/>
              </w:rPr>
              <w:t>3.2.1</w:t>
            </w:r>
            <w:r>
              <w:rPr>
                <w:rFonts w:asciiTheme="minorHAnsi" w:eastAsiaTheme="minorEastAsia" w:hAnsiTheme="minorHAnsi"/>
                <w:noProof/>
                <w:kern w:val="2"/>
                <w:szCs w:val="24"/>
                <w:lang w:val="sl-SI" w:eastAsia="sl-SI"/>
                <w14:ligatures w14:val="standardContextual"/>
              </w:rPr>
              <w:tab/>
            </w:r>
            <w:r w:rsidRPr="00E505FF">
              <w:rPr>
                <w:rStyle w:val="Hyperlink"/>
                <w:noProof/>
              </w:rPr>
              <w:t>Comparison of isolation protocols for bacterial DNA from human stool samples</w:t>
            </w:r>
            <w:r>
              <w:rPr>
                <w:noProof/>
                <w:webHidden/>
              </w:rPr>
              <w:tab/>
            </w:r>
            <w:r>
              <w:rPr>
                <w:noProof/>
                <w:webHidden/>
              </w:rPr>
              <w:fldChar w:fldCharType="begin"/>
            </w:r>
            <w:r>
              <w:rPr>
                <w:noProof/>
                <w:webHidden/>
              </w:rPr>
              <w:instrText xml:space="preserve"> PAGEREF _Toc227737866 \h </w:instrText>
            </w:r>
            <w:r>
              <w:rPr>
                <w:noProof/>
                <w:webHidden/>
              </w:rPr>
            </w:r>
            <w:r>
              <w:rPr>
                <w:noProof/>
                <w:webHidden/>
              </w:rPr>
              <w:fldChar w:fldCharType="separate"/>
            </w:r>
            <w:r>
              <w:rPr>
                <w:noProof/>
                <w:webHidden/>
              </w:rPr>
              <w:t>18</w:t>
            </w:r>
            <w:r>
              <w:rPr>
                <w:noProof/>
                <w:webHidden/>
              </w:rPr>
              <w:fldChar w:fldCharType="end"/>
            </w:r>
          </w:hyperlink>
        </w:p>
        <w:p w14:paraId="61C4BE6E" w14:textId="58E6346F"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67" w:history="1">
            <w:r w:rsidRPr="00E505FF">
              <w:rPr>
                <w:rStyle w:val="Hyperlink"/>
                <w:noProof/>
              </w:rPr>
              <w:t>3.2.2</w:t>
            </w:r>
            <w:r>
              <w:rPr>
                <w:rFonts w:asciiTheme="minorHAnsi" w:eastAsiaTheme="minorEastAsia" w:hAnsiTheme="minorHAnsi"/>
                <w:noProof/>
                <w:kern w:val="2"/>
                <w:szCs w:val="24"/>
                <w:lang w:val="sl-SI" w:eastAsia="sl-SI"/>
                <w14:ligatures w14:val="standardContextual"/>
              </w:rPr>
              <w:tab/>
            </w:r>
            <w:r w:rsidRPr="00E505FF">
              <w:rPr>
                <w:rStyle w:val="Hyperlink"/>
                <w:noProof/>
              </w:rPr>
              <w:t>Optimization of removal of vegetative cells and their DNA from stool samples</w:t>
            </w:r>
            <w:r>
              <w:rPr>
                <w:noProof/>
                <w:webHidden/>
              </w:rPr>
              <w:tab/>
            </w:r>
            <w:r>
              <w:rPr>
                <w:noProof/>
                <w:webHidden/>
              </w:rPr>
              <w:fldChar w:fldCharType="begin"/>
            </w:r>
            <w:r>
              <w:rPr>
                <w:noProof/>
                <w:webHidden/>
              </w:rPr>
              <w:instrText xml:space="preserve"> PAGEREF _Toc227737867 \h </w:instrText>
            </w:r>
            <w:r>
              <w:rPr>
                <w:noProof/>
                <w:webHidden/>
              </w:rPr>
            </w:r>
            <w:r>
              <w:rPr>
                <w:noProof/>
                <w:webHidden/>
              </w:rPr>
              <w:fldChar w:fldCharType="separate"/>
            </w:r>
            <w:r>
              <w:rPr>
                <w:noProof/>
                <w:webHidden/>
              </w:rPr>
              <w:t>18</w:t>
            </w:r>
            <w:r>
              <w:rPr>
                <w:noProof/>
                <w:webHidden/>
              </w:rPr>
              <w:fldChar w:fldCharType="end"/>
            </w:r>
          </w:hyperlink>
        </w:p>
        <w:p w14:paraId="53CA6517" w14:textId="65A116E8" w:rsidR="00A52895" w:rsidRDefault="00A52895">
          <w:pPr>
            <w:pStyle w:val="TOC2"/>
            <w:tabs>
              <w:tab w:val="left" w:pos="960"/>
              <w:tab w:val="right" w:leader="dot" w:pos="9396"/>
            </w:tabs>
            <w:rPr>
              <w:rFonts w:asciiTheme="minorHAnsi" w:eastAsiaTheme="minorEastAsia" w:hAnsiTheme="minorHAnsi"/>
              <w:noProof/>
              <w:kern w:val="2"/>
              <w:szCs w:val="24"/>
              <w:lang w:val="sl-SI" w:eastAsia="sl-SI"/>
              <w14:ligatures w14:val="standardContextual"/>
            </w:rPr>
          </w:pPr>
          <w:hyperlink w:anchor="_Toc227737868" w:history="1">
            <w:r w:rsidRPr="00E505FF">
              <w:rPr>
                <w:rStyle w:val="Hyperlink"/>
                <w:noProof/>
              </w:rPr>
              <w:t>3.3</w:t>
            </w:r>
            <w:r>
              <w:rPr>
                <w:rFonts w:asciiTheme="minorHAnsi" w:eastAsiaTheme="minorEastAsia" w:hAnsiTheme="minorHAnsi"/>
                <w:noProof/>
                <w:kern w:val="2"/>
                <w:szCs w:val="24"/>
                <w:lang w:val="sl-SI" w:eastAsia="sl-SI"/>
                <w14:ligatures w14:val="standardContextual"/>
              </w:rPr>
              <w:tab/>
            </w:r>
            <w:r w:rsidRPr="00E505FF">
              <w:rPr>
                <w:rStyle w:val="Hyperlink"/>
                <w:noProof/>
              </w:rPr>
              <w:t>DNA ISOLATION</w:t>
            </w:r>
            <w:r>
              <w:rPr>
                <w:noProof/>
                <w:webHidden/>
              </w:rPr>
              <w:tab/>
            </w:r>
            <w:r>
              <w:rPr>
                <w:noProof/>
                <w:webHidden/>
              </w:rPr>
              <w:fldChar w:fldCharType="begin"/>
            </w:r>
            <w:r>
              <w:rPr>
                <w:noProof/>
                <w:webHidden/>
              </w:rPr>
              <w:instrText xml:space="preserve"> PAGEREF _Toc227737868 \h </w:instrText>
            </w:r>
            <w:r>
              <w:rPr>
                <w:noProof/>
                <w:webHidden/>
              </w:rPr>
            </w:r>
            <w:r>
              <w:rPr>
                <w:noProof/>
                <w:webHidden/>
              </w:rPr>
              <w:fldChar w:fldCharType="separate"/>
            </w:r>
            <w:r>
              <w:rPr>
                <w:noProof/>
                <w:webHidden/>
              </w:rPr>
              <w:t>19</w:t>
            </w:r>
            <w:r>
              <w:rPr>
                <w:noProof/>
                <w:webHidden/>
              </w:rPr>
              <w:fldChar w:fldCharType="end"/>
            </w:r>
          </w:hyperlink>
        </w:p>
        <w:p w14:paraId="1695091C" w14:textId="31E00809"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69" w:history="1">
            <w:r w:rsidRPr="00E505FF">
              <w:rPr>
                <w:rStyle w:val="Hyperlink"/>
                <w:noProof/>
              </w:rPr>
              <w:t>3.3.1</w:t>
            </w:r>
            <w:r>
              <w:rPr>
                <w:rFonts w:asciiTheme="minorHAnsi" w:eastAsiaTheme="minorEastAsia" w:hAnsiTheme="minorHAnsi"/>
                <w:noProof/>
                <w:kern w:val="2"/>
                <w:szCs w:val="24"/>
                <w:lang w:val="sl-SI" w:eastAsia="sl-SI"/>
                <w14:ligatures w14:val="standardContextual"/>
              </w:rPr>
              <w:tab/>
            </w:r>
            <w:r w:rsidRPr="00E505FF">
              <w:rPr>
                <w:rStyle w:val="Hyperlink"/>
                <w:noProof/>
              </w:rPr>
              <w:t>DNA isolation from stool samples</w:t>
            </w:r>
            <w:r>
              <w:rPr>
                <w:noProof/>
                <w:webHidden/>
              </w:rPr>
              <w:tab/>
            </w:r>
            <w:r>
              <w:rPr>
                <w:noProof/>
                <w:webHidden/>
              </w:rPr>
              <w:fldChar w:fldCharType="begin"/>
            </w:r>
            <w:r>
              <w:rPr>
                <w:noProof/>
                <w:webHidden/>
              </w:rPr>
              <w:instrText xml:space="preserve"> PAGEREF _Toc227737869 \h </w:instrText>
            </w:r>
            <w:r>
              <w:rPr>
                <w:noProof/>
                <w:webHidden/>
              </w:rPr>
            </w:r>
            <w:r>
              <w:rPr>
                <w:noProof/>
                <w:webHidden/>
              </w:rPr>
              <w:fldChar w:fldCharType="separate"/>
            </w:r>
            <w:r>
              <w:rPr>
                <w:noProof/>
                <w:webHidden/>
              </w:rPr>
              <w:t>19</w:t>
            </w:r>
            <w:r>
              <w:rPr>
                <w:noProof/>
                <w:webHidden/>
              </w:rPr>
              <w:fldChar w:fldCharType="end"/>
            </w:r>
          </w:hyperlink>
        </w:p>
        <w:p w14:paraId="6E8B4445" w14:textId="0F946A20"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70" w:history="1">
            <w:r w:rsidRPr="00E505FF">
              <w:rPr>
                <w:rStyle w:val="Hyperlink"/>
                <w:noProof/>
              </w:rPr>
              <w:t>3.3.2</w:t>
            </w:r>
            <w:r>
              <w:rPr>
                <w:rFonts w:asciiTheme="minorHAnsi" w:eastAsiaTheme="minorEastAsia" w:hAnsiTheme="minorHAnsi"/>
                <w:noProof/>
                <w:kern w:val="2"/>
                <w:szCs w:val="24"/>
                <w:lang w:val="sl-SI" w:eastAsia="sl-SI"/>
                <w14:ligatures w14:val="standardContextual"/>
              </w:rPr>
              <w:tab/>
            </w:r>
            <w:r w:rsidRPr="00E505FF">
              <w:rPr>
                <w:rStyle w:val="Hyperlink"/>
                <w:noProof/>
              </w:rPr>
              <w:t>DNA isolation from pure bacterial cultures</w:t>
            </w:r>
            <w:r>
              <w:rPr>
                <w:noProof/>
                <w:webHidden/>
              </w:rPr>
              <w:tab/>
            </w:r>
            <w:r>
              <w:rPr>
                <w:noProof/>
                <w:webHidden/>
              </w:rPr>
              <w:fldChar w:fldCharType="begin"/>
            </w:r>
            <w:r>
              <w:rPr>
                <w:noProof/>
                <w:webHidden/>
              </w:rPr>
              <w:instrText xml:space="preserve"> PAGEREF _Toc227737870 \h </w:instrText>
            </w:r>
            <w:r>
              <w:rPr>
                <w:noProof/>
                <w:webHidden/>
              </w:rPr>
            </w:r>
            <w:r>
              <w:rPr>
                <w:noProof/>
                <w:webHidden/>
              </w:rPr>
              <w:fldChar w:fldCharType="separate"/>
            </w:r>
            <w:r>
              <w:rPr>
                <w:noProof/>
                <w:webHidden/>
              </w:rPr>
              <w:t>19</w:t>
            </w:r>
            <w:r>
              <w:rPr>
                <w:noProof/>
                <w:webHidden/>
              </w:rPr>
              <w:fldChar w:fldCharType="end"/>
            </w:r>
          </w:hyperlink>
        </w:p>
        <w:p w14:paraId="6FC707BF" w14:textId="6EF1FE63" w:rsidR="00A52895" w:rsidRDefault="00A52895">
          <w:pPr>
            <w:pStyle w:val="TOC2"/>
            <w:tabs>
              <w:tab w:val="left" w:pos="960"/>
              <w:tab w:val="right" w:leader="dot" w:pos="9396"/>
            </w:tabs>
            <w:rPr>
              <w:rFonts w:asciiTheme="minorHAnsi" w:eastAsiaTheme="minorEastAsia" w:hAnsiTheme="minorHAnsi"/>
              <w:noProof/>
              <w:kern w:val="2"/>
              <w:szCs w:val="24"/>
              <w:lang w:val="sl-SI" w:eastAsia="sl-SI"/>
              <w14:ligatures w14:val="standardContextual"/>
            </w:rPr>
          </w:pPr>
          <w:hyperlink w:anchor="_Toc227737871" w:history="1">
            <w:r w:rsidRPr="00E505FF">
              <w:rPr>
                <w:rStyle w:val="Hyperlink"/>
                <w:noProof/>
              </w:rPr>
              <w:t>3.4</w:t>
            </w:r>
            <w:r>
              <w:rPr>
                <w:rFonts w:asciiTheme="minorHAnsi" w:eastAsiaTheme="minorEastAsia" w:hAnsiTheme="minorHAnsi"/>
                <w:noProof/>
                <w:kern w:val="2"/>
                <w:szCs w:val="24"/>
                <w:lang w:val="sl-SI" w:eastAsia="sl-SI"/>
                <w14:ligatures w14:val="standardContextual"/>
              </w:rPr>
              <w:tab/>
            </w:r>
            <w:r w:rsidRPr="00E505FF">
              <w:rPr>
                <w:rStyle w:val="Hyperlink"/>
                <w:noProof/>
              </w:rPr>
              <w:t>ABSOLUTE QUANTIFICATION OF THE 16S rRNA GENE IN UNTREATED AND ETHANOL TREATED SAMPLES USING DROPLET DIGITAL PCR</w:t>
            </w:r>
            <w:r>
              <w:rPr>
                <w:noProof/>
                <w:webHidden/>
              </w:rPr>
              <w:tab/>
            </w:r>
            <w:r>
              <w:rPr>
                <w:noProof/>
                <w:webHidden/>
              </w:rPr>
              <w:fldChar w:fldCharType="begin"/>
            </w:r>
            <w:r>
              <w:rPr>
                <w:noProof/>
                <w:webHidden/>
              </w:rPr>
              <w:instrText xml:space="preserve"> PAGEREF _Toc227737871 \h </w:instrText>
            </w:r>
            <w:r>
              <w:rPr>
                <w:noProof/>
                <w:webHidden/>
              </w:rPr>
            </w:r>
            <w:r>
              <w:rPr>
                <w:noProof/>
                <w:webHidden/>
              </w:rPr>
              <w:fldChar w:fldCharType="separate"/>
            </w:r>
            <w:r>
              <w:rPr>
                <w:noProof/>
                <w:webHidden/>
              </w:rPr>
              <w:t>19</w:t>
            </w:r>
            <w:r>
              <w:rPr>
                <w:noProof/>
                <w:webHidden/>
              </w:rPr>
              <w:fldChar w:fldCharType="end"/>
            </w:r>
          </w:hyperlink>
        </w:p>
        <w:p w14:paraId="41810DD1" w14:textId="5C24333F" w:rsidR="00A52895" w:rsidRDefault="00A52895">
          <w:pPr>
            <w:pStyle w:val="TOC2"/>
            <w:tabs>
              <w:tab w:val="left" w:pos="960"/>
              <w:tab w:val="right" w:leader="dot" w:pos="9396"/>
            </w:tabs>
            <w:rPr>
              <w:rFonts w:asciiTheme="minorHAnsi" w:eastAsiaTheme="minorEastAsia" w:hAnsiTheme="minorHAnsi"/>
              <w:noProof/>
              <w:kern w:val="2"/>
              <w:szCs w:val="24"/>
              <w:lang w:val="sl-SI" w:eastAsia="sl-SI"/>
              <w14:ligatures w14:val="standardContextual"/>
            </w:rPr>
          </w:pPr>
          <w:hyperlink w:anchor="_Toc227737872" w:history="1">
            <w:r w:rsidRPr="00E505FF">
              <w:rPr>
                <w:rStyle w:val="Hyperlink"/>
                <w:noProof/>
              </w:rPr>
              <w:t>3.5</w:t>
            </w:r>
            <w:r>
              <w:rPr>
                <w:rFonts w:asciiTheme="minorHAnsi" w:eastAsiaTheme="minorEastAsia" w:hAnsiTheme="minorHAnsi"/>
                <w:noProof/>
                <w:kern w:val="2"/>
                <w:szCs w:val="24"/>
                <w:lang w:val="sl-SI" w:eastAsia="sl-SI"/>
                <w14:ligatures w14:val="standardContextual"/>
              </w:rPr>
              <w:tab/>
            </w:r>
            <w:r w:rsidRPr="00E505FF">
              <w:rPr>
                <w:rStyle w:val="Hyperlink"/>
                <w:noProof/>
              </w:rPr>
              <w:t>SEQUENCING OF DNA FROM  ETHANOL TREATED AND UNTREATED STOOL SAMPLES, AND BACTERIAL ISOLATES</w:t>
            </w:r>
            <w:r>
              <w:rPr>
                <w:noProof/>
                <w:webHidden/>
              </w:rPr>
              <w:tab/>
            </w:r>
            <w:r>
              <w:rPr>
                <w:noProof/>
                <w:webHidden/>
              </w:rPr>
              <w:fldChar w:fldCharType="begin"/>
            </w:r>
            <w:r>
              <w:rPr>
                <w:noProof/>
                <w:webHidden/>
              </w:rPr>
              <w:instrText xml:space="preserve"> PAGEREF _Toc227737872 \h </w:instrText>
            </w:r>
            <w:r>
              <w:rPr>
                <w:noProof/>
                <w:webHidden/>
              </w:rPr>
            </w:r>
            <w:r>
              <w:rPr>
                <w:noProof/>
                <w:webHidden/>
              </w:rPr>
              <w:fldChar w:fldCharType="separate"/>
            </w:r>
            <w:r>
              <w:rPr>
                <w:noProof/>
                <w:webHidden/>
              </w:rPr>
              <w:t>20</w:t>
            </w:r>
            <w:r>
              <w:rPr>
                <w:noProof/>
                <w:webHidden/>
              </w:rPr>
              <w:fldChar w:fldCharType="end"/>
            </w:r>
          </w:hyperlink>
        </w:p>
        <w:p w14:paraId="0EFBE644" w14:textId="6292643F"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73" w:history="1">
            <w:r w:rsidRPr="00E505FF">
              <w:rPr>
                <w:rStyle w:val="Hyperlink"/>
                <w:noProof/>
              </w:rPr>
              <w:t>3.5.1</w:t>
            </w:r>
            <w:r>
              <w:rPr>
                <w:rFonts w:asciiTheme="minorHAnsi" w:eastAsiaTheme="minorEastAsia" w:hAnsiTheme="minorHAnsi"/>
                <w:noProof/>
                <w:kern w:val="2"/>
                <w:szCs w:val="24"/>
                <w:lang w:val="sl-SI" w:eastAsia="sl-SI"/>
                <w14:ligatures w14:val="standardContextual"/>
              </w:rPr>
              <w:tab/>
            </w:r>
            <w:r w:rsidRPr="00E505FF">
              <w:rPr>
                <w:rStyle w:val="Hyperlink"/>
                <w:noProof/>
              </w:rPr>
              <w:t>Amplicon sequencing of the 16S rRNA gene of ethanol treated and untreated stool samples</w:t>
            </w:r>
            <w:r>
              <w:rPr>
                <w:noProof/>
                <w:webHidden/>
              </w:rPr>
              <w:tab/>
            </w:r>
            <w:r>
              <w:rPr>
                <w:noProof/>
                <w:webHidden/>
              </w:rPr>
              <w:fldChar w:fldCharType="begin"/>
            </w:r>
            <w:r>
              <w:rPr>
                <w:noProof/>
                <w:webHidden/>
              </w:rPr>
              <w:instrText xml:space="preserve"> PAGEREF _Toc227737873 \h </w:instrText>
            </w:r>
            <w:r>
              <w:rPr>
                <w:noProof/>
                <w:webHidden/>
              </w:rPr>
            </w:r>
            <w:r>
              <w:rPr>
                <w:noProof/>
                <w:webHidden/>
              </w:rPr>
              <w:fldChar w:fldCharType="separate"/>
            </w:r>
            <w:r>
              <w:rPr>
                <w:noProof/>
                <w:webHidden/>
              </w:rPr>
              <w:t>20</w:t>
            </w:r>
            <w:r>
              <w:rPr>
                <w:noProof/>
                <w:webHidden/>
              </w:rPr>
              <w:fldChar w:fldCharType="end"/>
            </w:r>
          </w:hyperlink>
        </w:p>
        <w:p w14:paraId="70BD8249" w14:textId="584C7CDC"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74" w:history="1">
            <w:r w:rsidRPr="00E505FF">
              <w:rPr>
                <w:rStyle w:val="Hyperlink"/>
                <w:noProof/>
              </w:rPr>
              <w:t>3.5.2</w:t>
            </w:r>
            <w:r>
              <w:rPr>
                <w:rFonts w:asciiTheme="minorHAnsi" w:eastAsiaTheme="minorEastAsia" w:hAnsiTheme="minorHAnsi"/>
                <w:noProof/>
                <w:kern w:val="2"/>
                <w:szCs w:val="24"/>
                <w:lang w:val="sl-SI" w:eastAsia="sl-SI"/>
                <w14:ligatures w14:val="standardContextual"/>
              </w:rPr>
              <w:tab/>
            </w:r>
            <w:r w:rsidRPr="00E505FF">
              <w:rPr>
                <w:rStyle w:val="Hyperlink"/>
                <w:noProof/>
              </w:rPr>
              <w:t>Shotgun metagenomic sequencing of ethanol treated and untreated stool samples</w:t>
            </w:r>
            <w:r>
              <w:rPr>
                <w:noProof/>
                <w:webHidden/>
              </w:rPr>
              <w:tab/>
            </w:r>
            <w:r>
              <w:rPr>
                <w:noProof/>
                <w:webHidden/>
              </w:rPr>
              <w:fldChar w:fldCharType="begin"/>
            </w:r>
            <w:r>
              <w:rPr>
                <w:noProof/>
                <w:webHidden/>
              </w:rPr>
              <w:instrText xml:space="preserve"> PAGEREF _Toc227737874 \h </w:instrText>
            </w:r>
            <w:r>
              <w:rPr>
                <w:noProof/>
                <w:webHidden/>
              </w:rPr>
            </w:r>
            <w:r>
              <w:rPr>
                <w:noProof/>
                <w:webHidden/>
              </w:rPr>
              <w:fldChar w:fldCharType="separate"/>
            </w:r>
            <w:r>
              <w:rPr>
                <w:noProof/>
                <w:webHidden/>
              </w:rPr>
              <w:t>20</w:t>
            </w:r>
            <w:r>
              <w:rPr>
                <w:noProof/>
                <w:webHidden/>
              </w:rPr>
              <w:fldChar w:fldCharType="end"/>
            </w:r>
          </w:hyperlink>
        </w:p>
        <w:p w14:paraId="313C2494" w14:textId="17DB8E9A"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75" w:history="1">
            <w:r w:rsidRPr="00E505FF">
              <w:rPr>
                <w:rStyle w:val="Hyperlink"/>
                <w:noProof/>
              </w:rPr>
              <w:t>3.5.3</w:t>
            </w:r>
            <w:r>
              <w:rPr>
                <w:rFonts w:asciiTheme="minorHAnsi" w:eastAsiaTheme="minorEastAsia" w:hAnsiTheme="minorHAnsi"/>
                <w:noProof/>
                <w:kern w:val="2"/>
                <w:szCs w:val="24"/>
                <w:lang w:val="sl-SI" w:eastAsia="sl-SI"/>
                <w14:ligatures w14:val="standardContextual"/>
              </w:rPr>
              <w:tab/>
            </w:r>
            <w:r w:rsidRPr="00E505FF">
              <w:rPr>
                <w:rStyle w:val="Hyperlink"/>
                <w:noProof/>
              </w:rPr>
              <w:t>Whole-genome sequencing using Illumina short-read technology</w:t>
            </w:r>
            <w:r>
              <w:rPr>
                <w:noProof/>
                <w:webHidden/>
              </w:rPr>
              <w:tab/>
            </w:r>
            <w:r>
              <w:rPr>
                <w:noProof/>
                <w:webHidden/>
              </w:rPr>
              <w:fldChar w:fldCharType="begin"/>
            </w:r>
            <w:r>
              <w:rPr>
                <w:noProof/>
                <w:webHidden/>
              </w:rPr>
              <w:instrText xml:space="preserve"> PAGEREF _Toc227737875 \h </w:instrText>
            </w:r>
            <w:r>
              <w:rPr>
                <w:noProof/>
                <w:webHidden/>
              </w:rPr>
            </w:r>
            <w:r>
              <w:rPr>
                <w:noProof/>
                <w:webHidden/>
              </w:rPr>
              <w:fldChar w:fldCharType="separate"/>
            </w:r>
            <w:r>
              <w:rPr>
                <w:noProof/>
                <w:webHidden/>
              </w:rPr>
              <w:t>21</w:t>
            </w:r>
            <w:r>
              <w:rPr>
                <w:noProof/>
                <w:webHidden/>
              </w:rPr>
              <w:fldChar w:fldCharType="end"/>
            </w:r>
          </w:hyperlink>
        </w:p>
        <w:p w14:paraId="6B54178E" w14:textId="0B54D01E" w:rsidR="00A52895" w:rsidRDefault="00A52895">
          <w:pPr>
            <w:pStyle w:val="TOC3"/>
            <w:tabs>
              <w:tab w:val="right" w:leader="dot" w:pos="9396"/>
            </w:tabs>
            <w:rPr>
              <w:rFonts w:asciiTheme="minorHAnsi" w:eastAsiaTheme="minorEastAsia" w:hAnsiTheme="minorHAnsi"/>
              <w:noProof/>
              <w:kern w:val="2"/>
              <w:szCs w:val="24"/>
              <w:lang w:val="sl-SI" w:eastAsia="sl-SI"/>
              <w14:ligatures w14:val="standardContextual"/>
            </w:rPr>
          </w:pPr>
          <w:hyperlink w:anchor="_Toc227737876" w:history="1">
            <w:r w:rsidRPr="00E505FF">
              <w:rPr>
                <w:rStyle w:val="Hyperlink"/>
                <w:noProof/>
              </w:rPr>
              <w:t>3.5.4 Whole-genome sequencing using Oxford Nanopore Technologies long-read technology</w:t>
            </w:r>
            <w:r>
              <w:rPr>
                <w:noProof/>
                <w:webHidden/>
              </w:rPr>
              <w:tab/>
            </w:r>
            <w:r>
              <w:rPr>
                <w:noProof/>
                <w:webHidden/>
              </w:rPr>
              <w:fldChar w:fldCharType="begin"/>
            </w:r>
            <w:r>
              <w:rPr>
                <w:noProof/>
                <w:webHidden/>
              </w:rPr>
              <w:instrText xml:space="preserve"> PAGEREF _Toc227737876 \h </w:instrText>
            </w:r>
            <w:r>
              <w:rPr>
                <w:noProof/>
                <w:webHidden/>
              </w:rPr>
            </w:r>
            <w:r>
              <w:rPr>
                <w:noProof/>
                <w:webHidden/>
              </w:rPr>
              <w:fldChar w:fldCharType="separate"/>
            </w:r>
            <w:r>
              <w:rPr>
                <w:noProof/>
                <w:webHidden/>
              </w:rPr>
              <w:t>21</w:t>
            </w:r>
            <w:r>
              <w:rPr>
                <w:noProof/>
                <w:webHidden/>
              </w:rPr>
              <w:fldChar w:fldCharType="end"/>
            </w:r>
          </w:hyperlink>
        </w:p>
        <w:p w14:paraId="1418A1F8" w14:textId="31C264FA" w:rsidR="00A52895" w:rsidRDefault="00A52895">
          <w:pPr>
            <w:pStyle w:val="TOC2"/>
            <w:tabs>
              <w:tab w:val="left" w:pos="960"/>
              <w:tab w:val="right" w:leader="dot" w:pos="9396"/>
            </w:tabs>
            <w:rPr>
              <w:rFonts w:asciiTheme="minorHAnsi" w:eastAsiaTheme="minorEastAsia" w:hAnsiTheme="minorHAnsi"/>
              <w:noProof/>
              <w:kern w:val="2"/>
              <w:szCs w:val="24"/>
              <w:lang w:val="sl-SI" w:eastAsia="sl-SI"/>
              <w14:ligatures w14:val="standardContextual"/>
            </w:rPr>
          </w:pPr>
          <w:hyperlink w:anchor="_Toc227737877" w:history="1">
            <w:r w:rsidRPr="00E505FF">
              <w:rPr>
                <w:rStyle w:val="Hyperlink"/>
                <w:noProof/>
              </w:rPr>
              <w:t>3.6</w:t>
            </w:r>
            <w:r>
              <w:rPr>
                <w:rFonts w:asciiTheme="minorHAnsi" w:eastAsiaTheme="minorEastAsia" w:hAnsiTheme="minorHAnsi"/>
                <w:noProof/>
                <w:kern w:val="2"/>
                <w:szCs w:val="24"/>
                <w:lang w:val="sl-SI" w:eastAsia="sl-SI"/>
                <w14:ligatures w14:val="standardContextual"/>
              </w:rPr>
              <w:tab/>
            </w:r>
            <w:r w:rsidRPr="00E505FF">
              <w:rPr>
                <w:rStyle w:val="Hyperlink"/>
                <w:noProof/>
              </w:rPr>
              <w:t>DATA ANALYSIS</w:t>
            </w:r>
            <w:r>
              <w:rPr>
                <w:noProof/>
                <w:webHidden/>
              </w:rPr>
              <w:tab/>
            </w:r>
            <w:r>
              <w:rPr>
                <w:noProof/>
                <w:webHidden/>
              </w:rPr>
              <w:fldChar w:fldCharType="begin"/>
            </w:r>
            <w:r>
              <w:rPr>
                <w:noProof/>
                <w:webHidden/>
              </w:rPr>
              <w:instrText xml:space="preserve"> PAGEREF _Toc227737877 \h </w:instrText>
            </w:r>
            <w:r>
              <w:rPr>
                <w:noProof/>
                <w:webHidden/>
              </w:rPr>
            </w:r>
            <w:r>
              <w:rPr>
                <w:noProof/>
                <w:webHidden/>
              </w:rPr>
              <w:fldChar w:fldCharType="separate"/>
            </w:r>
            <w:r>
              <w:rPr>
                <w:noProof/>
                <w:webHidden/>
              </w:rPr>
              <w:t>21</w:t>
            </w:r>
            <w:r>
              <w:rPr>
                <w:noProof/>
                <w:webHidden/>
              </w:rPr>
              <w:fldChar w:fldCharType="end"/>
            </w:r>
          </w:hyperlink>
        </w:p>
        <w:p w14:paraId="100A527B" w14:textId="25FB367B"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78" w:history="1">
            <w:r w:rsidRPr="00E505FF">
              <w:rPr>
                <w:rStyle w:val="Hyperlink"/>
                <w:noProof/>
              </w:rPr>
              <w:t>3.6.1</w:t>
            </w:r>
            <w:r>
              <w:rPr>
                <w:rFonts w:asciiTheme="minorHAnsi" w:eastAsiaTheme="minorEastAsia" w:hAnsiTheme="minorHAnsi"/>
                <w:noProof/>
                <w:kern w:val="2"/>
                <w:szCs w:val="24"/>
                <w:lang w:val="sl-SI" w:eastAsia="sl-SI"/>
                <w14:ligatures w14:val="standardContextual"/>
              </w:rPr>
              <w:tab/>
            </w:r>
            <w:r w:rsidRPr="00E505FF">
              <w:rPr>
                <w:rStyle w:val="Hyperlink"/>
                <w:noProof/>
              </w:rPr>
              <w:t>16S amplicon (16S AS) data analysis</w:t>
            </w:r>
            <w:r>
              <w:rPr>
                <w:noProof/>
                <w:webHidden/>
              </w:rPr>
              <w:tab/>
            </w:r>
            <w:r>
              <w:rPr>
                <w:noProof/>
                <w:webHidden/>
              </w:rPr>
              <w:fldChar w:fldCharType="begin"/>
            </w:r>
            <w:r>
              <w:rPr>
                <w:noProof/>
                <w:webHidden/>
              </w:rPr>
              <w:instrText xml:space="preserve"> PAGEREF _Toc227737878 \h </w:instrText>
            </w:r>
            <w:r>
              <w:rPr>
                <w:noProof/>
                <w:webHidden/>
              </w:rPr>
            </w:r>
            <w:r>
              <w:rPr>
                <w:noProof/>
                <w:webHidden/>
              </w:rPr>
              <w:fldChar w:fldCharType="separate"/>
            </w:r>
            <w:r>
              <w:rPr>
                <w:noProof/>
                <w:webHidden/>
              </w:rPr>
              <w:t>21</w:t>
            </w:r>
            <w:r>
              <w:rPr>
                <w:noProof/>
                <w:webHidden/>
              </w:rPr>
              <w:fldChar w:fldCharType="end"/>
            </w:r>
          </w:hyperlink>
        </w:p>
        <w:p w14:paraId="770AF2AD" w14:textId="2C5DBEF5"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79" w:history="1">
            <w:r w:rsidRPr="00E505FF">
              <w:rPr>
                <w:rStyle w:val="Hyperlink"/>
                <w:noProof/>
              </w:rPr>
              <w:t>3.6.2</w:t>
            </w:r>
            <w:r>
              <w:rPr>
                <w:rFonts w:asciiTheme="minorHAnsi" w:eastAsiaTheme="minorEastAsia" w:hAnsiTheme="minorHAnsi"/>
                <w:noProof/>
                <w:kern w:val="2"/>
                <w:szCs w:val="24"/>
                <w:lang w:val="sl-SI" w:eastAsia="sl-SI"/>
                <w14:ligatures w14:val="standardContextual"/>
              </w:rPr>
              <w:tab/>
            </w:r>
            <w:r w:rsidRPr="00E505FF">
              <w:rPr>
                <w:rStyle w:val="Hyperlink"/>
                <w:noProof/>
              </w:rPr>
              <w:t>Shotgun metagenomic data analysis</w:t>
            </w:r>
            <w:r>
              <w:rPr>
                <w:noProof/>
                <w:webHidden/>
              </w:rPr>
              <w:tab/>
            </w:r>
            <w:r>
              <w:rPr>
                <w:noProof/>
                <w:webHidden/>
              </w:rPr>
              <w:fldChar w:fldCharType="begin"/>
            </w:r>
            <w:r>
              <w:rPr>
                <w:noProof/>
                <w:webHidden/>
              </w:rPr>
              <w:instrText xml:space="preserve"> PAGEREF _Toc227737879 \h </w:instrText>
            </w:r>
            <w:r>
              <w:rPr>
                <w:noProof/>
                <w:webHidden/>
              </w:rPr>
            </w:r>
            <w:r>
              <w:rPr>
                <w:noProof/>
                <w:webHidden/>
              </w:rPr>
              <w:fldChar w:fldCharType="separate"/>
            </w:r>
            <w:r>
              <w:rPr>
                <w:noProof/>
                <w:webHidden/>
              </w:rPr>
              <w:t>23</w:t>
            </w:r>
            <w:r>
              <w:rPr>
                <w:noProof/>
                <w:webHidden/>
              </w:rPr>
              <w:fldChar w:fldCharType="end"/>
            </w:r>
          </w:hyperlink>
        </w:p>
        <w:p w14:paraId="7A0CC750" w14:textId="2343BB98" w:rsidR="00A52895" w:rsidRDefault="00A52895">
          <w:pPr>
            <w:pStyle w:val="TOC2"/>
            <w:tabs>
              <w:tab w:val="left" w:pos="960"/>
              <w:tab w:val="right" w:leader="dot" w:pos="9396"/>
            </w:tabs>
            <w:rPr>
              <w:rFonts w:asciiTheme="minorHAnsi" w:eastAsiaTheme="minorEastAsia" w:hAnsiTheme="minorHAnsi"/>
              <w:noProof/>
              <w:kern w:val="2"/>
              <w:szCs w:val="24"/>
              <w:lang w:val="sl-SI" w:eastAsia="sl-SI"/>
              <w14:ligatures w14:val="standardContextual"/>
            </w:rPr>
          </w:pPr>
          <w:hyperlink w:anchor="_Toc227737880" w:history="1">
            <w:r w:rsidRPr="00E505FF">
              <w:rPr>
                <w:rStyle w:val="Hyperlink"/>
                <w:noProof/>
              </w:rPr>
              <w:t>3.7</w:t>
            </w:r>
            <w:r>
              <w:rPr>
                <w:rFonts w:asciiTheme="minorHAnsi" w:eastAsiaTheme="minorEastAsia" w:hAnsiTheme="minorHAnsi"/>
                <w:noProof/>
                <w:kern w:val="2"/>
                <w:szCs w:val="24"/>
                <w:lang w:val="sl-SI" w:eastAsia="sl-SI"/>
                <w14:ligatures w14:val="standardContextual"/>
              </w:rPr>
              <w:tab/>
            </w:r>
            <w:r w:rsidRPr="00E505FF">
              <w:rPr>
                <w:rStyle w:val="Hyperlink"/>
                <w:noProof/>
              </w:rPr>
              <w:t>CULTIVATION AND MOLECULAR CHARACTERISATION OF SELECTED SPORE-FORMING BACTERIA FROM HUMAN STOOL SAMPLES</w:t>
            </w:r>
            <w:r>
              <w:rPr>
                <w:noProof/>
                <w:webHidden/>
              </w:rPr>
              <w:tab/>
            </w:r>
            <w:r>
              <w:rPr>
                <w:noProof/>
                <w:webHidden/>
              </w:rPr>
              <w:fldChar w:fldCharType="begin"/>
            </w:r>
            <w:r>
              <w:rPr>
                <w:noProof/>
                <w:webHidden/>
              </w:rPr>
              <w:instrText xml:space="preserve"> PAGEREF _Toc227737880 \h </w:instrText>
            </w:r>
            <w:r>
              <w:rPr>
                <w:noProof/>
                <w:webHidden/>
              </w:rPr>
            </w:r>
            <w:r>
              <w:rPr>
                <w:noProof/>
                <w:webHidden/>
              </w:rPr>
              <w:fldChar w:fldCharType="separate"/>
            </w:r>
            <w:r>
              <w:rPr>
                <w:noProof/>
                <w:webHidden/>
              </w:rPr>
              <w:t>25</w:t>
            </w:r>
            <w:r>
              <w:rPr>
                <w:noProof/>
                <w:webHidden/>
              </w:rPr>
              <w:fldChar w:fldCharType="end"/>
            </w:r>
          </w:hyperlink>
        </w:p>
        <w:p w14:paraId="57473AA0" w14:textId="724F58BA"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81" w:history="1">
            <w:r w:rsidRPr="00E505FF">
              <w:rPr>
                <w:rStyle w:val="Hyperlink"/>
                <w:noProof/>
              </w:rPr>
              <w:t>3.7.1</w:t>
            </w:r>
            <w:r>
              <w:rPr>
                <w:rFonts w:asciiTheme="minorHAnsi" w:eastAsiaTheme="minorEastAsia" w:hAnsiTheme="minorHAnsi"/>
                <w:noProof/>
                <w:kern w:val="2"/>
                <w:szCs w:val="24"/>
                <w:lang w:val="sl-SI" w:eastAsia="sl-SI"/>
                <w14:ligatures w14:val="standardContextual"/>
              </w:rPr>
              <w:tab/>
            </w:r>
            <w:r w:rsidRPr="00E505FF">
              <w:rPr>
                <w:rStyle w:val="Hyperlink"/>
                <w:noProof/>
              </w:rPr>
              <w:t>Isolation of selected spore-forming bacteria from ethanol treated stool samples</w:t>
            </w:r>
            <w:r>
              <w:rPr>
                <w:noProof/>
                <w:webHidden/>
              </w:rPr>
              <w:tab/>
            </w:r>
            <w:r>
              <w:rPr>
                <w:noProof/>
                <w:webHidden/>
              </w:rPr>
              <w:fldChar w:fldCharType="begin"/>
            </w:r>
            <w:r>
              <w:rPr>
                <w:noProof/>
                <w:webHidden/>
              </w:rPr>
              <w:instrText xml:space="preserve"> PAGEREF _Toc227737881 \h </w:instrText>
            </w:r>
            <w:r>
              <w:rPr>
                <w:noProof/>
                <w:webHidden/>
              </w:rPr>
            </w:r>
            <w:r>
              <w:rPr>
                <w:noProof/>
                <w:webHidden/>
              </w:rPr>
              <w:fldChar w:fldCharType="separate"/>
            </w:r>
            <w:r>
              <w:rPr>
                <w:noProof/>
                <w:webHidden/>
              </w:rPr>
              <w:t>25</w:t>
            </w:r>
            <w:r>
              <w:rPr>
                <w:noProof/>
                <w:webHidden/>
              </w:rPr>
              <w:fldChar w:fldCharType="end"/>
            </w:r>
          </w:hyperlink>
        </w:p>
        <w:p w14:paraId="62A101FC" w14:textId="076A0CC8"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82" w:history="1">
            <w:r w:rsidRPr="00E505FF">
              <w:rPr>
                <w:rStyle w:val="Hyperlink"/>
                <w:noProof/>
              </w:rPr>
              <w:t>3.7.2</w:t>
            </w:r>
            <w:r>
              <w:rPr>
                <w:rFonts w:asciiTheme="minorHAnsi" w:eastAsiaTheme="minorEastAsia" w:hAnsiTheme="minorHAnsi"/>
                <w:noProof/>
                <w:kern w:val="2"/>
                <w:szCs w:val="24"/>
                <w:lang w:val="sl-SI" w:eastAsia="sl-SI"/>
                <w14:ligatures w14:val="standardContextual"/>
              </w:rPr>
              <w:tab/>
            </w:r>
            <w:r w:rsidRPr="00E505FF">
              <w:rPr>
                <w:rStyle w:val="Hyperlink"/>
                <w:noProof/>
              </w:rPr>
              <w:t>Analysis of whole-genome sequences</w:t>
            </w:r>
            <w:r>
              <w:rPr>
                <w:noProof/>
                <w:webHidden/>
              </w:rPr>
              <w:tab/>
            </w:r>
            <w:r>
              <w:rPr>
                <w:noProof/>
                <w:webHidden/>
              </w:rPr>
              <w:fldChar w:fldCharType="begin"/>
            </w:r>
            <w:r>
              <w:rPr>
                <w:noProof/>
                <w:webHidden/>
              </w:rPr>
              <w:instrText xml:space="preserve"> PAGEREF _Toc227737882 \h </w:instrText>
            </w:r>
            <w:r>
              <w:rPr>
                <w:noProof/>
                <w:webHidden/>
              </w:rPr>
            </w:r>
            <w:r>
              <w:rPr>
                <w:noProof/>
                <w:webHidden/>
              </w:rPr>
              <w:fldChar w:fldCharType="separate"/>
            </w:r>
            <w:r>
              <w:rPr>
                <w:noProof/>
                <w:webHidden/>
              </w:rPr>
              <w:t>26</w:t>
            </w:r>
            <w:r>
              <w:rPr>
                <w:noProof/>
                <w:webHidden/>
              </w:rPr>
              <w:fldChar w:fldCharType="end"/>
            </w:r>
          </w:hyperlink>
        </w:p>
        <w:p w14:paraId="55D61609" w14:textId="61E05F03" w:rsidR="00A52895" w:rsidRDefault="00A52895">
          <w:pPr>
            <w:pStyle w:val="TOC1"/>
            <w:tabs>
              <w:tab w:val="left" w:pos="440"/>
              <w:tab w:val="right" w:leader="dot" w:pos="9396"/>
            </w:tabs>
            <w:rPr>
              <w:rFonts w:asciiTheme="minorHAnsi" w:eastAsiaTheme="minorEastAsia" w:hAnsiTheme="minorHAnsi"/>
              <w:noProof/>
              <w:kern w:val="2"/>
              <w:szCs w:val="24"/>
              <w:lang w:val="sl-SI" w:eastAsia="sl-SI"/>
              <w14:ligatures w14:val="standardContextual"/>
            </w:rPr>
          </w:pPr>
          <w:hyperlink w:anchor="_Toc227737883" w:history="1">
            <w:r w:rsidRPr="00E505FF">
              <w:rPr>
                <w:rStyle w:val="Hyperlink"/>
                <w:noProof/>
              </w:rPr>
              <w:t>4</w:t>
            </w:r>
            <w:r>
              <w:rPr>
                <w:rFonts w:asciiTheme="minorHAnsi" w:eastAsiaTheme="minorEastAsia" w:hAnsiTheme="minorHAnsi"/>
                <w:noProof/>
                <w:kern w:val="2"/>
                <w:szCs w:val="24"/>
                <w:lang w:val="sl-SI" w:eastAsia="sl-SI"/>
                <w14:ligatures w14:val="standardContextual"/>
              </w:rPr>
              <w:tab/>
            </w:r>
            <w:r w:rsidRPr="00E505FF">
              <w:rPr>
                <w:rStyle w:val="Hyperlink"/>
                <w:noProof/>
              </w:rPr>
              <w:t>RESULTS</w:t>
            </w:r>
            <w:r>
              <w:rPr>
                <w:noProof/>
                <w:webHidden/>
              </w:rPr>
              <w:tab/>
            </w:r>
            <w:r>
              <w:rPr>
                <w:noProof/>
                <w:webHidden/>
              </w:rPr>
              <w:fldChar w:fldCharType="begin"/>
            </w:r>
            <w:r>
              <w:rPr>
                <w:noProof/>
                <w:webHidden/>
              </w:rPr>
              <w:instrText xml:space="preserve"> PAGEREF _Toc227737883 \h </w:instrText>
            </w:r>
            <w:r>
              <w:rPr>
                <w:noProof/>
                <w:webHidden/>
              </w:rPr>
            </w:r>
            <w:r>
              <w:rPr>
                <w:noProof/>
                <w:webHidden/>
              </w:rPr>
              <w:fldChar w:fldCharType="separate"/>
            </w:r>
            <w:r>
              <w:rPr>
                <w:noProof/>
                <w:webHidden/>
              </w:rPr>
              <w:t>29</w:t>
            </w:r>
            <w:r>
              <w:rPr>
                <w:noProof/>
                <w:webHidden/>
              </w:rPr>
              <w:fldChar w:fldCharType="end"/>
            </w:r>
          </w:hyperlink>
        </w:p>
        <w:p w14:paraId="111829EB" w14:textId="49BD0212" w:rsidR="00A52895" w:rsidRDefault="00A52895">
          <w:pPr>
            <w:pStyle w:val="TOC2"/>
            <w:tabs>
              <w:tab w:val="left" w:pos="960"/>
              <w:tab w:val="right" w:leader="dot" w:pos="9396"/>
            </w:tabs>
            <w:rPr>
              <w:rFonts w:asciiTheme="minorHAnsi" w:eastAsiaTheme="minorEastAsia" w:hAnsiTheme="minorHAnsi"/>
              <w:noProof/>
              <w:kern w:val="2"/>
              <w:szCs w:val="24"/>
              <w:lang w:val="sl-SI" w:eastAsia="sl-SI"/>
              <w14:ligatures w14:val="standardContextual"/>
            </w:rPr>
          </w:pPr>
          <w:hyperlink w:anchor="_Toc227737884" w:history="1">
            <w:r w:rsidRPr="00E505FF">
              <w:rPr>
                <w:rStyle w:val="Hyperlink"/>
                <w:noProof/>
              </w:rPr>
              <w:t>4.1</w:t>
            </w:r>
            <w:r>
              <w:rPr>
                <w:rFonts w:asciiTheme="minorHAnsi" w:eastAsiaTheme="minorEastAsia" w:hAnsiTheme="minorHAnsi"/>
                <w:noProof/>
                <w:kern w:val="2"/>
                <w:szCs w:val="24"/>
                <w:lang w:val="sl-SI" w:eastAsia="sl-SI"/>
                <w14:ligatures w14:val="standardContextual"/>
              </w:rPr>
              <w:tab/>
            </w:r>
            <w:r w:rsidRPr="00E505FF">
              <w:rPr>
                <w:rStyle w:val="Hyperlink"/>
                <w:noProof/>
              </w:rPr>
              <w:t xml:space="preserve">COMPARISON OF ISOLATION PROTOCOLS FOR BACTERIAL DNA FROM HUMAN STOOL SAMPLES </w:t>
            </w:r>
            <w:r>
              <w:rPr>
                <w:noProof/>
                <w:webHidden/>
              </w:rPr>
              <w:tab/>
            </w:r>
            <w:r>
              <w:rPr>
                <w:noProof/>
                <w:webHidden/>
              </w:rPr>
              <w:fldChar w:fldCharType="begin"/>
            </w:r>
            <w:r>
              <w:rPr>
                <w:noProof/>
                <w:webHidden/>
              </w:rPr>
              <w:instrText xml:space="preserve"> PAGEREF _Toc227737884 \h </w:instrText>
            </w:r>
            <w:r>
              <w:rPr>
                <w:noProof/>
                <w:webHidden/>
              </w:rPr>
            </w:r>
            <w:r>
              <w:rPr>
                <w:noProof/>
                <w:webHidden/>
              </w:rPr>
              <w:fldChar w:fldCharType="separate"/>
            </w:r>
            <w:r>
              <w:rPr>
                <w:noProof/>
                <w:webHidden/>
              </w:rPr>
              <w:t>29</w:t>
            </w:r>
            <w:r>
              <w:rPr>
                <w:noProof/>
                <w:webHidden/>
              </w:rPr>
              <w:fldChar w:fldCharType="end"/>
            </w:r>
          </w:hyperlink>
        </w:p>
        <w:p w14:paraId="670CDD42" w14:textId="2D38BF9A" w:rsidR="00A52895" w:rsidRDefault="00A52895">
          <w:pPr>
            <w:pStyle w:val="TOC2"/>
            <w:tabs>
              <w:tab w:val="left" w:pos="960"/>
              <w:tab w:val="right" w:leader="dot" w:pos="9396"/>
            </w:tabs>
            <w:rPr>
              <w:rFonts w:asciiTheme="minorHAnsi" w:eastAsiaTheme="minorEastAsia" w:hAnsiTheme="minorHAnsi"/>
              <w:noProof/>
              <w:kern w:val="2"/>
              <w:szCs w:val="24"/>
              <w:lang w:val="sl-SI" w:eastAsia="sl-SI"/>
              <w14:ligatures w14:val="standardContextual"/>
            </w:rPr>
          </w:pPr>
          <w:hyperlink w:anchor="_Toc227737885" w:history="1">
            <w:r w:rsidRPr="00E505FF">
              <w:rPr>
                <w:rStyle w:val="Hyperlink"/>
                <w:noProof/>
              </w:rPr>
              <w:t>4.2</w:t>
            </w:r>
            <w:r>
              <w:rPr>
                <w:rFonts w:asciiTheme="minorHAnsi" w:eastAsiaTheme="minorEastAsia" w:hAnsiTheme="minorHAnsi"/>
                <w:noProof/>
                <w:kern w:val="2"/>
                <w:szCs w:val="24"/>
                <w:lang w:val="sl-SI" w:eastAsia="sl-SI"/>
                <w14:ligatures w14:val="standardContextual"/>
              </w:rPr>
              <w:tab/>
            </w:r>
            <w:r w:rsidRPr="00E505FF">
              <w:rPr>
                <w:rStyle w:val="Hyperlink"/>
                <w:noProof/>
              </w:rPr>
              <w:t>OPTIMIZATION OF REMOVAL OF VEGETATIVE CELLS AND THEIR DNA FROM STOOL SAMPLES</w:t>
            </w:r>
            <w:r>
              <w:rPr>
                <w:noProof/>
                <w:webHidden/>
              </w:rPr>
              <w:tab/>
            </w:r>
            <w:r>
              <w:rPr>
                <w:noProof/>
                <w:webHidden/>
              </w:rPr>
              <w:fldChar w:fldCharType="begin"/>
            </w:r>
            <w:r>
              <w:rPr>
                <w:noProof/>
                <w:webHidden/>
              </w:rPr>
              <w:instrText xml:space="preserve"> PAGEREF _Toc227737885 \h </w:instrText>
            </w:r>
            <w:r>
              <w:rPr>
                <w:noProof/>
                <w:webHidden/>
              </w:rPr>
            </w:r>
            <w:r>
              <w:rPr>
                <w:noProof/>
                <w:webHidden/>
              </w:rPr>
              <w:fldChar w:fldCharType="separate"/>
            </w:r>
            <w:r>
              <w:rPr>
                <w:noProof/>
                <w:webHidden/>
              </w:rPr>
              <w:t>31</w:t>
            </w:r>
            <w:r>
              <w:rPr>
                <w:noProof/>
                <w:webHidden/>
              </w:rPr>
              <w:fldChar w:fldCharType="end"/>
            </w:r>
          </w:hyperlink>
        </w:p>
        <w:p w14:paraId="7391125A" w14:textId="2FB2B1D6" w:rsidR="00A52895" w:rsidRDefault="00A52895">
          <w:pPr>
            <w:pStyle w:val="TOC2"/>
            <w:tabs>
              <w:tab w:val="left" w:pos="960"/>
              <w:tab w:val="right" w:leader="dot" w:pos="9396"/>
            </w:tabs>
            <w:rPr>
              <w:rFonts w:asciiTheme="minorHAnsi" w:eastAsiaTheme="minorEastAsia" w:hAnsiTheme="minorHAnsi"/>
              <w:noProof/>
              <w:kern w:val="2"/>
              <w:szCs w:val="24"/>
              <w:lang w:val="sl-SI" w:eastAsia="sl-SI"/>
              <w14:ligatures w14:val="standardContextual"/>
            </w:rPr>
          </w:pPr>
          <w:hyperlink w:anchor="_Toc227737886" w:history="1">
            <w:r w:rsidRPr="00E505FF">
              <w:rPr>
                <w:rStyle w:val="Hyperlink"/>
                <w:noProof/>
              </w:rPr>
              <w:t>4.3</w:t>
            </w:r>
            <w:r>
              <w:rPr>
                <w:rFonts w:asciiTheme="minorHAnsi" w:eastAsiaTheme="minorEastAsia" w:hAnsiTheme="minorHAnsi"/>
                <w:noProof/>
                <w:kern w:val="2"/>
                <w:szCs w:val="24"/>
                <w:lang w:val="sl-SI" w:eastAsia="sl-SI"/>
                <w14:ligatures w14:val="standardContextual"/>
              </w:rPr>
              <w:tab/>
            </w:r>
            <w:r w:rsidRPr="00E505FF">
              <w:rPr>
                <w:rStyle w:val="Hyperlink"/>
                <w:noProof/>
              </w:rPr>
              <w:t>DESCRIPTION AND COMPARISON OF THE TEMPORAL STABILITY OF THE GUT MICROBIOTA AND SPOROBIOTA IN HEALTHY INDIVIDUALS</w:t>
            </w:r>
            <w:r>
              <w:rPr>
                <w:noProof/>
                <w:webHidden/>
              </w:rPr>
              <w:tab/>
            </w:r>
            <w:r>
              <w:rPr>
                <w:noProof/>
                <w:webHidden/>
              </w:rPr>
              <w:fldChar w:fldCharType="begin"/>
            </w:r>
            <w:r>
              <w:rPr>
                <w:noProof/>
                <w:webHidden/>
              </w:rPr>
              <w:instrText xml:space="preserve"> PAGEREF _Toc227737886 \h </w:instrText>
            </w:r>
            <w:r>
              <w:rPr>
                <w:noProof/>
                <w:webHidden/>
              </w:rPr>
            </w:r>
            <w:r>
              <w:rPr>
                <w:noProof/>
                <w:webHidden/>
              </w:rPr>
              <w:fldChar w:fldCharType="separate"/>
            </w:r>
            <w:r>
              <w:rPr>
                <w:noProof/>
                <w:webHidden/>
              </w:rPr>
              <w:t>33</w:t>
            </w:r>
            <w:r>
              <w:rPr>
                <w:noProof/>
                <w:webHidden/>
              </w:rPr>
              <w:fldChar w:fldCharType="end"/>
            </w:r>
          </w:hyperlink>
        </w:p>
        <w:p w14:paraId="1F79FDAF" w14:textId="133C8A38"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87" w:history="1">
            <w:r w:rsidRPr="00E505FF">
              <w:rPr>
                <w:rStyle w:val="Hyperlink"/>
                <w:noProof/>
              </w:rPr>
              <w:t>4.3.1</w:t>
            </w:r>
            <w:r>
              <w:rPr>
                <w:rFonts w:asciiTheme="minorHAnsi" w:eastAsiaTheme="minorEastAsia" w:hAnsiTheme="minorHAnsi"/>
                <w:noProof/>
                <w:kern w:val="2"/>
                <w:szCs w:val="24"/>
                <w:lang w:val="sl-SI" w:eastAsia="sl-SI"/>
                <w14:ligatures w14:val="standardContextual"/>
              </w:rPr>
              <w:tab/>
            </w:r>
            <w:r w:rsidRPr="00E505FF">
              <w:rPr>
                <w:rStyle w:val="Hyperlink"/>
                <w:noProof/>
              </w:rPr>
              <w:t>Comparison of 16S amplicon and metagenomic sequencing approaches</w:t>
            </w:r>
            <w:r>
              <w:rPr>
                <w:noProof/>
                <w:webHidden/>
              </w:rPr>
              <w:tab/>
            </w:r>
            <w:r>
              <w:rPr>
                <w:noProof/>
                <w:webHidden/>
              </w:rPr>
              <w:fldChar w:fldCharType="begin"/>
            </w:r>
            <w:r>
              <w:rPr>
                <w:noProof/>
                <w:webHidden/>
              </w:rPr>
              <w:instrText xml:space="preserve"> PAGEREF _Toc227737887 \h </w:instrText>
            </w:r>
            <w:r>
              <w:rPr>
                <w:noProof/>
                <w:webHidden/>
              </w:rPr>
            </w:r>
            <w:r>
              <w:rPr>
                <w:noProof/>
                <w:webHidden/>
              </w:rPr>
              <w:fldChar w:fldCharType="separate"/>
            </w:r>
            <w:r>
              <w:rPr>
                <w:noProof/>
                <w:webHidden/>
              </w:rPr>
              <w:t>33</w:t>
            </w:r>
            <w:r>
              <w:rPr>
                <w:noProof/>
                <w:webHidden/>
              </w:rPr>
              <w:fldChar w:fldCharType="end"/>
            </w:r>
          </w:hyperlink>
        </w:p>
        <w:p w14:paraId="2605E723" w14:textId="576A6AC9"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88" w:history="1">
            <w:r w:rsidRPr="00E505FF">
              <w:rPr>
                <w:rStyle w:val="Hyperlink"/>
                <w:noProof/>
              </w:rPr>
              <w:t>4.3.2</w:t>
            </w:r>
            <w:r>
              <w:rPr>
                <w:rFonts w:asciiTheme="minorHAnsi" w:eastAsiaTheme="minorEastAsia" w:hAnsiTheme="minorHAnsi"/>
                <w:noProof/>
                <w:kern w:val="2"/>
                <w:szCs w:val="24"/>
                <w:lang w:val="sl-SI" w:eastAsia="sl-SI"/>
                <w14:ligatures w14:val="standardContextual"/>
              </w:rPr>
              <w:tab/>
            </w:r>
            <w:r w:rsidRPr="00E505FF">
              <w:rPr>
                <w:rStyle w:val="Hyperlink"/>
                <w:noProof/>
              </w:rPr>
              <w:t xml:space="preserve">Composition, abundance and diversity of human gut microbiota </w:t>
            </w:r>
            <w:r>
              <w:rPr>
                <w:noProof/>
                <w:webHidden/>
              </w:rPr>
              <w:tab/>
            </w:r>
            <w:r>
              <w:rPr>
                <w:noProof/>
                <w:webHidden/>
              </w:rPr>
              <w:fldChar w:fldCharType="begin"/>
            </w:r>
            <w:r>
              <w:rPr>
                <w:noProof/>
                <w:webHidden/>
              </w:rPr>
              <w:instrText xml:space="preserve"> PAGEREF _Toc227737888 \h </w:instrText>
            </w:r>
            <w:r>
              <w:rPr>
                <w:noProof/>
                <w:webHidden/>
              </w:rPr>
            </w:r>
            <w:r>
              <w:rPr>
                <w:noProof/>
                <w:webHidden/>
              </w:rPr>
              <w:fldChar w:fldCharType="separate"/>
            </w:r>
            <w:r>
              <w:rPr>
                <w:noProof/>
                <w:webHidden/>
              </w:rPr>
              <w:t>36</w:t>
            </w:r>
            <w:r>
              <w:rPr>
                <w:noProof/>
                <w:webHidden/>
              </w:rPr>
              <w:fldChar w:fldCharType="end"/>
            </w:r>
          </w:hyperlink>
        </w:p>
        <w:p w14:paraId="4B80E4E8" w14:textId="24BC4C56"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89" w:history="1">
            <w:r w:rsidRPr="00E505FF">
              <w:rPr>
                <w:rStyle w:val="Hyperlink"/>
                <w:noProof/>
              </w:rPr>
              <w:t>4.3.3</w:t>
            </w:r>
            <w:r>
              <w:rPr>
                <w:rFonts w:asciiTheme="minorHAnsi" w:eastAsiaTheme="minorEastAsia" w:hAnsiTheme="minorHAnsi"/>
                <w:noProof/>
                <w:kern w:val="2"/>
                <w:szCs w:val="24"/>
                <w:lang w:val="sl-SI" w:eastAsia="sl-SI"/>
                <w14:ligatures w14:val="standardContextual"/>
              </w:rPr>
              <w:tab/>
            </w:r>
            <w:r w:rsidRPr="00E505FF">
              <w:rPr>
                <w:rStyle w:val="Hyperlink"/>
                <w:noProof/>
              </w:rPr>
              <w:t>Composition, abundance and diversity of ethanol-resistant bacterial community and sporobiota in the human gut</w:t>
            </w:r>
            <w:r>
              <w:rPr>
                <w:noProof/>
                <w:webHidden/>
              </w:rPr>
              <w:tab/>
            </w:r>
            <w:r>
              <w:rPr>
                <w:noProof/>
                <w:webHidden/>
              </w:rPr>
              <w:fldChar w:fldCharType="begin"/>
            </w:r>
            <w:r>
              <w:rPr>
                <w:noProof/>
                <w:webHidden/>
              </w:rPr>
              <w:instrText xml:space="preserve"> PAGEREF _Toc227737889 \h </w:instrText>
            </w:r>
            <w:r>
              <w:rPr>
                <w:noProof/>
                <w:webHidden/>
              </w:rPr>
            </w:r>
            <w:r>
              <w:rPr>
                <w:noProof/>
                <w:webHidden/>
              </w:rPr>
              <w:fldChar w:fldCharType="separate"/>
            </w:r>
            <w:r>
              <w:rPr>
                <w:noProof/>
                <w:webHidden/>
              </w:rPr>
              <w:t>40</w:t>
            </w:r>
            <w:r>
              <w:rPr>
                <w:noProof/>
                <w:webHidden/>
              </w:rPr>
              <w:fldChar w:fldCharType="end"/>
            </w:r>
          </w:hyperlink>
        </w:p>
        <w:p w14:paraId="2ADA8527" w14:textId="517779D3"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90" w:history="1">
            <w:r w:rsidRPr="00E505FF">
              <w:rPr>
                <w:rStyle w:val="Hyperlink"/>
                <w:noProof/>
              </w:rPr>
              <w:t>4.3.4</w:t>
            </w:r>
            <w:r>
              <w:rPr>
                <w:rFonts w:asciiTheme="minorHAnsi" w:eastAsiaTheme="minorEastAsia" w:hAnsiTheme="minorHAnsi"/>
                <w:noProof/>
                <w:kern w:val="2"/>
                <w:szCs w:val="24"/>
                <w:lang w:val="sl-SI" w:eastAsia="sl-SI"/>
                <w14:ligatures w14:val="standardContextual"/>
              </w:rPr>
              <w:tab/>
            </w:r>
            <w:r w:rsidRPr="00E505FF">
              <w:rPr>
                <w:rStyle w:val="Hyperlink"/>
                <w:noProof/>
              </w:rPr>
              <w:t xml:space="preserve">Between- and within-individual dynamics of ethanol-resistant community and sporobiota </w:t>
            </w:r>
            <w:r>
              <w:rPr>
                <w:noProof/>
                <w:webHidden/>
              </w:rPr>
              <w:tab/>
            </w:r>
            <w:r>
              <w:rPr>
                <w:noProof/>
                <w:webHidden/>
              </w:rPr>
              <w:fldChar w:fldCharType="begin"/>
            </w:r>
            <w:r>
              <w:rPr>
                <w:noProof/>
                <w:webHidden/>
              </w:rPr>
              <w:instrText xml:space="preserve"> PAGEREF _Toc227737890 \h </w:instrText>
            </w:r>
            <w:r>
              <w:rPr>
                <w:noProof/>
                <w:webHidden/>
              </w:rPr>
            </w:r>
            <w:r>
              <w:rPr>
                <w:noProof/>
                <w:webHidden/>
              </w:rPr>
              <w:fldChar w:fldCharType="separate"/>
            </w:r>
            <w:r>
              <w:rPr>
                <w:noProof/>
                <w:webHidden/>
              </w:rPr>
              <w:t>46</w:t>
            </w:r>
            <w:r>
              <w:rPr>
                <w:noProof/>
                <w:webHidden/>
              </w:rPr>
              <w:fldChar w:fldCharType="end"/>
            </w:r>
          </w:hyperlink>
        </w:p>
        <w:p w14:paraId="1C330016" w14:textId="051519A4"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91" w:history="1">
            <w:r w:rsidRPr="00E505FF">
              <w:rPr>
                <w:rStyle w:val="Hyperlink"/>
                <w:noProof/>
              </w:rPr>
              <w:t>4.3.5</w:t>
            </w:r>
            <w:r>
              <w:rPr>
                <w:rFonts w:asciiTheme="minorHAnsi" w:eastAsiaTheme="minorEastAsia" w:hAnsiTheme="minorHAnsi"/>
                <w:noProof/>
                <w:kern w:val="2"/>
                <w:szCs w:val="24"/>
                <w:lang w:val="sl-SI" w:eastAsia="sl-SI"/>
                <w14:ligatures w14:val="standardContextual"/>
              </w:rPr>
              <w:tab/>
            </w:r>
            <w:r w:rsidRPr="00E505FF">
              <w:rPr>
                <w:rStyle w:val="Hyperlink"/>
                <w:noProof/>
              </w:rPr>
              <w:t xml:space="preserve">Sporulation frequency of ethanol-resistant </w:t>
            </w:r>
            <w:r w:rsidRPr="00E505FF">
              <w:rPr>
                <w:rStyle w:val="Hyperlink"/>
                <w:i/>
                <w:noProof/>
              </w:rPr>
              <w:t>Bacillota</w:t>
            </w:r>
            <w:r w:rsidRPr="00E505FF">
              <w:rPr>
                <w:rStyle w:val="Hyperlink"/>
                <w:noProof/>
              </w:rPr>
              <w:t xml:space="preserve"> in the human gut is host and time dependent</w:t>
            </w:r>
            <w:r>
              <w:rPr>
                <w:noProof/>
                <w:webHidden/>
              </w:rPr>
              <w:tab/>
            </w:r>
            <w:r>
              <w:rPr>
                <w:noProof/>
                <w:webHidden/>
              </w:rPr>
              <w:fldChar w:fldCharType="begin"/>
            </w:r>
            <w:r>
              <w:rPr>
                <w:noProof/>
                <w:webHidden/>
              </w:rPr>
              <w:instrText xml:space="preserve"> PAGEREF _Toc227737891 \h </w:instrText>
            </w:r>
            <w:r>
              <w:rPr>
                <w:noProof/>
                <w:webHidden/>
              </w:rPr>
            </w:r>
            <w:r>
              <w:rPr>
                <w:noProof/>
                <w:webHidden/>
              </w:rPr>
              <w:fldChar w:fldCharType="separate"/>
            </w:r>
            <w:r>
              <w:rPr>
                <w:noProof/>
                <w:webHidden/>
              </w:rPr>
              <w:t>48</w:t>
            </w:r>
            <w:r>
              <w:rPr>
                <w:noProof/>
                <w:webHidden/>
              </w:rPr>
              <w:fldChar w:fldCharType="end"/>
            </w:r>
          </w:hyperlink>
        </w:p>
        <w:p w14:paraId="6B971A71" w14:textId="37D8DA61" w:rsidR="00A52895" w:rsidRDefault="00A52895">
          <w:pPr>
            <w:pStyle w:val="TOC2"/>
            <w:tabs>
              <w:tab w:val="left" w:pos="960"/>
              <w:tab w:val="right" w:leader="dot" w:pos="9396"/>
            </w:tabs>
            <w:rPr>
              <w:rFonts w:asciiTheme="minorHAnsi" w:eastAsiaTheme="minorEastAsia" w:hAnsiTheme="minorHAnsi"/>
              <w:noProof/>
              <w:kern w:val="2"/>
              <w:szCs w:val="24"/>
              <w:lang w:val="sl-SI" w:eastAsia="sl-SI"/>
              <w14:ligatures w14:val="standardContextual"/>
            </w:rPr>
          </w:pPr>
          <w:hyperlink w:anchor="_Toc227737892" w:history="1">
            <w:r w:rsidRPr="00E505FF">
              <w:rPr>
                <w:rStyle w:val="Hyperlink"/>
                <w:noProof/>
              </w:rPr>
              <w:t>4.4</w:t>
            </w:r>
            <w:r>
              <w:rPr>
                <w:rFonts w:asciiTheme="minorHAnsi" w:eastAsiaTheme="minorEastAsia" w:hAnsiTheme="minorHAnsi"/>
                <w:noProof/>
                <w:kern w:val="2"/>
                <w:szCs w:val="24"/>
                <w:lang w:val="sl-SI" w:eastAsia="sl-SI"/>
                <w14:ligatures w14:val="standardContextual"/>
              </w:rPr>
              <w:tab/>
            </w:r>
            <w:r w:rsidRPr="00E505FF">
              <w:rPr>
                <w:rStyle w:val="Hyperlink"/>
                <w:noProof/>
              </w:rPr>
              <w:t>LONGITUDINAL CHANGES IN THE RESISTOME DEPENDING ON CHANGES IN THE INTESTINAL MICROBIOTA</w:t>
            </w:r>
            <w:r>
              <w:rPr>
                <w:noProof/>
                <w:webHidden/>
              </w:rPr>
              <w:tab/>
            </w:r>
            <w:r>
              <w:rPr>
                <w:noProof/>
                <w:webHidden/>
              </w:rPr>
              <w:fldChar w:fldCharType="begin"/>
            </w:r>
            <w:r>
              <w:rPr>
                <w:noProof/>
                <w:webHidden/>
              </w:rPr>
              <w:instrText xml:space="preserve"> PAGEREF _Toc227737892 \h </w:instrText>
            </w:r>
            <w:r>
              <w:rPr>
                <w:noProof/>
                <w:webHidden/>
              </w:rPr>
            </w:r>
            <w:r>
              <w:rPr>
                <w:noProof/>
                <w:webHidden/>
              </w:rPr>
              <w:fldChar w:fldCharType="separate"/>
            </w:r>
            <w:r>
              <w:rPr>
                <w:noProof/>
                <w:webHidden/>
              </w:rPr>
              <w:t>50</w:t>
            </w:r>
            <w:r>
              <w:rPr>
                <w:noProof/>
                <w:webHidden/>
              </w:rPr>
              <w:fldChar w:fldCharType="end"/>
            </w:r>
          </w:hyperlink>
        </w:p>
        <w:p w14:paraId="1EDE41B6" w14:textId="1CE43233"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93" w:history="1">
            <w:r w:rsidRPr="00E505FF">
              <w:rPr>
                <w:rStyle w:val="Hyperlink"/>
                <w:noProof/>
              </w:rPr>
              <w:t>4.4.1</w:t>
            </w:r>
            <w:r>
              <w:rPr>
                <w:rFonts w:asciiTheme="minorHAnsi" w:eastAsiaTheme="minorEastAsia" w:hAnsiTheme="minorHAnsi"/>
                <w:noProof/>
                <w:kern w:val="2"/>
                <w:szCs w:val="24"/>
                <w:lang w:val="sl-SI" w:eastAsia="sl-SI"/>
                <w14:ligatures w14:val="standardContextual"/>
              </w:rPr>
              <w:tab/>
            </w:r>
            <w:r w:rsidRPr="00E505FF">
              <w:rPr>
                <w:rStyle w:val="Hyperlink"/>
                <w:noProof/>
              </w:rPr>
              <w:t>Overall diversity and abundance of antimicrobial resistance genes</w:t>
            </w:r>
            <w:r>
              <w:rPr>
                <w:noProof/>
                <w:webHidden/>
              </w:rPr>
              <w:tab/>
            </w:r>
            <w:r>
              <w:rPr>
                <w:noProof/>
                <w:webHidden/>
              </w:rPr>
              <w:fldChar w:fldCharType="begin"/>
            </w:r>
            <w:r>
              <w:rPr>
                <w:noProof/>
                <w:webHidden/>
              </w:rPr>
              <w:instrText xml:space="preserve"> PAGEREF _Toc227737893 \h </w:instrText>
            </w:r>
            <w:r>
              <w:rPr>
                <w:noProof/>
                <w:webHidden/>
              </w:rPr>
            </w:r>
            <w:r>
              <w:rPr>
                <w:noProof/>
                <w:webHidden/>
              </w:rPr>
              <w:fldChar w:fldCharType="separate"/>
            </w:r>
            <w:r>
              <w:rPr>
                <w:noProof/>
                <w:webHidden/>
              </w:rPr>
              <w:t>50</w:t>
            </w:r>
            <w:r>
              <w:rPr>
                <w:noProof/>
                <w:webHidden/>
              </w:rPr>
              <w:fldChar w:fldCharType="end"/>
            </w:r>
          </w:hyperlink>
        </w:p>
        <w:p w14:paraId="4F8BA2E1" w14:textId="6DC12495"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94" w:history="1">
            <w:r w:rsidRPr="00E505FF">
              <w:rPr>
                <w:rStyle w:val="Hyperlink"/>
                <w:noProof/>
              </w:rPr>
              <w:t>4.4.2</w:t>
            </w:r>
            <w:r>
              <w:rPr>
                <w:rFonts w:asciiTheme="minorHAnsi" w:eastAsiaTheme="minorEastAsia" w:hAnsiTheme="minorHAnsi"/>
                <w:noProof/>
                <w:kern w:val="2"/>
                <w:szCs w:val="24"/>
                <w:lang w:val="sl-SI" w:eastAsia="sl-SI"/>
                <w14:ligatures w14:val="standardContextual"/>
              </w:rPr>
              <w:tab/>
            </w:r>
            <w:r w:rsidRPr="00E505FF">
              <w:rPr>
                <w:rStyle w:val="Hyperlink"/>
                <w:noProof/>
              </w:rPr>
              <w:t>Persistence of antimicrobial resistance genes in the human gut</w:t>
            </w:r>
            <w:r>
              <w:rPr>
                <w:noProof/>
                <w:webHidden/>
              </w:rPr>
              <w:tab/>
            </w:r>
            <w:r>
              <w:rPr>
                <w:noProof/>
                <w:webHidden/>
              </w:rPr>
              <w:fldChar w:fldCharType="begin"/>
            </w:r>
            <w:r>
              <w:rPr>
                <w:noProof/>
                <w:webHidden/>
              </w:rPr>
              <w:instrText xml:space="preserve"> PAGEREF _Toc227737894 \h </w:instrText>
            </w:r>
            <w:r>
              <w:rPr>
                <w:noProof/>
                <w:webHidden/>
              </w:rPr>
            </w:r>
            <w:r>
              <w:rPr>
                <w:noProof/>
                <w:webHidden/>
              </w:rPr>
              <w:fldChar w:fldCharType="separate"/>
            </w:r>
            <w:r>
              <w:rPr>
                <w:noProof/>
                <w:webHidden/>
              </w:rPr>
              <w:t>52</w:t>
            </w:r>
            <w:r>
              <w:rPr>
                <w:noProof/>
                <w:webHidden/>
              </w:rPr>
              <w:fldChar w:fldCharType="end"/>
            </w:r>
          </w:hyperlink>
        </w:p>
        <w:p w14:paraId="3AF481AF" w14:textId="5497E286" w:rsidR="00A52895" w:rsidRDefault="00A52895">
          <w:pPr>
            <w:pStyle w:val="TOC2"/>
            <w:tabs>
              <w:tab w:val="left" w:pos="960"/>
              <w:tab w:val="right" w:leader="dot" w:pos="9396"/>
            </w:tabs>
            <w:rPr>
              <w:rFonts w:asciiTheme="minorHAnsi" w:eastAsiaTheme="minorEastAsia" w:hAnsiTheme="minorHAnsi"/>
              <w:noProof/>
              <w:kern w:val="2"/>
              <w:szCs w:val="24"/>
              <w:lang w:val="sl-SI" w:eastAsia="sl-SI"/>
              <w14:ligatures w14:val="standardContextual"/>
            </w:rPr>
          </w:pPr>
          <w:hyperlink w:anchor="_Toc227737895" w:history="1">
            <w:r w:rsidRPr="00E505FF">
              <w:rPr>
                <w:rStyle w:val="Hyperlink"/>
                <w:noProof/>
              </w:rPr>
              <w:t>4.5</w:t>
            </w:r>
            <w:r>
              <w:rPr>
                <w:rFonts w:asciiTheme="minorHAnsi" w:eastAsiaTheme="minorEastAsia" w:hAnsiTheme="minorHAnsi"/>
                <w:noProof/>
                <w:kern w:val="2"/>
                <w:szCs w:val="24"/>
                <w:lang w:val="sl-SI" w:eastAsia="sl-SI"/>
                <w14:ligatures w14:val="standardContextual"/>
              </w:rPr>
              <w:tab/>
            </w:r>
            <w:r w:rsidRPr="00E505FF">
              <w:rPr>
                <w:rStyle w:val="Hyperlink"/>
                <w:noProof/>
              </w:rPr>
              <w:t>CULTIVATION AND MOLECULAR CHARACTERIZATION OF THE REPRESENTATIVE SPORE-FORMING SPECIES</w:t>
            </w:r>
            <w:r>
              <w:rPr>
                <w:noProof/>
                <w:webHidden/>
              </w:rPr>
              <w:tab/>
            </w:r>
            <w:r>
              <w:rPr>
                <w:noProof/>
                <w:webHidden/>
              </w:rPr>
              <w:fldChar w:fldCharType="begin"/>
            </w:r>
            <w:r>
              <w:rPr>
                <w:noProof/>
                <w:webHidden/>
              </w:rPr>
              <w:instrText xml:space="preserve"> PAGEREF _Toc227737895 \h </w:instrText>
            </w:r>
            <w:r>
              <w:rPr>
                <w:noProof/>
                <w:webHidden/>
              </w:rPr>
            </w:r>
            <w:r>
              <w:rPr>
                <w:noProof/>
                <w:webHidden/>
              </w:rPr>
              <w:fldChar w:fldCharType="separate"/>
            </w:r>
            <w:r>
              <w:rPr>
                <w:noProof/>
                <w:webHidden/>
              </w:rPr>
              <w:t>57</w:t>
            </w:r>
            <w:r>
              <w:rPr>
                <w:noProof/>
                <w:webHidden/>
              </w:rPr>
              <w:fldChar w:fldCharType="end"/>
            </w:r>
          </w:hyperlink>
        </w:p>
        <w:p w14:paraId="511FD849" w14:textId="04D34480"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96" w:history="1">
            <w:r w:rsidRPr="00E505FF">
              <w:rPr>
                <w:rStyle w:val="Hyperlink"/>
                <w:noProof/>
              </w:rPr>
              <w:t>4.5.1</w:t>
            </w:r>
            <w:r>
              <w:rPr>
                <w:rFonts w:asciiTheme="minorHAnsi" w:eastAsiaTheme="minorEastAsia" w:hAnsiTheme="minorHAnsi"/>
                <w:noProof/>
                <w:kern w:val="2"/>
                <w:szCs w:val="24"/>
                <w:lang w:val="sl-SI" w:eastAsia="sl-SI"/>
                <w14:ligatures w14:val="standardContextual"/>
              </w:rPr>
              <w:tab/>
            </w:r>
            <w:r w:rsidRPr="00E505FF">
              <w:rPr>
                <w:rStyle w:val="Hyperlink"/>
                <w:noProof/>
              </w:rPr>
              <w:t>Cultivation and whole-genome sequencing of selected spore-forming species from ethanol treated stool samples</w:t>
            </w:r>
            <w:r>
              <w:rPr>
                <w:noProof/>
                <w:webHidden/>
              </w:rPr>
              <w:tab/>
            </w:r>
            <w:r>
              <w:rPr>
                <w:noProof/>
                <w:webHidden/>
              </w:rPr>
              <w:fldChar w:fldCharType="begin"/>
            </w:r>
            <w:r>
              <w:rPr>
                <w:noProof/>
                <w:webHidden/>
              </w:rPr>
              <w:instrText xml:space="preserve"> PAGEREF _Toc227737896 \h </w:instrText>
            </w:r>
            <w:r>
              <w:rPr>
                <w:noProof/>
                <w:webHidden/>
              </w:rPr>
            </w:r>
            <w:r>
              <w:rPr>
                <w:noProof/>
                <w:webHidden/>
              </w:rPr>
              <w:fldChar w:fldCharType="separate"/>
            </w:r>
            <w:r>
              <w:rPr>
                <w:noProof/>
                <w:webHidden/>
              </w:rPr>
              <w:t>57</w:t>
            </w:r>
            <w:r>
              <w:rPr>
                <w:noProof/>
                <w:webHidden/>
              </w:rPr>
              <w:fldChar w:fldCharType="end"/>
            </w:r>
          </w:hyperlink>
        </w:p>
        <w:p w14:paraId="4DB94DD2" w14:textId="30C2C3AC"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97" w:history="1">
            <w:r w:rsidRPr="00E505FF">
              <w:rPr>
                <w:rStyle w:val="Hyperlink"/>
                <w:noProof/>
              </w:rPr>
              <w:t>4.5.2</w:t>
            </w:r>
            <w:r>
              <w:rPr>
                <w:rFonts w:asciiTheme="minorHAnsi" w:eastAsiaTheme="minorEastAsia" w:hAnsiTheme="minorHAnsi"/>
                <w:noProof/>
                <w:kern w:val="2"/>
                <w:szCs w:val="24"/>
                <w:lang w:val="sl-SI" w:eastAsia="sl-SI"/>
                <w14:ligatures w14:val="standardContextual"/>
              </w:rPr>
              <w:tab/>
            </w:r>
            <w:r w:rsidRPr="00E505FF">
              <w:rPr>
                <w:rStyle w:val="Hyperlink"/>
                <w:noProof/>
              </w:rPr>
              <w:t>Average nucleotide identity, core SNPs analysis and pangenome construction</w:t>
            </w:r>
            <w:r>
              <w:rPr>
                <w:noProof/>
                <w:webHidden/>
              </w:rPr>
              <w:tab/>
            </w:r>
            <w:r>
              <w:rPr>
                <w:noProof/>
                <w:webHidden/>
              </w:rPr>
              <w:fldChar w:fldCharType="begin"/>
            </w:r>
            <w:r>
              <w:rPr>
                <w:noProof/>
                <w:webHidden/>
              </w:rPr>
              <w:instrText xml:space="preserve"> PAGEREF _Toc227737897 \h </w:instrText>
            </w:r>
            <w:r>
              <w:rPr>
                <w:noProof/>
                <w:webHidden/>
              </w:rPr>
            </w:r>
            <w:r>
              <w:rPr>
                <w:noProof/>
                <w:webHidden/>
              </w:rPr>
              <w:fldChar w:fldCharType="separate"/>
            </w:r>
            <w:r>
              <w:rPr>
                <w:noProof/>
                <w:webHidden/>
              </w:rPr>
              <w:t>58</w:t>
            </w:r>
            <w:r>
              <w:rPr>
                <w:noProof/>
                <w:webHidden/>
              </w:rPr>
              <w:fldChar w:fldCharType="end"/>
            </w:r>
          </w:hyperlink>
        </w:p>
        <w:p w14:paraId="58EB614E" w14:textId="44A6929C"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898" w:history="1">
            <w:r w:rsidRPr="00E505FF">
              <w:rPr>
                <w:rStyle w:val="Hyperlink"/>
                <w:noProof/>
              </w:rPr>
              <w:t>4.5.3</w:t>
            </w:r>
            <w:r>
              <w:rPr>
                <w:rFonts w:asciiTheme="minorHAnsi" w:eastAsiaTheme="minorEastAsia" w:hAnsiTheme="minorHAnsi"/>
                <w:noProof/>
                <w:kern w:val="2"/>
                <w:szCs w:val="24"/>
                <w:lang w:val="sl-SI" w:eastAsia="sl-SI"/>
                <w14:ligatures w14:val="standardContextual"/>
              </w:rPr>
              <w:tab/>
            </w:r>
            <w:r w:rsidRPr="00E505FF">
              <w:rPr>
                <w:rStyle w:val="Hyperlink"/>
                <w:noProof/>
              </w:rPr>
              <w:t xml:space="preserve">Strain persistence revealed in metagenomic data </w:t>
            </w:r>
            <w:r>
              <w:rPr>
                <w:noProof/>
                <w:webHidden/>
              </w:rPr>
              <w:tab/>
            </w:r>
            <w:r>
              <w:rPr>
                <w:noProof/>
                <w:webHidden/>
              </w:rPr>
              <w:fldChar w:fldCharType="begin"/>
            </w:r>
            <w:r>
              <w:rPr>
                <w:noProof/>
                <w:webHidden/>
              </w:rPr>
              <w:instrText xml:space="preserve"> PAGEREF _Toc227737898 \h </w:instrText>
            </w:r>
            <w:r>
              <w:rPr>
                <w:noProof/>
                <w:webHidden/>
              </w:rPr>
            </w:r>
            <w:r>
              <w:rPr>
                <w:noProof/>
                <w:webHidden/>
              </w:rPr>
              <w:fldChar w:fldCharType="separate"/>
            </w:r>
            <w:r>
              <w:rPr>
                <w:noProof/>
                <w:webHidden/>
              </w:rPr>
              <w:t>62</w:t>
            </w:r>
            <w:r>
              <w:rPr>
                <w:noProof/>
                <w:webHidden/>
              </w:rPr>
              <w:fldChar w:fldCharType="end"/>
            </w:r>
          </w:hyperlink>
        </w:p>
        <w:p w14:paraId="5900DC61" w14:textId="239B283E" w:rsidR="00A52895" w:rsidRDefault="00A52895">
          <w:pPr>
            <w:pStyle w:val="TOC1"/>
            <w:tabs>
              <w:tab w:val="left" w:pos="440"/>
              <w:tab w:val="right" w:leader="dot" w:pos="9396"/>
            </w:tabs>
            <w:rPr>
              <w:rFonts w:asciiTheme="minorHAnsi" w:eastAsiaTheme="minorEastAsia" w:hAnsiTheme="minorHAnsi"/>
              <w:noProof/>
              <w:kern w:val="2"/>
              <w:szCs w:val="24"/>
              <w:lang w:val="sl-SI" w:eastAsia="sl-SI"/>
              <w14:ligatures w14:val="standardContextual"/>
            </w:rPr>
          </w:pPr>
          <w:hyperlink w:anchor="_Toc227737899" w:history="1">
            <w:r w:rsidRPr="00E505FF">
              <w:rPr>
                <w:rStyle w:val="Hyperlink"/>
                <w:noProof/>
              </w:rPr>
              <w:t>5</w:t>
            </w:r>
            <w:r>
              <w:rPr>
                <w:rFonts w:asciiTheme="minorHAnsi" w:eastAsiaTheme="minorEastAsia" w:hAnsiTheme="minorHAnsi"/>
                <w:noProof/>
                <w:kern w:val="2"/>
                <w:szCs w:val="24"/>
                <w:lang w:val="sl-SI" w:eastAsia="sl-SI"/>
                <w14:ligatures w14:val="standardContextual"/>
              </w:rPr>
              <w:tab/>
            </w:r>
            <w:r w:rsidRPr="00E505FF">
              <w:rPr>
                <w:rStyle w:val="Hyperlink"/>
                <w:noProof/>
              </w:rPr>
              <w:t>DISCUSSION</w:t>
            </w:r>
            <w:r>
              <w:rPr>
                <w:noProof/>
                <w:webHidden/>
              </w:rPr>
              <w:tab/>
            </w:r>
            <w:r>
              <w:rPr>
                <w:noProof/>
                <w:webHidden/>
              </w:rPr>
              <w:fldChar w:fldCharType="begin"/>
            </w:r>
            <w:r>
              <w:rPr>
                <w:noProof/>
                <w:webHidden/>
              </w:rPr>
              <w:instrText xml:space="preserve"> PAGEREF _Toc227737899 \h </w:instrText>
            </w:r>
            <w:r>
              <w:rPr>
                <w:noProof/>
                <w:webHidden/>
              </w:rPr>
            </w:r>
            <w:r>
              <w:rPr>
                <w:noProof/>
                <w:webHidden/>
              </w:rPr>
              <w:fldChar w:fldCharType="separate"/>
            </w:r>
            <w:r>
              <w:rPr>
                <w:noProof/>
                <w:webHidden/>
              </w:rPr>
              <w:t>65</w:t>
            </w:r>
            <w:r>
              <w:rPr>
                <w:noProof/>
                <w:webHidden/>
              </w:rPr>
              <w:fldChar w:fldCharType="end"/>
            </w:r>
          </w:hyperlink>
        </w:p>
        <w:p w14:paraId="1113566C" w14:textId="11490675" w:rsidR="00A52895" w:rsidRDefault="00A52895">
          <w:pPr>
            <w:pStyle w:val="TOC2"/>
            <w:tabs>
              <w:tab w:val="left" w:pos="960"/>
              <w:tab w:val="right" w:leader="dot" w:pos="9396"/>
            </w:tabs>
            <w:rPr>
              <w:rFonts w:asciiTheme="minorHAnsi" w:eastAsiaTheme="minorEastAsia" w:hAnsiTheme="minorHAnsi"/>
              <w:noProof/>
              <w:kern w:val="2"/>
              <w:szCs w:val="24"/>
              <w:lang w:val="sl-SI" w:eastAsia="sl-SI"/>
              <w14:ligatures w14:val="standardContextual"/>
            </w:rPr>
          </w:pPr>
          <w:hyperlink w:anchor="_Toc227737900" w:history="1">
            <w:r w:rsidRPr="00E505FF">
              <w:rPr>
                <w:rStyle w:val="Hyperlink"/>
                <w:noProof/>
              </w:rPr>
              <w:t>5.1</w:t>
            </w:r>
            <w:r>
              <w:rPr>
                <w:rFonts w:asciiTheme="minorHAnsi" w:eastAsiaTheme="minorEastAsia" w:hAnsiTheme="minorHAnsi"/>
                <w:noProof/>
                <w:kern w:val="2"/>
                <w:szCs w:val="24"/>
                <w:lang w:val="sl-SI" w:eastAsia="sl-SI"/>
                <w14:ligatures w14:val="standardContextual"/>
              </w:rPr>
              <w:tab/>
            </w:r>
            <w:r w:rsidRPr="00E505FF">
              <w:rPr>
                <w:rStyle w:val="Hyperlink"/>
                <w:noProof/>
              </w:rPr>
              <w:t>COMPARISON OF TEMPORAL STABILITY OF THE GUT MICROBIOTA AND SPOROBIOTA IN HEALTHY INDIVIDUALS</w:t>
            </w:r>
            <w:r>
              <w:rPr>
                <w:noProof/>
                <w:webHidden/>
              </w:rPr>
              <w:tab/>
            </w:r>
            <w:r>
              <w:rPr>
                <w:noProof/>
                <w:webHidden/>
              </w:rPr>
              <w:fldChar w:fldCharType="begin"/>
            </w:r>
            <w:r>
              <w:rPr>
                <w:noProof/>
                <w:webHidden/>
              </w:rPr>
              <w:instrText xml:space="preserve"> PAGEREF _Toc227737900 \h </w:instrText>
            </w:r>
            <w:r>
              <w:rPr>
                <w:noProof/>
                <w:webHidden/>
              </w:rPr>
            </w:r>
            <w:r>
              <w:rPr>
                <w:noProof/>
                <w:webHidden/>
              </w:rPr>
              <w:fldChar w:fldCharType="separate"/>
            </w:r>
            <w:r>
              <w:rPr>
                <w:noProof/>
                <w:webHidden/>
              </w:rPr>
              <w:t>65</w:t>
            </w:r>
            <w:r>
              <w:rPr>
                <w:noProof/>
                <w:webHidden/>
              </w:rPr>
              <w:fldChar w:fldCharType="end"/>
            </w:r>
          </w:hyperlink>
        </w:p>
        <w:p w14:paraId="2DE73744" w14:textId="67EFF123"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901" w:history="1">
            <w:r w:rsidRPr="00E505FF">
              <w:rPr>
                <w:rStyle w:val="Hyperlink"/>
                <w:noProof/>
              </w:rPr>
              <w:t>5.1.1</w:t>
            </w:r>
            <w:r>
              <w:rPr>
                <w:rFonts w:asciiTheme="minorHAnsi" w:eastAsiaTheme="minorEastAsia" w:hAnsiTheme="minorHAnsi"/>
                <w:noProof/>
                <w:kern w:val="2"/>
                <w:szCs w:val="24"/>
                <w:lang w:val="sl-SI" w:eastAsia="sl-SI"/>
                <w14:ligatures w14:val="standardContextual"/>
              </w:rPr>
              <w:tab/>
            </w:r>
            <w:r w:rsidRPr="00E505FF">
              <w:rPr>
                <w:rStyle w:val="Hyperlink"/>
                <w:noProof/>
              </w:rPr>
              <w:t>Human gut microbiota</w:t>
            </w:r>
            <w:r>
              <w:rPr>
                <w:noProof/>
                <w:webHidden/>
              </w:rPr>
              <w:tab/>
            </w:r>
            <w:r>
              <w:rPr>
                <w:noProof/>
                <w:webHidden/>
              </w:rPr>
              <w:fldChar w:fldCharType="begin"/>
            </w:r>
            <w:r>
              <w:rPr>
                <w:noProof/>
                <w:webHidden/>
              </w:rPr>
              <w:instrText xml:space="preserve"> PAGEREF _Toc227737901 \h </w:instrText>
            </w:r>
            <w:r>
              <w:rPr>
                <w:noProof/>
                <w:webHidden/>
              </w:rPr>
            </w:r>
            <w:r>
              <w:rPr>
                <w:noProof/>
                <w:webHidden/>
              </w:rPr>
              <w:fldChar w:fldCharType="separate"/>
            </w:r>
            <w:r>
              <w:rPr>
                <w:noProof/>
                <w:webHidden/>
              </w:rPr>
              <w:t>65</w:t>
            </w:r>
            <w:r>
              <w:rPr>
                <w:noProof/>
                <w:webHidden/>
              </w:rPr>
              <w:fldChar w:fldCharType="end"/>
            </w:r>
          </w:hyperlink>
        </w:p>
        <w:p w14:paraId="1A3FF0DD" w14:textId="33CBF9C3" w:rsidR="00A52895" w:rsidRDefault="00A52895">
          <w:pPr>
            <w:pStyle w:val="TOC3"/>
            <w:tabs>
              <w:tab w:val="right" w:leader="dot" w:pos="9396"/>
            </w:tabs>
            <w:rPr>
              <w:rFonts w:asciiTheme="minorHAnsi" w:eastAsiaTheme="minorEastAsia" w:hAnsiTheme="minorHAnsi"/>
              <w:noProof/>
              <w:kern w:val="2"/>
              <w:szCs w:val="24"/>
              <w:lang w:val="sl-SI" w:eastAsia="sl-SI"/>
              <w14:ligatures w14:val="standardContextual"/>
            </w:rPr>
          </w:pPr>
          <w:hyperlink w:anchor="_Toc227737902" w:history="1">
            <w:r w:rsidRPr="00E505FF">
              <w:rPr>
                <w:rStyle w:val="Hyperlink"/>
                <w:noProof/>
              </w:rPr>
              <w:t>5.1.2 Human gut sporobiota</w:t>
            </w:r>
            <w:r>
              <w:rPr>
                <w:noProof/>
                <w:webHidden/>
              </w:rPr>
              <w:tab/>
            </w:r>
            <w:r>
              <w:rPr>
                <w:noProof/>
                <w:webHidden/>
              </w:rPr>
              <w:fldChar w:fldCharType="begin"/>
            </w:r>
            <w:r>
              <w:rPr>
                <w:noProof/>
                <w:webHidden/>
              </w:rPr>
              <w:instrText xml:space="preserve"> PAGEREF _Toc227737902 \h </w:instrText>
            </w:r>
            <w:r>
              <w:rPr>
                <w:noProof/>
                <w:webHidden/>
              </w:rPr>
            </w:r>
            <w:r>
              <w:rPr>
                <w:noProof/>
                <w:webHidden/>
              </w:rPr>
              <w:fldChar w:fldCharType="separate"/>
            </w:r>
            <w:r>
              <w:rPr>
                <w:noProof/>
                <w:webHidden/>
              </w:rPr>
              <w:t>67</w:t>
            </w:r>
            <w:r>
              <w:rPr>
                <w:noProof/>
                <w:webHidden/>
              </w:rPr>
              <w:fldChar w:fldCharType="end"/>
            </w:r>
          </w:hyperlink>
        </w:p>
        <w:p w14:paraId="22081ADD" w14:textId="3F67C348" w:rsidR="00A52895" w:rsidRDefault="00A52895">
          <w:pPr>
            <w:pStyle w:val="TOC3"/>
            <w:tabs>
              <w:tab w:val="left" w:pos="1200"/>
              <w:tab w:val="right" w:leader="dot" w:pos="9396"/>
            </w:tabs>
            <w:rPr>
              <w:rFonts w:asciiTheme="minorHAnsi" w:eastAsiaTheme="minorEastAsia" w:hAnsiTheme="minorHAnsi"/>
              <w:noProof/>
              <w:kern w:val="2"/>
              <w:szCs w:val="24"/>
              <w:lang w:val="sl-SI" w:eastAsia="sl-SI"/>
              <w14:ligatures w14:val="standardContextual"/>
            </w:rPr>
          </w:pPr>
          <w:hyperlink w:anchor="_Toc227737903" w:history="1">
            <w:r w:rsidRPr="00E505FF">
              <w:rPr>
                <w:rStyle w:val="Hyperlink"/>
                <w:noProof/>
              </w:rPr>
              <w:t>5.1.3</w:t>
            </w:r>
            <w:r>
              <w:rPr>
                <w:rFonts w:asciiTheme="minorHAnsi" w:eastAsiaTheme="minorEastAsia" w:hAnsiTheme="minorHAnsi"/>
                <w:noProof/>
                <w:kern w:val="2"/>
                <w:szCs w:val="24"/>
                <w:lang w:val="sl-SI" w:eastAsia="sl-SI"/>
                <w14:ligatures w14:val="standardContextual"/>
              </w:rPr>
              <w:tab/>
            </w:r>
            <w:r w:rsidRPr="00E505FF">
              <w:rPr>
                <w:rStyle w:val="Hyperlink"/>
                <w:noProof/>
              </w:rPr>
              <w:t>Between and within individual dynamics of spore-forming bacteria</w:t>
            </w:r>
            <w:r>
              <w:rPr>
                <w:noProof/>
                <w:webHidden/>
              </w:rPr>
              <w:tab/>
            </w:r>
            <w:r>
              <w:rPr>
                <w:noProof/>
                <w:webHidden/>
              </w:rPr>
              <w:fldChar w:fldCharType="begin"/>
            </w:r>
            <w:r>
              <w:rPr>
                <w:noProof/>
                <w:webHidden/>
              </w:rPr>
              <w:instrText xml:space="preserve"> PAGEREF _Toc227737903 \h </w:instrText>
            </w:r>
            <w:r>
              <w:rPr>
                <w:noProof/>
                <w:webHidden/>
              </w:rPr>
            </w:r>
            <w:r>
              <w:rPr>
                <w:noProof/>
                <w:webHidden/>
              </w:rPr>
              <w:fldChar w:fldCharType="separate"/>
            </w:r>
            <w:r>
              <w:rPr>
                <w:noProof/>
                <w:webHidden/>
              </w:rPr>
              <w:t>68</w:t>
            </w:r>
            <w:r>
              <w:rPr>
                <w:noProof/>
                <w:webHidden/>
              </w:rPr>
              <w:fldChar w:fldCharType="end"/>
            </w:r>
          </w:hyperlink>
        </w:p>
        <w:p w14:paraId="2BFB5C30" w14:textId="55FFD395" w:rsidR="00A52895" w:rsidRDefault="00A52895">
          <w:pPr>
            <w:pStyle w:val="TOC3"/>
            <w:tabs>
              <w:tab w:val="right" w:leader="dot" w:pos="9396"/>
            </w:tabs>
            <w:rPr>
              <w:rFonts w:asciiTheme="minorHAnsi" w:eastAsiaTheme="minorEastAsia" w:hAnsiTheme="minorHAnsi"/>
              <w:noProof/>
              <w:kern w:val="2"/>
              <w:szCs w:val="24"/>
              <w:lang w:val="sl-SI" w:eastAsia="sl-SI"/>
              <w14:ligatures w14:val="standardContextual"/>
            </w:rPr>
          </w:pPr>
          <w:hyperlink w:anchor="_Toc227737904" w:history="1">
            <w:r w:rsidRPr="00E505FF">
              <w:rPr>
                <w:rStyle w:val="Hyperlink"/>
                <w:noProof/>
              </w:rPr>
              <w:t>5.1.4 Sporulation frequency is individual and time-specific</w:t>
            </w:r>
            <w:r>
              <w:rPr>
                <w:noProof/>
                <w:webHidden/>
              </w:rPr>
              <w:tab/>
            </w:r>
            <w:r>
              <w:rPr>
                <w:noProof/>
                <w:webHidden/>
              </w:rPr>
              <w:fldChar w:fldCharType="begin"/>
            </w:r>
            <w:r>
              <w:rPr>
                <w:noProof/>
                <w:webHidden/>
              </w:rPr>
              <w:instrText xml:space="preserve"> PAGEREF _Toc227737904 \h </w:instrText>
            </w:r>
            <w:r>
              <w:rPr>
                <w:noProof/>
                <w:webHidden/>
              </w:rPr>
            </w:r>
            <w:r>
              <w:rPr>
                <w:noProof/>
                <w:webHidden/>
              </w:rPr>
              <w:fldChar w:fldCharType="separate"/>
            </w:r>
            <w:r>
              <w:rPr>
                <w:noProof/>
                <w:webHidden/>
              </w:rPr>
              <w:t>69</w:t>
            </w:r>
            <w:r>
              <w:rPr>
                <w:noProof/>
                <w:webHidden/>
              </w:rPr>
              <w:fldChar w:fldCharType="end"/>
            </w:r>
          </w:hyperlink>
        </w:p>
        <w:p w14:paraId="650C7759" w14:textId="039B2521" w:rsidR="00A52895" w:rsidRDefault="00A52895">
          <w:pPr>
            <w:pStyle w:val="TOC2"/>
            <w:tabs>
              <w:tab w:val="right" w:leader="dot" w:pos="9396"/>
            </w:tabs>
            <w:rPr>
              <w:rFonts w:asciiTheme="minorHAnsi" w:eastAsiaTheme="minorEastAsia" w:hAnsiTheme="minorHAnsi"/>
              <w:noProof/>
              <w:kern w:val="2"/>
              <w:szCs w:val="24"/>
              <w:lang w:val="sl-SI" w:eastAsia="sl-SI"/>
              <w14:ligatures w14:val="standardContextual"/>
            </w:rPr>
          </w:pPr>
          <w:hyperlink w:anchor="_Toc227737905" w:history="1">
            <w:r w:rsidRPr="00E505FF">
              <w:rPr>
                <w:rStyle w:val="Hyperlink"/>
                <w:noProof/>
              </w:rPr>
              <w:t>5.2 INDIVIDUAL-SPECIFIC POPULATION GENETIC ANALYSIS OF CULTURED SPORE-FORMING SPECIES</w:t>
            </w:r>
            <w:r>
              <w:rPr>
                <w:noProof/>
                <w:webHidden/>
              </w:rPr>
              <w:tab/>
            </w:r>
            <w:r>
              <w:rPr>
                <w:noProof/>
                <w:webHidden/>
              </w:rPr>
              <w:fldChar w:fldCharType="begin"/>
            </w:r>
            <w:r>
              <w:rPr>
                <w:noProof/>
                <w:webHidden/>
              </w:rPr>
              <w:instrText xml:space="preserve"> PAGEREF _Toc227737905 \h </w:instrText>
            </w:r>
            <w:r>
              <w:rPr>
                <w:noProof/>
                <w:webHidden/>
              </w:rPr>
            </w:r>
            <w:r>
              <w:rPr>
                <w:noProof/>
                <w:webHidden/>
              </w:rPr>
              <w:fldChar w:fldCharType="separate"/>
            </w:r>
            <w:r>
              <w:rPr>
                <w:noProof/>
                <w:webHidden/>
              </w:rPr>
              <w:t>69</w:t>
            </w:r>
            <w:r>
              <w:rPr>
                <w:noProof/>
                <w:webHidden/>
              </w:rPr>
              <w:fldChar w:fldCharType="end"/>
            </w:r>
          </w:hyperlink>
        </w:p>
        <w:p w14:paraId="2A4B9056" w14:textId="0857AE38" w:rsidR="00A52895" w:rsidRDefault="00A52895">
          <w:pPr>
            <w:pStyle w:val="TOC2"/>
            <w:tabs>
              <w:tab w:val="right" w:leader="dot" w:pos="9396"/>
            </w:tabs>
            <w:rPr>
              <w:rFonts w:asciiTheme="minorHAnsi" w:eastAsiaTheme="minorEastAsia" w:hAnsiTheme="minorHAnsi"/>
              <w:noProof/>
              <w:kern w:val="2"/>
              <w:szCs w:val="24"/>
              <w:lang w:val="sl-SI" w:eastAsia="sl-SI"/>
              <w14:ligatures w14:val="standardContextual"/>
            </w:rPr>
          </w:pPr>
          <w:hyperlink w:anchor="_Toc227737906" w:history="1">
            <w:r w:rsidRPr="00E505FF">
              <w:rPr>
                <w:rStyle w:val="Hyperlink"/>
                <w:noProof/>
              </w:rPr>
              <w:t>5.3 MONITORING LONGITUDINAL CHANGES IN THE GUT RESISTOME OF HEALTHY INDIVIDUALS</w:t>
            </w:r>
            <w:r>
              <w:rPr>
                <w:noProof/>
                <w:webHidden/>
              </w:rPr>
              <w:tab/>
            </w:r>
            <w:r>
              <w:rPr>
                <w:noProof/>
                <w:webHidden/>
              </w:rPr>
              <w:fldChar w:fldCharType="begin"/>
            </w:r>
            <w:r>
              <w:rPr>
                <w:noProof/>
                <w:webHidden/>
              </w:rPr>
              <w:instrText xml:space="preserve"> PAGEREF _Toc227737906 \h </w:instrText>
            </w:r>
            <w:r>
              <w:rPr>
                <w:noProof/>
                <w:webHidden/>
              </w:rPr>
            </w:r>
            <w:r>
              <w:rPr>
                <w:noProof/>
                <w:webHidden/>
              </w:rPr>
              <w:fldChar w:fldCharType="separate"/>
            </w:r>
            <w:r>
              <w:rPr>
                <w:noProof/>
                <w:webHidden/>
              </w:rPr>
              <w:t>70</w:t>
            </w:r>
            <w:r>
              <w:rPr>
                <w:noProof/>
                <w:webHidden/>
              </w:rPr>
              <w:fldChar w:fldCharType="end"/>
            </w:r>
          </w:hyperlink>
        </w:p>
        <w:p w14:paraId="2FED0883" w14:textId="2BFAD511" w:rsidR="00A52895" w:rsidRDefault="00A52895">
          <w:pPr>
            <w:pStyle w:val="TOC1"/>
            <w:tabs>
              <w:tab w:val="left" w:pos="440"/>
              <w:tab w:val="right" w:leader="dot" w:pos="9396"/>
            </w:tabs>
            <w:rPr>
              <w:rFonts w:asciiTheme="minorHAnsi" w:eastAsiaTheme="minorEastAsia" w:hAnsiTheme="minorHAnsi"/>
              <w:noProof/>
              <w:kern w:val="2"/>
              <w:szCs w:val="24"/>
              <w:lang w:val="sl-SI" w:eastAsia="sl-SI"/>
              <w14:ligatures w14:val="standardContextual"/>
            </w:rPr>
          </w:pPr>
          <w:hyperlink w:anchor="_Toc227737907" w:history="1">
            <w:r w:rsidRPr="00E505FF">
              <w:rPr>
                <w:rStyle w:val="Hyperlink"/>
                <w:noProof/>
              </w:rPr>
              <w:t>6</w:t>
            </w:r>
            <w:r>
              <w:rPr>
                <w:rFonts w:asciiTheme="minorHAnsi" w:eastAsiaTheme="minorEastAsia" w:hAnsiTheme="minorHAnsi"/>
                <w:noProof/>
                <w:kern w:val="2"/>
                <w:szCs w:val="24"/>
                <w:lang w:val="sl-SI" w:eastAsia="sl-SI"/>
                <w14:ligatures w14:val="standardContextual"/>
              </w:rPr>
              <w:tab/>
            </w:r>
            <w:r w:rsidRPr="00E505FF">
              <w:rPr>
                <w:rStyle w:val="Hyperlink"/>
                <w:noProof/>
              </w:rPr>
              <w:t>CONCLUSIONS</w:t>
            </w:r>
            <w:r>
              <w:rPr>
                <w:noProof/>
                <w:webHidden/>
              </w:rPr>
              <w:tab/>
            </w:r>
            <w:r>
              <w:rPr>
                <w:noProof/>
                <w:webHidden/>
              </w:rPr>
              <w:fldChar w:fldCharType="begin"/>
            </w:r>
            <w:r>
              <w:rPr>
                <w:noProof/>
                <w:webHidden/>
              </w:rPr>
              <w:instrText xml:space="preserve"> PAGEREF _Toc227737907 \h </w:instrText>
            </w:r>
            <w:r>
              <w:rPr>
                <w:noProof/>
                <w:webHidden/>
              </w:rPr>
            </w:r>
            <w:r>
              <w:rPr>
                <w:noProof/>
                <w:webHidden/>
              </w:rPr>
              <w:fldChar w:fldCharType="separate"/>
            </w:r>
            <w:r>
              <w:rPr>
                <w:noProof/>
                <w:webHidden/>
              </w:rPr>
              <w:t>73</w:t>
            </w:r>
            <w:r>
              <w:rPr>
                <w:noProof/>
                <w:webHidden/>
              </w:rPr>
              <w:fldChar w:fldCharType="end"/>
            </w:r>
          </w:hyperlink>
        </w:p>
        <w:p w14:paraId="336C5831" w14:textId="5B23F450" w:rsidR="00A52895" w:rsidRDefault="00A52895">
          <w:pPr>
            <w:pStyle w:val="TOC2"/>
            <w:tabs>
              <w:tab w:val="left" w:pos="960"/>
              <w:tab w:val="right" w:leader="dot" w:pos="9396"/>
            </w:tabs>
            <w:rPr>
              <w:rFonts w:asciiTheme="minorHAnsi" w:eastAsiaTheme="minorEastAsia" w:hAnsiTheme="minorHAnsi"/>
              <w:noProof/>
              <w:kern w:val="2"/>
              <w:szCs w:val="24"/>
              <w:lang w:val="sl-SI" w:eastAsia="sl-SI"/>
              <w14:ligatures w14:val="standardContextual"/>
            </w:rPr>
          </w:pPr>
          <w:hyperlink w:anchor="_Toc227737908" w:history="1">
            <w:r w:rsidRPr="00E505FF">
              <w:rPr>
                <w:rStyle w:val="Hyperlink"/>
                <w:noProof/>
              </w:rPr>
              <w:t>6.1</w:t>
            </w:r>
            <w:r>
              <w:rPr>
                <w:rFonts w:asciiTheme="minorHAnsi" w:eastAsiaTheme="minorEastAsia" w:hAnsiTheme="minorHAnsi"/>
                <w:noProof/>
                <w:kern w:val="2"/>
                <w:szCs w:val="24"/>
                <w:lang w:val="sl-SI" w:eastAsia="sl-SI"/>
                <w14:ligatures w14:val="standardContextual"/>
              </w:rPr>
              <w:tab/>
            </w:r>
            <w:r w:rsidRPr="00E505FF">
              <w:rPr>
                <w:rStyle w:val="Hyperlink"/>
                <w:noProof/>
              </w:rPr>
              <w:t>THE HUMAN GUT SPOROBIOTA OF AN INDIVIDUAL IS MORE STABLE THAN MICROBIOTA</w:t>
            </w:r>
            <w:r>
              <w:rPr>
                <w:noProof/>
                <w:webHidden/>
              </w:rPr>
              <w:tab/>
            </w:r>
            <w:r>
              <w:rPr>
                <w:noProof/>
                <w:webHidden/>
              </w:rPr>
              <w:fldChar w:fldCharType="begin"/>
            </w:r>
            <w:r>
              <w:rPr>
                <w:noProof/>
                <w:webHidden/>
              </w:rPr>
              <w:instrText xml:space="preserve"> PAGEREF _Toc227737908 \h </w:instrText>
            </w:r>
            <w:r>
              <w:rPr>
                <w:noProof/>
                <w:webHidden/>
              </w:rPr>
            </w:r>
            <w:r>
              <w:rPr>
                <w:noProof/>
                <w:webHidden/>
              </w:rPr>
              <w:fldChar w:fldCharType="separate"/>
            </w:r>
            <w:r>
              <w:rPr>
                <w:noProof/>
                <w:webHidden/>
              </w:rPr>
              <w:t>73</w:t>
            </w:r>
            <w:r>
              <w:rPr>
                <w:noProof/>
                <w:webHidden/>
              </w:rPr>
              <w:fldChar w:fldCharType="end"/>
            </w:r>
          </w:hyperlink>
        </w:p>
        <w:p w14:paraId="5E801808" w14:textId="4C20A184" w:rsidR="00A52895" w:rsidRDefault="00A52895">
          <w:pPr>
            <w:pStyle w:val="TOC2"/>
            <w:tabs>
              <w:tab w:val="left" w:pos="960"/>
              <w:tab w:val="right" w:leader="dot" w:pos="9396"/>
            </w:tabs>
            <w:rPr>
              <w:rFonts w:asciiTheme="minorHAnsi" w:eastAsiaTheme="minorEastAsia" w:hAnsiTheme="minorHAnsi"/>
              <w:noProof/>
              <w:kern w:val="2"/>
              <w:szCs w:val="24"/>
              <w:lang w:val="sl-SI" w:eastAsia="sl-SI"/>
              <w14:ligatures w14:val="standardContextual"/>
            </w:rPr>
          </w:pPr>
          <w:hyperlink w:anchor="_Toc227737909" w:history="1">
            <w:r w:rsidRPr="00E505FF">
              <w:rPr>
                <w:rStyle w:val="Hyperlink"/>
                <w:noProof/>
              </w:rPr>
              <w:t>6.2</w:t>
            </w:r>
            <w:r>
              <w:rPr>
                <w:rFonts w:asciiTheme="minorHAnsi" w:eastAsiaTheme="minorEastAsia" w:hAnsiTheme="minorHAnsi"/>
                <w:noProof/>
                <w:kern w:val="2"/>
                <w:szCs w:val="24"/>
                <w:lang w:val="sl-SI" w:eastAsia="sl-SI"/>
                <w14:ligatures w14:val="standardContextual"/>
              </w:rPr>
              <w:tab/>
            </w:r>
            <w:r w:rsidRPr="00E505FF">
              <w:rPr>
                <w:rStyle w:val="Hyperlink"/>
                <w:noProof/>
              </w:rPr>
              <w:t>GUT SPOROBIOTA AND MICROBIOTA CHANGED DURING SOME BUT NOT ALL OF THE PRE-DEFINED EVENTS</w:t>
            </w:r>
            <w:r>
              <w:rPr>
                <w:noProof/>
                <w:webHidden/>
              </w:rPr>
              <w:tab/>
            </w:r>
            <w:r>
              <w:rPr>
                <w:noProof/>
                <w:webHidden/>
              </w:rPr>
              <w:fldChar w:fldCharType="begin"/>
            </w:r>
            <w:r>
              <w:rPr>
                <w:noProof/>
                <w:webHidden/>
              </w:rPr>
              <w:instrText xml:space="preserve"> PAGEREF _Toc227737909 \h </w:instrText>
            </w:r>
            <w:r>
              <w:rPr>
                <w:noProof/>
                <w:webHidden/>
              </w:rPr>
            </w:r>
            <w:r>
              <w:rPr>
                <w:noProof/>
                <w:webHidden/>
              </w:rPr>
              <w:fldChar w:fldCharType="separate"/>
            </w:r>
            <w:r>
              <w:rPr>
                <w:noProof/>
                <w:webHidden/>
              </w:rPr>
              <w:t>73</w:t>
            </w:r>
            <w:r>
              <w:rPr>
                <w:noProof/>
                <w:webHidden/>
              </w:rPr>
              <w:fldChar w:fldCharType="end"/>
            </w:r>
          </w:hyperlink>
        </w:p>
        <w:p w14:paraId="7326C8A4" w14:textId="4B66CC66" w:rsidR="00A52895" w:rsidRDefault="00A52895">
          <w:pPr>
            <w:pStyle w:val="TOC2"/>
            <w:tabs>
              <w:tab w:val="left" w:pos="960"/>
              <w:tab w:val="right" w:leader="dot" w:pos="9396"/>
            </w:tabs>
            <w:rPr>
              <w:rFonts w:asciiTheme="minorHAnsi" w:eastAsiaTheme="minorEastAsia" w:hAnsiTheme="minorHAnsi"/>
              <w:noProof/>
              <w:kern w:val="2"/>
              <w:szCs w:val="24"/>
              <w:lang w:val="sl-SI" w:eastAsia="sl-SI"/>
              <w14:ligatures w14:val="standardContextual"/>
            </w:rPr>
          </w:pPr>
          <w:hyperlink w:anchor="_Toc227737910" w:history="1">
            <w:r w:rsidRPr="00E505FF">
              <w:rPr>
                <w:rStyle w:val="Hyperlink"/>
                <w:noProof/>
              </w:rPr>
              <w:t>6.3</w:t>
            </w:r>
            <w:r>
              <w:rPr>
                <w:rFonts w:asciiTheme="minorHAnsi" w:eastAsiaTheme="minorEastAsia" w:hAnsiTheme="minorHAnsi"/>
                <w:noProof/>
                <w:kern w:val="2"/>
                <w:szCs w:val="24"/>
                <w:lang w:val="sl-SI" w:eastAsia="sl-SI"/>
                <w14:ligatures w14:val="standardContextual"/>
              </w:rPr>
              <w:tab/>
            </w:r>
            <w:r w:rsidRPr="00E505FF">
              <w:rPr>
                <w:rStyle w:val="Hyperlink"/>
                <w:noProof/>
              </w:rPr>
              <w:t xml:space="preserve">ISOLATION OF </w:t>
            </w:r>
            <w:r w:rsidRPr="00E505FF">
              <w:rPr>
                <w:rStyle w:val="Hyperlink"/>
                <w:i/>
                <w:iCs/>
                <w:noProof/>
              </w:rPr>
              <w:t>Clostridium saudiense</w:t>
            </w:r>
            <w:r w:rsidRPr="00E505FF">
              <w:rPr>
                <w:rStyle w:val="Hyperlink"/>
                <w:noProof/>
              </w:rPr>
              <w:t xml:space="preserve"> PROVIDED INSIGHT INTO THE STRAIN HETEROGENEITY OF A SPORE-FORMING BACTERIA IN THE HUMAN GUT</w:t>
            </w:r>
            <w:r>
              <w:rPr>
                <w:noProof/>
                <w:webHidden/>
              </w:rPr>
              <w:tab/>
            </w:r>
            <w:r>
              <w:rPr>
                <w:noProof/>
                <w:webHidden/>
              </w:rPr>
              <w:fldChar w:fldCharType="begin"/>
            </w:r>
            <w:r>
              <w:rPr>
                <w:noProof/>
                <w:webHidden/>
              </w:rPr>
              <w:instrText xml:space="preserve"> PAGEREF _Toc227737910 \h </w:instrText>
            </w:r>
            <w:r>
              <w:rPr>
                <w:noProof/>
                <w:webHidden/>
              </w:rPr>
            </w:r>
            <w:r>
              <w:rPr>
                <w:noProof/>
                <w:webHidden/>
              </w:rPr>
              <w:fldChar w:fldCharType="separate"/>
            </w:r>
            <w:r>
              <w:rPr>
                <w:noProof/>
                <w:webHidden/>
              </w:rPr>
              <w:t>73</w:t>
            </w:r>
            <w:r>
              <w:rPr>
                <w:noProof/>
                <w:webHidden/>
              </w:rPr>
              <w:fldChar w:fldCharType="end"/>
            </w:r>
          </w:hyperlink>
        </w:p>
        <w:p w14:paraId="31EC1E56" w14:textId="6D0231A8" w:rsidR="00A52895" w:rsidRDefault="00A52895">
          <w:pPr>
            <w:pStyle w:val="TOC2"/>
            <w:tabs>
              <w:tab w:val="left" w:pos="960"/>
              <w:tab w:val="right" w:leader="dot" w:pos="9396"/>
            </w:tabs>
            <w:rPr>
              <w:rFonts w:asciiTheme="minorHAnsi" w:eastAsiaTheme="minorEastAsia" w:hAnsiTheme="minorHAnsi"/>
              <w:noProof/>
              <w:kern w:val="2"/>
              <w:szCs w:val="24"/>
              <w:lang w:val="sl-SI" w:eastAsia="sl-SI"/>
              <w14:ligatures w14:val="standardContextual"/>
            </w:rPr>
          </w:pPr>
          <w:hyperlink w:anchor="_Toc227737911" w:history="1">
            <w:r w:rsidRPr="00E505FF">
              <w:rPr>
                <w:rStyle w:val="Hyperlink"/>
                <w:noProof/>
              </w:rPr>
              <w:t>6.4</w:t>
            </w:r>
            <w:r>
              <w:rPr>
                <w:rFonts w:asciiTheme="minorHAnsi" w:eastAsiaTheme="minorEastAsia" w:hAnsiTheme="minorHAnsi"/>
                <w:noProof/>
                <w:kern w:val="2"/>
                <w:szCs w:val="24"/>
                <w:lang w:val="sl-SI" w:eastAsia="sl-SI"/>
                <w14:ligatures w14:val="standardContextual"/>
              </w:rPr>
              <w:tab/>
            </w:r>
            <w:r w:rsidRPr="00E505FF">
              <w:rPr>
                <w:rStyle w:val="Hyperlink"/>
                <w:noProof/>
              </w:rPr>
              <w:t>REDUCED MICROBIOTA DIVERSITY IS NOT CORRELATED TO INCREASED PRESENCE OF ANTIMICROBIAL RESISTANCE GENES</w:t>
            </w:r>
            <w:r>
              <w:rPr>
                <w:noProof/>
                <w:webHidden/>
              </w:rPr>
              <w:tab/>
            </w:r>
            <w:r>
              <w:rPr>
                <w:noProof/>
                <w:webHidden/>
              </w:rPr>
              <w:fldChar w:fldCharType="begin"/>
            </w:r>
            <w:r>
              <w:rPr>
                <w:noProof/>
                <w:webHidden/>
              </w:rPr>
              <w:instrText xml:space="preserve"> PAGEREF _Toc227737911 \h </w:instrText>
            </w:r>
            <w:r>
              <w:rPr>
                <w:noProof/>
                <w:webHidden/>
              </w:rPr>
            </w:r>
            <w:r>
              <w:rPr>
                <w:noProof/>
                <w:webHidden/>
              </w:rPr>
              <w:fldChar w:fldCharType="separate"/>
            </w:r>
            <w:r>
              <w:rPr>
                <w:noProof/>
                <w:webHidden/>
              </w:rPr>
              <w:t>74</w:t>
            </w:r>
            <w:r>
              <w:rPr>
                <w:noProof/>
                <w:webHidden/>
              </w:rPr>
              <w:fldChar w:fldCharType="end"/>
            </w:r>
          </w:hyperlink>
        </w:p>
        <w:p w14:paraId="4A548C4D" w14:textId="6277105C" w:rsidR="00A52895" w:rsidRDefault="00A52895">
          <w:pPr>
            <w:pStyle w:val="TOC1"/>
            <w:tabs>
              <w:tab w:val="left" w:pos="440"/>
              <w:tab w:val="right" w:leader="dot" w:pos="9396"/>
            </w:tabs>
            <w:rPr>
              <w:rFonts w:asciiTheme="minorHAnsi" w:eastAsiaTheme="minorEastAsia" w:hAnsiTheme="minorHAnsi"/>
              <w:noProof/>
              <w:kern w:val="2"/>
              <w:szCs w:val="24"/>
              <w:lang w:val="sl-SI" w:eastAsia="sl-SI"/>
              <w14:ligatures w14:val="standardContextual"/>
            </w:rPr>
          </w:pPr>
          <w:hyperlink w:anchor="_Toc227737912" w:history="1">
            <w:r w:rsidRPr="00E505FF">
              <w:rPr>
                <w:rStyle w:val="Hyperlink"/>
                <w:noProof/>
              </w:rPr>
              <w:t>7</w:t>
            </w:r>
            <w:r>
              <w:rPr>
                <w:rFonts w:asciiTheme="minorHAnsi" w:eastAsiaTheme="minorEastAsia" w:hAnsiTheme="minorHAnsi"/>
                <w:noProof/>
                <w:kern w:val="2"/>
                <w:szCs w:val="24"/>
                <w:lang w:val="sl-SI" w:eastAsia="sl-SI"/>
                <w14:ligatures w14:val="standardContextual"/>
              </w:rPr>
              <w:tab/>
            </w:r>
            <w:r w:rsidRPr="00E505FF">
              <w:rPr>
                <w:rStyle w:val="Hyperlink"/>
                <w:noProof/>
              </w:rPr>
              <w:t>CONTRIBUTION TO SCIENCE</w:t>
            </w:r>
            <w:r>
              <w:rPr>
                <w:noProof/>
                <w:webHidden/>
              </w:rPr>
              <w:tab/>
            </w:r>
            <w:r>
              <w:rPr>
                <w:noProof/>
                <w:webHidden/>
              </w:rPr>
              <w:fldChar w:fldCharType="begin"/>
            </w:r>
            <w:r>
              <w:rPr>
                <w:noProof/>
                <w:webHidden/>
              </w:rPr>
              <w:instrText xml:space="preserve"> PAGEREF _Toc227737912 \h </w:instrText>
            </w:r>
            <w:r>
              <w:rPr>
                <w:noProof/>
                <w:webHidden/>
              </w:rPr>
            </w:r>
            <w:r>
              <w:rPr>
                <w:noProof/>
                <w:webHidden/>
              </w:rPr>
              <w:fldChar w:fldCharType="separate"/>
            </w:r>
            <w:r>
              <w:rPr>
                <w:noProof/>
                <w:webHidden/>
              </w:rPr>
              <w:t>74</w:t>
            </w:r>
            <w:r>
              <w:rPr>
                <w:noProof/>
                <w:webHidden/>
              </w:rPr>
              <w:fldChar w:fldCharType="end"/>
            </w:r>
          </w:hyperlink>
        </w:p>
        <w:p w14:paraId="2897559E" w14:textId="0E94FF44" w:rsidR="00A52895" w:rsidRDefault="00A52895">
          <w:pPr>
            <w:pStyle w:val="TOC1"/>
            <w:tabs>
              <w:tab w:val="left" w:pos="440"/>
              <w:tab w:val="right" w:leader="dot" w:pos="9396"/>
            </w:tabs>
            <w:rPr>
              <w:rFonts w:asciiTheme="minorHAnsi" w:eastAsiaTheme="minorEastAsia" w:hAnsiTheme="minorHAnsi"/>
              <w:noProof/>
              <w:kern w:val="2"/>
              <w:szCs w:val="24"/>
              <w:lang w:val="sl-SI" w:eastAsia="sl-SI"/>
              <w14:ligatures w14:val="standardContextual"/>
            </w:rPr>
          </w:pPr>
          <w:hyperlink w:anchor="_Toc227737913" w:history="1">
            <w:r w:rsidRPr="00E505FF">
              <w:rPr>
                <w:rStyle w:val="Hyperlink"/>
                <w:noProof/>
              </w:rPr>
              <w:t>8</w:t>
            </w:r>
            <w:r>
              <w:rPr>
                <w:rFonts w:asciiTheme="minorHAnsi" w:eastAsiaTheme="minorEastAsia" w:hAnsiTheme="minorHAnsi"/>
                <w:noProof/>
                <w:kern w:val="2"/>
                <w:szCs w:val="24"/>
                <w:lang w:val="sl-SI" w:eastAsia="sl-SI"/>
                <w14:ligatures w14:val="standardContextual"/>
              </w:rPr>
              <w:tab/>
            </w:r>
            <w:r w:rsidRPr="00E505FF">
              <w:rPr>
                <w:rStyle w:val="Hyperlink"/>
                <w:noProof/>
              </w:rPr>
              <w:t>SUMMARY</w:t>
            </w:r>
            <w:r>
              <w:rPr>
                <w:noProof/>
                <w:webHidden/>
              </w:rPr>
              <w:tab/>
            </w:r>
            <w:r>
              <w:rPr>
                <w:noProof/>
                <w:webHidden/>
              </w:rPr>
              <w:fldChar w:fldCharType="begin"/>
            </w:r>
            <w:r>
              <w:rPr>
                <w:noProof/>
                <w:webHidden/>
              </w:rPr>
              <w:instrText xml:space="preserve"> PAGEREF _Toc227737913 \h </w:instrText>
            </w:r>
            <w:r>
              <w:rPr>
                <w:noProof/>
                <w:webHidden/>
              </w:rPr>
            </w:r>
            <w:r>
              <w:rPr>
                <w:noProof/>
                <w:webHidden/>
              </w:rPr>
              <w:fldChar w:fldCharType="separate"/>
            </w:r>
            <w:r>
              <w:rPr>
                <w:noProof/>
                <w:webHidden/>
              </w:rPr>
              <w:t>74</w:t>
            </w:r>
            <w:r>
              <w:rPr>
                <w:noProof/>
                <w:webHidden/>
              </w:rPr>
              <w:fldChar w:fldCharType="end"/>
            </w:r>
          </w:hyperlink>
        </w:p>
        <w:p w14:paraId="50BC5A9A" w14:textId="0BC0E9CB" w:rsidR="00A52895" w:rsidRDefault="00A52895">
          <w:pPr>
            <w:pStyle w:val="TOC1"/>
            <w:tabs>
              <w:tab w:val="left" w:pos="440"/>
              <w:tab w:val="right" w:leader="dot" w:pos="9396"/>
            </w:tabs>
            <w:rPr>
              <w:rFonts w:asciiTheme="minorHAnsi" w:eastAsiaTheme="minorEastAsia" w:hAnsiTheme="minorHAnsi"/>
              <w:noProof/>
              <w:kern w:val="2"/>
              <w:szCs w:val="24"/>
              <w:lang w:val="sl-SI" w:eastAsia="sl-SI"/>
              <w14:ligatures w14:val="standardContextual"/>
            </w:rPr>
          </w:pPr>
          <w:hyperlink w:anchor="_Toc227737914" w:history="1">
            <w:r w:rsidRPr="00E505FF">
              <w:rPr>
                <w:rStyle w:val="Hyperlink"/>
                <w:noProof/>
              </w:rPr>
              <w:t>9</w:t>
            </w:r>
            <w:r>
              <w:rPr>
                <w:rFonts w:asciiTheme="minorHAnsi" w:eastAsiaTheme="minorEastAsia" w:hAnsiTheme="minorHAnsi"/>
                <w:noProof/>
                <w:kern w:val="2"/>
                <w:szCs w:val="24"/>
                <w:lang w:val="sl-SI" w:eastAsia="sl-SI"/>
                <w14:ligatures w14:val="standardContextual"/>
              </w:rPr>
              <w:tab/>
            </w:r>
            <w:r w:rsidRPr="00E505FF">
              <w:rPr>
                <w:rStyle w:val="Hyperlink"/>
                <w:noProof/>
              </w:rPr>
              <w:t>POVZETEK (do 10% obsega angleškega dela doktorske naloge)</w:t>
            </w:r>
            <w:r>
              <w:rPr>
                <w:noProof/>
                <w:webHidden/>
              </w:rPr>
              <w:tab/>
            </w:r>
            <w:r>
              <w:rPr>
                <w:noProof/>
                <w:webHidden/>
              </w:rPr>
              <w:fldChar w:fldCharType="begin"/>
            </w:r>
            <w:r>
              <w:rPr>
                <w:noProof/>
                <w:webHidden/>
              </w:rPr>
              <w:instrText xml:space="preserve"> PAGEREF _Toc227737914 \h </w:instrText>
            </w:r>
            <w:r>
              <w:rPr>
                <w:noProof/>
                <w:webHidden/>
              </w:rPr>
            </w:r>
            <w:r>
              <w:rPr>
                <w:noProof/>
                <w:webHidden/>
              </w:rPr>
              <w:fldChar w:fldCharType="separate"/>
            </w:r>
            <w:r>
              <w:rPr>
                <w:noProof/>
                <w:webHidden/>
              </w:rPr>
              <w:t>75</w:t>
            </w:r>
            <w:r>
              <w:rPr>
                <w:noProof/>
                <w:webHidden/>
              </w:rPr>
              <w:fldChar w:fldCharType="end"/>
            </w:r>
          </w:hyperlink>
        </w:p>
        <w:p w14:paraId="64EC955E" w14:textId="5DAA7251" w:rsidR="00A52895" w:rsidRDefault="00A52895">
          <w:pPr>
            <w:pStyle w:val="TOC1"/>
            <w:tabs>
              <w:tab w:val="left" w:pos="720"/>
              <w:tab w:val="right" w:leader="dot" w:pos="9396"/>
            </w:tabs>
            <w:rPr>
              <w:rFonts w:asciiTheme="minorHAnsi" w:eastAsiaTheme="minorEastAsia" w:hAnsiTheme="minorHAnsi"/>
              <w:noProof/>
              <w:kern w:val="2"/>
              <w:szCs w:val="24"/>
              <w:lang w:val="sl-SI" w:eastAsia="sl-SI"/>
              <w14:ligatures w14:val="standardContextual"/>
            </w:rPr>
          </w:pPr>
          <w:hyperlink w:anchor="_Toc227737915" w:history="1">
            <w:r w:rsidRPr="00E505FF">
              <w:rPr>
                <w:rStyle w:val="Hyperlink"/>
                <w:noProof/>
              </w:rPr>
              <w:t>10</w:t>
            </w:r>
            <w:r>
              <w:rPr>
                <w:rFonts w:asciiTheme="minorHAnsi" w:eastAsiaTheme="minorEastAsia" w:hAnsiTheme="minorHAnsi"/>
                <w:noProof/>
                <w:kern w:val="2"/>
                <w:szCs w:val="24"/>
                <w:lang w:val="sl-SI" w:eastAsia="sl-SI"/>
                <w14:ligatures w14:val="standardContextual"/>
              </w:rPr>
              <w:tab/>
            </w:r>
            <w:r w:rsidRPr="00E505FF">
              <w:rPr>
                <w:rStyle w:val="Hyperlink"/>
                <w:noProof/>
              </w:rPr>
              <w:t>REFERENCES</w:t>
            </w:r>
            <w:r>
              <w:rPr>
                <w:noProof/>
                <w:webHidden/>
              </w:rPr>
              <w:tab/>
            </w:r>
            <w:r>
              <w:rPr>
                <w:noProof/>
                <w:webHidden/>
              </w:rPr>
              <w:fldChar w:fldCharType="begin"/>
            </w:r>
            <w:r>
              <w:rPr>
                <w:noProof/>
                <w:webHidden/>
              </w:rPr>
              <w:instrText xml:space="preserve"> PAGEREF _Toc227737915 \h </w:instrText>
            </w:r>
            <w:r>
              <w:rPr>
                <w:noProof/>
                <w:webHidden/>
              </w:rPr>
            </w:r>
            <w:r>
              <w:rPr>
                <w:noProof/>
                <w:webHidden/>
              </w:rPr>
              <w:fldChar w:fldCharType="separate"/>
            </w:r>
            <w:r>
              <w:rPr>
                <w:noProof/>
                <w:webHidden/>
              </w:rPr>
              <w:t>76</w:t>
            </w:r>
            <w:r>
              <w:rPr>
                <w:noProof/>
                <w:webHidden/>
              </w:rPr>
              <w:fldChar w:fldCharType="end"/>
            </w:r>
          </w:hyperlink>
        </w:p>
        <w:p w14:paraId="7893D39B" w14:textId="632B25AA" w:rsidR="00A52895" w:rsidRDefault="00A52895">
          <w:r>
            <w:rPr>
              <w:b/>
              <w:bCs/>
              <w:noProof/>
            </w:rPr>
            <w:fldChar w:fldCharType="end"/>
          </w:r>
        </w:p>
      </w:sdtContent>
    </w:sdt>
    <w:p w14:paraId="0DD3A213" w14:textId="1CD33AF9" w:rsidR="00A52895" w:rsidRDefault="00A52895">
      <w:pPr>
        <w:spacing w:line="259" w:lineRule="auto"/>
        <w:jc w:val="left"/>
      </w:pPr>
      <w:r>
        <w:br w:type="page"/>
      </w:r>
    </w:p>
    <w:p w14:paraId="7352D1FE" w14:textId="16A3B8F5" w:rsidR="00CD77AB" w:rsidRPr="00D93D74" w:rsidRDefault="00281EC3" w:rsidP="00221812">
      <w:pPr>
        <w:pStyle w:val="Heading1"/>
        <w:numPr>
          <w:ilvl w:val="0"/>
          <w:numId w:val="26"/>
        </w:numPr>
      </w:pPr>
      <w:bookmarkStart w:id="1" w:name="_Toc212712188"/>
      <w:bookmarkStart w:id="2" w:name="_Toc216099703"/>
      <w:bookmarkStart w:id="3" w:name="_Toc220932815"/>
      <w:bookmarkStart w:id="4" w:name="_Toc227737849"/>
      <w:r w:rsidRPr="00D93D74">
        <w:lastRenderedPageBreak/>
        <w:t>INTRODUCTION</w:t>
      </w:r>
      <w:bookmarkEnd w:id="1"/>
      <w:bookmarkEnd w:id="2"/>
      <w:bookmarkEnd w:id="3"/>
      <w:bookmarkEnd w:id="4"/>
    </w:p>
    <w:p w14:paraId="7883F584" w14:textId="31CEB853" w:rsidR="001528FF" w:rsidRPr="00D93D74" w:rsidRDefault="001528FF" w:rsidP="001528FF">
      <w:r w:rsidRPr="00D93D74">
        <w:t xml:space="preserve">Successful colonization of commensal bacteria depends both on their capacity to spread between human hosts and their ability to establish and grow within an individual host </w:t>
      </w:r>
      <w:r w:rsidRPr="00D93D74">
        <w:fldChar w:fldCharType="begin"/>
      </w:r>
      <w:r w:rsidRPr="00D93D74">
        <w:instrText xml:space="preserve"> ADDIN ZOTERO_ITEM CSL_CITATION {"citationID":"n6KOr7xj","properties":{"formattedCitation":"(Martino et al., 2022)","plainCitation":"(Martino et al., 2022)","noteIndex":0},"citationItems":[{"id":1108,"uris":["http://zotero.org/users/8873894/items/VS3A8XM3"],"itemData":{"id":1108,"type":"article-journal","abstract":"Associations between age and the human microbiota are robust and reproducible. The microbial composition at several body sites can predict human chronological age relatively accurately. Although it is largely unknown why specific microorganisms are more abundant at certain ages, human microbiota research has elucidated a series of microbial community transformations that occur between birth and death. In this Review, we explore microbial succession in the healthy human microbiota from the cradle to the grave. We discuss the stages from primary succession at birth, to disruptions by disease or antibiotic use, to microbial expansion at death. We address how these successions differ by body site and by domain (bacteria, fungi or viruses). We also review experimental tools that microbiota researchers use to conduct this work. Finally, we discuss future directions for studying the microbiota’s relationship with age, including designing consistent, well-powered, longitudinal studies, performing robust statistical analyses and improving characterization of non-bacterial microorganisms.","container-title":"Nature Reviews Microbiology","DOI":"10.1038/s41579-022-00768-z","ISSN":"1740-1534","journalAbbreviation":"Nat Rev Microbiol","language":"en","license":"2022 Springer Nature Limited","page":"1-14","publisher":"Nature Publishing Group","source":"www.nature.com","title":"Microbiota succession throughout life from the cradle to the grave","author":[{"family":"Martino","given":"Cameron"},{"family":"Dilmore","given":"Amanda Hazel"},{"family":"Burcham","given":"Zachary M."},{"family":"Metcalf","given":"Jessica L."},{"family":"Jeste","given":"Dilip"},{"family":"Knight","given":"Rob"}],"issued":{"date-parts":[["2022",7,29]]}}}],"schema":"https://github.com/citation-style-language/schema/raw/master/csl-citation.json"} </w:instrText>
      </w:r>
      <w:r w:rsidRPr="00D93D74">
        <w:fldChar w:fldCharType="separate"/>
      </w:r>
      <w:r w:rsidRPr="00D93D74">
        <w:t>(Martino et al., 2022)</w:t>
      </w:r>
      <w:r w:rsidRPr="00D93D74">
        <w:fldChar w:fldCharType="end"/>
      </w:r>
      <w:r w:rsidRPr="00D93D74">
        <w:t xml:space="preserve">. The likelihood of transmission increases with bacteria’s utilization of different life strategies (e.g. dormancy) and their prevalence </w:t>
      </w:r>
      <w:r w:rsidRPr="00D93D74">
        <w:fldChar w:fldCharType="begin"/>
      </w:r>
      <w:r w:rsidRPr="00D93D74">
        <w:instrText xml:space="preserve"> ADDIN ZOTERO_ITEM CSL_CITATION {"citationID":"dMREYwRl","properties":{"formattedCitation":"(Valles-Colomer et al., 2023)","plainCitation":"(Valles-Colomer et al., 2023)","noteIndex":0},"citationItems":[{"id":2030,"uris":["http://zotero.org/users/8873894/items/8PIGTYZD"],"itemData":{"id":2030,"type":"article-journal","abstract":"The human microbiome is an integral component of the human body and a co-determinant of several health conditions1,2. However, the extent to which interpersonal relations shape the individual genetic makeup of the microbiome and its transmission within and across populations remains largely unknown3,4. Here, capitalizing on more than 9,700 human metagenomes and computational strain-level profiling, we detected extensive bacterial strain sharing across individuals (more than 10 million instances) with distinct mother-to-infant, intra-household and intra-population transmission patterns. Mother-to-infant gut microbiome transmission was considerable and stable during infancy (around 50% of the same strains among shared species (strain-sharing rate)) and remained detectable at older ages. By contrast, the transmission of the oral microbiome occurred largely horizontally and was enhanced by the duration of cohabitation. There was substantial strain sharing among cohabiting individuals, with 12% and 32% median strain-sharing rates for the gut and oral microbiomes, and time since cohabitation affected strain sharing more than age or genetics did. Bacterial strain sharing additionally recapitulated host population structures better than species-level profiles did. Finally, distinct taxa appeared as efficient spreaders across transmission modes and were associated with different predicted bacterial phenotypes linked with out-of-host survival capabilities. The extent of microorganism transmission that we describe underscores its relevance in human microbiome studies5, especially those on non-infectious, microbiome-associated diseases.","container-title":"Nature","DOI":"10.1038/s41586-022-05620-1","ISSN":"1476-4687","issue":"7946","language":"en","license":"2023 The Author(s)","note":"number: 7946","page":"125-135","publisher":"Nature Publishing Group","source":"www.nature.com","title":"The person-to-person transmission landscape of the gut and oral microbiomes","volume":"614","author":[{"family":"Valles-Colomer","given":"Mireia"},{"family":"Blanco-Míguez","given":"Aitor"},{"family":"Manghi","given":"Paolo"},{"family":"Asnicar","given":"Francesco"},{"family":"Dubois","given":"Leonard"},{"family":"Golzato","given":"Davide"},{"family":"Armanini","given":"Federica"},{"family":"Cumbo","given":"Fabio"},{"family":"Huang","given":"Kun D."},{"family":"Manara","given":"Serena"},{"family":"Masetti","given":"Giulia"},{"family":"Pinto","given":"Federica"},{"family":"Piperni","given":"Elisa"},{"family":"Punčochář","given":"Michal"},{"family":"Ricci","given":"Liviana"},{"family":"Zolfo","given":"Moreno"},{"family":"Farrant","given":"Olivia"},{"family":"Goncalves","given":"Adriana"},{"family":"Selma-Royo","given":"Marta"},{"family":"Binetti","given":"Ana G."},{"family":"Becerra","given":"Jimmy E."},{"family":"Han","given":"Bei"},{"family":"Lusingu","given":"John"},{"family":"Amuasi","given":"John"},{"family":"Amoroso","given":"Loredana"},{"family":"Visconti","given":"Alessia"},{"family":"Steves","given":"Claire M."},{"family":"Falchi","given":"Mario"},{"family":"Filosi","given":"Michele"},{"family":"Tett","given":"Adrian"},{"family":"Last","given":"Anna"},{"family":"Xu","given":"Qian"},{"family":"Qin","given":"Nan"},{"family":"Qin","given":"Huanlong"},{"family":"May","given":"Jürgen"},{"family":"Eibach","given":"Daniel"},{"family":"Corrias","given":"Maria Valeria"},{"family":"Ponzoni","given":"Mirco"},{"family":"Pasolli","given":"Edoardo"},{"family":"Spector","given":"Tim D."},{"family":"Domenici","given":"Enrico"},{"family":"Collado","given":"Maria Carmen"},{"family":"Segata","given":"Nicola"}],"issued":{"date-parts":[["2023",2]]}}}],"schema":"https://github.com/citation-style-language/schema/raw/master/csl-citation.json"} </w:instrText>
      </w:r>
      <w:r w:rsidRPr="00D93D74">
        <w:fldChar w:fldCharType="separate"/>
      </w:r>
      <w:r w:rsidRPr="00D93D74">
        <w:t>(Valles-Colomer et al., 2023)</w:t>
      </w:r>
      <w:r w:rsidRPr="00D93D74">
        <w:fldChar w:fldCharType="end"/>
      </w:r>
      <w:r w:rsidRPr="00D93D74">
        <w:t xml:space="preserve">. A high proportion of gut bacteria, at least 50%, possess the genetic ability for sporulation, suggesting that a considerable fraction of human gut microbiota harbour the capacity to survive conditions that are unfavourable for growth </w:t>
      </w:r>
      <w:r w:rsidRPr="00D93D74">
        <w:fldChar w:fldCharType="begin"/>
      </w:r>
      <w:r w:rsidRPr="00D93D74">
        <w:instrText xml:space="preserve"> ADDIN ZOTERO_ITEM CSL_CITATION {"citationID":"1u78q8Nq","properties":{"formattedCitation":"(Browne et al., 2016a)","plainCitation":"(Browne et al., 2016a)","noteIndex":0},"citationItems":[{"id":3164,"uris":["http://zotero.org/users/8873894/items/S6UVG3L2"],"itemData":{"id":3164,"type":"article-journal","abstract":"A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heritability.","container-title":"Nature","DOI":"10.1038/nature17645","ISSN":"0028-0836","issue":"7604","journalAbbreviation":"Nature","page":"543-546","PMID":"27144353","PMCID":"PMC4890681","source":"PubMed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D."}],"issued":{"date-parts":[["2016"]]}}}],"schema":"https://github.com/citation-style-language/schema/raw/master/csl-citation.json"} </w:instrText>
      </w:r>
      <w:r w:rsidRPr="00D93D74">
        <w:fldChar w:fldCharType="separate"/>
      </w:r>
      <w:r w:rsidRPr="00D93D74">
        <w:t>(Browne et al., 2016a)</w:t>
      </w:r>
      <w:r w:rsidRPr="00D93D74">
        <w:fldChar w:fldCharType="end"/>
      </w:r>
      <w:r w:rsidRPr="00D93D74">
        <w:t xml:space="preserve">. Sporulation is one of the most researched strategies for increasing survival time outside of the human gut as spore-forming bacteria are present in the most abundant phylum in human gut </w:t>
      </w:r>
      <w:r w:rsidRPr="00D93D74">
        <w:rPr>
          <w:i/>
          <w:iCs/>
        </w:rPr>
        <w:t>Bacillota</w:t>
      </w:r>
      <w:r w:rsidRPr="00D93D74">
        <w:t xml:space="preserve"> </w:t>
      </w:r>
      <w:r w:rsidRPr="00D93D74">
        <w:fldChar w:fldCharType="begin"/>
      </w:r>
      <w:r w:rsidR="00162CD1" w:rsidRPr="00D93D74">
        <w:instrText xml:space="preserve"> ADDIN ZOTERO_ITEM CSL_CITATION {"citationID":"9iNPcJTR","properties":{"formattedCitation":"(Egan et al., 2021; Galperin, 2013; Rajili\\uc0\\u263{}-Stojanovi\\uc0\\u263{} &amp; de Vos, 2014)","plainCitation":"(Egan et al., 2021; Galperin, 2013; Rajilić-Stojanović &amp; de Vos, 2014)","noteIndex":0},"citationItems":[{"id":1088,"uris":["http://zotero.org/users/8873894/items/SJCCTPEG"],"itemData":{"id":1088,"type":"article-journal","abstract":"The human gut microbiome is a diverse and complex ecosystem that plays a critical role in health and disease. The composition of the gut microbiome has been well studied across all stages of life. In recent years, studies have investigated the production of endospores by specific members of the gut microbiome. An endospore is a tough, dormant structure formed by members of the Firmicutes phylum, which allows for greater resistance to otherwise inhospitable conditions. This innate resis­ tance has consequences for human health and disease, as well as in biotechnology. In particular, the formation of endospores is strongly linked to antibiotic resistance and the spread of antibiotic resistance genes, also known as the resistome. The term sporobiota has been used to define the spore-forming cohort of a microbial community. In this review, we present an overview of the current knowledge of the sporobiota in the human gut. We discuss the development of the sporobiota in the infant gut and the perinatal factors that may have an effect on vertical transmission from mother to infant. Finally, we examine the sporobiota of critically important food sources for the developing infant, breast milk and powdered infant formula.","container-title":"Gut Microbes","DOI":"10.1080/19490976.2020.1863134","ISSN":"1949-0976, 1949-0984","issue":"1","journalAbbreviation":"Gut Microbes","language":"en","page":"1863134","source":"DOI.org (Crossref)","title":"The Sporobiota of the Human Gut","volume":"13","author":[{"family":"Egan","given":"Muireann"},{"family":"Dempsey","given":"Eugene"},{"family":"Ryan","given":"C. Anthony"},{"family":"Ross","given":"R. Paul"},{"family":"Stanton","given":"Catherine"}],"issued":{"date-parts":[["2021",1,1]]}}},{"id":223,"uris":["http://zotero.org/users/8873894/items/AGBLRT42"],"itemData":{"id":223,"type":"article-journal","abstract":"Formation of heat-resistant endospores is a specific property of the members of the phylum Firmicutes (low-G+C Gram-positive bacteria). It is found in representatives of four different classes of Firmicutes: Bacilli, Clostridia, Erysipelotrichia, and Negativicutes, which all encode similar sets of core sporulation proteins. Each of these classes also includes non-spore-forming organisms that sometimes belong to the same genus or even species as their spore-forming relatives. This chapter reviews the diversity of the members of phylum Firmicutes, its current taxonomy, and the status of genome sequencing projects for various subgroups within the phylum. It also discusses the evolution of the Firmicutes from their apparently spore-forming common ancestor and the independent loss of sporulation genes in several different lineages (staphylococci, streptococci, listeria, lactobacilli, ruminococci) in the course of their adaptation to the saprophytic lifestyle in nutrient-rich environment. It argues that systematics of Firmicutes is a rapidly developing area of research that benefits from the evolutionary approaches to the ever-increasing amount of genomic and phenotypic data and allows arranging these data into a common framework.\nLater the Bacillus filaments begin to prepare for spore formation. In their homogenous contents strongly refracting bodies appear. From each of these bodies develops an oblong or shortly cylindrical, strongly refracting, dark-rimmed spore.\nFerdinand Cohn. 1876. Untersuchungen über Bacterien. IV. Beiträge zur Biologie der Bacillen. Beiträge zur Biologie der Pflanzen, vol. 2, pp. 249–276. (Studies on the biology of the bacilli. In: Milestones in Microbiology: 1546 to 1940. Translated and edited by Thomas D. Brock. Prentice-Hall, Englewood Cliffs, NJ, 1961, pp. 49–56).","container-title":"Microbiology spectrum","DOI":"10.1128/microbiolspectrum.TBS-0015-2012","ISSN":"2165-0497","issue":"2","journalAbbreviation":"Microbiol Spectr","page":"TBS-0015-2012","PMID":"26184964","PMCID":"PMC4306282","source":"PubMed Central","title":"Genome Diversity of Spore-Forming Firmicutes","volume":"1","author":[{"family":"Galperin","given":"Michael Y."}],"issued":{"date-parts":[["2013",12]]}}},{"id":1852,"uris":["http://zotero.org/users/8873894/items/3WWYG98M"],"itemData":{"id":1852,"type":"article-journal","abstract":"The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Pr="00D93D74">
        <w:fldChar w:fldCharType="separate"/>
      </w:r>
      <w:r w:rsidR="00162CD1" w:rsidRPr="00D93D74">
        <w:rPr>
          <w:rFonts w:cs="Times New Roman"/>
        </w:rPr>
        <w:t>(Egan et al., 2021; Galperin, 2013; Rajilić-Stojanović &amp; de Vos, 2014)</w:t>
      </w:r>
      <w:r w:rsidRPr="00D93D74">
        <w:fldChar w:fldCharType="end"/>
      </w:r>
      <w:r w:rsidRPr="00D93D74">
        <w:t xml:space="preserve">. The ability of gut residing spore-forming bacteria to endure unfavourable conditions, such as oxygen (for anaerobes), antibiotic treatment, inflammation, and other diseases, allows them to persist and potentially recolonize the gut following disruptions but also facilitates transmission between individuals </w:t>
      </w:r>
      <w:r w:rsidRPr="00D93D74">
        <w:fldChar w:fldCharType="begin"/>
      </w:r>
      <w:r w:rsidR="00162CD1" w:rsidRPr="00D93D74">
        <w:instrText xml:space="preserve"> ADDIN ZOTERO_ITEM CSL_CITATION {"citationID":"Wedxp187","properties":{"formattedCitation":"(Swick et al., 2016; Tetz &amp; Tetz, 2017)","plainCitation":"(Swick et al., 2016; Tetz &amp; Tetz, 2017)","noteIndex":0},"citationItems":[{"id":2051,"uris":["http://zotero.org/users/8873894/items/8U7JDRN7"],"itemData":{"id":2051,"type":"article-journal","container-title":"Microbiology spectrum","DOI":"10.1128/microbiolspec.VMBF-0029-2015","ISSN":"2165-0497","issue":"4","journalAbbreviation":"Microbiol Spectr","page":"10.1128/microbiolspec.VMBF-0029-2015","PMID":"27726794","PMCID":"PMC5062746","source":"PubMed Central","title":"Surviving Between Hosts: Sporulation and Transmission","title-short":"Surviving Between Hosts","volume":"4","author":[{"family":"Swick","given":"Michelle C."},{"family":"Koehler","given":"Theresa M."},{"family":"Driks","given":"Adam"}],"issued":{"date-parts":[["2016",8]]}}},{"id":1087,"uris":["http://zotero.org/users/8873894/items/G5RWXQYI"],"itemData":{"id":1087,"type":"article-journal","abstract":"Unrelated spore-forming bacteria share unique characteristics stemming from the presence of highly resistant endospores, leading to similar challenges in health and disease. These characteristics are related to the presence of these highly transmissible spores, which are commonly spread within the environment and are implicated in host-to-host transmission. In humans, spore-forming bacteria contribute to a variety of pathological processes that share similar characteristics, including persistence, chronicity, relapses and the maintenance of the resistome. We first outline the necessity of characterizing the totality of the spore-forming bacteria as the sporobiota based on their unique common characteristics. We further propose that the collection of all genes of spore-forming bacteria be known as the sporobiome. Such differentiation is critical for exploring the cross-talk between the sporobiota and other members of the gut microbiota, and will allow for a better understanding of the implications of the sporobiota and sporobiome in a variety of pathologies and the spread of antibiotic resistance.","container-title":"Gut Pathogens","DOI":"10.1186/s13099-017-0187-8","ISSN":"1757-4749","issue":"1","journalAbbreviation":"Gut Pathogens","page":"38","source":"BioMed Central","title":"Introducing the sporobiota and sporobiome","volume":"9","author":[{"family":"Tetz","given":"George"},{"family":"Tetz","given":"Victor"}],"issued":{"date-parts":[["2017",6,30]]}}}],"schema":"https://github.com/citation-style-language/schema/raw/master/csl-citation.json"} </w:instrText>
      </w:r>
      <w:r w:rsidRPr="00D93D74">
        <w:fldChar w:fldCharType="separate"/>
      </w:r>
      <w:r w:rsidR="00162CD1" w:rsidRPr="00D93D74">
        <w:rPr>
          <w:rFonts w:cs="Times New Roman"/>
        </w:rPr>
        <w:t>(Swick et al., 2016; Tetz &amp; Tetz, 2017)</w:t>
      </w:r>
      <w:r w:rsidRPr="00D93D74">
        <w:fldChar w:fldCharType="end"/>
      </w:r>
      <w:r w:rsidRPr="00D93D74">
        <w:t xml:space="preserve">. Other mechanisms hypothesized to increase transmission between human hosts include aerotoleration, and viable, but not-culturable state, where an increased survival ability is achieved through decreased metabolic activity and strengthened cell walls </w:t>
      </w:r>
      <w:r w:rsidRPr="00D93D74">
        <w:fldChar w:fldCharType="begin"/>
      </w:r>
      <w:r w:rsidRPr="00D93D74">
        <w:instrText xml:space="preserve"> ADDIN ZOTERO_ITEM CSL_CITATION {"citationID":"ESMYRXz6","properties":{"formattedCitation":"(Setlow, 2014)","plainCitation":"(Setlow, 2014)","noteIndex":0},"citationItems":[{"id":3320,"uris":["http://zotero.org/users/8873894/items/25YLJMM3"],"itemData":{"id":3320,"type":"article-journal","abstract":"Spores of various Bacillus and Clostridium species are among the most resistant life forms known. Since the spores of some species are causative agents of much food spoilage, food poisoning, and human disease, and the spores of Bacillus anthracis are a major bioweapon, there is much interest in the mechanisms of spore resistance and how these spores can be killed. This article will discuss the factors involved in spore resistance to agents such as wet and dry heat, desiccation, UV and γ-radiation, enzymes that hydrolyze bacterial cell walls, and a variety of toxic chemicals, including genotoxic agents, oxidizing agents, aldehydes, acid, and alkali. These resistance factors include the outer layers of the spore, such as the thick proteinaceous coat that detoxifies reactive chemicals; the relatively impermeable inner spore membrane that restricts access of toxic chemicals to the spore core containing the spore's DNA and most enzymes; the low water content and high level of dipicolinic acid in the spore core that protect core macromolecules from the effects of heat and desiccation; the saturation of spore DNA with a novel group of proteins that protect the DNA against heat, genotoxic chemicals, and radiation; and the repair of radiation damage to DNA when spores germinate and return to life. Despite their extreme resistance, spores can be killed, including by damage to DNA, crucial spore proteins, the spore's inner membrane, and one or more components of the spore germination apparatus.","container-title":"Microbiology Spectrum","DOI":"10.1128/microbiolspec.tbs-0003-2012","issue":"5","page":"10.1128/microbiolspec.tbs-0003-2012","publisher":"American Society for Microbiology","source":"journals.asm.org (Atypon)","title":"Spore Resistance Properties","volume":"2","author":[{"family":"Setlow","given":"Peter"}],"issued":{"date-parts":[["2014",9,19]]}}}],"schema":"https://github.com/citation-style-language/schema/raw/master/csl-citation.json"} </w:instrText>
      </w:r>
      <w:r w:rsidRPr="00D93D74">
        <w:fldChar w:fldCharType="separate"/>
      </w:r>
      <w:r w:rsidRPr="00D93D74">
        <w:t>(Setlow, 2014)</w:t>
      </w:r>
      <w:r w:rsidRPr="00D93D74">
        <w:fldChar w:fldCharType="end"/>
      </w:r>
      <w:r w:rsidRPr="00D93D74">
        <w:t xml:space="preserve">. </w:t>
      </w:r>
    </w:p>
    <w:p w14:paraId="796EB91E" w14:textId="77777777" w:rsidR="001528FF" w:rsidRPr="00D93D74" w:rsidRDefault="001528FF" w:rsidP="001528FF">
      <w:r w:rsidRPr="00D93D74">
        <w:t xml:space="preserve">To investigate transmission of spore-forming bacteria between human hosts in a culture-independent manner, studies used either lysozyme treatment or ethanol shock to remove vegetative cells from stool samples </w:t>
      </w:r>
      <w:r w:rsidRPr="00D93D74">
        <w:fldChar w:fldCharType="begin"/>
      </w:r>
      <w:r w:rsidRPr="00D93D74">
        <w:instrText xml:space="preserve"> ADDIN ZOTERO_ITEM CSL_CITATION {"citationID":"5d9UB6im","properties":{"formattedCitation":"(Avershina et al., 2020; Kearney et al., 2018)","plainCitation":"(Avershina et al., 2020; Kearney et al., 2018)","noteIndex":0},"citationItems":[{"id":340,"uris":["http://zotero.org/users/8873894/items/UNE5VPVB"],"itemData":{"id":340,"type":"article-journal","abstract":"Abstract\n            \n              Spore forming bacteria comprise a large part of the human gut microbiota. However, study of the endospores in gut microbiota is limited due to difficulties of culturing and numerous unknown germination factors. In this study we propose a new method for culture-independent characterization of endospores in stool samples. We have enriched DNA of spore-forming bacterial species from stool samples of 40 mother-child pairs from a previously described mother-child cohort. The samples were exposed to a two-step purification process comprising ethanol and ethidium monoazide (EMA) treatment to first kill vegetative cells and to subsequently eliminate their DNA from the samples. The composition of the ethanol-EMA resistant DNA was characterized by 16S rRNA marker gene sequencing. Operational taxonomic units (OTUs) belonging to the Clostridia class (OTU1:\n              Romboutsia\n              , OTU5: Peptostreptococcaceae and OTU14:\n              Clostridium\n              senso stricto) and one belonging to the Bacillus class (OTU20:\n              Turicibacter\n              ) were significantly more abundant in the samples from mothers and children after ethanol-EMA treatment than in those treated with ethanol only. No correlation was observed between ethanol-EMA resistant OTUs detected in children and in their mothers, which indicates that a low level of spore-forming species are shared between mothers and their children. Anaerobic ethanol-resistant bacteria were isolated from all mothers and all children over 1 year of age. Generally, in 70% of the ethanol-treated samples used for anaerobic culturing, 16S rRNA gene sequences of bacterial isolates corresponded to OTUs detected in these samples after EMA treatment. We report a new DNA-based method for the characterization of endospores in gut microbiota. Our method has high degree of correspondence to the culture-based method, although it requires further optimization. Our results also indicate a high turnover of endospores in the gut during the first two years of life, perhaps with a high environmental impact.","container-title":"Scientific Reports","DOI":"10.1038/s41598-020-58858-y","ISSN":"2045-2322","issue":"1","journalAbbreviation":"Sci Rep","language":"en","page":"1832","source":"DOI.org (Crossref)","title":"Culture dependent and independent analyses suggest a low level of sharing of endospore-forming species between mothers and their children","volume":"10","author":[{"family":"Avershina","given":"Ekaterina"},{"family":"Larsen","given":"Marte Gro"},{"family":"Aspholm","given":"Marina"},{"family":"Lindback","given":"Toril"},{"family":"Storrø","given":"Ola"},{"family":"Øien","given":"Torbjørn"},{"family":"Johnsen","given":"Roar"},{"family":"Rudi","given":"Knut"}],"issued":{"date-parts":[["2020",12]]}}},{"id":381,"uris":["http://zotero.org/users/8873894/items/3G69ZQ2W"],"itemData":{"id":381,"type":"article-journal","abstract":"Endospore-formers in the human microbiota are well adapted for host-to-host transmission, and an emerging consensus points to their role in determining health and disease states in the gut. The human gut, more than any other environment, encourages the maintenance of endospore formation, with recent culture-based work suggesting that over 50% of genera in the microbiome carry genes attributed to this trait. However, there has been limited work on the ecological role of endospores and other stress-resistant cellular states in the human gut. In fact, there is no data to indicate whether organisms with the genetic potential to form endospores actually form endospores in situ and how sporulation varies across individuals and over time. Here we applied a culture-independent protocol to enrich for endospores and other stress-resistant cells in human feces to identify variation in these states across people and within an individual over time. We see that cells with resistant states are more likely than those without to be shared among multiple individuals, which suggests that these resistant states are particularly adapted for cross-host dissemination. Furthermore, we use untargeted fecal metabolomics in 24 individuals and within a person over time to show that these organisms respond to shared environmental signals, and in particular, dietary fatty acids, that likely mediate colonization of recently disturbed human guts.","container-title":"The ISME Journal","DOI":"10.1038/s41396-018-0192-z","ISSN":"1751-7362, 1751-7370","issue":"10","journalAbbreviation":"ISME J","language":"en","page":"2403-2416","source":"DOI.org (Crossref)","title":"Endospores and other lysis-resistant bacteria comprise a widely shared core community within the human microbiota","volume":"12","author":[{"family":"Kearney","given":"Sean M."},{"family":"Gibbons","given":"Sean M."},{"family":"Poyet","given":"Mathilde"},{"family":"Gurry","given":"Thomas"},{"family":"Bullock","given":"Kevin"},{"family":"Allegretti","given":"Jessica R."},{"family":"Clish","given":"Clary B."},{"family":"Alm","given":"Eric J."}],"issued":{"date-parts":[["2018",10]]}}}],"schema":"https://github.com/citation-style-language/schema/raw/master/csl-citation.json"} </w:instrText>
      </w:r>
      <w:r w:rsidRPr="00D93D74">
        <w:fldChar w:fldCharType="separate"/>
      </w:r>
      <w:r w:rsidRPr="00D93D74">
        <w:t>(Avershina et al., 2020; Kearney et al., 2018)</w:t>
      </w:r>
      <w:r w:rsidRPr="00D93D74">
        <w:fldChar w:fldCharType="end"/>
      </w:r>
      <w:r w:rsidRPr="00D93D74">
        <w:t xml:space="preserve">. In a cohort of healthy human adults, it was shown that lysozyme resistant OTUs  (operational taxonomic units) are more frequently shared between individuals than other taxa </w:t>
      </w:r>
      <w:r w:rsidRPr="00D93D74">
        <w:fldChar w:fldCharType="begin"/>
      </w:r>
      <w:r w:rsidRPr="00D93D74">
        <w:instrText xml:space="preserve"> ADDIN ZOTERO_ITEM CSL_CITATION {"citationID":"6SirLCRg","properties":{"formattedCitation":"(Kearney et al., 2018)","plainCitation":"(Kearney et al., 2018)","noteIndex":0},"citationItems":[{"id":381,"uris":["http://zotero.org/users/8873894/items/3G69ZQ2W"],"itemData":{"id":381,"type":"article-journal","abstract":"Endospore-formers in the human microbiota are well adapted for host-to-host transmission, and an emerging consensus points to their role in determining health and disease states in the gut. The human gut, more than any other environment, encourages the maintenance of endospore formation, with recent culture-based work suggesting that over 50% of genera in the microbiome carry genes attributed to this trait. However, there has been limited work on the ecological role of endospores and other stress-resistant cellular states in the human gut. In fact, there is no data to indicate whether organisms with the genetic potential to form endospores actually form endospores in situ and how sporulation varies across individuals and over time. Here we applied a culture-independent protocol to enrich for endospores and other stress-resistant cells in human feces to identify variation in these states across people and within an individual over time. We see that cells with resistant states are more likely than those without to be shared among multiple individuals, which suggests that these resistant states are particularly adapted for cross-host dissemination. Furthermore, we use untargeted fecal metabolomics in 24 individuals and within a person over time to show that these organisms respond to shared environmental signals, and in particular, dietary fatty acids, that likely mediate colonization of recently disturbed human guts.","container-title":"The ISME Journal","DOI":"10.1038/s41396-018-0192-z","ISSN":"1751-7362, 1751-7370","issue":"10","journalAbbreviation":"ISME J","language":"en","page":"2403-2416","source":"DOI.org (Crossref)","title":"Endospores and other lysis-resistant bacteria comprise a widely shared core community within the human microbiota","volume":"12","author":[{"family":"Kearney","given":"Sean M."},{"family":"Gibbons","given":"Sean M."},{"family":"Poyet","given":"Mathilde"},{"family":"Gurry","given":"Thomas"},{"family":"Bullock","given":"Kevin"},{"family":"Allegretti","given":"Jessica R."},{"family":"Clish","given":"Clary B."},{"family":"Alm","given":"Eric J."}],"issued":{"date-parts":[["2018",10]]}}}],"schema":"https://github.com/citation-style-language/schema/raw/master/csl-citation.json"} </w:instrText>
      </w:r>
      <w:r w:rsidRPr="00D93D74">
        <w:fldChar w:fldCharType="separate"/>
      </w:r>
      <w:r w:rsidRPr="00D93D74">
        <w:t>(Kearney et al., 2018)</w:t>
      </w:r>
      <w:r w:rsidRPr="00D93D74">
        <w:fldChar w:fldCharType="end"/>
      </w:r>
      <w:r w:rsidRPr="00D93D74">
        <w:t xml:space="preserve">. While a comparison of infant-mother pairs showed that the majority of OTUs determined as spore-forming are acquired from environment rather than mother-to-child transmission </w:t>
      </w:r>
      <w:r w:rsidRPr="00D93D74">
        <w:fldChar w:fldCharType="begin"/>
      </w:r>
      <w:r w:rsidRPr="00D93D74">
        <w:instrText xml:space="preserve"> ADDIN ZOTERO_ITEM CSL_CITATION {"citationID":"OgvbXXJK","properties":{"formattedCitation":"(Avershina et al., 2020)","plainCitation":"(Avershina et al., 2020)","noteIndex":0},"citationItems":[{"id":340,"uris":["http://zotero.org/users/8873894/items/UNE5VPVB"],"itemData":{"id":340,"type":"article-journal","abstract":"Abstract\n            \n              Spore forming bacteria comprise a large part of the human gut microbiota. However, study of the endospores in gut microbiota is limited due to difficulties of culturing and numerous unknown germination factors. In this study we propose a new method for culture-independent characterization of endospores in stool samples. We have enriched DNA of spore-forming bacterial species from stool samples of 40 mother-child pairs from a previously described mother-child cohort. The samples were exposed to a two-step purification process comprising ethanol and ethidium monoazide (EMA) treatment to first kill vegetative cells and to subsequently eliminate their DNA from the samples. The composition of the ethanol-EMA resistant DNA was characterized by 16S rRNA marker gene sequencing. Operational taxonomic units (OTUs) belonging to the Clostridia class (OTU1:\n              Romboutsia\n              , OTU5: Peptostreptococcaceae and OTU14:\n              Clostridium\n              senso stricto) and one belonging to the Bacillus class (OTU20:\n              Turicibacter\n              ) were significantly more abundant in the samples from mothers and children after ethanol-EMA treatment than in those treated with ethanol only. No correlation was observed between ethanol-EMA resistant OTUs detected in children and in their mothers, which indicates that a low level of spore-forming species are shared between mothers and their children. Anaerobic ethanol-resistant bacteria were isolated from all mothers and all children over 1 year of age. Generally, in 70% of the ethanol-treated samples used for anaerobic culturing, 16S rRNA gene sequences of bacterial isolates corresponded to OTUs detected in these samples after EMA treatment. We report a new DNA-based method for the characterization of endospores in gut microbiota. Our method has high degree of correspondence to the culture-based method, although it requires further optimization. Our results also indicate a high turnover of endospores in the gut during the first two years of life, perhaps with a high environmental impact.","container-title":"Scientific Reports","DOI":"10.1038/s41598-020-58858-y","ISSN":"2045-2322","issue":"1","journalAbbreviation":"Sci Rep","language":"en","page":"1832","source":"DOI.org (Crossref)","title":"Culture dependent and independent analyses suggest a low level of sharing of endospore-forming species between mothers and their children","volume":"10","author":[{"family":"Avershina","given":"Ekaterina"},{"family":"Larsen","given":"Marte Gro"},{"family":"Aspholm","given":"Marina"},{"family":"Lindback","given":"Toril"},{"family":"Storrø","given":"Ola"},{"family":"Øien","given":"Torbjørn"},{"family":"Johnsen","given":"Roar"},{"family":"Rudi","given":"Knut"}],"issued":{"date-parts":[["2020",12]]}}}],"schema":"https://github.com/citation-style-language/schema/raw/master/csl-citation.json"} </w:instrText>
      </w:r>
      <w:r w:rsidRPr="00D93D74">
        <w:fldChar w:fldCharType="separate"/>
      </w:r>
      <w:r w:rsidRPr="00D93D74">
        <w:t>(Avershina et al., 2020)</w:t>
      </w:r>
      <w:r w:rsidRPr="00D93D74">
        <w:fldChar w:fldCharType="end"/>
      </w:r>
      <w:r w:rsidRPr="00D93D74">
        <w:t xml:space="preserve">. A meta-analysis of human gut microbiomes revealed that the sporulation ability increases its prevalence in a broader population, but decreases bacterial species’ relative abundance in an individual </w:t>
      </w:r>
      <w:r w:rsidRPr="00D93D74">
        <w:fldChar w:fldCharType="begin"/>
      </w:r>
      <w:r w:rsidRPr="00D93D74">
        <w:instrText xml:space="preserve"> ADDIN ZOTERO_ITEM CSL_CITATION {"citationID":"8LIDAxKu","properties":{"formattedCitation":"(Browne et al., 2021)","plainCitation":"(Browne et al., 2021)","noteIndex":0},"citationItems":[{"id":380,"uris":["http://zotero.org/users/8873894/items/N88GZHKF"],"itemData":{"id":380,"type":"article-journal","abstract":"Background: Human-to-human transmission of symbiotic, anaerobic bacteria is a fundamental evolutionary adaptation essential for membership of the human gut microbiota. However, despite its importance, the genomic and biological adaptations underpinning symbiont transmission remain poorly understood. The Firmicutes are a dominant phylum within the intestinal microbiota that are capable of producing resistant endospores that maintain viability within the environment and germinate within the intestine to facilitate transmission. However, the impact of host transmission on the evolutionary and adaptive processes within the intestinal microbiota remains unknown.\nResults: We analyze 1358 genomes of Firmicutes bacteria derived from host and environment-associated habitats. Characterization of genomes as spore-forming based on the presence of sporulation-predictive genes reveals multiple losses of sporulation in many distinct lineages. Loss of sporulation in gut Firmicutes is associated with features of host-adaptation such as genome reduction and specialized metabolic capabilities. Consistent with these data, analysis of 9966 gut metagenomes from adults around the world demonstrates that bacteria now incapable of sporulation are more abundant within individuals but less prevalent in the human population compared to spore-forming bacteria.\nConclusions: Our results suggest host adaptation in gut Firmicutes is an evolutionary trade-off between transmission range and colonization abundance. We reveal host transmission as an underappreciated process that shapes the evolution, assembly, and functions of gut Firmicutes.","container-title":"Genome Biology","DOI":"10.1186/s13059-021-02428-6","ISSN":"1474-760X","issue":"1","journalAbbreviation":"Genome Biol","language":"en","page":"204","source":"DOI.org (Crossref)","title":"Host adaptation in gut Firmicutes is associated with sporulation loss and altered transmission cycle","volume":"22","author":[{"family":"Browne","given":"Hilary P."},{"family":"Almeida","given":"Alexandre"},{"family":"Kumar","given":"Nitin"},{"family":"Vervier","given":"Kevin"},{"family":"Adoum","given":"Anne T."},{"family":"Viciani","given":"Elisa"},{"family":"Dawson","given":"Nicholas J. R."},{"family":"Forster","given":"Samuel C."},{"family":"Cormie","given":"Claire"},{"family":"Goulding","given":"David"},{"family":"Lawley","given":"Trevor D."}],"issued":{"date-parts":[["2021",12]]}}}],"schema":"https://github.com/citation-style-language/schema/raw/master/csl-citation.json"} </w:instrText>
      </w:r>
      <w:r w:rsidRPr="00D93D74">
        <w:fldChar w:fldCharType="separate"/>
      </w:r>
      <w:r w:rsidRPr="00D93D74">
        <w:t>(Browne et al., 2021)</w:t>
      </w:r>
      <w:r w:rsidRPr="00D93D74">
        <w:fldChar w:fldCharType="end"/>
      </w:r>
      <w:r w:rsidRPr="00D93D74">
        <w:t xml:space="preserve">. </w:t>
      </w:r>
    </w:p>
    <w:p w14:paraId="27C0B0F5" w14:textId="11872811" w:rsidR="001528FF" w:rsidRPr="00D93D74" w:rsidRDefault="001528FF" w:rsidP="001528FF">
      <w:r w:rsidRPr="00D93D74">
        <w:t xml:space="preserve">At the level of cultured strains, the dynamics of three non-spore-forming and one spore-forming species have been tracked over time in human gut </w:t>
      </w:r>
      <w:r w:rsidRPr="00D93D74">
        <w:fldChar w:fldCharType="begin"/>
      </w:r>
      <w:r w:rsidRPr="00D93D74">
        <w:instrText xml:space="preserve"> ADDIN ZOTERO_ITEM CSL_CITATION {"citationID":"si64N3w3","properties":{"formattedCitation":"(Martinson et al., 2019; Poyet et al., 2019)","plainCitation":"(Martinson et al., 2019; Poyet et al., 2019)","noteIndex":0},"citationItems":[{"id":1067,"uris":["http://zotero.org/users/8873894/items/NLVU5PGV"],"itemData":{"id":1067,"type":"article-journal","abstract":"Longitudinal human gut microbiome datasets generated using community-level, sequence-based approaches often report a sub-set of long-lived “resident” taxa that rarely, if ever, are lost. This result contrasts with population-level turnover of resident clones on the order of months to years. We hypothesized that the disconnect between these results is due to a relative lack of simultaneous discrimination of the human gut microbiome at both the community and population-levels. Here, we present results of a small, longitudinal cohort study (n = 8 participants) of healthy human adults that identifies static and dynamic members of the gut microbiome at the clone level based on cultivation/genetic discrimination and at the operational taxonomic unit/amplified sequence variant levels based on 16S rRNA sequencing. We provide evidence that there is little “stability” within resident clonal populations of the common gut microbiome bacterial family, Enterobacteriaceae. Given that clones can vary substantially in genome content and that evolutionary processes operate on the population level, these results question the biological relevance of apparent stability at higher taxonomic levels.","container-title":"The ISME Journal","DOI":"10.1038/s41396-019-0435-7","ISSN":"1751-7370","issue":"9","journalAbbreviation":"ISME J","language":"en","license":"2019 The Author(s)","note":"number: 9","page":"2306-2318","publisher":"Nature Publishing Group","source":"www.nature.com","title":"Rethinking gut microbiome residency and the Enterobacteriaceae in healthy human adults","volume":"13","author":[{"family":"Martinson","given":"Jonathan N. V."},{"family":"Pinkham","given":"Nicholas V."},{"family":"Peters","given":"Garrett W."},{"family":"Cho","given":"Hanbyul"},{"family":"Heng","given":"Jeremy"},{"family":"Rauch","given":"Mychiel"},{"family":"Broadaway","given":"Susan C."},{"family":"Walk","given":"Seth T."}],"issued":{"date-parts":[["2019",9]]}}},{"id":175,"uris":["http://zotero.org/users/8873894/items/D73U5VSG"],"itemData":{"id":175,"type":"article-journal","abstract":"Our understanding of how the gut microbiome interacts with its human host has been restrained by limited access to longitudinal datasets to examine stability and dynamics, and by having only a few isolates to test mechanistic hypotheses. Here, we present the Broad Institute-OpenBiome Microbiome Library (BIO-ML), a comprehensive collection of 7,758 gut bacterial isolates paired with 3,632 genome sequences and longitudinal multi-omics data. We show that microbial species maintain stable population sizes within and across humans and that commonly used 'omics' survey methods are more reliable when using averages over multiple days of sampling. Variation of gut metabolites within people over time is associated with amino acid levels, and differences across people are associated with differences in bile acids. Finally, we show that genomic diversification can be used to infer eco-evolutionary dynamics and in vivo selection pressures for strains within individuals. The BIO-ML is a unique resource designed to enable hypothesis-driven microbiome research.","container-title":"Nature Medicine","DOI":"10.1038/s41591-019-0559-3","ISSN":"1546-170X","issue":"9","journalAbbreviation":"Nat Med","language":"eng","page":"1442-1452","PMID":"31477907","source":"PubMed","title":"A library of human gut bacterial isolates paired with longitudinal multiomics data enables mechanistic microbiome research","volume":"25","author":[{"family":"Poyet","given":"M."},{"family":"Groussin","given":"M."},{"family":"Gibbons","given":"S. M."},{"family":"Avila-Pacheco","given":"J."},{"family":"Jiang","given":"X."},{"family":"Kearney","given":"S. M."},{"family":"Perrotta","given":"A. R."},{"family":"Berdy","given":"B."},{"family":"Zhao","given":"S."},{"family":"Lieberman","given":"T. D."},{"family":"Swanson","given":"P. K."},{"family":"Smith","given":"M."},{"family":"Roesemann","given":"S."},{"family":"Alexander","given":"J. E."},{"family":"Rich","given":"S. A."},{"family":"Livny","given":"J."},{"family":"Vlamakis","given":"H."},{"family":"Clish","given":"C."},{"family":"Bullock","given":"K."},{"family":"Deik","given":"A."},{"family":"Scott","given":"J."},{"family":"Pierce","given":"K. A."},{"family":"Xavier","given":"R. J."},{"family":"Alm","given":"E. J."}],"issued":{"date-parts":[["2019",9]]}}}],"schema":"https://github.com/citation-style-language/schema/raw/master/csl-citation.json"} </w:instrText>
      </w:r>
      <w:r w:rsidRPr="00D93D74">
        <w:fldChar w:fldCharType="separate"/>
      </w:r>
      <w:r w:rsidRPr="00D93D74">
        <w:t>(Martinson et al., 2019; Poyet et al., 2019)</w:t>
      </w:r>
      <w:r w:rsidRPr="00D93D74">
        <w:fldChar w:fldCharType="end"/>
      </w:r>
      <w:r w:rsidRPr="00D93D74">
        <w:t xml:space="preserve"> The non-spore-forming strains of </w:t>
      </w:r>
      <w:r w:rsidRPr="00D93D74">
        <w:rPr>
          <w:i/>
          <w:iCs/>
        </w:rPr>
        <w:t>Bacteroides vulgatus</w:t>
      </w:r>
      <w:r w:rsidRPr="00D93D74">
        <w:t xml:space="preserve"> and </w:t>
      </w:r>
      <w:r w:rsidRPr="00D93D74">
        <w:rPr>
          <w:i/>
          <w:iCs/>
        </w:rPr>
        <w:t>Bacteroides ovatus</w:t>
      </w:r>
      <w:r w:rsidRPr="00D93D74">
        <w:t xml:space="preserve"> colonized an individual only once, while </w:t>
      </w:r>
      <w:r w:rsidRPr="00D93D74">
        <w:rPr>
          <w:i/>
          <w:iCs/>
        </w:rPr>
        <w:t>Escherichia coli</w:t>
      </w:r>
      <w:r w:rsidRPr="00D93D74">
        <w:t xml:space="preserve"> exhibited a mix of strains that were persistent and those that were replaced over time. In contrast, the spore-forming bacterium </w:t>
      </w:r>
      <w:r w:rsidRPr="00D93D74">
        <w:rPr>
          <w:i/>
          <w:iCs/>
        </w:rPr>
        <w:t>Turicibacter sanguinis</w:t>
      </w:r>
      <w:r w:rsidRPr="00D93D74">
        <w:t xml:space="preserve"> showed a pattern of serial colonisations by multiple distantly related strains </w:t>
      </w:r>
      <w:r w:rsidRPr="00D93D74">
        <w:fldChar w:fldCharType="begin"/>
      </w:r>
      <w:r w:rsidRPr="00D93D74">
        <w:instrText xml:space="preserve"> ADDIN ZOTERO_ITEM CSL_CITATION {"citationID":"4XY64oDa","properties":{"formattedCitation":"(Martinson et al., 2019; Poyet et al., 2019)","plainCitation":"(Martinson et al., 2019; Poyet et al., 2019)","noteIndex":0},"citationItems":[{"id":1067,"uris":["http://zotero.org/users/8873894/items/NLVU5PGV"],"itemData":{"id":1067,"type":"article-journal","abstract":"Longitudinal human gut microbiome datasets generated using community-level, sequence-based approaches often report a sub-set of long-lived “resident” taxa that rarely, if ever, are lost. This result contrasts with population-level turnover of resident clones on the order of months to years. We hypothesized that the disconnect between these results is due to a relative lack of simultaneous discrimination of the human gut microbiome at both the community and population-levels. Here, we present results of a small, longitudinal cohort study (n = 8 participants) of healthy human adults that identifies static and dynamic members of the gut microbiome at the clone level based on cultivation/genetic discrimination and at the operational taxonomic unit/amplified sequence variant levels based on 16S rRNA sequencing. We provide evidence that there is little “stability” within resident clonal populations of the common gut microbiome bacterial family, Enterobacteriaceae. Given that clones can vary substantially in genome content and that evolutionary processes operate on the population level, these results question the biological relevance of apparent stability at higher taxonomic levels.","container-title":"The ISME Journal","DOI":"10.1038/s41396-019-0435-7","ISSN":"1751-7370","issue":"9","journalAbbreviation":"ISME J","language":"en","license":"2019 The Author(s)","note":"number: 9","page":"2306-2318","publisher":"Nature Publishing Group","source":"www.nature.com","title":"Rethinking gut microbiome residency and the Enterobacteriaceae in healthy human adults","volume":"13","author":[{"family":"Martinson","given":"Jonathan N. V."},{"family":"Pinkham","given":"Nicholas V."},{"family":"Peters","given":"Garrett W."},{"family":"Cho","given":"Hanbyul"},{"family":"Heng","given":"Jeremy"},{"family":"Rauch","given":"Mychiel"},{"family":"Broadaway","given":"Susan C."},{"family":"Walk","given":"Seth T."}],"issued":{"date-parts":[["2019",9]]}}},{"id":175,"uris":["http://zotero.org/users/8873894/items/D73U5VSG"],"itemData":{"id":175,"type":"article-journal","abstract":"Our understanding of how the gut microbiome interacts with its human host has been restrained by limited access to longitudinal datasets to examine stability and dynamics, and by having only a few isolates to test mechanistic hypotheses. Here, we present the Broad Institute-OpenBiome Microbiome Library (BIO-ML), a comprehensive collection of 7,758 gut bacterial isolates paired with 3,632 genome sequences and longitudinal multi-omics data. We show that microbial species maintain stable population sizes within and across humans and that commonly used 'omics' survey methods are more reliable when using averages over multiple days of sampling. Variation of gut metabolites within people over time is associated with amino acid levels, and differences across people are associated with differences in bile acids. Finally, we show that genomic diversification can be used to infer eco-evolutionary dynamics and in vivo selection pressures for strains within individuals. The BIO-ML is a unique resource designed to enable hypothesis-driven microbiome research.","container-title":"Nature Medicine","DOI":"10.1038/s41591-019-0559-3","ISSN":"1546-170X","issue":"9","journalAbbreviation":"Nat Med","language":"eng","page":"1442-1452","PMID":"31477907","source":"PubMed","title":"A library of human gut bacterial isolates paired with longitudinal multiomics data enables mechanistic microbiome research","volume":"25","author":[{"family":"Poyet","given":"M."},{"family":"Groussin","given":"M."},{"family":"Gibbons","given":"S. M."},{"family":"Avila-Pacheco","given":"J."},{"family":"Jiang","given":"X."},{"family":"Kearney","given":"S. M."},{"family":"Perrotta","given":"A. R."},{"family":"Berdy","given":"B."},{"family":"Zhao","given":"S."},{"family":"Lieberman","given":"T. D."},{"family":"Swanson","given":"P. K."},{"family":"Smith","given":"M."},{"family":"Roesemann","given":"S."},{"family":"Alexander","given":"J. E."},{"family":"Rich","given":"S. A."},{"family":"Livny","given":"J."},{"family":"Vlamakis","given":"H."},{"family":"Clish","given":"C."},{"family":"Bullock","given":"K."},{"family":"Deik","given":"A."},{"family":"Scott","given":"J."},{"family":"Pierce","given":"K. A."},{"family":"Xavier","given":"R. J."},{"family":"Alm","given":"E. J."}],"issued":{"date-parts":[["2019",9]]}}}],"schema":"https://github.com/citation-style-language/schema/raw/master/csl-citation.json"} </w:instrText>
      </w:r>
      <w:r w:rsidRPr="00D93D74">
        <w:fldChar w:fldCharType="separate"/>
      </w:r>
      <w:r w:rsidRPr="00D93D74">
        <w:t>(Martinson et al., 2019; Poyet et al., 2019)</w:t>
      </w:r>
      <w:r w:rsidRPr="00D93D74">
        <w:fldChar w:fldCharType="end"/>
      </w:r>
      <w:r w:rsidRPr="00D93D74">
        <w:t xml:space="preserve">. Interestingly, evidence from a 24-day daily time series of an individuals’ 16S rRNA amplicon sequences showed </w:t>
      </w:r>
      <w:commentRangeStart w:id="5"/>
      <w:r w:rsidRPr="00D93D74">
        <w:t xml:space="preserve">a higher correlation between </w:t>
      </w:r>
      <w:r w:rsidR="003749A2" w:rsidRPr="00D93D74">
        <w:t>lysozyme</w:t>
      </w:r>
      <w:r w:rsidRPr="00D93D74">
        <w:t xml:space="preserve"> resistant OTUs </w:t>
      </w:r>
      <w:r w:rsidR="003749A2" w:rsidRPr="00D93D74">
        <w:t>through</w:t>
      </w:r>
      <w:r w:rsidRPr="00D93D74">
        <w:t xml:space="preserve"> time than other OTUs through time in this person’s gut</w:t>
      </w:r>
      <w:commentRangeEnd w:id="5"/>
      <w:r w:rsidRPr="00D93D74">
        <w:rPr>
          <w:rStyle w:val="CommentReference"/>
          <w:sz w:val="24"/>
          <w:szCs w:val="24"/>
        </w:rPr>
        <w:commentReference w:id="5"/>
      </w:r>
      <w:r w:rsidRPr="00D93D74">
        <w:t xml:space="preserve">, supporting the hypothesis that spore-forming bacteria can establish a persistent community of dormant cells </w:t>
      </w:r>
      <w:commentRangeStart w:id="6"/>
      <w:r w:rsidRPr="00D93D74">
        <w:t>in an either gut, soil or aquatic environment</w:t>
      </w:r>
      <w:commentRangeEnd w:id="6"/>
      <w:r w:rsidRPr="00D93D74">
        <w:rPr>
          <w:rStyle w:val="CommentReference"/>
          <w:sz w:val="24"/>
          <w:szCs w:val="24"/>
        </w:rPr>
        <w:commentReference w:id="6"/>
      </w:r>
      <w:r w:rsidRPr="00D93D74">
        <w:t xml:space="preserve"> termed ‘seed bank’ </w:t>
      </w:r>
      <w:r w:rsidRPr="00D93D74">
        <w:fldChar w:fldCharType="begin"/>
      </w:r>
      <w:r w:rsidR="00162CD1" w:rsidRPr="00D93D74">
        <w:instrText xml:space="preserve"> ADDIN ZOTERO_ITEM CSL_CITATION {"citationID":"DzbEFcFJ","properties":{"formattedCitation":"(Kearney et al., 2018; Lennon &amp; Jones, 2011)","plainCitation":"(Kearney et al., 2018; Lennon &amp; Jones, 2011)","noteIndex":0},"citationItems":[{"id":381,"uris":["http://zotero.org/users/8873894/items/3G69ZQ2W"],"itemData":{"id":381,"type":"article-journal","abstract":"Endospore-formers in the human microbiota are well adapted for host-to-host transmission, and an emerging consensus points to their role in determining health and disease states in the gut. The human gut, more than any other environment, encourages the maintenance of endospore formation, with recent culture-based work suggesting that over 50% of genera in the microbiome carry genes attributed to this trait. However, there has been limited work on the ecological role of endospores and other stress-resistant cellular states in the human gut. In fact, there is no data to indicate whether organisms with the genetic potential to form endospores actually form endospores in situ and how sporulation varies across individuals and over time. Here we applied a culture-independent protocol to enrich for endospores and other stress-resistant cells in human feces to identify variation in these states across people and within an individual over time. We see that cells with resistant states are more likely than those without to be shared among multiple individuals, which suggests that these resistant states are particularly adapted for cross-host dissemination. Furthermore, we use untargeted fecal metabolomics in 24 individuals and within a person over time to show that these organisms respond to shared environmental signals, and in particular, dietary fatty acids, that likely mediate colonization of recently disturbed human guts.","container-title":"The ISME Journal","DOI":"10.1038/s41396-018-0192-z","ISSN":"1751-7362, 1751-7370","issue":"10","journalAbbreviation":"ISME J","language":"en","page":"2403-2416","source":"DOI.org (Crossref)","title":"Endospores and other lysis-resistant bacteria comprise a widely shared core community within the human microbiota","volume":"12","author":[{"family":"Kearney","given":"Sean M."},{"family":"Gibbons","given":"Sean M."},{"family":"Poyet","given":"Mathilde"},{"family":"Gurry","given":"Thomas"},{"family":"Bullock","given":"Kevin"},{"family":"Allegretti","given":"Jessica R."},{"family":"Clish","given":"Clary B."},{"family":"Alm","given":"Eric J."}],"issued":{"date-parts":[["2018",10]]}}},{"id":2880,"uris":["http://zotero.org/users/8873894/items/NNH74YH5"],"itemData":{"id":2880,"type":"article-journal","abstract":"Dormancy is a bet-hedging strategy used by a wide range of taxa, including microorganisms. It refers to an organism's ability to enter a reversible state of low metabolic activity when faced with unfavourable environmental conditions.Dormant microorganisms generate a seed bank, which consists of individuals that are capable of being resuscitated following environmental change. Seed banks can prolong the persistence of genotypes and populations, and also have important consequences for community- and ecosystem-level processes.A review of the literature demonstrates that dormancy is common and phylogenetically widespread. However, microorganisms have evolved diverse genetic and cellular mechanisms for entering and exiting dormancy.Dormancy may help explain various ecological and evolutionary phenomena in microbial systems, including: patterns of biogeography; outbreaks, blooms and successional dynamics; the maintenance of rare taxa; the inability of microbiologists to culture most microorganisms; and the inherent stability of ecosystem services.","container-title":"Nature Reviews Microbiology","DOI":"10.1038/nrmicro2504","ISSN":"1740-1534","issue":"2","journalAbbreviation":"Nat Rev Microbiol","language":"en","license":"2011 Springer Nature Limited","page":"119-130","publisher":"Nature Publishing Group","source":"www.nature.com","title":"Microbial seed banks: the ecological and evolutionary implications of dormancy","title-short":"Microbial seed banks","volume":"9","author":[{"family":"Lennon","given":"Jay T."},{"family":"Jones","given":"Stuart E."}],"issued":{"date-parts":[["2011",2]]}}}],"schema":"https://github.com/citation-style-language/schema/raw/master/csl-citation.json"} </w:instrText>
      </w:r>
      <w:r w:rsidRPr="00D93D74">
        <w:fldChar w:fldCharType="separate"/>
      </w:r>
      <w:r w:rsidR="00162CD1" w:rsidRPr="00D93D74">
        <w:rPr>
          <w:rFonts w:cs="Times New Roman"/>
        </w:rPr>
        <w:t>(Kearney et al., 2018; Lennon &amp; Jones, 2011)</w:t>
      </w:r>
      <w:r w:rsidRPr="00D93D74">
        <w:fldChar w:fldCharType="end"/>
      </w:r>
      <w:r w:rsidRPr="00D93D74">
        <w:t xml:space="preserve">. </w:t>
      </w:r>
    </w:p>
    <w:p w14:paraId="265160A0" w14:textId="10002708" w:rsidR="001528FF" w:rsidRPr="00D93D74" w:rsidRDefault="001528FF" w:rsidP="001528FF">
      <w:r w:rsidRPr="00D93D74">
        <w:lastRenderedPageBreak/>
        <w:t xml:space="preserve">Gut microbiota is also an important reservoir of antibiotic-resistant bacteria and antibiotic resistance genes (ARGs) </w:t>
      </w:r>
      <w:r w:rsidRPr="00D93D74">
        <w:fldChar w:fldCharType="begin"/>
      </w:r>
      <w:r w:rsidR="00162CD1" w:rsidRPr="00D93D74">
        <w:instrText xml:space="preserve"> ADDIN ZOTERO_ITEM CSL_CITATION {"citationID":"UKcB3Zbo","properties":{"formattedCitation":"(X. Li et al., 2023)","plainCitation":"(X. Li et al., 2023)","noteIndex":0},"citationItems":[{"id":3501,"uris":["http://zotero.org/users/8873894/items/V5ETH9ZX"],"itemData":{"id":3501,"type":"article-journal","abstract":"Despite their crucial importance for human health, there is still relatively limited knowledge on how the gut resistome changes or responds to antibiotic treatment across ages, especially in the latter case. Here, we use fecal metagenomic data from 662 Danish infants and 217 young adults to fill this gap. The gut resistomes are characterized by a bimodal distribution driven by E. coli composition. The typical profile of the gut resistome differs significantly between adults and infants, with the latter distinguished by higher gene and plasmid abundances. However, the predominant antibiotic resistance genes (ARGs) are the same. Antibiotic treatment reduces bacterial diversity and increased ARG and plasmid abundances in both cohorts, especially core ARGs. The effects of antibiotic treatments on the gut microbiome last longer in adults than in infants, and different antibiotics are associated with distinct impacts. Overall, this study broadens our current understanding of gut resistome dynamics and the impact of antibiotic treatment across age groups.","container-title":"Nature Communications","DOI":"10.1038/s41467-023-44289-6","ISSN":"2041-1723","issue":"1","journalAbbreviation":"Nat Commun","language":"en","license":"2023 The Author(s)","page":"8526","publisher":"Nature Publishing Group","source":"www.nature.com","title":"Differential responses of the gut microbiome and resistome to antibiotic exposures in infants and adults","volume":"14","author":[{"family":"Li","given":"Xuanji"},{"family":"Brejnrod","given":"Asker"},{"family":"Thorsen","given":"Jonathan"},{"family":"Zachariasen","given":"Trine"},{"family":"Trivedi","given":"Urvish"},{"family":"Russel","given":"Jakob"},{"family":"Vestergaard","given":"Gisle Alberg"},{"family":"Stokholm","given":"Jakob"},{"family":"Rasmussen","given":"Morten Arendt"},{"family":"Sørensen","given":"Søren Johannes"}],"issued":{"date-parts":[["2023",12,22]]}}}],"schema":"https://github.com/citation-style-language/schema/raw/master/csl-citation.json"} </w:instrText>
      </w:r>
      <w:r w:rsidRPr="00D93D74">
        <w:fldChar w:fldCharType="separate"/>
      </w:r>
      <w:r w:rsidR="00162CD1" w:rsidRPr="00D93D74">
        <w:rPr>
          <w:rFonts w:cs="Times New Roman"/>
        </w:rPr>
        <w:t>(X. Li et al., 2023)</w:t>
      </w:r>
      <w:r w:rsidRPr="00D93D74">
        <w:fldChar w:fldCharType="end"/>
      </w:r>
      <w:r w:rsidRPr="00D93D74">
        <w:t xml:space="preserve">. Especially important are non-spore forming gram negative bacteria, although other groups must not be overlooked. Antimicrobial resistance genes in the human gut resistome can be encoded in core genome, or acquired through horizontal gene transfer via plasmids, transposons and integrative elements </w:t>
      </w:r>
      <w:r w:rsidRPr="00D93D74">
        <w:fldChar w:fldCharType="begin"/>
      </w:r>
      <w:r w:rsidRPr="00D93D74">
        <w:instrText xml:space="preserve"> ADDIN ZOTERO_ITEM CSL_CITATION {"citationID":"cNlXR57p","properties":{"formattedCitation":"(Wuethrich et al., 2021)","plainCitation":"(Wuethrich et al., 2021)","noteIndex":0},"citationItems":[{"id":2417,"uris":["http://zotero.org/users/8873894/items/JFXZYL67"],"itemData":{"id":2417,"type":"article-journal","container-title":"Gut Microbes","DOI":"10.1080/19490976.2021.1911279","ISSN":"1949-0976, 1949-0984","issue":"1","journalAbbreviation":"Gut Microbes","language":"en","page":"1911279","source":"DOI.org (Crossref)","title":"The role of the human gut microbiota in colonization and infection with multidrug-resistant bacteria","volume":"13","author":[{"family":"Wuethrich","given":"Irene"},{"family":"W. Pelzer","given":"Benedikt"},{"family":"Khodamoradi","given":"Yascha"},{"family":"Vehreschild","given":"Maria J. G. T."}],"issued":{"date-parts":[["2021",1,1]]}}}],"schema":"https://github.com/citation-style-language/schema/raw/master/csl-citation.json"} </w:instrText>
      </w:r>
      <w:r w:rsidRPr="00D93D74">
        <w:fldChar w:fldCharType="separate"/>
      </w:r>
      <w:r w:rsidRPr="00D93D74">
        <w:t>(Wuethrich et al., 2021)</w:t>
      </w:r>
      <w:r w:rsidRPr="00D93D74">
        <w:fldChar w:fldCharType="end"/>
      </w:r>
      <w:r w:rsidRPr="00D93D74">
        <w:t xml:space="preserve">. Metagenomic surveys show that </w:t>
      </w:r>
      <w:r w:rsidRPr="00D93D74">
        <w:rPr>
          <w:i/>
          <w:iCs/>
        </w:rPr>
        <w:t>in silico</w:t>
      </w:r>
      <w:r w:rsidRPr="00D93D74">
        <w:t xml:space="preserve"> determined resistance to tetracyclines, bacitracin and glycopeptides (e.g. vancomycin) is particularly common in healthy individuals, with many ARGs traced to dominant commensal phyla such as </w:t>
      </w:r>
      <w:r w:rsidRPr="00D93D74">
        <w:rPr>
          <w:i/>
          <w:iCs/>
        </w:rPr>
        <w:t>Bacillota</w:t>
      </w:r>
      <w:r w:rsidRPr="00D93D74">
        <w:t xml:space="preserve"> and </w:t>
      </w:r>
      <w:r w:rsidRPr="00D93D74">
        <w:rPr>
          <w:i/>
          <w:iCs/>
        </w:rPr>
        <w:t>Bacteroidetes</w:t>
      </w:r>
      <w:r w:rsidRPr="00D93D74">
        <w:t xml:space="preserve"> </w:t>
      </w:r>
      <w:r w:rsidRPr="00D93D74">
        <w:fldChar w:fldCharType="begin"/>
      </w:r>
      <w:r w:rsidRPr="00D93D74">
        <w:instrText xml:space="preserve"> ADDIN ZOTERO_ITEM CSL_CITATION {"citationID":"VbW6GLSL","properties":{"formattedCitation":"(Lee et al., 2023)","plainCitation":"(Lee et al., 2023)","noteIndex":0},"citationItems":[{"id":3492,"uris":["http://zotero.org/users/8873894/items/GX8ISJXU"],"itemData":{"id":3492,"type":"article-journal","abstract":"The widespread usage of antimicrobials has driven the evolution of resistance in pathogenic microbes, both increased prevalence of antimicrobial resistance genes (ARGs) and their spread across species by horizontal gene transfer (HGT). However, the impact on the wider community of commensal microbes associated with the human body, the microbiome, is less well understood. Small-scale studies have determined the transient impacts of antibiotic consumption but we conduct an extensive survey of ARGs in 8972 metagenomes to determine the population-level impacts. Focusing on 3096 gut microbiomes from healthy individuals not taking antibiotics we demonstrate highly significant correlations between both the total ARG abundance and diversity and per capita antibiotic usage rates across ten countries spanning three continents. Samples from China were notable outliers. We use a collection of 154,723 human-associated metagenome assembled genomes (MAGs) to link these ARGs to taxa and detect HGT. This reveals that the correlations in ARG abundance are driven by multi-species mobile ARGs shared between pathogens and commensals, within a highly connected central component of the network of MAGs and ARGs. We also observe that individual human gut ARG profiles cluster into two types or resistotypes. The less frequent resistotype has higher overall ARG abundance, is associated with certain classes of resistance, and is linked to species-specific genes in the Proteobacteria on the periphery of the ARG network.","container-title":"Nature Communications","DOI":"10.1038/s41467-023-36633-7","ISSN":"2041-1723","issue":"1","journalAbbreviation":"Nat Commun","language":"en","license":"2023 The Author(s)","page":"1191","publisher":"Nature Publishing Group","source":"www.nature.com","title":"Population-level impacts of antibiotic usage on the human gut microbiome","volume":"14","author":[{"family":"Lee","given":"Kihyun"},{"family":"Raguideau","given":"Sebastien"},{"family":"Sirén","given":"Kimmo"},{"family":"Asnicar","given":"Francesco"},{"family":"Cumbo","given":"Fabio"},{"family":"Hildebrand","given":"Falk"},{"family":"Segata","given":"Nicola"},{"family":"Cha","given":"Chang-Jun"},{"family":"Quince","given":"Christopher"}],"issued":{"date-parts":[["2023",3,2]]}}}],"schema":"https://github.com/citation-style-language/schema/raw/master/csl-citation.json"} </w:instrText>
      </w:r>
      <w:r w:rsidRPr="00D93D74">
        <w:fldChar w:fldCharType="separate"/>
      </w:r>
      <w:r w:rsidRPr="00D93D74">
        <w:t>(Lee et al., 2023)</w:t>
      </w:r>
      <w:r w:rsidRPr="00D93D74">
        <w:fldChar w:fldCharType="end"/>
      </w:r>
      <w:r w:rsidRPr="00D93D74">
        <w:t>. Country</w:t>
      </w:r>
      <w:r w:rsidRPr="00D93D74">
        <w:noBreakHyphen/>
        <w:t xml:space="preserve">specific analyses indicate that ARG abundance and diversity correlate with national antibiotic consumption patterns </w:t>
      </w:r>
      <w:r w:rsidRPr="00D93D74">
        <w:fldChar w:fldCharType="begin"/>
      </w:r>
      <w:r w:rsidR="00AC672D">
        <w:instrText xml:space="preserve"> ADDIN ZOTERO_ITEM CSL_CITATION {"citationID":"hP5onPGQ","properties":{"formattedCitation":"(Xia et al., 2019)","plainCitation":"(Xia et al., 2019)","noteIndex":0},"citationItems":[{"id":"VmgJE8UD/B2550sgi","uris":["http://zotero.org/users/8873894/items/5W5HXCIU"],"itemData":{"id":3489,"type":"article-journal","abstract":"The emergence and spread of antibiotic resistance have become emerging threats to human health. The human gut is a large reservoir for antibiotic resistance genes. The gut resistome may be influenced by many factors, but the consumption of antibiotics at both individual and country level should be one of the most significant factors. Previous studies have suggested that the gut resistome of different populations may vary, but lack quantitative characterization supported with relatively large datasets. In this study, we filled the gap by analyzing a large gut resistome dataset of 1,267 human gut samples of America, China, Denmark, and Spain. We built a stacking machine-learning model to determine whether the gut resistome can act as the sole feature to identify the nationality of an individual reliably. It turned out that the machine learning method could successfully identify American, Chinese, Danish, and Spanish populations with F1 score of 0.964, 0.987, 0.971, and 0.986, respectively. Our finding does highlight the significant differences in the composition of the gut resistome among different nationalities. Our study should be valuable for policy-makers to look into the influences of country-specific factors of the human gut resistome.","container-title":"PeerJ","DOI":"10.7717/peerj.6389","ISSN":"2167-8359","journalAbbreviation":"PeerJ","language":"eng","note":"PMID: 30923648\nPMCID: PMC6431545","page":"e6389","source":"PubMed","title":"Human gut resistome can be country-specific","volume":"7","author":[{"family":"Xia","given":"Yao"},{"family":"Zhu","given":"Yanshan"},{"family":"Li","given":"Qier"},{"family":"Lu","given":"Jiahai"}],"issued":{"date-parts":[["2019"]]}}}],"schema":"https://github.com/citation-style-language/schema/raw/master/csl-citation.json"} </w:instrText>
      </w:r>
      <w:r w:rsidRPr="00D93D74">
        <w:fldChar w:fldCharType="separate"/>
      </w:r>
      <w:r w:rsidRPr="00D93D74">
        <w:t>(Xia et al., 2019)</w:t>
      </w:r>
      <w:r w:rsidRPr="00D93D74">
        <w:fldChar w:fldCharType="end"/>
      </w:r>
      <w:r w:rsidRPr="00D93D74">
        <w:t>.</w:t>
      </w:r>
    </w:p>
    <w:p w14:paraId="1AF4A7C1" w14:textId="77777777" w:rsidR="001528FF" w:rsidRPr="00D93D74" w:rsidRDefault="001528FF" w:rsidP="001528FF"/>
    <w:p w14:paraId="04FC2DD3" w14:textId="77777777" w:rsidR="00DA42F5" w:rsidRPr="00D93D74" w:rsidRDefault="00DA42F5" w:rsidP="00DA42F5"/>
    <w:p w14:paraId="5976A9EE" w14:textId="1FFF039B" w:rsidR="00DA42F5" w:rsidRPr="00D93D74" w:rsidRDefault="00DA42F5" w:rsidP="001528FF">
      <w:pPr>
        <w:pStyle w:val="Heading2"/>
        <w:numPr>
          <w:ilvl w:val="1"/>
          <w:numId w:val="26"/>
        </w:numPr>
      </w:pPr>
      <w:bookmarkStart w:id="7" w:name="_Toc220932816"/>
      <w:bookmarkStart w:id="8" w:name="_Toc227737850"/>
      <w:commentRangeStart w:id="9"/>
      <w:r w:rsidRPr="00D93D74">
        <w:t>RESEARCH GOALS</w:t>
      </w:r>
      <w:bookmarkEnd w:id="7"/>
      <w:bookmarkEnd w:id="8"/>
      <w:commentRangeEnd w:id="9"/>
      <w:r w:rsidR="00BE1C36">
        <w:rPr>
          <w:rStyle w:val="CommentReference"/>
          <w:rFonts w:eastAsiaTheme="minorHAnsi" w:cstheme="minorBidi"/>
          <w:bCs w:val="0"/>
          <w:color w:val="auto"/>
        </w:rPr>
        <w:commentReference w:id="9"/>
      </w:r>
    </w:p>
    <w:p w14:paraId="0B9FFDF5" w14:textId="77777777" w:rsidR="001528FF" w:rsidRPr="00D93D74" w:rsidRDefault="001528FF" w:rsidP="001528FF">
      <w:pPr>
        <w:rPr>
          <w:b/>
          <w:bCs/>
        </w:rPr>
      </w:pPr>
      <w:r w:rsidRPr="00D93D74">
        <w:rPr>
          <w:b/>
          <w:bCs/>
        </w:rPr>
        <w:t>Goal 1. Description and comparison of the temporal stability of the gut microbiota and sporobiota in healthy individuals.</w:t>
      </w:r>
    </w:p>
    <w:p w14:paraId="13DE5C06" w14:textId="77777777" w:rsidR="001528FF" w:rsidRPr="00D93D74" w:rsidRDefault="001528FF" w:rsidP="001528FF">
      <w:r w:rsidRPr="00D93D74">
        <w:t xml:space="preserve">The goal was accomplished by creating a collection of stool samples provided by nine healthy male individuals at 14-day intervals for six months. Sporobiota was analysed by two approaches. First by analysis of untreated stool samples and ethanol treated stool samples by both 16S rRNA amplicons and metagenomic sequencing. Second, sporobiota was determined in metagenomic dataset by presence of sporulation genes for each species with available genome.  </w:t>
      </w:r>
    </w:p>
    <w:p w14:paraId="547D189D" w14:textId="77777777" w:rsidR="001528FF" w:rsidRPr="00D93D74" w:rsidRDefault="001528FF" w:rsidP="001528FF">
      <w:pPr>
        <w:rPr>
          <w:b/>
          <w:bCs/>
        </w:rPr>
      </w:pPr>
      <w:r w:rsidRPr="00D93D74">
        <w:rPr>
          <w:b/>
          <w:bCs/>
        </w:rPr>
        <w:t xml:space="preserve">Goal 2. Individual-specific population genetics analysis on the isolated spore-forming species. </w:t>
      </w:r>
    </w:p>
    <w:p w14:paraId="5E260EFB" w14:textId="77777777" w:rsidR="001528FF" w:rsidRPr="00D93D74" w:rsidRDefault="001528FF" w:rsidP="001528FF">
      <w:r w:rsidRPr="00D93D74">
        <w:t xml:space="preserve">The goal was accomplished by isolation of 42 isolates of spore-forming species </w:t>
      </w:r>
      <w:r w:rsidRPr="00D93D74">
        <w:rPr>
          <w:i/>
          <w:iCs/>
        </w:rPr>
        <w:t>Clostridium saudiense</w:t>
      </w:r>
      <w:r w:rsidRPr="00D93D74">
        <w:t xml:space="preserve"> from three samples (spanning 3 months) of a single individual. Isolates were successfully sequenced and determined into 7 strains based on SNP analysis of core genome and pangenome. This strains significantly expanded the 38 previously published genomes of this species. We showed that the determined 7 strains were present throughout the duration of the study (six months), despite antibiotics consumed by this individual, based on metagenomic sequences obtained from all stool samples of this individual. </w:t>
      </w:r>
    </w:p>
    <w:p w14:paraId="7519AC1D" w14:textId="77777777" w:rsidR="001528FF" w:rsidRPr="00D93D74" w:rsidRDefault="001528FF" w:rsidP="001528FF">
      <w:pPr>
        <w:rPr>
          <w:b/>
          <w:bCs/>
        </w:rPr>
      </w:pPr>
      <w:r w:rsidRPr="00D93D74">
        <w:rPr>
          <w:b/>
          <w:bCs/>
        </w:rPr>
        <w:t>Goal 3. Monitoring longitudinal changes in the resistome depending on changes in the intestinal microbiota.</w:t>
      </w:r>
    </w:p>
    <w:p w14:paraId="74ECDB2E" w14:textId="77777777" w:rsidR="001528FF" w:rsidRPr="00D93D74" w:rsidRDefault="001528FF" w:rsidP="001528FF">
      <w:r w:rsidRPr="00D93D74">
        <w:t xml:space="preserve">The goal was accomplished by determining the abundance of antimicrobial resistance genes in sequences from all untreated stool samples using AMRfinder+. Analysis of correlation between reported events in individual’s life and changes in the resistome as well as changes in the gut microbiota diversity and abundance and resistome was performed. </w:t>
      </w:r>
    </w:p>
    <w:p w14:paraId="3612D68C" w14:textId="77777777" w:rsidR="001528FF" w:rsidRDefault="001528FF" w:rsidP="001528FF">
      <w:pPr>
        <w:spacing w:line="259" w:lineRule="auto"/>
        <w:jc w:val="left"/>
      </w:pPr>
    </w:p>
    <w:p w14:paraId="5DB26FB5" w14:textId="77777777" w:rsidR="003749A2" w:rsidRPr="00D93D74" w:rsidRDefault="003749A2" w:rsidP="001528FF">
      <w:pPr>
        <w:spacing w:line="259" w:lineRule="auto"/>
        <w:jc w:val="left"/>
      </w:pPr>
    </w:p>
    <w:p w14:paraId="1208CC54" w14:textId="209FDE00" w:rsidR="006C4143" w:rsidRPr="00D93D74" w:rsidRDefault="001528FF" w:rsidP="003749A2">
      <w:pPr>
        <w:pStyle w:val="Heading2"/>
        <w:numPr>
          <w:ilvl w:val="1"/>
          <w:numId w:val="26"/>
        </w:numPr>
      </w:pPr>
      <w:bookmarkStart w:id="10" w:name="_Toc227737851"/>
      <w:r w:rsidRPr="00D93D74">
        <w:t>RESEARCH HYPOTHESES</w:t>
      </w:r>
      <w:bookmarkEnd w:id="10"/>
      <w:r w:rsidRPr="00D93D74">
        <w:t xml:space="preserve"> </w:t>
      </w:r>
    </w:p>
    <w:p w14:paraId="0C3CB7FB" w14:textId="597C5654" w:rsidR="001528FF" w:rsidRPr="00D93D74" w:rsidRDefault="006C4143" w:rsidP="00715F9C">
      <w:r w:rsidRPr="00D93D74">
        <w:t>W</w:t>
      </w:r>
      <w:r w:rsidR="001528FF" w:rsidRPr="00D93D74">
        <w:t xml:space="preserve">e set three </w:t>
      </w:r>
      <w:commentRangeStart w:id="11"/>
      <w:r w:rsidR="001528FF" w:rsidRPr="00D93D74">
        <w:t>hypotheses</w:t>
      </w:r>
      <w:commentRangeEnd w:id="11"/>
      <w:r w:rsidR="001528FF" w:rsidRPr="00D93D74">
        <w:rPr>
          <w:rStyle w:val="CommentReference"/>
          <w:sz w:val="24"/>
          <w:szCs w:val="24"/>
        </w:rPr>
        <w:commentReference w:id="11"/>
      </w:r>
      <w:r w:rsidR="001528FF" w:rsidRPr="00D93D74">
        <w:t xml:space="preserve">: </w:t>
      </w:r>
    </w:p>
    <w:p w14:paraId="106ADD0C" w14:textId="77777777" w:rsidR="001528FF" w:rsidRPr="00D93D74" w:rsidRDefault="001528FF" w:rsidP="00715F9C">
      <w:pPr>
        <w:rPr>
          <w:b/>
          <w:bCs/>
        </w:rPr>
      </w:pPr>
      <w:r w:rsidRPr="00D93D74">
        <w:rPr>
          <w:b/>
          <w:bCs/>
        </w:rPr>
        <w:t xml:space="preserve">Hypothesis 1. </w:t>
      </w:r>
      <w:commentRangeStart w:id="12"/>
      <w:r w:rsidRPr="00D93D74">
        <w:rPr>
          <w:b/>
          <w:bCs/>
        </w:rPr>
        <w:t>The gut sporobiota of an individual will be less stable than the gut microbiota.</w:t>
      </w:r>
      <w:commentRangeEnd w:id="12"/>
      <w:r w:rsidRPr="00D93D74">
        <w:rPr>
          <w:rStyle w:val="CommentReference"/>
          <w:b/>
          <w:sz w:val="24"/>
          <w:szCs w:val="24"/>
        </w:rPr>
        <w:commentReference w:id="12"/>
      </w:r>
    </w:p>
    <w:p w14:paraId="6EAEC60F" w14:textId="77777777" w:rsidR="001528FF" w:rsidRPr="00D93D74" w:rsidRDefault="001528FF" w:rsidP="00715F9C">
      <w:r w:rsidRPr="00D93D74">
        <w:t xml:space="preserve">The first hypothesis was not confirmed. Stability here is defined as persistence of taxa within an individual. We showed that within an individual spore-forming bacteria, especially those also present in the ethanol-resistant community, persist for longer than other non-spore-forming or ethanol non-resistant bacteria. </w:t>
      </w:r>
    </w:p>
    <w:p w14:paraId="41F13033" w14:textId="77777777" w:rsidR="001528FF" w:rsidRPr="00D93D74" w:rsidRDefault="001528FF" w:rsidP="00715F9C">
      <w:pPr>
        <w:rPr>
          <w:b/>
          <w:bCs/>
        </w:rPr>
      </w:pPr>
      <w:r w:rsidRPr="00D93D74">
        <w:rPr>
          <w:b/>
          <w:bCs/>
        </w:rPr>
        <w:t>Hypothesis 2. Gut sporobiota and microbiota will change during the extreme event in most volunteers.</w:t>
      </w:r>
    </w:p>
    <w:p w14:paraId="5CD2ED04" w14:textId="77777777" w:rsidR="001528FF" w:rsidRPr="00D93D74" w:rsidRDefault="001528FF" w:rsidP="00715F9C">
      <w:r w:rsidRPr="00D93D74">
        <w:t xml:space="preserve">Due to lack of extreme events reported in the six-months sampling period we cannot reject or confirm the second hypothesis with statistically significant results. However, observational evidence does suggest a change in community composition during antibiotic consumption, which is later returned to a previous state. Other events such as travel outside of country of residence, stress, migraines or visits to the dentist did not influence relative abundance of gut bacteria, </w:t>
      </w:r>
      <w:commentRangeStart w:id="13"/>
      <w:r w:rsidRPr="00D93D74">
        <w:t>viruses, archaea or eukaryotes</w:t>
      </w:r>
      <w:commentRangeEnd w:id="13"/>
      <w:r w:rsidRPr="00D93D74">
        <w:rPr>
          <w:rStyle w:val="CommentReference"/>
          <w:sz w:val="24"/>
          <w:szCs w:val="24"/>
        </w:rPr>
        <w:commentReference w:id="13"/>
      </w:r>
      <w:r w:rsidRPr="00D93D74">
        <w:t xml:space="preserve">. </w:t>
      </w:r>
      <w:bookmarkStart w:id="14" w:name="_Toc220591351"/>
    </w:p>
    <w:p w14:paraId="22DBA026" w14:textId="77777777" w:rsidR="001528FF" w:rsidRPr="00D93D74" w:rsidRDefault="001528FF" w:rsidP="00715F9C">
      <w:pPr>
        <w:rPr>
          <w:b/>
          <w:bCs/>
        </w:rPr>
      </w:pPr>
      <w:r w:rsidRPr="00D93D74">
        <w:rPr>
          <w:b/>
          <w:bCs/>
        </w:rPr>
        <w:t>Hypothesis 3. Increased presence of resistance genes will correlate with reduced diversity of the microbiota.</w:t>
      </w:r>
      <w:bookmarkEnd w:id="14"/>
    </w:p>
    <w:p w14:paraId="5E9BA8A5" w14:textId="77777777" w:rsidR="001528FF" w:rsidRPr="00D93D74" w:rsidRDefault="001528FF" w:rsidP="00715F9C">
      <w:r w:rsidRPr="00D93D74">
        <w:t xml:space="preserve">The third hypothesis can be rejected as we could not show any correlation between the number or diversity of antimicrobial resistance genes and changes in the diversity of the human gut microbiota. </w:t>
      </w:r>
    </w:p>
    <w:p w14:paraId="771A3A21" w14:textId="2DCCEB01" w:rsidR="00221812" w:rsidRPr="00D93D74" w:rsidRDefault="00221812">
      <w:pPr>
        <w:spacing w:line="259" w:lineRule="auto"/>
        <w:jc w:val="left"/>
      </w:pPr>
      <w:r w:rsidRPr="00D93D74">
        <w:br w:type="page"/>
      </w:r>
    </w:p>
    <w:p w14:paraId="0BBBAAF1" w14:textId="7DC9D124" w:rsidR="003D12EB" w:rsidRPr="00D93D74" w:rsidRDefault="00221812" w:rsidP="00351ADF">
      <w:pPr>
        <w:pStyle w:val="Heading1"/>
        <w:numPr>
          <w:ilvl w:val="0"/>
          <w:numId w:val="26"/>
        </w:numPr>
      </w:pPr>
      <w:bookmarkStart w:id="15" w:name="_Toc216099704"/>
      <w:bookmarkStart w:id="16" w:name="_Toc220932818"/>
      <w:bookmarkStart w:id="17" w:name="_Toc227737852"/>
      <w:r w:rsidRPr="00D93D74">
        <w:lastRenderedPageBreak/>
        <w:t>LITERATURE REVIEW</w:t>
      </w:r>
      <w:bookmarkEnd w:id="15"/>
      <w:bookmarkEnd w:id="16"/>
      <w:bookmarkEnd w:id="17"/>
    </w:p>
    <w:p w14:paraId="0A4CF049" w14:textId="77777777" w:rsidR="00570D04" w:rsidRPr="00D93D74" w:rsidRDefault="00570D04" w:rsidP="00570D04"/>
    <w:p w14:paraId="79AC3B52" w14:textId="77777777" w:rsidR="00DA42F5" w:rsidRPr="00D93D74" w:rsidRDefault="00DA42F5" w:rsidP="0011188E">
      <w:pPr>
        <w:pStyle w:val="Heading2"/>
        <w:numPr>
          <w:ilvl w:val="1"/>
          <w:numId w:val="26"/>
        </w:numPr>
      </w:pPr>
      <w:bookmarkStart w:id="18" w:name="_Toc219124854"/>
      <w:bookmarkStart w:id="19" w:name="_Toc220932819"/>
      <w:bookmarkStart w:id="20" w:name="_Toc227737853"/>
      <w:r w:rsidRPr="00D93D74">
        <w:t>HUMAN GUT MICROBIOTA</w:t>
      </w:r>
      <w:bookmarkEnd w:id="18"/>
      <w:bookmarkEnd w:id="19"/>
      <w:bookmarkEnd w:id="20"/>
      <w:r w:rsidRPr="00D93D74">
        <w:t xml:space="preserve"> </w:t>
      </w:r>
    </w:p>
    <w:p w14:paraId="5F6CAAC1" w14:textId="2887ADD0" w:rsidR="00DA42F5" w:rsidRPr="00D93D74" w:rsidRDefault="00DA42F5" w:rsidP="00DA42F5">
      <w:r w:rsidRPr="00D93D74">
        <w:t xml:space="preserve">The intestine is the most densely colonized microbial habitat of the human body, harbouring trillions of bacteria along with viruses, archaea and eukaryotes that collectively form the gut microbiota </w:t>
      </w:r>
      <w:r w:rsidR="00012777" w:rsidRPr="00D93D74">
        <w:fldChar w:fldCharType="begin"/>
      </w:r>
      <w:r w:rsidR="00012777" w:rsidRPr="00D93D74">
        <w:instrText xml:space="preserve"> ADDIN ZOTERO_ITEM CSL_CITATION {"citationID":"XAim9oL1","properties":{"formattedCitation":"(Heidrich et al., 2025)","plainCitation":"(Heidrich et al., 2025)","noteIndex":0},"citationItems":[{"id":3463,"uris":["http://zotero.org/users/8873894/items/U5A8LQ4G"],"itemData":{"id":3463,"type":"article-journal","abstract":"As humans, we host personal microbiomes intricately connected to our biology and health. Far from being isolated entities, our microbiomes are dynamically shaped by microbial exchange with the surroundings, in lifelong microbiome acquisition and transmission processes. In this Review, we explore recent studies on how our microbiomes are transmitted, beginning at birth and during interactions with other humans and the environment. We also describe the key methodological aspects of transmission inference, based on the uniqueness of the building blocks of the microbiome — single microbial strains. A better understanding of human microbiome transmission will have implications for studies of microbial host regulation, of microbiome-associated diseases, and for effective microbiome-targeting strategies. Besides exchanging strains with other humans, there is also preliminary evidence we acquire microorganisms from animals and food, and thus a complete understanding of microbiome acquisition and transmission can only be attained by adopting a One Health perspective.","container-title":"Nature Reviews Microbiology","DOI":"10.1038/s41579-025-01166-x","ISSN":"1740-1534","issue":"9","journalAbbreviation":"Nat Rev Microbiol","language":"en","license":"2025 Springer Nature Limited","page":"568-584","publisher":"Nature Publishing Group","source":"www.nature.com","title":"Human microbiome acquisition and transmission","volume":"23","author":[{"family":"Heidrich","given":"Vitor"},{"family":"Valles-Colomer","given":"Mireia"},{"family":"Segata","given":"Nicola"}],"issued":{"date-parts":[["2025",9]]}}}],"schema":"https://github.com/citation-style-language/schema/raw/master/csl-citation.json"} </w:instrText>
      </w:r>
      <w:r w:rsidR="00012777" w:rsidRPr="00D93D74">
        <w:fldChar w:fldCharType="separate"/>
      </w:r>
      <w:r w:rsidR="00012777" w:rsidRPr="00D93D74">
        <w:rPr>
          <w:rFonts w:cs="Times New Roman"/>
        </w:rPr>
        <w:t>(Heidrich et al., 2025)</w:t>
      </w:r>
      <w:r w:rsidR="00012777" w:rsidRPr="00D93D74">
        <w:fldChar w:fldCharType="end"/>
      </w:r>
      <w:r w:rsidR="00012777" w:rsidRPr="00D93D74">
        <w:t xml:space="preserve">. </w:t>
      </w:r>
      <w:r w:rsidRPr="00D93D74">
        <w:t xml:space="preserve">Colonization begins at birth as infants acquire </w:t>
      </w:r>
      <w:r w:rsidR="00EF305C" w:rsidRPr="00D93D74">
        <w:t>microbes</w:t>
      </w:r>
      <w:r w:rsidRPr="00D93D74">
        <w:t xml:space="preserve"> from their caretakers, siblings, and the surrounding environment </w:t>
      </w:r>
      <w:r w:rsidR="00012777" w:rsidRPr="00D93D74">
        <w:fldChar w:fldCharType="begin"/>
      </w:r>
      <w:r w:rsidR="00012777" w:rsidRPr="00D93D74">
        <w:instrText xml:space="preserve"> ADDIN ZOTERO_ITEM CSL_CITATION {"citationID":"SxzLvEvE","properties":{"formattedCitation":"(Martino et al., 2022)","plainCitation":"(Martino et al., 2022)","noteIndex":0},"citationItems":[{"id":1108,"uris":["http://zotero.org/users/8873894/items/VS3A8XM3"],"itemData":{"id":1108,"type":"article-journal","abstract":"Associations between age and the human microbiota are robust and reproducible. The microbial composition at several body sites can predict human chronological age relatively accurately. Although it is largely unknown why specific microorganisms are more abundant at certain ages, human microbiota research has elucidated a series of microbial community transformations that occur between birth and death. In this Review, we explore microbial succession in the healthy human microbiota from the cradle to the grave. We discuss the stages from primary succession at birth, to disruptions by disease or antibiotic use, to microbial expansion at death. We address how these successions differ by body site and by domain (bacteria, fungi or viruses). We also review experimental tools that microbiota researchers use to conduct this work. Finally, we discuss future directions for studying the microbiota’s relationship with age, including designing consistent, well-powered, longitudinal studies, performing robust statistical analyses and improving characterization of non-bacterial microorganisms.","container-title":"Nature Reviews Microbiology","DOI":"10.1038/s41579-022-00768-z","ISSN":"1740-1534","journalAbbreviation":"Nat Rev Microbiol","language":"en","license":"2022 Springer Nature Limited","page":"1-14","publisher":"Nature Publishing Group","source":"www.nature.com","title":"Microbiota succession throughout life from the cradle to the grave","author":[{"family":"Martino","given":"Cameron"},{"family":"Dilmore","given":"Amanda Hazel"},{"family":"Burcham","given":"Zachary M."},{"family":"Metcalf","given":"Jessica L."},{"family":"Jeste","given":"Dilip"},{"family":"Knight","given":"Rob"}],"issued":{"date-parts":[["2022",7,29]]}}}],"schema":"https://github.com/citation-style-language/schema/raw/master/csl-citation.json"} </w:instrText>
      </w:r>
      <w:r w:rsidR="00012777" w:rsidRPr="00D93D74">
        <w:fldChar w:fldCharType="separate"/>
      </w:r>
      <w:r w:rsidR="00012777" w:rsidRPr="00D93D74">
        <w:rPr>
          <w:rFonts w:cs="Times New Roman"/>
        </w:rPr>
        <w:t>(Martino et al., 2022)</w:t>
      </w:r>
      <w:r w:rsidR="00012777" w:rsidRPr="00D93D74">
        <w:fldChar w:fldCharType="end"/>
      </w:r>
      <w:r w:rsidRPr="00D93D74">
        <w:t xml:space="preserve">. Community composition reflects a continuous balance between immigration, growth, competition and cooperation among these microorganisms, constrained by host physiology, lifestyle, and environment </w:t>
      </w:r>
      <w:r w:rsidR="00012777" w:rsidRPr="00D93D74">
        <w:fldChar w:fldCharType="begin"/>
      </w:r>
      <w:r w:rsidR="00012777" w:rsidRPr="00D93D74">
        <w:instrText xml:space="preserve"> ADDIN ZOTERO_ITEM CSL_CITATION {"citationID":"M5o17Bh1","properties":{"formattedCitation":"(Amato &amp; Carmody, 2023)","plainCitation":"(Amato &amp; Carmody, 2023)","noteIndex":0},"citationItems":[{"id":3466,"uris":["http://zotero.org/users/8873894/items/4ZC2J47I"],"itemData":{"id":3466,"type":"article-journal","abstract":"Although microbiome science is relatively young, our knowledge of human-microbiome interactions is growing rapidly and has already begun to transform our understanding of human ecology and evolution. Here we summarize our current understanding of three-way interactions between the gut microbiota, human ecology, and human evolution. We review the factors driving microbiome variation within and between individuals and populations, as well as comparative data from nonhuman primates that allow a more direct examination of microbial relationships with host ecology and evolution. Collectively, these data sets can help illuminate generalizable principles governing host-microbiome-environment interactions, the processes contributing to bidirectional influences between the human gut microbiota and the human ecological niche, and past changes in the human microbiome that may have harbored consequences for human adaptation. Developing richer insight into host-microbiome-environment interactions will ultimately broaden our view of human biology and its response to changing environments.","container-title":"Annual Review of Anthropology","DOI":"10.1146/annurev-anthro-052721-085122","ISSN":"0084-6570, 1545-4290","issue":"Volume 52, 2023","language":"en","page":"295-311","publisher":"Annual Reviews","source":"www.annualreviews.org","title":"Gut Microbial Intersections with Human Ecology and Evolution","volume":"52","author":[{"family":"Amato","given":"Katherine R."},{"family":"Carmody","given":"Rachel N."}],"issued":{"date-parts":[["2023",10,23]]}}}],"schema":"https://github.com/citation-style-language/schema/raw/master/csl-citation.json"} </w:instrText>
      </w:r>
      <w:r w:rsidR="00012777" w:rsidRPr="00D93D74">
        <w:fldChar w:fldCharType="separate"/>
      </w:r>
      <w:r w:rsidR="00012777" w:rsidRPr="00D93D74">
        <w:rPr>
          <w:rFonts w:cs="Times New Roman"/>
        </w:rPr>
        <w:t>(Amato &amp; Carmody, 2023)</w:t>
      </w:r>
      <w:r w:rsidR="00012777" w:rsidRPr="00D93D74">
        <w:fldChar w:fldCharType="end"/>
      </w:r>
      <w:r w:rsidRPr="00D93D74">
        <w:t>.</w:t>
      </w:r>
    </w:p>
    <w:p w14:paraId="19D0B2DF" w14:textId="77777777" w:rsidR="00570D04" w:rsidRPr="00D93D74" w:rsidRDefault="00570D04" w:rsidP="00DA42F5"/>
    <w:p w14:paraId="2741C87D" w14:textId="6BB3F903" w:rsidR="00FF1358" w:rsidRPr="00D93D74" w:rsidRDefault="00FF1358" w:rsidP="0011188E">
      <w:pPr>
        <w:pStyle w:val="Heading3"/>
        <w:numPr>
          <w:ilvl w:val="2"/>
          <w:numId w:val="26"/>
        </w:numPr>
      </w:pPr>
      <w:bookmarkStart w:id="21" w:name="_Toc220932820"/>
      <w:bookmarkStart w:id="22" w:name="_Toc227737854"/>
      <w:r w:rsidRPr="00D93D74">
        <w:t>Human gut virome</w:t>
      </w:r>
      <w:bookmarkEnd w:id="21"/>
      <w:bookmarkEnd w:id="22"/>
      <w:r w:rsidRPr="00D93D74">
        <w:t xml:space="preserve"> </w:t>
      </w:r>
    </w:p>
    <w:p w14:paraId="1FA235AE" w14:textId="20F21A70" w:rsidR="00FF1358" w:rsidRPr="00D93D74" w:rsidRDefault="00012777" w:rsidP="00FF1358">
      <w:r w:rsidRPr="00D93D74">
        <w:t>The h</w:t>
      </w:r>
      <w:r w:rsidR="00FF1358" w:rsidRPr="00D93D74">
        <w:t>uman gut virome is highly diverse and stable</w:t>
      </w:r>
      <w:r w:rsidRPr="00D93D74">
        <w:t xml:space="preserve">, forming </w:t>
      </w:r>
      <w:r w:rsidR="00FF1358" w:rsidRPr="00D93D74">
        <w:t xml:space="preserve">a resilient community </w:t>
      </w:r>
      <w:r w:rsidRPr="00D93D74">
        <w:t>that influences</w:t>
      </w:r>
      <w:r w:rsidR="00FF1358" w:rsidRPr="00D93D74">
        <w:t xml:space="preserve"> host health. Each person has a highly individual gut virome</w:t>
      </w:r>
      <w:r w:rsidRPr="00D93D74">
        <w:t>, which remains</w:t>
      </w:r>
      <w:r w:rsidR="00FF1358" w:rsidRPr="00D93D74">
        <w:t xml:space="preserve"> consisten</w:t>
      </w:r>
      <w:r w:rsidRPr="00D93D74">
        <w:t>t</w:t>
      </w:r>
      <w:r w:rsidR="00FF1358" w:rsidRPr="00D93D74">
        <w:t xml:space="preserve"> over time even when bacterial populations fluctuate </w:t>
      </w:r>
      <w:r w:rsidR="00FF1358" w:rsidRPr="00D93D74">
        <w:fldChar w:fldCharType="begin"/>
      </w:r>
      <w:r w:rsidR="00FF1358" w:rsidRPr="00D93D74">
        <w:instrText xml:space="preserve"> ADDIN ZOTERO_ITEM CSL_CITATION {"citationID":"I6AikUUt","properties":{"formattedCitation":"(Chica Cardenas et al., 2026)","plainCitation":"(Chica Cardenas et al., 2026)","noteIndex":0},"citationItems":[{"id":3611,"uris":["http://zotero.org/users/8873894/items/KU9JFP9L"],"itemData":{"id":3611,"type":"article-journal","abstract":"The gut virome is a complex ecosystem characterized by the interplay of diverse viral entities, predominantly bacteriophages and eukaryotic viruses. The gut virome has a critical role in human health by shaping microbial community profiles, modulating host immunity and influencing metabolic processes. Different viral metagenomics approaches have revealed the remarkable diversity of the gut virome, showing individual-specific patterns that evolve over time and adapt dynamically to environmental factors. Perturbations in this community are increasingly associated with chronic immune and inflammatory conditions, metabolic disorders and neurological conditions, highlighting its potential as a diagnostic biomarker and therapeutic target. The early-life gut virome is particularly influential in establishing lifelong health trajectories through its interactions with diet, immune pathways and others, thereby contributing to inflammatory and metabolic regulation. This Review synthesizes current knowledge of gut virome composition, dynamics and functional relevance, critically evaluating evidence distinguishing causal from correlative roles in disease pathogenesis. The interactions of the virome with other microbiome components and host immunity are examined, and emerging translational applications, including phage therapy and biomarker development, are discussed. Integrating these insights while acknowledging methodological challenges provides a comprehensive framework for understanding the complex roles of the gut virome in health and disease.","container-title":"Nature Reviews Gastroenterology &amp; Hepatology","DOI":"10.1038/s41575-025-01134-z","ISSN":"1759-5053","issue":"2","journalAbbreviation":"Nat Rev Gastroenterol Hepatol","language":"en","license":"2025 Springer Nature Limited","page":"126-144","publisher":"Nature Publishing Group","source":"www.nature.com","title":"Gut virome dynamics: from commensal to critical player in health and disease","title-short":"Gut virome dynamics","volume":"23","author":[{"family":"Chica Cardenas","given":"Luis A."},{"family":"Leonard","given":"Maureen M."},{"family":"Baldridge","given":"Megan T."},{"family":"Handley","given":"Scott A."}],"issued":{"date-parts":[["2026",2]]}}}],"schema":"https://github.com/citation-style-language/schema/raw/master/csl-citation.json"} </w:instrText>
      </w:r>
      <w:r w:rsidR="00FF1358" w:rsidRPr="00D93D74">
        <w:fldChar w:fldCharType="separate"/>
      </w:r>
      <w:r w:rsidR="00FF1358" w:rsidRPr="00D93D74">
        <w:rPr>
          <w:rFonts w:cs="Times New Roman"/>
        </w:rPr>
        <w:t>(Chica Cardenas et al., 2026)</w:t>
      </w:r>
      <w:r w:rsidR="00FF1358" w:rsidRPr="00D93D74">
        <w:fldChar w:fldCharType="end"/>
      </w:r>
      <w:r w:rsidR="00FF1358" w:rsidRPr="00D93D74">
        <w:t xml:space="preserve">. </w:t>
      </w:r>
    </w:p>
    <w:p w14:paraId="1F1FE699" w14:textId="78DA59AE" w:rsidR="00AE4685" w:rsidRPr="00D93D74" w:rsidRDefault="00012777" w:rsidP="00FF1358">
      <w:r w:rsidRPr="00D93D74">
        <w:t>The v</w:t>
      </w:r>
      <w:r w:rsidR="00FF1358" w:rsidRPr="00D93D74">
        <w:t>iral community includes bacteriophages</w:t>
      </w:r>
      <w:r w:rsidRPr="00D93D74">
        <w:t>,</w:t>
      </w:r>
      <w:r w:rsidR="00FF1358" w:rsidRPr="00D93D74">
        <w:t xml:space="preserve"> both free-living and prophages, eukaryotic viruses, archaeal viruses</w:t>
      </w:r>
      <w:r w:rsidRPr="00D93D74">
        <w:t>,</w:t>
      </w:r>
      <w:r w:rsidR="00FF1358" w:rsidRPr="00D93D74">
        <w:t xml:space="preserve"> and even virus-like entities such as obelisks </w:t>
      </w:r>
      <w:r w:rsidR="00FF1358" w:rsidRPr="00D93D74">
        <w:fldChar w:fldCharType="begin"/>
      </w:r>
      <w:r w:rsidR="00FF1358" w:rsidRPr="00D93D74">
        <w:instrText xml:space="preserve"> ADDIN ZOTERO_ITEM CSL_CITATION {"citationID":"dMdDJuCV","properties":{"formattedCitation":"(Zheludev et al., 2024)","plainCitation":"(Zheludev et al., 2024)","noteIndex":0},"citationItems":[{"id":3623,"uris":["http://zotero.org/users/8873894/items/M75G6AHJ"],"itemData":{"id":3623,"type":"article-journal","abstract":"Here, we describe the \"Obelisks,\" a previously unrecognised class of viroid-like elements that we first identified in human gut metatranscriptomic data. \"Obelisks\" share several properties: (i) apparently circular RNA ~1kb genome assemblies, (ii) predicted rod-like secondary structures encompassing the entire genome, and (iii) open reading frames coding for a novel protein superfamily, which we call the \"Oblins\". We find that Obelisks form their own distinct phylogenetic group with no detectable sequence or structural similarity to known biological agents. Further, Obelisks are prevalent in tested human microbiome metatranscriptomes with representatives detected in ~7% of analysed stool metatranscriptomes (29/440) and in ~50% of analysed oral metatranscriptomes (17/32). Obelisk compositions appear to differ between the anatomic sites and are capable of persisting in individuals, with continued presence over &gt;300 days observed in one case. Large scale searches identified 29,959 Obelisks (clustered at 90% nucleotide identity), with examples from all seven continents and in diverse ecological niches. From this search, a subset of Obelisks are identified to code for Obelisk-specific variants of the hammerhead type-III self-cleaving ribozyme. Lastly, we identified one case of a bacterial species (Streptococcus sanguinis) in which a subset of defined laboratory strains harboured a specific Obelisk RNA population. As such, Obelisks comprise a class of diverse RNAs that have colonised, and gone unnoticed in, human, and global microbiomes.","container-title":"bioRxiv: The Preprint Server for Biology","DOI":"10.1101/2024.01.20.576352","ISSN":"2692-8205","journalAbbreviation":"bioRxiv","language":"eng","page":"2024.01.20.576352","PMID":"38293115","PMCID":"PMC10827157","source":"PubMed","title":"Viroid-like colonists of human microbiomes","author":[{"family":"Zheludev","given":"Ivan N."},{"family":"Edgar","given":"Robert C."},{"family":"Lopez-Galiano","given":"Maria Jose"},{"family":"Peña","given":"Marcos","non-dropping-particle":"de la"},{"family":"Babaian","given":"Artem"},{"family":"Bhatt","given":"Ami S."},{"family":"Fire","given":"Andrew Z."}],"issued":{"date-parts":[["2024",1,21]]}}}],"schema":"https://github.com/citation-style-language/schema/raw/master/csl-citation.json"} </w:instrText>
      </w:r>
      <w:r w:rsidR="00FF1358" w:rsidRPr="00D93D74">
        <w:fldChar w:fldCharType="separate"/>
      </w:r>
      <w:r w:rsidR="00FF1358" w:rsidRPr="00D93D74">
        <w:rPr>
          <w:rFonts w:cs="Times New Roman"/>
        </w:rPr>
        <w:t>(Zheludev et al., 2024)</w:t>
      </w:r>
      <w:r w:rsidR="00FF1358" w:rsidRPr="00D93D74">
        <w:fldChar w:fldCharType="end"/>
      </w:r>
      <w:r w:rsidR="00FF1358" w:rsidRPr="00D93D74">
        <w:t xml:space="preserve">. The concentration of viral particles in the human gut is estimated </w:t>
      </w:r>
      <w:r w:rsidRPr="00D93D74">
        <w:t>range</w:t>
      </w:r>
      <w:r w:rsidR="00FF1358" w:rsidRPr="00D93D74">
        <w:t xml:space="preserve"> from 10</w:t>
      </w:r>
      <w:r w:rsidR="00FF1358" w:rsidRPr="00D93D74">
        <w:rPr>
          <w:vertAlign w:val="superscript"/>
        </w:rPr>
        <w:t>9</w:t>
      </w:r>
      <w:r w:rsidR="00FF1358" w:rsidRPr="00D93D74">
        <w:t xml:space="preserve"> to 10</w:t>
      </w:r>
      <w:r w:rsidR="00FF1358" w:rsidRPr="00D93D74">
        <w:rPr>
          <w:vertAlign w:val="superscript"/>
        </w:rPr>
        <w:t>10</w:t>
      </w:r>
      <w:r w:rsidR="00FF1358" w:rsidRPr="00D93D74">
        <w:t xml:space="preserve"> virus-like particles per gram of stool sample</w:t>
      </w:r>
      <w:r w:rsidRPr="00D93D74">
        <w:t xml:space="preserve"> </w:t>
      </w:r>
      <w:r w:rsidR="00FF1358" w:rsidRPr="00D93D74">
        <w:fldChar w:fldCharType="begin"/>
      </w:r>
      <w:r w:rsidR="00FF1358" w:rsidRPr="00D93D74">
        <w:instrText xml:space="preserve"> ADDIN ZOTERO_ITEM CSL_CITATION {"citationID":"4Cf9wH7d","properties":{"formattedCitation":"(Hoyles et al., 2014)","plainCitation":"(Hoyles et al., 2014)","noteIndex":0},"citationItems":[{"id":3626,"uris":["http://zotero.org/users/8873894/items/7SJAR364"],"itemData":{"id":3626,"type":"article-journal","abstract":"This work represents an investigation into the presence, abundance and diversity of virus-like particles (VLPs) associated with human faecal and caecal samples. Various methodologies for the recovery of VLPs from faeces were tested and optimized, including successful down-stream processing of such samples for the purpose of an in-depth electron microscopic analysis, pulsed-field gel electrophoresis and efficient DNA recovery. The applicability of the developed VLP characterization method beyond the use of faecal samples was then verified using samples obtained from human caecal fluid.","container-title":"Research in Microbiology","DOI":"10.1016/j.resmic.2014.10.006","ISSN":"0923-2508","issue":"10","journalAbbreviation":"Research in Microbiology","page":"803-812","source":"ScienceDirect","title":"Characterization of virus-like particles associated with the human faecal and caecal microbiota","volume":"165","author":[{"family":"Hoyles","given":"Lesley"},{"family":"McCartney","given":"Anne L."},{"family":"Neve","given":"Horst"},{"family":"Gibson","given":"Glenn R."},{"family":"Sanderson","given":"Jeremy D."},{"family":"Heller","given":"Knut J."},{"family":"Sinderen","given":"Douwe","non-dropping-particle":"van"}],"issued":{"date-parts":[["2014",12,1]]}}}],"schema":"https://github.com/citation-style-language/schema/raw/master/csl-citation.json"} </w:instrText>
      </w:r>
      <w:r w:rsidR="00FF1358" w:rsidRPr="00D93D74">
        <w:fldChar w:fldCharType="separate"/>
      </w:r>
      <w:r w:rsidR="00FF1358" w:rsidRPr="00D93D74">
        <w:rPr>
          <w:rFonts w:cs="Times New Roman"/>
        </w:rPr>
        <w:t>(Hoyles et al., 2014)</w:t>
      </w:r>
      <w:r w:rsidR="00FF1358" w:rsidRPr="00D93D74">
        <w:fldChar w:fldCharType="end"/>
      </w:r>
      <w:r w:rsidR="00FF1358" w:rsidRPr="00D93D74">
        <w:t xml:space="preserve">. The gut viral community is primarily composed of DNA bacteriophages, </w:t>
      </w:r>
      <w:r w:rsidRPr="00D93D74">
        <w:t xml:space="preserve">such as </w:t>
      </w:r>
      <w:r w:rsidR="00FF1358" w:rsidRPr="00D93D74">
        <w:t>dsDNA phages from the order Caudovirales</w:t>
      </w:r>
      <w:r w:rsidR="00AE4685" w:rsidRPr="00D93D74">
        <w:t xml:space="preserve"> and ssDNA phages from the Microviridae and Inoviridae families. Despite </w:t>
      </w:r>
      <w:r w:rsidRPr="00D93D74">
        <w:t xml:space="preserve">significant </w:t>
      </w:r>
      <w:r w:rsidR="0057379D" w:rsidRPr="00D93D74">
        <w:t>advances</w:t>
      </w:r>
      <w:r w:rsidR="00AE4685" w:rsidRPr="00D93D74">
        <w:t xml:space="preserve"> in </w:t>
      </w:r>
      <w:r w:rsidRPr="00D93D74">
        <w:t xml:space="preserve">viral metagenomics in </w:t>
      </w:r>
      <w:r w:rsidR="00AE4685" w:rsidRPr="00D93D74">
        <w:t xml:space="preserve">recent years, most phage </w:t>
      </w:r>
      <w:r w:rsidRPr="00D93D74">
        <w:t>sequences</w:t>
      </w:r>
      <w:r w:rsidR="00AE4685" w:rsidRPr="00D93D74">
        <w:t xml:space="preserve"> recovered from the gut virome remain </w:t>
      </w:r>
      <w:r w:rsidR="0057379D" w:rsidRPr="00D93D74">
        <w:t>unclassified</w:t>
      </w:r>
      <w:r w:rsidR="00AE4685" w:rsidRPr="00D93D74">
        <w:t xml:space="preserve"> as ‘viral dark matter’. </w:t>
      </w:r>
    </w:p>
    <w:p w14:paraId="47770179" w14:textId="6BDA86DF" w:rsidR="00FF1358" w:rsidRPr="00D93D74" w:rsidRDefault="00012777" w:rsidP="00FF1358">
      <w:r w:rsidRPr="00D93D74">
        <w:t>Eukaryotic viruses are l</w:t>
      </w:r>
      <w:r w:rsidR="00AE4685" w:rsidRPr="00D93D74">
        <w:t>ess abundant than bacteriophages</w:t>
      </w:r>
      <w:r w:rsidR="0041313D" w:rsidRPr="00D93D74">
        <w:t xml:space="preserve"> representing around 2% of </w:t>
      </w:r>
      <w:r w:rsidRPr="00D93D74">
        <w:t xml:space="preserve">the </w:t>
      </w:r>
      <w:r w:rsidR="0041313D" w:rsidRPr="00D93D74">
        <w:t xml:space="preserve">total relative abundance in the human gut. These </w:t>
      </w:r>
      <w:r w:rsidRPr="00D93D74">
        <w:t>include</w:t>
      </w:r>
      <w:r w:rsidR="00AE4685" w:rsidRPr="00D93D74">
        <w:t xml:space="preserve"> ssDNA Circoviridae, dsDNA Herpe</w:t>
      </w:r>
      <w:r w:rsidRPr="00D93D74">
        <w:t>s</w:t>
      </w:r>
      <w:r w:rsidR="00AE4685" w:rsidRPr="00D93D74">
        <w:t>viridae and RNA viruses from families such as</w:t>
      </w:r>
      <w:r w:rsidR="00FF1358" w:rsidRPr="00D93D74">
        <w:t xml:space="preserve"> </w:t>
      </w:r>
      <w:r w:rsidR="00AE4685" w:rsidRPr="00D93D74">
        <w:t>Picobirnaviridae, Alphaflexiviridae, Bromoviridae, Luteoviridae</w:t>
      </w:r>
      <w:r w:rsidRPr="00D93D74">
        <w:t>,</w:t>
      </w:r>
      <w:r w:rsidR="00AE4685" w:rsidRPr="00D93D74">
        <w:t xml:space="preserve"> and Virgaviridae </w:t>
      </w:r>
      <w:r w:rsidR="00AE4685" w:rsidRPr="00D93D74">
        <w:fldChar w:fldCharType="begin"/>
      </w:r>
      <w:r w:rsidR="0041313D" w:rsidRPr="00D93D74">
        <w:instrText xml:space="preserve"> ADDIN ZOTERO_ITEM CSL_CITATION {"citationID":"qYILFbUi","properties":{"formattedCitation":"(Garmaeva et al., 2021; Wylie et al., 2014)","plainCitation":"(Garmaeva et al., 2021; Wylie et al., 2014)","noteIndex":0},"citationItems":[{"id":3635,"uris":["http://zotero.org/users/8873894/items/HIHCEIK2"],"itemData":{"id":3635,"type":"article-journal","abstract":"The human gut microbiome consists of bacteria, archaea, eukaryotes, and viruses. The gut viruses are relatively underexplored. Here, we longitudinally analyzed the gut virome composition in 11 healthy adults: its stability, variation, and the effect of a gluten-free diet. Using viral enrichment and a de novo assembly-based approach, we demonstrate the quantitative dynamics of the gut virome, including dsDNA, ssDNA, dsRNA, and ssRNA viruses. We observe highly divergent individual viral communities, carrying on an average 2,143 viral genomes, 13.1% of which were present at all 3 time points. In contrast to previous reports, the Siphoviridae family dominates over Microviridae in studied individual viromes. We also show individual viromes to be stable at the family level but to vary substantially at the genera and species levels. Finally, we demonstrate that lower initial diversity of the human gut virome leads to a more pronounced effect of the dietary intervention on its composition.","container-title":"Cell Reports","DOI":"10.1016/j.celrep.2021.109132","ISSN":"2211-1247","issue":"7","journalAbbreviation":"Cell Rep","language":"eng","page":"109132","PMID":"34010651","source":"PubMed","title":"Stability of the human gut virome and effect of gluten-free diet","volume":"35","author":[{"family":"Garmaeva","given":"Sanzhima"},{"family":"Gulyaeva","given":"Anastasia"},{"family":"Sinha","given":"Trishla"},{"family":"Shkoporov","given":"Andrey N."},{"family":"Clooney","given":"Adam G."},{"family":"Stockdale","given":"Stephen R."},{"family":"Spreckels","given":"Johanne E."},{"family":"Sutton","given":"Thomas D. S."},{"family":"Draper","given":"Lorraine A."},{"family":"Dutilh","given":"Bas E."},{"family":"Wijmenga","given":"Cisca"},{"family":"Kurilshikov","given":"Alexander"},{"family":"Fu","given":"Jingyuan"},{"family":"Hill","given":"Colin"},{"family":"Zhernakova","given":"Alexandra"}],"issued":{"date-parts":[["2021",5,18]]}}},{"id":3637,"uris":["http://zotero.org/users/8873894/items/PSQEVU8Y"],"itemData":{"id":3637,"type":"article-journal","abstract":"Background\nThe Human Microbiome Project (HMP) was undertaken with the goal of defining microbial communities in and on the bodies of healthy individuals using high-throughput metagenomic sequencing analysis. The viruses present in these microbial communities, the ‘human virome,’ are an important aspect of the human microbiome that is particularly understudied in the absence of overt disease. We analyzed eukaryotic double-stranded DNA (dsDNA) viruses, together with dsDNA replicative intermediates of single-stranded DNA viruses, in metagenomic sequence data generated by the HMP. We studied 706 samples from 102 subjects were studied, with each subject sampled at up to five major body habitats: nose, skin, mouth, vagina, and stool. Fifty-one individuals had samples taken at two or three time points 30 to 359 days apart from at least one of the body habitats.\n\nResults\nWe detected an average of 5.5 viral genera in each individual. At least one virus was detected in 92% of the individuals sampled. These viruses included herpesviruses, papillomaviruses, polyomaviruses, adenoviruses, anelloviruses, parvoviruses, and circoviruses. Each individual had a distinct viral profile, demonstrating the high interpersonal diversity of the virome. Some components of the virome were stable over time.\n\nConclusions\nThis study is the first to use high-throughput DNA sequencing to describe the diversity of eukaryotic dsDNA viruses in a large cohort of normal individuals who were sampled at multiple body sites. Our results show that the human virome is a complex component of the microbial flora. Some viruses establish long-term infections that may be associated with increased risk or possibly with protection from disease. A better understanding of the composition and dynamics of the virome may hold important keys to human health.\n\nElectronic supplementary material\nThe online version of this article (doi:10.1186/s12915-014-0071-7) contains supplementary material, which is available to authorized users.","container-title":"BMC Biology","DOI":"10.1186/s12915-014-0071-7","ISSN":"1741-7007","journalAbbreviation":"BMC Biol","page":"71","PMID":"25212266","PMCID":"PMC4177058","source":"PubMed Central","title":"Metagenomic analysis of double-stranded DNA viruses in healthy adults","volume":"12","author":[{"family":"Wylie","given":"Kristine M"},{"family":"Mihindukulasuriya","given":"Kathie A"},{"family":"Zhou","given":"Yanjiao"},{"family":"Sodergren","given":"Erica"},{"family":"Storch","given":"Gregory A"},{"family":"Weinstock","given":"George M"}],"issued":{"date-parts":[["2014",9,10]]}}}],"schema":"https://github.com/citation-style-language/schema/raw/master/csl-citation.json"} </w:instrText>
      </w:r>
      <w:r w:rsidR="00AE4685" w:rsidRPr="00D93D74">
        <w:fldChar w:fldCharType="separate"/>
      </w:r>
      <w:r w:rsidR="0041313D" w:rsidRPr="00D93D74">
        <w:rPr>
          <w:rFonts w:cs="Times New Roman"/>
        </w:rPr>
        <w:t>(Garmaeva et al., 2021; Wylie et al., 2014)</w:t>
      </w:r>
      <w:r w:rsidR="00AE4685" w:rsidRPr="00D93D74">
        <w:fldChar w:fldCharType="end"/>
      </w:r>
      <w:r w:rsidR="00AE4685" w:rsidRPr="00D93D74">
        <w:t xml:space="preserve">. The gut eukaryotic virome is highly variable between individuals and is </w:t>
      </w:r>
      <w:r w:rsidRPr="00D93D74">
        <w:t>entirely</w:t>
      </w:r>
      <w:r w:rsidR="00AE4685" w:rsidRPr="00D93D74">
        <w:t xml:space="preserve"> driven by host-intrinsic factors. </w:t>
      </w:r>
    </w:p>
    <w:p w14:paraId="79C2C47C" w14:textId="6BF3C93D" w:rsidR="00AE4685" w:rsidRPr="00D93D74" w:rsidRDefault="00AE4685" w:rsidP="00FF1358">
      <w:r w:rsidRPr="00D93D74">
        <w:t>The least abundant viruses in the human gut are archaeal viruses. Severely understudied</w:t>
      </w:r>
      <w:r w:rsidR="00012777" w:rsidRPr="00D93D74">
        <w:t>,</w:t>
      </w:r>
      <w:r w:rsidRPr="00D93D74">
        <w:t xml:space="preserve"> they represent only 0.7 % of </w:t>
      </w:r>
      <w:r w:rsidR="00012777" w:rsidRPr="00D93D74">
        <w:t xml:space="preserve">the </w:t>
      </w:r>
      <w:r w:rsidRPr="00D93D74">
        <w:t xml:space="preserve">total abundance in the human gut </w:t>
      </w:r>
      <w:r w:rsidRPr="00D93D74">
        <w:fldChar w:fldCharType="begin"/>
      </w:r>
      <w:r w:rsidRPr="00D93D74">
        <w:instrText xml:space="preserve"> ADDIN ZOTERO_ITEM CSL_CITATION {"citationID":"JzgX6kP6","properties":{"formattedCitation":"(Feng et al., 2025)","plainCitation":"(Feng et al., 2025)","noteIndex":0},"citationItems":[{"id":3629,"uris":["http://zotero.org/users/8873894/items/6BDJYXCM"],"itemData":{"id":3629,"type":"article-journal","abstract":"The gut virome, an essential component of the intestinal microbiome, constitutes </w:instrText>
      </w:r>
      <w:r w:rsidRPr="00D93D74">
        <w:rPr>
          <w:rFonts w:ascii="Cambria Math" w:hAnsi="Cambria Math" w:cs="Cambria Math"/>
        </w:rPr>
        <w:instrText>∼</w:instrText>
      </w:r>
      <w:r w:rsidRPr="00D93D74">
        <w:instrText xml:space="preserve">0.1% of the total microbial biomass but contains a far greater number of particles than bacteria, with phages making up 90%–95% of this virome. This review systematically examines the developmental patterns of the gut virome, focusing on factors influencing its composition, including diet, environment, host genetics, and immunity. Additionally, it explores the gut virome's associations with various diseases, its interactions with gut bacteria and the immune system, and its emerging clinical applications.","container-title":"Precision Clinical Medicine","DOI":"10.1093/pcmedi/pbaf010","ISSN":"2096-5303","issue":"2","journalAbbreviation":"Prec Clin Med","page":"pbaf010","source":"Silverchair","title":"The gut virome in association with the bacteriome in gastrointestinal diseases and beyond: roles, mechanisms, and clinical applications","title-short":"The gut virome in association with the bacteriome in gastrointestinal diseases and beyond","volume":"8","author":[{"family":"Feng","given":"Zhiyang"},{"family":"Burgermeister","given":"Elke"},{"family":"Philips","given":"Anna"},{"family":"Zuo","given":"Tao"},{"family":"Wen","given":"Weijie"}],"issued":{"date-parts":[["2025",6,1]]}}}],"schema":"https://github.com/citation-style-language/schema/raw/master/csl-citation.json"} </w:instrText>
      </w:r>
      <w:r w:rsidRPr="00D93D74">
        <w:fldChar w:fldCharType="separate"/>
      </w:r>
      <w:r w:rsidRPr="00D93D74">
        <w:rPr>
          <w:rFonts w:cs="Times New Roman"/>
        </w:rPr>
        <w:t>(Feng et al., 2025)</w:t>
      </w:r>
      <w:r w:rsidRPr="00D93D74">
        <w:fldChar w:fldCharType="end"/>
      </w:r>
      <w:r w:rsidRPr="00D93D74">
        <w:t xml:space="preserve">. These are mostly viruses infecting methanogenic archaea, exhibiting high genetic diversity with unique adaptations to the gut environment </w:t>
      </w:r>
      <w:r w:rsidRPr="00D93D74">
        <w:fldChar w:fldCharType="begin"/>
      </w:r>
      <w:r w:rsidRPr="00D93D74">
        <w:instrText xml:space="preserve"> ADDIN ZOTERO_ITEM CSL_CITATION {"citationID":"MZByXK8g","properties":{"formattedCitation":"(Medvedeva et al., 2023)","plainCitation":"(Medvedeva et al., 2023)","noteIndex":0},"citationItems":[{"id":3632,"uris":["http://zotero.org/users/8873894/items/M2S3ML29"],"itemData":{"id":3632,"type":"article-journal","abstract":"Methanogenic archaea are major producers of methane, a potent greenhouse gas and biofuel, and are widespread in diverse environments, including the animal gut. The ecophysiology of methanogens is likely impacted by viruses, which remain, however, largely uncharacterized. Here we carried out a global investigation of viruses associated with all current diversity of methanogens by assembling an extensive CRISPR database consisting of 156,000 spacers. We report 282 high-quality (pro)viral and 205 virus-like/plasmid sequences assigned to hosts belonging to ten main orders of methanogenic archaea. Viruses of methanogens can be classified into 87 families, underscoring a still largely undiscovered genetic diversity. Viruses infecting gut-associated archaea provide evidence of convergence in adaptation with viruses infecting gut-associated bacteria. These viruses contain a large repertoire of lysin proteins that cleave archaeal pseudomurein and are enriched in glycan-binding domains (Ig-like/Flg_new) and diversity-generating retroelements. The characterization of this vast repertoire of viruses paves the way towards a better understanding of their role in regulating methanogen communities globally, as well as the development of much-needed genetic tools.","container-title":"Nature Microbiology","DOI":"10.1038/s41564-023-01485-w","ISSN":"2058-5276","issue":"11","journalAbbreviation":"Nat Microbiol","language":"eng","page":"2170-2182","PMID":"37749252","source":"PubMed","title":"A compendium of viruses from methanogenic archaea reveals their diversity and adaptations to the gut environment","volume":"8","author":[{"family":"Medvedeva","given":"Sofia"},{"family":"Borrel","given":"Guillaume"},{"family":"Krupovic","given":"Mart"},{"family":"Gribaldo","given":"Simonetta"}],"issued":{"date-parts":[["2023",11]]}}}],"schema":"https://github.com/citation-style-language/schema/raw/master/csl-citation.json"} </w:instrText>
      </w:r>
      <w:r w:rsidRPr="00D93D74">
        <w:fldChar w:fldCharType="separate"/>
      </w:r>
      <w:r w:rsidRPr="00D93D74">
        <w:rPr>
          <w:rFonts w:cs="Times New Roman"/>
        </w:rPr>
        <w:t>(Medvedeva et al., 2023)</w:t>
      </w:r>
      <w:r w:rsidRPr="00D93D74">
        <w:fldChar w:fldCharType="end"/>
      </w:r>
      <w:r w:rsidRPr="00D93D74">
        <w:t xml:space="preserve">. </w:t>
      </w:r>
    </w:p>
    <w:p w14:paraId="033824DC" w14:textId="77777777" w:rsidR="0041313D" w:rsidRPr="00D93D74" w:rsidRDefault="0041313D" w:rsidP="00FF1358"/>
    <w:p w14:paraId="747BE012" w14:textId="37CBEC59" w:rsidR="0041313D" w:rsidRPr="00D93D74" w:rsidRDefault="0041313D" w:rsidP="0011188E">
      <w:pPr>
        <w:pStyle w:val="Heading3"/>
        <w:numPr>
          <w:ilvl w:val="2"/>
          <w:numId w:val="26"/>
        </w:numPr>
      </w:pPr>
      <w:bookmarkStart w:id="23" w:name="_Toc220932821"/>
      <w:bookmarkStart w:id="24" w:name="_Toc227737855"/>
      <w:r w:rsidRPr="00D93D74">
        <w:lastRenderedPageBreak/>
        <w:t>Human gut archaeome</w:t>
      </w:r>
      <w:bookmarkEnd w:id="23"/>
      <w:bookmarkEnd w:id="24"/>
      <w:r w:rsidRPr="00D93D74">
        <w:t xml:space="preserve"> </w:t>
      </w:r>
    </w:p>
    <w:p w14:paraId="181192B5" w14:textId="6C8D20A0" w:rsidR="0041313D" w:rsidRPr="00D93D74" w:rsidRDefault="00E82C47" w:rsidP="0041313D">
      <w:r w:rsidRPr="00D93D74">
        <w:t>Archaeal diversity and abundance are linked to geographical location, ethnicity, diet</w:t>
      </w:r>
      <w:r w:rsidR="00F8059B" w:rsidRPr="00D93D74">
        <w:t>,</w:t>
      </w:r>
      <w:r w:rsidRPr="00D93D74">
        <w:t xml:space="preserve"> and age of individual</w:t>
      </w:r>
      <w:r w:rsidR="00F8059B" w:rsidRPr="00D93D74">
        <w:t>. Archaea</w:t>
      </w:r>
      <w:r w:rsidRPr="00D93D74">
        <w:t xml:space="preserve"> represent around 1% of </w:t>
      </w:r>
      <w:r w:rsidR="00F8059B" w:rsidRPr="00D93D74">
        <w:t>the total</w:t>
      </w:r>
      <w:r w:rsidRPr="00D93D74">
        <w:t xml:space="preserve"> abundance in the human gut. Most gut archaea are methanogens, </w:t>
      </w:r>
      <w:r w:rsidR="00F8059B" w:rsidRPr="00D93D74">
        <w:t>which</w:t>
      </w:r>
      <w:r w:rsidRPr="00D93D74">
        <w:t xml:space="preserve"> metabolise </w:t>
      </w:r>
      <w:r w:rsidR="00F8059B" w:rsidRPr="00D93D74">
        <w:t>mainly</w:t>
      </w:r>
      <w:r w:rsidRPr="00D93D74">
        <w:t xml:space="preserve"> H</w:t>
      </w:r>
      <w:r w:rsidRPr="00D93D74">
        <w:rPr>
          <w:vertAlign w:val="subscript"/>
        </w:rPr>
        <w:t>2</w:t>
      </w:r>
      <w:r w:rsidRPr="00D93D74">
        <w:t xml:space="preserve"> and CO</w:t>
      </w:r>
      <w:r w:rsidRPr="00D93D74">
        <w:rPr>
          <w:vertAlign w:val="subscript"/>
        </w:rPr>
        <w:t>2</w:t>
      </w:r>
      <w:r w:rsidRPr="00D93D74">
        <w:t xml:space="preserve"> to produce methane</w:t>
      </w:r>
      <w:r w:rsidR="00F8059B" w:rsidRPr="00D93D74">
        <w:t>,</w:t>
      </w:r>
      <w:r w:rsidRPr="00D93D74">
        <w:t xml:space="preserve"> released in both breath and gas </w:t>
      </w:r>
      <w:r w:rsidRPr="00D93D74">
        <w:fldChar w:fldCharType="begin"/>
      </w:r>
      <w:r w:rsidRPr="00D93D74">
        <w:instrText xml:space="preserve"> ADDIN ZOTERO_ITEM CSL_CITATION {"citationID":"Y6feYuO4","properties":{"formattedCitation":"(Hoegenauer et al., 2022)","plainCitation":"(Hoegenauer et al., 2022)","noteIndex":0},"citationItems":[{"id":3107,"uris":["http://zotero.org/users/8873894/items/PRIC68EZ"],"itemData":{"id":3107,"type":"article-journal","abstract":"The human microbiome is strongly interwoven with human health and disease. Besides bacteria, viruses and eukaryotes, numerous archaea are located in the human gastrointestinal tract and are responsible for methane production, which can be measured in clinical methane breath analyses. Methane is an important readout for various diseases, including intestinal methanogen overgrowth. Notably, the archaea responsible for methane production are largely overlooked in human microbiome studies due to their non-bacterial biology and resulting detection issues. As such, their importance for health and disease remains largely unclear to date, in particular as not a single archaeal representative has been deemed to be pathogenic. In this Perspective, we discuss the current knowledge on the clinical relevance of methanogenic archaea. We explain the archaeal unique response to antibiotics and their negative and positive effects on human physiology, and present the current understanding of the use of methane as a diagnostic marker.","container-title":"Nature Reviews Gastroenterology &amp; Hepatology","DOI":"10.1038/s41575-022-00673-z","ISSN":"1759-5053","issue":"12","journalAbbreviation":"Nat Rev Gastroenterol Hepatol","language":"en","license":"2022 Springer Nature Limited","page":"805-813","publisher":"Nature Publishing Group","source":"www.nature.com","title":"Methanogenic archaea in the human gastrointestinal tract","volume":"19","author":[{"family":"Hoegenauer","given":"Christoph"},{"family":"Hammer","given":"Heinz F."},{"family":"Mahnert","given":"Alexander"},{"family":"Moissl-Eichinger","given":"Christine"}],"issued":{"date-parts":[["2022",12]]}}}],"schema":"https://github.com/citation-style-language/schema/raw/master/csl-citation.json"} </w:instrText>
      </w:r>
      <w:r w:rsidRPr="00D93D74">
        <w:fldChar w:fldCharType="separate"/>
      </w:r>
      <w:r w:rsidRPr="00D93D74">
        <w:rPr>
          <w:rFonts w:cs="Times New Roman"/>
        </w:rPr>
        <w:t>(Hoegenauer et al., 2022)</w:t>
      </w:r>
      <w:r w:rsidRPr="00D93D74">
        <w:fldChar w:fldCharType="end"/>
      </w:r>
      <w:r w:rsidRPr="00D93D74">
        <w:t xml:space="preserve">. </w:t>
      </w:r>
    </w:p>
    <w:p w14:paraId="4886D66B" w14:textId="17CE2D74" w:rsidR="009C0B73" w:rsidRPr="00D93D74" w:rsidRDefault="009C0B73" w:rsidP="0041313D">
      <w:r w:rsidRPr="00D93D74">
        <w:t xml:space="preserve">The wide diversity of archaea in the human gut </w:t>
      </w:r>
      <w:r w:rsidR="00A000D8" w:rsidRPr="00D93D74">
        <w:t>includes lineages such as</w:t>
      </w:r>
      <w:r w:rsidRPr="00D93D74">
        <w:t xml:space="preserve"> </w:t>
      </w:r>
      <w:r w:rsidRPr="00D93D74">
        <w:rPr>
          <w:i/>
          <w:iCs/>
        </w:rPr>
        <w:t>Methanobacteriales</w:t>
      </w:r>
      <w:r w:rsidRPr="00D93D74">
        <w:t>,</w:t>
      </w:r>
      <w:r w:rsidR="00780B3B" w:rsidRPr="00D93D74">
        <w:t xml:space="preserve"> </w:t>
      </w:r>
      <w:r w:rsidRPr="00D93D74">
        <w:rPr>
          <w:i/>
          <w:iCs/>
        </w:rPr>
        <w:t>Methanomassiliicoccales</w:t>
      </w:r>
      <w:r w:rsidRPr="00D93D74">
        <w:t>,</w:t>
      </w:r>
      <w:r w:rsidR="00780B3B" w:rsidRPr="00D93D74">
        <w:t xml:space="preserve"> </w:t>
      </w:r>
      <w:r w:rsidRPr="00D93D74">
        <w:rPr>
          <w:i/>
          <w:iCs/>
        </w:rPr>
        <w:t>Methanomicrobiales</w:t>
      </w:r>
      <w:r w:rsidRPr="00D93D74">
        <w:t>,</w:t>
      </w:r>
      <w:r w:rsidR="00780B3B" w:rsidRPr="00D93D74">
        <w:t xml:space="preserve"> </w:t>
      </w:r>
      <w:r w:rsidRPr="00D93D74">
        <w:rPr>
          <w:i/>
          <w:iCs/>
        </w:rPr>
        <w:t>Methanosarcinales</w:t>
      </w:r>
      <w:r w:rsidRPr="00D93D74">
        <w:t xml:space="preserve">, </w:t>
      </w:r>
      <w:r w:rsidRPr="00D93D74">
        <w:rPr>
          <w:i/>
          <w:iCs/>
        </w:rPr>
        <w:t>Halobacteriales</w:t>
      </w:r>
      <w:r w:rsidRPr="00D93D74">
        <w:t xml:space="preserve">, </w:t>
      </w:r>
      <w:r w:rsidRPr="00D93D74">
        <w:rPr>
          <w:i/>
          <w:iCs/>
        </w:rPr>
        <w:t>Thaumarchaeota</w:t>
      </w:r>
      <w:r w:rsidRPr="00D93D74">
        <w:t xml:space="preserve"> (</w:t>
      </w:r>
      <w:r w:rsidRPr="00D93D74">
        <w:rPr>
          <w:i/>
          <w:iCs/>
        </w:rPr>
        <w:t>Nitrososphaeria</w:t>
      </w:r>
      <w:r w:rsidRPr="00D93D74">
        <w:t xml:space="preserve">) and members of the DPANN clade </w:t>
      </w:r>
      <w:r w:rsidRPr="00D93D74">
        <w:fldChar w:fldCharType="begin"/>
      </w:r>
      <w:r w:rsidRPr="00D93D74">
        <w:instrText xml:space="preserve"> ADDIN ZOTERO_ITEM CSL_CITATION {"citationID":"RD2miVnE","properties":{"formattedCitation":"(Borrel et al., 2020; Koskinen et al., 2017)","plainCitation":"(Borrel et al., 2020; Koskinen et al., 2017)","noteIndex":0},"citationItems":[{"id":3643,"uris":["http://zotero.org/users/8873894/items/C6PHQ49E"],"itemData":{"id":3643,"type":"article-journal","abstract":"Host-associated microbial communities have an important role in shaping the health and fitness of plants and animals. Most studies have focused on the bacterial, fungal or viral communities, but often the archaeal component has been neglected. The archaeal community, the so-called archaeome, is now increasingly recognized as an important component of host-associated microbiomes. It is composed of various lineages, including mainly Methanobacteriales and Methanomassiliicoccales (Euryarchaeota), as well as representatives of the Thaumarchaeota. Host–archaeome interactions have mostly been delineated from methanogenic archaea in the gastrointestinal tract, where they contribute to substantial methane production and are potentially also involved in disease-relevant processes. In this Review, we discuss the diversity and potential roles of the archaea associated with protists, plants and animals. We also present the current understanding of the archaeome in humans, the specific adaptations involved in interaction with the resident microbial community as well as with the host, and the roles of the archaeome in both health and disease.","container-title":"Nature Reviews Microbiology","DOI":"10.1038/s41579-020-0407-y","ISSN":"1740-1534","issue":"11","journalAbbreviation":"Nat Rev Microbiol","language":"en","license":"2020 Springer Nature Limited","page":"622-636","publisher":"Nature Publishing Group","source":"www.nature.com","title":"The host-associated archaeome","volume":"18","author":[{"family":"Borrel","given":"Guillaume"},{"family":"Brugère","given":"Jean-François"},{"family":"Gribaldo","given":"Simonetta"},{"family":"Schmitz","given":"Ruth A."},{"family":"Moissl-Eichinger","given":"Christine"}],"issued":{"date-parts":[["2020",11]]}}},{"id":3641,"uris":["http://zotero.org/users/8873894/items/P7AZ2P75"],"itemData":{"id":3641,"type":"article-journal","abstract":"Human-associated archaea remain understudied in the field of microbiome research, although in particular methanogenic archaea were found to be regular commensals of the human gut, where they represent keystone species in metabolic processes. Knowledge on the abundance and diversity of human-associated archaea is extremely limited, and little is known about their function(s), their overall role in human health, or their association with parts of the human body other than the gastrointestinal tract and oral cavity. Currently, methodological issues impede the full assessment of the human archaeome, as bacteria-targeting protocols are unsuitable for characterization of the full spectrum of Archaea. The goal of this study was to establish conservative protocols based on specifically archaea-targeting, PCR-based methods to retrieve first insights into the archaeomes of the human gastrointestinal tract, lung, nose, and skin. Detection of Archaea was highly dependent on primer selection and the sequence processing pipeline used. Our results enabled us to retrieve a novel picture of the human archaeome, as we found for the first time Methanobacterium and Woesearchaeota (DPANN superphylum) to be associated with the human gastrointestinal tract and the human lung, respectively. Similar to bacteria, human-associated archaeal communities were found to group biogeographically, forming (i) the thaumarchaeal skin landscape, (ii) the (methano)euryarchaeal gastrointestinal tract, (iii) a mixed skin-gastrointestinal tract landscape for the nose, and (iv) a woesearchaeal lung landscape. On the basis of the protocols we used, we were able to detect unexpectedly high diversity of archaea associated with different body parts.IMPORTANCE In summary, our study highlights the importance of the primers and data processing pipeline used to study the human archaeome. We were able to establish protocols that revealed the presence of previously undetected Archaea in all of the tissue samples investigated and to detect biogeographic patterns of the human archaeome in the gastrointestinal tract and on the skin and for the first time in the respiratory tract, i.e., the nose and lungs. Our results are a solid basis for further investigation of the human archaeome and, in the long term, discovery of the potential role of archaea in human health and disease.","container-title":"mBio","DOI":"10.1128/mbio.00824-17","issue":"6","page":"10.1128/mbio.00824-17","publisher":"American Society for Microbiology","source":"journals.asm.org (Atypon)","title":"First Insights into the Diverse Human Archaeome: Specific Detection of Archaea in the Gastrointestinal Tract, Lung, and Nose and on Skin","title-short":"First Insights into the Diverse Human Archaeome","volume":"8","author":[{"family":"Koskinen","given":"Kaisa"},{"family":"Pausan","given":"Manuela R."},{"family":"Perras","given":"Alexandra K."},{"family":"Beck","given":"Michael"},{"family":"Bang","given":"Corinna"},{"family":"Mora","given":"Maximilian"},{"family":"Schilhabel","given":"Anke"},{"family":"Schmitz","given":"Ruth"},{"family":"Moissl-Eichinger","given":"Christine"}],"issued":{"date-parts":[["2017",11,14]]}}}],"schema":"https://github.com/citation-style-language/schema/raw/master/csl-citation.json"} </w:instrText>
      </w:r>
      <w:r w:rsidRPr="00D93D74">
        <w:fldChar w:fldCharType="separate"/>
      </w:r>
      <w:r w:rsidRPr="00D93D74">
        <w:rPr>
          <w:rFonts w:cs="Times New Roman"/>
        </w:rPr>
        <w:t>(Borrel et al., 2020; Koskinen et al., 2017)</w:t>
      </w:r>
      <w:r w:rsidRPr="00D93D74">
        <w:fldChar w:fldCharType="end"/>
      </w:r>
      <w:r w:rsidR="00A000D8" w:rsidRPr="00D93D74">
        <w:t xml:space="preserve">. </w:t>
      </w:r>
      <w:r w:rsidRPr="00D93D74">
        <w:t xml:space="preserve"> </w:t>
      </w:r>
    </w:p>
    <w:p w14:paraId="4A308B5A" w14:textId="77777777" w:rsidR="009C0B73" w:rsidRPr="00D93D74" w:rsidRDefault="009C0B73" w:rsidP="0041313D"/>
    <w:p w14:paraId="7A32254A" w14:textId="21C94150" w:rsidR="0041313D" w:rsidRPr="00D93D74" w:rsidRDefault="0041313D" w:rsidP="0011188E">
      <w:pPr>
        <w:pStyle w:val="Heading3"/>
        <w:numPr>
          <w:ilvl w:val="2"/>
          <w:numId w:val="26"/>
        </w:numPr>
      </w:pPr>
      <w:bookmarkStart w:id="25" w:name="_Toc220932822"/>
      <w:bookmarkStart w:id="26" w:name="_Toc227737856"/>
      <w:r w:rsidRPr="00D93D74">
        <w:t xml:space="preserve">Human gut mycobiome and </w:t>
      </w:r>
      <w:r w:rsidR="00780B3B" w:rsidRPr="00D93D74">
        <w:t>protozoa</w:t>
      </w:r>
      <w:bookmarkEnd w:id="25"/>
      <w:bookmarkEnd w:id="26"/>
      <w:r w:rsidRPr="00D93D74">
        <w:t xml:space="preserve"> </w:t>
      </w:r>
    </w:p>
    <w:p w14:paraId="40D3C10D" w14:textId="77777777" w:rsidR="00A000D8" w:rsidRPr="00D93D74" w:rsidRDefault="00A000D8" w:rsidP="0041313D">
      <w:r w:rsidRPr="00D93D74">
        <w:t>The h</w:t>
      </w:r>
      <w:r w:rsidR="009C0B73" w:rsidRPr="00D93D74">
        <w:t xml:space="preserve">uman gut mycobiome </w:t>
      </w:r>
      <w:r w:rsidRPr="00D93D74">
        <w:t>constitutes</w:t>
      </w:r>
      <w:r w:rsidR="009C0B73" w:rsidRPr="00D93D74">
        <w:t xml:space="preserve"> a very</w:t>
      </w:r>
      <w:r w:rsidRPr="00D93D74">
        <w:t xml:space="preserve"> </w:t>
      </w:r>
      <w:r w:rsidR="009C0B73" w:rsidRPr="00D93D74">
        <w:t>low biomass</w:t>
      </w:r>
      <w:r w:rsidRPr="00D93D74">
        <w:t xml:space="preserve">, approximately </w:t>
      </w:r>
      <w:r w:rsidR="009C0B73" w:rsidRPr="00D93D74">
        <w:t xml:space="preserve">0.1% of </w:t>
      </w:r>
      <w:r w:rsidRPr="00D93D74">
        <w:t>the total relative abundance,</w:t>
      </w:r>
      <w:r w:rsidR="009C0B73" w:rsidRPr="00D93D74">
        <w:t xml:space="preserve"> but is a dynamic component influencing many bacterial interactions, immunity</w:t>
      </w:r>
      <w:r w:rsidRPr="00D93D74">
        <w:t>,</w:t>
      </w:r>
      <w:r w:rsidR="009C0B73" w:rsidRPr="00D93D74">
        <w:t xml:space="preserve"> and disease </w:t>
      </w:r>
      <w:r w:rsidRPr="00D93D74">
        <w:t>through</w:t>
      </w:r>
      <w:r w:rsidR="009C0B73" w:rsidRPr="00D93D74">
        <w:t xml:space="preserve"> metabolites and immune modulation </w:t>
      </w:r>
      <w:r w:rsidR="009C0B73" w:rsidRPr="00D93D74">
        <w:fldChar w:fldCharType="begin"/>
      </w:r>
      <w:r w:rsidR="009C0B73" w:rsidRPr="00D93D74">
        <w:instrText xml:space="preserve"> ADDIN ZOTERO_ITEM CSL_CITATION {"citationID":"t6MptcEb","properties":{"formattedCitation":"(Nash et al., 2017; Sun et al., 2021)","plainCitation":"(Nash et al., 2017; Sun et al., 2021)","noteIndex":0},"citationItems":[{"id":3590,"uris":["http://zotero.org/users/8873894/items/WQCEAFTR"],"itemData":{"id":3590,"type":"article-journal","abstract":"Most studies describing the human gut microbiome in healthy and diseased states have emphasized the bacterial component, but the fungal microbiome (i.e., the mycobiome) is beginning to gain recognition as a fundamental part of our microbiome. To date, human gut mycobiome studies have primarily been disease centric or in small cohorts of healthy individuals. To contribute to existing knowledge of the human mycobiome, we investigated the gut mycobiome of the Human Microbiome Project (HMP) cohort by sequencing the Internal Transcribed Spacer 2 (ITS2) region as well as the 18S rRNA gene.","container-title":"Microbiome","DOI":"10.1186/s40168-017-0373-4","ISSN":"2049-2618","issue":"1","journalAbbreviation":"Microbiome","language":"en","page":"153","source":"Springer Link","title":"The gut mycobiome of the Human Microbiome Project healthy cohort","volume":"5","author":[{"family":"Nash","given":"Andrea K."},{"family":"Auchtung","given":"Thomas A."},{"family":"Wong","given":"Matthew C."},{"family":"Smith","given":"Daniel P."},{"family":"Gesell","given":"Jonathan R."},{"family":"Ross","given":"Matthew C."},{"family":"Stewart","given":"Christopher J."},{"family":"Metcalf","given":"Ginger A."},{"family":"Muzny","given":"Donna M."},{"family":"Gibbs","given":"Richard A."},{"family":"Ajami","given":"Nadim J."},{"family":"Petrosino","given":"Joseph F."}],"issued":{"date-parts":[["2017",11,25]]}}},{"id":3592,"uris":["http://zotero.org/users/8873894/items/X26I2S6T"],"itemData":{"id":3592,"type":"article-journal","abstract":"Background &amp; Aims\nBeyond bacteria, the human gastrointestinal tract is host to a vast diversity of fungi, collectively known as the gut mycobiome. Little is known of the impact of geography, ethnicity, and urbanization on the gut mycobiome at a large population level. We aim to delineate the variation of human gut mycobiome and its association with host factors, environmental factors, and diets.\nMethods\nUsing shotgun metagenomic sequencing, we profiled and compared the fecal mycobiome of 942 healthy individuals across different geographic regions in China (Hong Kong and Yunnan), spanning 6 ethnicities: Han, Zang, Bai, Hani, Dai, and Miao (including both urban and rural residents of each ethnicity). In parallel to fecal sampling, we collected participant metadata (environmental exposure, bowel habits, anthropometrics, and medication), diet, and clinical blood measurement results (a total of 118 variables) and investigated their impact on the gut mycobiome variation in humans.\nResults\nThe human gut mycobiome was highly variable across populations. Urbanization-related factors had the strongest impact on gut mycobiome variation, followed by geography, dietary habit, and ethnicity. The Hong Kong population (highly urbanized) had a significantly lower fungal richness compared with Yunnan population. Saccharomyces cerevisiae was highly enriched in urban compared with rural populations and showed significant inverse correlations with liver pathology–associated blood parameters, including aspartate transaminase, alanine transaminase, gamma-glutamyltransferase, and direct bilirubin. Candida dubliniensis, which was decreased in urban relative to rural populations, showed correlations with host metabolism-related parameters in blood, including a positive correlation with fasting high-density lipoprotein cholesterol levels and a negative correlation with fasting glucose levels. The fungal-blood parameter correlations were highly geography- and ethnicity-specific. Food choices had differential influences on gut mycobiome and bacterial microbiome, where taxa from the same genus tended to be coregulated by food and thereby cobloom. Ethnicity-specific fungal signatures were associated with distinct habitual foods in each ethnic group.\nConclusions\nOur data highlight, for the first time to our knowledge, that geography, urbanization, ethnicity, and habitual diet play an important role in shaping the gut mycobiome composition. Gut fungal configurations in combination with population characteristics (such as residing region, ethnicity, diet, lifestyle) influence host metabolism and health.","container-title":"Gastroenterology","DOI":"10.1053/j.gastro.2020.09.014","ISSN":"0016-5085","issue":"1","journalAbbreviation":"Gastroenterology","page":"272-286.e11","source":"ScienceDirect","title":"Population-Level Configurations of Gut Mycobiome Across 6 Ethnicities in Urban and Rural China","volume":"160","author":[{"family":"Sun","given":"Yang"},{"family":"Zuo","given":"Tao"},{"family":"Cheung","given":"Chun Pan"},{"family":"Gu","given":"Wenxi"},{"family":"Wan","given":"Yating"},{"family":"Zhang","given":"Fen"},{"family":"Chen","given":"Nan"},{"family":"Zhan","given":"Hui"},{"family":"Yeoh","given":"Yun Kit"},{"family":"Niu","given":"Junkun"},{"family":"Du","given":"Yan"},{"family":"Zhang","given":"Fengrui"},{"family":"Wen","given":"Yunling"},{"family":"Yu","given":"Jun"},{"family":"Sung","given":"Joseph J. Y."},{"family":"Chan","given":"Paul K. S."},{"family":"Chan","given":"Francis K. L."},{"family":"Wang","given":"Kunhua"},{"family":"Ng","given":"Siew C."},{"family":"Miao","given":"Yinglei"}],"issued":{"date-parts":[["2021",1,1]]}}}],"schema":"https://github.com/citation-style-language/schema/raw/master/csl-citation.json"} </w:instrText>
      </w:r>
      <w:r w:rsidR="009C0B73" w:rsidRPr="00D93D74">
        <w:fldChar w:fldCharType="separate"/>
      </w:r>
      <w:r w:rsidR="009C0B73" w:rsidRPr="00D93D74">
        <w:rPr>
          <w:rFonts w:cs="Times New Roman"/>
        </w:rPr>
        <w:t>(Nash et al., 2017; Sun et al., 2021)</w:t>
      </w:r>
      <w:r w:rsidR="009C0B73" w:rsidRPr="00D93D74">
        <w:fldChar w:fldCharType="end"/>
      </w:r>
      <w:r w:rsidR="009C0B73" w:rsidRPr="00D93D74">
        <w:t>.</w:t>
      </w:r>
      <w:r w:rsidRPr="00D93D74">
        <w:t xml:space="preserve"> </w:t>
      </w:r>
    </w:p>
    <w:p w14:paraId="43B67B3C" w14:textId="77777777" w:rsidR="00A000D8" w:rsidRPr="00D93D74" w:rsidRDefault="00A000D8" w:rsidP="00A000D8">
      <w:r w:rsidRPr="00D93D74">
        <w:t xml:space="preserve">The predominant fungal groups within the gut mycobiome belong primarily to the phylum </w:t>
      </w:r>
      <w:r w:rsidRPr="00D93D74">
        <w:rPr>
          <w:i/>
          <w:iCs/>
        </w:rPr>
        <w:t>Ascomycota</w:t>
      </w:r>
      <w:r w:rsidRPr="00D93D74">
        <w:t xml:space="preserve">, followed by </w:t>
      </w:r>
      <w:r w:rsidRPr="00D93D74">
        <w:rPr>
          <w:i/>
          <w:iCs/>
        </w:rPr>
        <w:t>Zygomycota</w:t>
      </w:r>
      <w:r w:rsidRPr="00D93D74">
        <w:t xml:space="preserve"> and </w:t>
      </w:r>
      <w:r w:rsidRPr="00D93D74">
        <w:rPr>
          <w:i/>
          <w:iCs/>
        </w:rPr>
        <w:t>Basidiomycota</w:t>
      </w:r>
      <w:r w:rsidRPr="00D93D74">
        <w:t xml:space="preserve"> </w:t>
      </w:r>
      <w:r w:rsidRPr="00D93D74">
        <w:fldChar w:fldCharType="begin"/>
      </w:r>
      <w:r w:rsidRPr="00D93D74">
        <w:instrText xml:space="preserve"> ADDIN ZOTERO_ITEM CSL_CITATION {"citationID":"Dt3WFoWa","properties":{"formattedCitation":"(Mohammadi et al., 2025)","plainCitation":"(Mohammadi et al., 2025)","noteIndex":0},"citationItems":[{"id":3647,"uris":["http://zotero.org/users/8873894/items/PV8EHDI4"],"itemData":{"id":3647,"type":"article-journal","abstract":"The human body hosts a complex and dynamic microbial community that is crucial for maintaining health. While bacteria dominate this system, fungal communities, collectively called the mycobiome, are increasingly recognized as vital contributors. However, fungi remain understudied due to challenges in culturing many species, limiting our understanding of their roles, interactions and effects on human biology. Advances in next-generation sequencing have transformed mycobiome research, revealing fungal diversity and its impact on health and disease. This review examines the mycobiome’s composition and function across major body sites, including the gut, mouth, lungs, reproductive tract and skin. It also explores connections between fungal imbalances (dysbiosis) and diseases such as neurological disorders, cancer and post-COVID-19 complications. Despite progress, challenges persist, including the need for better culture-independent diagnostic tools and standardized research methods. Combining culturomics and metagenomics could help overcome these limitations and identify new treatment targets. By summarizing current knowledge and highlighting research gaps, this review aims to guide future studies on the mycobiome’s role in human health.","container-title":"Microbiology","DOI":"10.1099/mic.0.001631","ISSN":"1350-0872","issue":"12","journalAbbreviation":"Microbiology (Reading)","page":"001631","PMID":"41369685","PMCID":"PMC12694932","source":"PubMed Central","title":"The human mycobiome: a critical yet understudied component of health and disease","title-short":"The human mycobiome","volume":"171","author":[{"family":"Mohammadi","given":"Rasoul"},{"family":"Morovati","given":"Hamid"},{"family":"Safari","given":"Fatemeh"}],"issued":{"date-parts":[["2025",12,10]]}}}],"schema":"https://github.com/citation-style-language/schema/raw/master/csl-citation.json"} </w:instrText>
      </w:r>
      <w:r w:rsidRPr="00D93D74">
        <w:fldChar w:fldCharType="separate"/>
      </w:r>
      <w:r w:rsidRPr="00D93D74">
        <w:rPr>
          <w:rFonts w:cs="Times New Roman"/>
        </w:rPr>
        <w:t>(Mohammadi et al., 2025)</w:t>
      </w:r>
      <w:r w:rsidRPr="00D93D74">
        <w:fldChar w:fldCharType="end"/>
      </w:r>
      <w:r w:rsidRPr="00D93D74">
        <w:t xml:space="preserve">. Common genera include </w:t>
      </w:r>
      <w:r w:rsidRPr="00D93D74">
        <w:rPr>
          <w:i/>
          <w:iCs/>
        </w:rPr>
        <w:t>Candida</w:t>
      </w:r>
      <w:r w:rsidRPr="00D93D74">
        <w:t xml:space="preserve">, </w:t>
      </w:r>
      <w:r w:rsidRPr="00D93D74">
        <w:rPr>
          <w:i/>
          <w:iCs/>
        </w:rPr>
        <w:t>Cryptococcus</w:t>
      </w:r>
      <w:r w:rsidRPr="00D93D74">
        <w:t xml:space="preserve">, </w:t>
      </w:r>
      <w:r w:rsidRPr="00D93D74">
        <w:rPr>
          <w:i/>
          <w:iCs/>
        </w:rPr>
        <w:t>Malassezia</w:t>
      </w:r>
      <w:r w:rsidRPr="00D93D74">
        <w:t xml:space="preserve">, </w:t>
      </w:r>
      <w:r w:rsidRPr="00D93D74">
        <w:rPr>
          <w:i/>
          <w:iCs/>
        </w:rPr>
        <w:t>Aspergillus</w:t>
      </w:r>
      <w:r w:rsidRPr="00D93D74">
        <w:t xml:space="preserve">, </w:t>
      </w:r>
      <w:r w:rsidRPr="00D93D74">
        <w:rPr>
          <w:i/>
          <w:iCs/>
        </w:rPr>
        <w:t>Saccharomyces</w:t>
      </w:r>
      <w:r w:rsidRPr="00D93D74">
        <w:t xml:space="preserve">, </w:t>
      </w:r>
      <w:r w:rsidRPr="00D93D74">
        <w:rPr>
          <w:i/>
          <w:iCs/>
        </w:rPr>
        <w:t>Galactomyces</w:t>
      </w:r>
      <w:r w:rsidRPr="00D93D74">
        <w:t xml:space="preserve">, </w:t>
      </w:r>
      <w:r w:rsidRPr="00D93D74">
        <w:rPr>
          <w:i/>
          <w:iCs/>
        </w:rPr>
        <w:t>Trichosporon</w:t>
      </w:r>
      <w:r w:rsidRPr="00D93D74">
        <w:t xml:space="preserve"> and </w:t>
      </w:r>
      <w:r w:rsidRPr="00D93D74">
        <w:rPr>
          <w:i/>
          <w:iCs/>
        </w:rPr>
        <w:t>Cladosporium</w:t>
      </w:r>
      <w:r w:rsidRPr="00D93D74">
        <w:t xml:space="preserve">. The mycobiome is influenced by diet, body weight, age, gender, exposure to antimicrobial and antifungal treatment, and other environmental factors </w:t>
      </w:r>
      <w:r w:rsidRPr="00D93D74">
        <w:fldChar w:fldCharType="begin"/>
      </w:r>
      <w:r w:rsidRPr="00D93D74">
        <w:instrText xml:space="preserve"> ADDIN ZOTERO_ITEM CSL_CITATION {"citationID":"ztqqPeCE","properties":{"formattedCitation":"(Mohammadi et al., 2025)","plainCitation":"(Mohammadi et al., 2025)","noteIndex":0},"citationItems":[{"id":3647,"uris":["http://zotero.org/users/8873894/items/PV8EHDI4"],"itemData":{"id":3647,"type":"article-journal","abstract":"The human body hosts a complex and dynamic microbial community that is crucial for maintaining health. While bacteria dominate this system, fungal communities, collectively called the mycobiome, are increasingly recognized as vital contributors. However, fungi remain understudied due to challenges in culturing many species, limiting our understanding of their roles, interactions and effects on human biology. Advances in next-generation sequencing have transformed mycobiome research, revealing fungal diversity and its impact on health and disease. This review examines the mycobiome’s composition and function across major body sites, including the gut, mouth, lungs, reproductive tract and skin. It also explores connections between fungal imbalances (dysbiosis) and diseases such as neurological disorders, cancer and post-COVID-19 complications. Despite progress, challenges persist, including the need for better culture-independent diagnostic tools and standardized research methods. Combining culturomics and metagenomics could help overcome these limitations and identify new treatment targets. By summarizing current knowledge and highlighting research gaps, this review aims to guide future studies on the mycobiome’s role in human health.","container-title":"Microbiology","DOI":"10.1099/mic.0.001631","ISSN":"1350-0872","issue":"12","journalAbbreviation":"Microbiology (Reading)","page":"001631","PMID":"41369685","PMCID":"PMC12694932","source":"PubMed Central","title":"The human mycobiome: a critical yet understudied component of health and disease","title-short":"The human mycobiome","volume":"171","author":[{"family":"Mohammadi","given":"Rasoul"},{"family":"Morovati","given":"Hamid"},{"family":"Safari","given":"Fatemeh"}],"issued":{"date-parts":[["2025",12,10]]}}}],"schema":"https://github.com/citation-style-language/schema/raw/master/csl-citation.json"} </w:instrText>
      </w:r>
      <w:r w:rsidRPr="00D93D74">
        <w:fldChar w:fldCharType="separate"/>
      </w:r>
      <w:r w:rsidRPr="00D93D74">
        <w:rPr>
          <w:rFonts w:cs="Times New Roman"/>
        </w:rPr>
        <w:t>(Mohammadi et al., 2025)</w:t>
      </w:r>
      <w:r w:rsidRPr="00D93D74">
        <w:fldChar w:fldCharType="end"/>
      </w:r>
      <w:r w:rsidRPr="00D93D74">
        <w:t xml:space="preserve">. </w:t>
      </w:r>
    </w:p>
    <w:p w14:paraId="1A7CC366" w14:textId="10382432" w:rsidR="00EF305C" w:rsidRPr="00D93D74" w:rsidRDefault="00A000D8" w:rsidP="0041313D">
      <w:r w:rsidRPr="00D93D74">
        <w:t>Protozoa represent even less, ranging from 0.01 to 0.1% of the total relative abundance. P</w:t>
      </w:r>
      <w:r w:rsidR="00780B3B" w:rsidRPr="00D93D74">
        <w:t>rotozoa</w:t>
      </w:r>
      <w:r w:rsidR="00490445" w:rsidRPr="00D93D74">
        <w:t xml:space="preserve"> are</w:t>
      </w:r>
      <w:r w:rsidR="00780B3B" w:rsidRPr="00D93D74">
        <w:t xml:space="preserve"> </w:t>
      </w:r>
      <w:r w:rsidRPr="00D93D74">
        <w:t xml:space="preserve">present </w:t>
      </w:r>
      <w:r w:rsidR="00780B3B" w:rsidRPr="00D93D74">
        <w:t>in most stool samples</w:t>
      </w:r>
      <w:r w:rsidRPr="00D93D74">
        <w:t>,</w:t>
      </w:r>
      <w:r w:rsidR="00490445" w:rsidRPr="00D93D74">
        <w:t xml:space="preserve"> represented</w:t>
      </w:r>
      <w:r w:rsidRPr="00D93D74">
        <w:t xml:space="preserve"> mainly</w:t>
      </w:r>
      <w:r w:rsidR="00490445" w:rsidRPr="00D93D74">
        <w:t xml:space="preserve"> by </w:t>
      </w:r>
      <w:r w:rsidR="00780B3B" w:rsidRPr="00D93D74">
        <w:t xml:space="preserve">two </w:t>
      </w:r>
      <w:r w:rsidRPr="00D93D74">
        <w:t>dominant</w:t>
      </w:r>
      <w:r w:rsidR="00780B3B" w:rsidRPr="00D93D74">
        <w:t xml:space="preserve"> species</w:t>
      </w:r>
      <w:r w:rsidRPr="00D93D74">
        <w:t xml:space="preserve">, </w:t>
      </w:r>
      <w:r w:rsidR="00780B3B" w:rsidRPr="00D93D74">
        <w:rPr>
          <w:i/>
          <w:iCs/>
        </w:rPr>
        <w:t>Entamoeba</w:t>
      </w:r>
      <w:r w:rsidR="00780B3B" w:rsidRPr="00D93D74">
        <w:t> and </w:t>
      </w:r>
      <w:r w:rsidR="00780B3B" w:rsidRPr="00D93D74">
        <w:rPr>
          <w:i/>
          <w:iCs/>
        </w:rPr>
        <w:t>Blastocystis</w:t>
      </w:r>
      <w:r w:rsidR="00780B3B" w:rsidRPr="00D93D74">
        <w:t>, with the lat</w:t>
      </w:r>
      <w:r w:rsidRPr="00D93D74">
        <w:t>t</w:t>
      </w:r>
      <w:r w:rsidR="00780B3B" w:rsidRPr="00D93D74">
        <w:t>er being the most prevalent protozoa</w:t>
      </w:r>
      <w:r w:rsidRPr="00D93D74">
        <w:t>n</w:t>
      </w:r>
      <w:r w:rsidR="00780B3B" w:rsidRPr="00D93D74">
        <w:t xml:space="preserve"> in </w:t>
      </w:r>
      <w:r w:rsidRPr="00D93D74">
        <w:t xml:space="preserve">industrialized </w:t>
      </w:r>
      <w:r w:rsidR="00780B3B" w:rsidRPr="00D93D74">
        <w:t xml:space="preserve">populations </w:t>
      </w:r>
      <w:r w:rsidR="00780B3B" w:rsidRPr="00D93D74">
        <w:fldChar w:fldCharType="begin"/>
      </w:r>
      <w:r w:rsidR="00780B3B" w:rsidRPr="00D93D74">
        <w:instrText xml:space="preserve"> ADDIN ZOTERO_ITEM CSL_CITATION {"citationID":"cYLALk4M","properties":{"formattedCitation":"(Aykur et al., 2024)","plainCitation":"(Aykur et al., 2024)","noteIndex":0},"citationItems":[{"id":3650,"uris":["http://zotero.org/users/8873894/items/HDIHMS36"],"itemData":{"id":3650,"type":"article-journal","abstract":"Blastocystis is the most common gastrointestinal protist found in humans and animals. Although the clinical significance of Blastocystis remains unclear, the organism is increasingly being viewed as a commensal member of the gut microbiome. However, its impact on the microbiome is still being debated. It is unclear whether Blastocystis promotes a healthy gut and microbiome directly or whether it is more likely to colonize and persist in a healthy gut environment. In healthy people, Blastocystis is frequently associated with increased bacterial diversity and significant differences in the gut microbiome. Based on current knowledge, it is not possible to determine whether differences in the gut microbiome are the cause or result of Blastocystis colonization. Although it is possible that some aspects of this eukaryote’s role in the intestinal microbiome remain unknown and that its effects vary, possibly due to subtype and intra-subtype variations and immune modulation, more research is needed to characterize these mechanisms in greater detail. This review covers recent findings on the effects of Blastocystis in the gut microbiome and immune modulation, its impact on the microbiome in autoimmune diseases, whether Blastocystis has a role like bacteria in the gut–brain axis, and its relationship with probiotics.","container-title":"Microorganisms","DOI":"10.3390/microorganisms12030461","ISSN":"2076-2607","issue":"3","language":"en","license":"http://creativecommons.org/licenses/by/3.0/","page":"461","publisher":"Multidisciplinary Digital Publishing Institute","source":"www.mdpi.com","title":"Blastocystis: A Mysterious Member of the Gut Microbiome","title-short":"Blastocystis","volume":"12","author":[{"family":"Aykur","given":"Mehmet"},{"family":"Malatyalı","given":"Erdoğan"},{"family":"Demirel","given":"Filiz"},{"family":"Cömert-Koçak","given":"Burçak"},{"family":"Gentekaki","given":"Eleni"},{"family":"Tsaousis","given":"Anastasios D."},{"family":"Dogruman-Al","given":"Funda"}],"issued":{"date-parts":[["2024",3]]}}}],"schema":"https://github.com/citation-style-language/schema/raw/master/csl-citation.json"} </w:instrText>
      </w:r>
      <w:r w:rsidR="00780B3B" w:rsidRPr="00D93D74">
        <w:fldChar w:fldCharType="separate"/>
      </w:r>
      <w:r w:rsidR="00780B3B" w:rsidRPr="00D93D74">
        <w:rPr>
          <w:rFonts w:cs="Times New Roman"/>
        </w:rPr>
        <w:t>(Aykur et al., 2024)</w:t>
      </w:r>
      <w:r w:rsidR="00780B3B" w:rsidRPr="00D93D74">
        <w:fldChar w:fldCharType="end"/>
      </w:r>
      <w:r w:rsidR="00780B3B" w:rsidRPr="00D93D74">
        <w:t xml:space="preserve">. </w:t>
      </w:r>
    </w:p>
    <w:p w14:paraId="19602621" w14:textId="77777777" w:rsidR="00780B3B" w:rsidRPr="00D93D74" w:rsidRDefault="00780B3B" w:rsidP="00FF1358"/>
    <w:p w14:paraId="3EE358B9" w14:textId="7A2C6F70" w:rsidR="00780B3B" w:rsidRPr="00D93D74" w:rsidRDefault="00780B3B" w:rsidP="0011188E">
      <w:pPr>
        <w:pStyle w:val="Heading3"/>
        <w:numPr>
          <w:ilvl w:val="2"/>
          <w:numId w:val="26"/>
        </w:numPr>
      </w:pPr>
      <w:bookmarkStart w:id="27" w:name="_Toc219124855"/>
      <w:bookmarkStart w:id="28" w:name="_Toc220932823"/>
      <w:bookmarkStart w:id="29" w:name="_Toc227737857"/>
      <w:r w:rsidRPr="00D93D74">
        <w:t xml:space="preserve">Longitudinal studies of </w:t>
      </w:r>
      <w:bookmarkEnd w:id="27"/>
      <w:r w:rsidR="007730F9" w:rsidRPr="00D93D74">
        <w:t>bacterial communities in the human gut</w:t>
      </w:r>
      <w:bookmarkEnd w:id="28"/>
      <w:bookmarkEnd w:id="29"/>
      <w:r w:rsidR="007730F9" w:rsidRPr="00D93D74">
        <w:t xml:space="preserve"> </w:t>
      </w:r>
    </w:p>
    <w:p w14:paraId="32CF8773" w14:textId="30384521" w:rsidR="00780B3B" w:rsidRPr="00D93D74" w:rsidRDefault="00780B3B" w:rsidP="00780B3B">
      <w:r w:rsidRPr="00D93D74">
        <w:t xml:space="preserve">Longitudinal studies, in which microbiota is </w:t>
      </w:r>
      <w:r w:rsidR="009E4246" w:rsidRPr="00D93D74">
        <w:t xml:space="preserve">repeatedly </w:t>
      </w:r>
      <w:r w:rsidRPr="00D93D74">
        <w:t xml:space="preserve">sampled from the same individuals, provide the main empirical basis for understanding temporal dynamics and individuality in the human gut </w:t>
      </w:r>
      <w:r w:rsidRPr="00D93D74">
        <w:fldChar w:fldCharType="begin"/>
      </w:r>
      <w:r w:rsidRPr="00D93D74">
        <w:instrText xml:space="preserve"> ADDIN ZOTERO_ITEM CSL_CITATION {"citationID":"HGfrCYqt","properties":{"formattedCitation":"(Schlomann &amp; Parthasarathy, 2019)","plainCitation":"(Schlomann &amp; Parthasarathy, 2019)","noteIndex":0},"citationItems":[{"id":3469,"uris":["http://zotero.org/users/8873894/items/BAUF6V4L"],"itemData":{"id":3469,"type":"article-journal","abstract":"Vast communities of microorganisms inhabit the gastrointestinal tracts of humans and other animals. Understanding their initial development, fluctuations in composition, stability over long times, and responses to transient perturbations – in other words their dynamics – is important both for gaining basic insights into these ecosystems and for rationally manipulating them for therapeutic ends. Gut microbiome dynamics, however, remain poorly understood. We review here studies of gut microbiome dynamics in the presence and absence of external perturbations, noting especially the long timescales associated with overall stability and the short timescales associated with various underlying biological processes. Integrating these disparate timescales, we suggest, is an important goal for future work and is necessary for developing a predictive understanding of microbiome dynamics.","collection-title":"Microbiota","container-title":"Current Opinion in Microbiology","DOI":"10.1016/j.mib.2019.09.011","ISSN":"1369-5274","journalAbbreviation":"Current Opinion in Microbiology","page":"56-63","source":"ScienceDirect","title":"Timescales of gut microbiome dynamics","volume":"50","author":[{"family":"Schlomann","given":"Brandon H"},{"family":"Parthasarathy","given":"Raghuveer"}],"issued":{"date-parts":[["2019",8,1]]}}}],"schema":"https://github.com/citation-style-language/schema/raw/master/csl-citation.json"} </w:instrText>
      </w:r>
      <w:r w:rsidRPr="00D93D74">
        <w:fldChar w:fldCharType="separate"/>
      </w:r>
      <w:r w:rsidRPr="00D93D74">
        <w:t>(Schlomann &amp; Parthasarathy, 2019)</w:t>
      </w:r>
      <w:r w:rsidRPr="00D93D74">
        <w:fldChar w:fldCharType="end"/>
      </w:r>
      <w:r w:rsidRPr="00D93D74">
        <w:t>. Several longitudinal studies have been conducted on the gut microbiota. Cohorts have ranged from single‑subject dense time series to hundreds of participants, with sampling intervals from days to months or years, and typically focus on one geographical region. Most studies have profiled bacteria using 16S rRNA gene amplicon sequencing, but some have also characterized fungi by targeting the ITS region or 18S rRNA gene</w:t>
      </w:r>
      <w:r w:rsidR="009E4246" w:rsidRPr="00D93D74">
        <w:t>. A</w:t>
      </w:r>
      <w:r w:rsidRPr="00D93D74">
        <w:t>n increasing number now use shotgun metagenomics to capture strain</w:t>
      </w:r>
      <w:r w:rsidR="009E4246" w:rsidRPr="00D93D74">
        <w:t>-</w:t>
      </w:r>
      <w:r w:rsidRPr="00D93D74">
        <w:t xml:space="preserve">level and functional dynamics, with some studies also including multi-omics approaches. Studies focusing on viruses use specialised DNA or RNA isolation methods or enrichment prior to sequencing. </w:t>
      </w:r>
    </w:p>
    <w:p w14:paraId="150FE9E9" w14:textId="77777777" w:rsidR="00780B3B" w:rsidRPr="00D93D74" w:rsidRDefault="00780B3B" w:rsidP="00FF1358"/>
    <w:p w14:paraId="1A4D1F4B" w14:textId="7B6D37E0" w:rsidR="00570D04" w:rsidRPr="00D93D74" w:rsidRDefault="00570D04" w:rsidP="0011188E">
      <w:pPr>
        <w:pStyle w:val="Heading4"/>
        <w:numPr>
          <w:ilvl w:val="3"/>
          <w:numId w:val="26"/>
        </w:numPr>
      </w:pPr>
      <w:bookmarkStart w:id="30" w:name="_Toc220932824"/>
      <w:r w:rsidRPr="00D93D74">
        <w:t xml:space="preserve">Culture-independent longitudinal studies of human gut </w:t>
      </w:r>
      <w:r w:rsidR="00780B3B" w:rsidRPr="00D93D74">
        <w:t>bacteria</w:t>
      </w:r>
      <w:bookmarkEnd w:id="30"/>
    </w:p>
    <w:p w14:paraId="4D320028" w14:textId="77777777" w:rsidR="00DA42F5" w:rsidRPr="00D93D74" w:rsidRDefault="00DA42F5" w:rsidP="00DA42F5">
      <w:r w:rsidRPr="00D93D74">
        <w:t xml:space="preserve">Early longitudinal studies relied on DGGE (denaturing gradient gel electrophoresis) or DNA microarrays </w:t>
      </w:r>
      <w:r w:rsidRPr="00D93D74">
        <w:fldChar w:fldCharType="begin"/>
      </w:r>
      <w:r w:rsidRPr="00D93D74">
        <w:instrText xml:space="preserve"> ADDIN ZOTERO_ITEM CSL_CITATION {"citationID":"LOwPCSdv","properties":{"formattedCitation":"(Duytschaever et al., 2011; Jalanka-Tuovinen et al., 2011; Rajili\\uc0\\u263{}-Stojanovi\\uc0\\u263{} et al., 2013)","plainCitation":"(Duytschaever et al., 2011; Jalanka-Tuovinen et al., 2011; Rajilić-Stojanović et al., 2013)","noteIndex":0},"citationItems":[{"id":1578,"uris":["http://zotero.org/users/8873894/items/CEPWCUEG"],"itemData":{"id":1578,"type":"article-journal","abstract":"Although only poorly documented, it can be assumed that intensive antibiotic treatments of chronic lung infections in patients with cystic fibrosis (CF) also affect the diversity and metabolic functioning of the gastrointestinal microbiota and potentially lead to a state of dysbiosis. A better knowledge of the differences in gut microbiota composition and stability between patients with CF and healthy subjects could lead to optimization of current antibiotic therapies and/or development of add-on therapies. Using conventional culturing and population fingerprinting by denaturing gradient gel electrophoresis (DGGE) of 16S rRNA amplicons, we compared the predominant fecal microbiota of 21 patients with CF and 24 healthy siblings in a cross-sectional study. General medium counts, as well as counts on media specific for lactic acid bacteria, clostridia, Bifidobacterium spp., Veillonella spp., and Bacteroides-Prevotella spp., were consistently higher in sibling samples than in CF samples, whereas the reverse was found for enterobacterial counts. DGGE fingerprinting uncovered large intersubject variations in both study groups. On the other hand, the cross-sectional data indicated that the predominant fecal microbiota of patients and siblings had comparable species richness. In addition, a longitudinal study was performed on 7 or 8 consecutive samples collected over a 2-year period from two patients and their respective siblings. For these samples, DGGE profiling indicated an overall trend toward lower temporal stability and lower species richness in the predominant fecal CF microbiota. The observed compositional and dynamic perturbations provide the first evidence of a general dysbiosis in children with CF compared to their siblings.","container-title":"Applied and Environmental Microbiology","DOI":"10.1128/AEM.05933-11","ISSN":"1098-5336","issue":"22","journalAbbreviation":"Appl Environ Microbiol","language":"eng","page":"8015-8024","PMID":"21926193","PMCID":"PMC3208981","source":"PubMed","title":"Cross-sectional and longitudinal comparisons of the predominant fecal microbiota compositions of a group of pediatric patients with cystic fibrosis and their healthy siblings","volume":"77","author":[{"family":"Duytschaever","given":"Gwen"},{"family":"Huys","given":"Geert"},{"family":"Bekaert","given":"Maarten"},{"family":"Boulanger","given":"Linda"},{"family":"De Boeck","given":"Kris"},{"family":"Vandamme","given":"Peter"}],"issued":{"date-parts":[["2011",11]]}}},{"id":1577,"uris":["http://zotero.org/users/8873894/items/7BZQZ77R"],"itemData":{"id":1577,"type":"article-journal","abstract":"BACKGROUND: While our knowledge of the intestinal microbiota during disease is accumulating, basic information of the microbiota in healthy subjects is still scarce. The aim of this study was to characterize the intestinal microbiota of healthy adults and specifically address its temporal stability, core microbiota and relation with intestinal symptoms. We carried out a longitudinal study by following a set of 15 healthy Finnish subjects for seven weeks and regularly assessed their intestinal bacteria and archaea with the Human Intestinal Tract (HIT) Chip, a phylogenetic microarray, in conjunction with qPCR analyses. The health perception and occurrence of intestinal symptoms was recorded by questionnaire at each sampling point.\nPRINCIPAL FINDINGS: A high overall temporal stability of the microbiota was observed. Five subjects showed transient microbiota destabilization, which correlated not only with the intake of antibiotics but also with overseas travelling and temporary illness, expanding the hitherto known factors affecting the intestinal microbiota. We identified significant correlations between the microbiota and common intestinal symptoms, including abdominal pain and bloating. The most striking finding was the inverse correlation between Bifidobacteria and abdominal pain: subjects who experienced pain had over five-fold less Bifidobacteria compared to those without pain. Finally, a novel computational approach was used to define the common core microbiota, highlighting the role of the analysis depth in finding the phylogenetic core and estimating its size. The in-depth analysis suggested that we share a substantial number of our intestinal phylotypes but as they represent highly variable proportions of the total community, many of them often remain undetected.\nCONCLUSIONS/SIGNIFICANCE: A global and high-resolution microbiota analysis was carried out to determine the temporal stability, the associations with intestinal symptoms, and the individual and common core microbiota in healthy adults. The findings provide new approaches to define intestinal health and to further characterize the microbial communities inhabiting the human gut.","container-title":"PloS One","DOI":"10.1371/journal.pone.0023035","ISSN":"1932-6203","issue":"7","journalAbbreviation":"PLoS One","language":"eng","page":"e23035","PMID":"21829582","PMCID":"PMC3145776","source":"PubMed","title":"Intestinal microbiota in healthy adults: temporal analysis reveals individual and common core and relation to intestinal symptoms","title-short":"Intestinal microbiota in healthy adults","volume":"6","author":[{"family":"Jalanka-Tuovinen","given":"Jonna"},{"family":"Salonen","given":"Anne"},{"family":"Nikkilä","given":"Janne"},{"family":"Immonen","given":"Outi"},{"family":"Kekkonen","given":"Riina"},{"family":"Lahti","given":"Leo"},{"family":"Palva","given":"Airi"},{"family":"Vos","given":"Willem M.","non-dropping-particle":"de"}],"issued":{"date-parts":[["2011"]]}}},{"id":1511,"uris":["http://zotero.org/users/8873894/items/GISEGPM4"],"itemData":{"id":1511,"type":"article-journal","abstract":"The microbiota that colonizes the human intestinal tract is complex and its structure is specific for each of us. In this study we expand the knowledge about the stability of the subject-specific microbiota and show that this ecosystem is stable in short-term intervals (&lt; 1 year) but also during long periods of time (&gt; 10 years). The faecal microbiota composition of five unrelated and healthy subjects was analysed using a comprehensive and highly reproducible phylogenetic microarray, the HITChip. The results show that the use of antibiotics, application of specific dietary regimes and distant travelling have limited impact on the microbiota composition. Several anaerobic genera, including Bifidobacterium and a number of genera within the Bacteroidetes and the Firmicutes phylum, exhibit significantly higher similarity than the total microbiota. Although the gut microbiota contains subject-specific species, the presence of which is preserved throughout the years, their relative abundance changes considerably. Consequently, the recently proposed enterotype status appears to be a varying characteristic of the microbiota. Our data show that the intestinal microbiota contains a core community of permanent colonizers, and that environmentally introduced changes of the microbiota throughout adulthood are primarily affecting the abundance but not the presence of specific microbial species.","container-title":"Environmental Microbiology","DOI":"10.1111/1462-2920.12023","ISSN":"1462-2920","issue":"4","language":"en","note":"_eprint: https://onlinelibrary.wiley.com/doi/pdf/10.1111/1462-2920.12023","page":"1146-1159","source":"Wiley Online Library","title":"Long-term monitoring of the human intestinal microbiota composition","volume":"15","author":[{"family":"Rajilić-Stojanović","given":"Mirjana"},{"family":"Heilig","given":"Hans G. H. J."},{"family":"Tims","given":"Sebastian"},{"family":"Zoetendal","given":"Erwin G."},{"family":"Vos","given":"Willem M.","non-dropping-particle":"de"}],"issued":{"date-parts":[["2013"]]}}}],"schema":"https://github.com/citation-style-language/schema/raw/master/csl-citation.json"} </w:instrText>
      </w:r>
      <w:r w:rsidRPr="00D93D74">
        <w:fldChar w:fldCharType="separate"/>
      </w:r>
      <w:r w:rsidRPr="00D93D74">
        <w:t>(Duytschaever et al., 2011; Jalanka-Tuovinen et al., 2011; Rajilić-Stojanović et al., 2013)</w:t>
      </w:r>
      <w:r w:rsidRPr="00D93D74">
        <w:fldChar w:fldCharType="end"/>
      </w:r>
      <w:r w:rsidRPr="00D93D74">
        <w:t xml:space="preserve">. With the advancement of next‑generation sequencing, 16S rRNA amplicon sequencing rapidly became the dominant approach </w:t>
      </w:r>
      <w:r w:rsidRPr="00D93D74">
        <w:fldChar w:fldCharType="begin"/>
      </w:r>
      <w:r w:rsidRPr="00D93D74">
        <w:instrText xml:space="preserve"> ADDIN ZOTERO_ITEM CSL_CITATION {"citationID":"TgqujY3O","properties":{"formattedCitation":"(Caporaso et al., 2011; Claesson et al., 2011; Clooney et al., 2021; Costello et al., 2009; David et al., 2014; Dubois et al., 2017; Faith et al., 2013; Flores et al., 2014; Fu et al., 2019; Hao et al., 2018; Hisada et al., 2015; Jayasinghe et al., 2017; Levy et al., 2020; Mart\\uc0\\u237{}nez et al., 2013; Martinson et al., 2019; Olsson et al., 2022; Turroni et al., 2017)","plainCitation":"(Caporaso et al., 2011; Claesson et al., 2011; Clooney et al., 2021; Costello et al., 2009; David et al., 2014; Dubois et al., 2017; Faith et al., 2013; Flores et al., 2014; Fu et al., 2019; Hao et al., 2018; Hisada et al., 2015; Jayasinghe et al., 2017; Levy et al., 2020; Martínez et al., 2013; Martinson et al., 2019; Olsson et al., 2022; Turroni et al., 2017)","noteIndex":0},"citationItems":[{"id":1113,"uris":["http://zotero.org/users/8873894/items/J7BXX9RI"],"itemData":{"id":1113,"type":"article-journal","abstract":"Background: Understanding the normal temporal variation in the human microbiome is critical to developing treatments for putative microbiome-related afflictions such as obesity, Crohn’s disease, inflammatory bowel disease and malnutrition. Sequencing and computational technologies, however, have been a limiting factor in performing dense time series analysis of the human microbiome. Here, we present the largest human microbiota time series analysis to date, covering two individuals at four body sites over 396 timepoints.\nResults: We find that despite stable differences between body sites and individuals, there is pronounced variability in an individual’s microbiota across months, weeks and even days. Additionally, only a small fraction of the total taxa found within a single body site appear to be present across all time points, suggesting that no core temporal microbiome exists at high abundance (although some microbes may be present but drop below the detection threshold). Many more taxa appear to be persistent but non-permanent community members.\nConclusions: DNA sequencing and computational advances described here provide the ability to go beyond infrequent snapshots of our human-associated microbial ecology to high-resolution assessments of temporal variations over protracted periods, within and between body habitats and individuals. This capacity will allow us to define normal variation and pathologic states, and assess responses to therapeutic interventions.","container-title":"Genome Biology","DOI":"10.1186/gb-2011-12-5-r50","ISSN":"1465-6906","issue":"5","journalAbbreviation":"Genome Biol","language":"en","page":"R50","source":"DOI.org (Crossref)","title":"Moving pictures of the human microbiome","volume":"12","author":[{"family":"Caporaso","given":"J Gregory"},{"family":"Lauber","given":"Christian L"},{"family":"Costello","given":"Elizabeth K"},{"family":"Berg-Lyons","given":"Donna"},{"family":"Gonzalez","given":"Antonio"},{"family":"Stombaugh","given":"Jesse"},{"family":"Knights","given":"Dan"},{"family":"Gajer","given":"Pawel"},{"family":"Ravel","given":"Jacques"},{"family":"Fierer","given":"Noah"},{"family":"Gordon","given":"Jeffrey I"},{"family":"Knight","given":"Rob"}],"issued":{"date-parts":[["2011"]]}}},{"id":1567,"uris":["http://zotero.org/users/8873894/items/5CR64PC5"],"itemData":{"id":1567,"type":"article-journal","abstract":"Alterations in the human intestinal microbiota are linked to conditions including\ninflammatory bowel disease, irritable bowel syndrome, and obesity...","archive_location":"world","container-title":"Proceedings of the National Academy of Sciences","DOI":"10.1073/pnas.1000097107","issue":"supplement_1","language":"EN","note":"Company: National Academy of Sciences\nDistributor: National Academy of Sciences\nInstitution: National Academy of Sciences\nLabel: National Academy of Sciences","page":"4586-4591","publisher":"Proceedings of the National Academy of Sciences","source":"www.pnas.org","title":"Composition, variability, and temporal stability of the intestinal microbiota of the elderly","volume":"108","author":[{"family":"Claesson","given":"Marcus J."},{"family":"Cusack","given":"Siobhán"},{"family":"O'Sullivan","given":"Orla"},{"family":"Greene-Diniz","given":"Rachel"},{"family":"Weerd","given":"Heleen","non-dropping-particle":"de"},{"family":"Flannery","given":"Edel"},{"family":"Marchesi","given":"Julian R."},{"family":"Falush","given":"Daniel"},{"family":"Dinan","given":"Timothy"},{"family":"Fitzgerald","given":"Gerald"},{"family":"Stanton","given":"Catherine"},{"family":"Sinderen","given":"Douwe","non-dropping-particle":"van"},{"family":"O'Connor","given":"Michael"},{"family":"Harnedy","given":"Norma"},{"family":"O'Connor","given":"Kieran"},{"family":"Henry","given":"Colm"},{"family":"O'Mahony","given":"Denis"},{"family":"Fitzgerald","given":"Anthony P."},{"family":"Shanahan","given":"Fergus"},{"family":"Twomey","given":"Cillian"},{"family":"Hill","given":"Colin"},{"family":"Ross","given":"R. Paul"},{"family":"O'Toole","given":"Paul W."}],"issued":{"date-parts":[["2011",3,15]]}}},{"id":1590,"uris":["http://zotero.org/users/8873894/items/GHJ58Y3G"],"itemData":{"id":1590,"type":"article-journal","abstract":"Objective The microbiome contributes to the pathogenesis of inflammatory bowel disease (IBD) but the relative contribution of different lifestyle and environmental factors to the compositional variability of the gut microbiota is unclear.\nDesign Here, we rank the size effect of disease activity, medications, diet and geographic location of the faecal microbiota composition (16S rRNA gene sequencing) in patients with Crohn’s disease (CD; n=303), ulcerative colitis (UC; n = 228) and controls (n=161), followed longitudinally (at three time points with 16 weeks intervals).\nResults Reduced microbiota diversity but increased variability was confirmed in CD and UC compared with controls. Significant compositional differences between diseases, particularly CD, and controls were evident. Longitudinal analyses revealed reduced temporal microbiota stability in IBD, particularly in patients with changes in disease activity. Machine learning separated disease from controls, and active from inactive disease, when consecutive time points were modelled. Geographic location accounted for most of the microbiota variance, second to the presence or absence of CD, followed by history of surgical resection, alcohol consumption and UC diagnosis, medications and diet with most (90.3%) of the compositional variance stochastic or unexplained.\nConclusion The popular concept of precision medicine and rational design of any therapeutic manipulation of the microbiota will have to contend not only with the heterogeneity of the host response, but also with widely differing lifestyles and with much variance still unaccounted for.","container-title":"Gut","DOI":"10.1136/gutjnl-2020-321106","ISSN":"0017-5749, 1468-3288","issue":"3","language":"en","license":"© Author(s) (or their employer(s)) 2021.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http://creativecommons.org/licenses/by-nc/4.0/.","page":"499-510","PMID":"32536605","publisher":"BMJ Publishing Group","section":"Inflammatory bowel disease","source":"gut.bmj.com","title":"Ranking microbiome variance in inflammatory bowel disease: a large longitudinal intercontinental study","title-short":"Ranking microbiome variance in inflammatory bowel disease","volume":"70","author":[{"family":"Clooney","given":"Adam G."},{"family":"Eckenberger","given":"Julia"},{"family":"Laserna-Mendieta","given":"Emilio"},{"family":"Sexton","given":"Kathryn A."},{"family":"Bernstein","given":"Matthew T."},{"family":"Vagianos","given":"Kathy"},{"family":"Sargent","given":"Michael"},{"family":"Ryan","given":"Feargal J."},{"family":"Moran","given":"Carthage"},{"family":"Sheehan","given":"Donal"},{"family":"Sleator","given":"Roy D."},{"family":"Targownik","given":"Laura E."},{"family":"Bernstein","given":"Charles N."},{"family":"Shanahan","given":"Fergus"},{"family":"Claesson","given":"Marcus J."}],"issued":{"date-parts":[["2021",3,1]]}}},{"id":1114,"uris":["http://zotero.org/users/8873894/items/UW5I5LEN"],"itemData":{"id":1114,"type":"article-journal","container-title":"Science","DOI":"10.1126/science.1177486","issue":"5960","page":"1694-1697","publisher":"American Association for the Advancement of Science","source":"science.org (Atypon)","title":"Bacterial Community Variation in Human Body Habitats Across Space and Time","volume":"326","author":[{"family":"Costello","given":"Elizabeth K."},{"family":"Lauber","given":"Christian L."},{"family":"Hamady","given":"Micah"},{"family":"Fierer","given":"Noah"},{"family":"Gordon","given":"Jeffrey I."},{"family":"Knight","given":"Rob"}],"issued":{"date-parts":[["2009",12,18]]}}},{"id":1118,"uris":["http://zotero.org/users/8873894/items/BZDKSHQD"],"itemData":{"id":1118,"type":"article-journal","abstract":"Background: Disturbance to human microbiota may underlie several pathologies. Yet, we lack a comprehensive understanding of how lifestyle affects the dynamics of human-associated microbial communities.\nResults: Here, we link over 10,000 longitudinal measurements of human wellness and action to the daily gut and salivary microbiota dynamics of two individuals over the course of one year. These time series show overall microbial communities to be stable for months. However, rare events in each subjects’ life rapidly and broadly impacted microbiota dynamics. Travel from the developed to the developing world in one subject led to a nearly two-fold increase in the Bacteroidetes to Firmicutes ratio, which reversed upon return. Enteric infection in the other subject resulted in the permanent decline of most gut bacterial taxa, which were replaced by genetically similar species. Still, even during periods of overall community stability, the dynamics of select microbial taxa could be associated with specific host behaviors. Most prominently, changes in host fiber intake positively correlated with next-day abundance changes among 15% of gut microbiota members.\nConclusions: Our findings suggest that although human-associated microbial communities are generally stable, they can be quickly and profoundly altered by common human actions and experiences.","container-title":"Genome Biology","DOI":"10.1186/gb-2014-15-7-r89","ISSN":"1465-6906","issue":"7","journalAbbreviation":"Genome Biol","language":"en","page":"R89","source":"DOI.org (Crossref)","title":"Host lifestyle affects human microbiota on daily timescales","volume":"15","author":[{"family":"David","given":"Lawrence A"},{"family":"Materna","given":"Arne C"},{"family":"Friedman","given":"Jonathan"},{"family":"Campos-Baptista","given":"Maria I"},{"family":"Blackburn","given":"Matthew C"},{"family":"Perrotta","given":"Allison"},{"family":"Erdman","given":"Susan E"},{"family":"Alm","given":"Eric J"}],"issued":{"date-parts":[["2014"]]}}},{"id":1584,"uris":["http://zotero.org/users/8873894/items/8AT8KFEK"],"itemData":{"id":1584,"type":"article-journal","abstract":"BACKGROUND: The human gut microbiome represents a diverse microbial community that varies across individuals and populations, and is influenced by factors such as host genetics and lifestyle. Diet is a major force shaping the gut microbiome, and the effects of dietary choices on microbiome composition are well documented. However, it remains poorly known how natural temporal variation in diet can affect the microbiome. The traditional Inuit diet is primarily based on animal products, which are thought to vary seasonally according to prey availability. We previously investigated the Inuit gut microbiome sampled at a single time point, and found no detectable differences in overall microbiome community composition attributable to the traditional Inuit diet.\nRESULTS: To determine whether seasonal changes in the Inuit diet might induce more pronounced changes in the microbiome, we collected stool and toilet paper samples, and dietary information from Inuit volunteers living in Resolute Bay (Nunavut, Canada), and compared them to individuals of European descent living in Montréal (Québec, Canada) consuming a typical Western diet. We sequenced the V4 region of the 16S rRNA gene to characterize microbiome diversity and composition, and compared samples collected with toilet paper or from stool. Our results show that these sampling methods provide similar, but non-identical portraits of the microbiome. Based on toilet paper samples, we found that much of the variation in microbiome community composition could be explained by individual identity (45-61% of variation explained, depending on the beta diversity metric used), with small but significant variation (3-5%) explained by sex or geography (Nunavut or Montréal). In contrast with our previous study at one time point, sampling over the course of a year revealed that diet explains 11% of variation in community composition across all participants, and 17% of variation specifically among Nunavut participants. However, we observed no clear seasonal shifts in the microbiomes of participants from either Nunavut or Montréal. Within-individual microbial diversity fluctuated more over time in Nunavut than in Montréal, consistent with a more variable and highly individualized diet in Nunavut.\nCONCLUSIONS: Together, these results shows that the traditional Inuit diet and lifestyle has an impact on the composition, diversity and stability of the Inuit gut microbiome, even if the seasonality of the diet is less pronounced than expected, perhaps due to an increasingly westernized diet.","container-title":"Microbiome","DOI":"10.1186/s40168-017-0370-7","ISSN":"2049-2618","issue":"1","journalAbbreviation":"Microbiome","language":"eng","page":"151","PMID":"29145891","PMCID":"PMC5689144","source":"PubMed","title":"The Inuit gut microbiome is dynamic over time and shaped by traditional foods","volume":"5","author":[{"family":"Dubois","given":"Geneviève"},{"family":"Girard","given":"Catherine"},{"family":"Lapointe","given":"François-Joseph"},{"family":"Shapiro","given":"B. Jesse"}],"issued":{"date-parts":[["2017",11,16]]}}},{"id":1112,"uris":["http://zotero.org/users/8873894/items/C29JXBJV"],"itemData":{"id":1112,"type":"article-journal","abstract":"A low-error 16S rRNA amplicon sequencing method (LEA-Seq) plus whole genome sequencing of &gt;500 cultured isolates were used to characterize bacterial strain composition in the fecal microbiota of 37 USA adults sampled for up to five years. Microbiota stability follows a power law function which, when extrapolated, suggests that most strains in an individual are residents for decades. Shared strains were recovered from family members, but not from unrelated individuals. Sampling individuals for up to 32 weeks while consuming a monotonous liquid diet indicated that changes in weight are more predictive of changes in strain composition than sampling interval. This combination of stability and responsiveness to physiologic change confirms the potential of the gut microbiota as a diagnostic tool and therapeutic target.","container-title":"Science (New York, N.Y.)","DOI":"10.1126/science.1237439","ISSN":"0036-8075","issue":"6141","journalAbbreviation":"Science","page":"1237439","PMID":"23828941","PMCID":"PMC3791589","source":"PubMed Central","title":"The long-term stability of the human gut microbiota","volume":"341","author":[{"family":"Faith","given":"Jeremiah J."},{"family":"Guruge","given":"Janaki L."},{"family":"Charbonneau","given":"Mark"},{"family":"Subramanian","given":"Sathish"},{"family":"Seedorf","given":"Henning"},{"family":"Goodman","given":"Andrew L."},{"family":"Clemente","given":"Jose C."},{"family":"Knight","given":"Rob"},{"family":"Heath","given":"Andrew C."},{"family":"Leibel","given":"Rudolph L."},{"family":"Rosenbaum","given":"Michael"},{"family":"Gordon","given":"Jeffrey I."}],"issued":{"date-parts":[["2013",7,5]]}}},{"id":1512,"uris":["http://zotero.org/users/8873894/items/DTPQY9MB"],"itemData":{"id":1512,"type":"article-journal","abstract":"It is now apparent that the complex microbial communities found on and in the human body vary across individuals. What has largely been missing from previous studies is an understanding of how these communities vary over time within individuals. To the extent to which it has been considered, it is often assumed that temporal variability is negligible for healthy adults. Here we address this gap in understanding by profiling the forehead, gut (fecal), palm, and tongue microbial communities in 85 adults, weekly over 3 months.","container-title":"Genome Biology","DOI":"10.1186/s13059-014-0531-y","ISSN":"1474-760X","issue":"12","journalAbbreviation":"Genome Biology","page":"531","source":"BioMed Central","title":"Temporal variability is a personalized feature of the human microbiome","volume":"15","author":[{"family":"Flores","given":"Gilberto E."},{"family":"Caporaso","given":"J. Gregory"},{"family":"Henley","given":"Jessica B."},{"family":"Rideout","given":"Jai Ram"},{"family":"Domogala","given":"Daniel"},{"family":"Chase","given":"John"},{"family":"Leff","given":"Jonathan W."},{"family":"Vázquez-Baeza","given":"Yoshiki"},{"family":"Gonzalez","given":"Antonio"},{"family":"Knight","given":"Rob"},{"family":"Dunn","given":"Robert R."},{"family":"Fierer","given":"Noah"}],"issued":{"date-parts":[["2014",12,3]]}}},{"id":1586,"uris":["http://zotero.org/users/8873894/items/4MHV6IR7"],"itemData":{"id":1586,"type":"article-journal","abstract":"BACKGROUND: Measurement reliability and biological stability need to be considered when developing sampling protocols for population-based fecal microbiome studies.\nMETHODS: Stool samples were collected biannually over a 2-year period and sequenced for the V1-V3 region of the 16S rRNA gene in 50 participants from the Multiethnic Cohort Study. We evaluated the temporal stability of the fecal microbiome on a community level with permutational multivariate analysis of variance (PERMANOVA), as well as on taxa and diversity measures with intraclass correlation coefficients.\nRESULTS: Interindividual differences were the predominant source of fecal microbiome variation, and variation within individual was driven more by changing abundances than by the complete loss or introduction of taxa. Phyla and diversity measures were reliable over the 2 years. Most genera were stable over time, although those with low abundances tended to be more dynamic. Reliability was lower among participants who used antibiotics, with the greatest difference seen in samples taken within 1 month of reported use.\nCONCLUSIONS: The fecal microbiome as a whole is stable over a 2-year period, although certain taxa may exhibit more temporal variability.\nIMPACT: When designing large epidemiologic studies, a single sample is sufficient to capture the majority of the variation in the fecal microbiome from 16S rRNA gene sequencing, while multiple samples may be needed for rare or less-abundant taxa.","container-title":"Cancer Epidemiology, Biomarkers &amp; Prevention: A Publication of the American Association for Cancer Research, Cosponsored by the American Society of Preventive Oncology","DOI":"10.1158/1055-9965.EPI-18-0348","ISSN":"1538-7755","issue":"1","journalAbbreviation":"Cancer Epidemiol Biomarkers Prev","language":"eng","page":"154-162","PMID":"30206059","PMCID":"PMC6625800","source":"PubMed","title":"Temporal Variability and Stability of the Fecal Microbiome: The Multiethnic Cohort Study","title-short":"Temporal Variability and Stability of the Fecal Microbiome","volume":"28","author":[{"family":"Fu","given":"Benjamin C."},{"family":"Randolph","given":"Timothy W."},{"family":"Lim","given":"Unhee"},{"family":"Monroe","given":"Kristine R."},{"family":"Cheng","given":"Iona"},{"family":"Wilkens","given":"Lynne R."},{"family":"Le Marchand","given":"Loïc"},{"family":"Lampe","given":"Johanna W."},{"family":"Hullar","given":"Meredith A. J."}],"issued":{"date-parts":[["2019",1]]}}},{"id":1062,"uris":["http://zotero.org/users/8873894/items/J48JRAKJ"],"itemData":{"id":1062,"type":"article-journal","abstract":"Understanding the dynamics of human gut microbiota in space is crucial in maintaining astronaut health. Long-duration and deep-space manned exploration will require the in situ regeneration of resources, which would be achieved by an artificial ecosystem, such as a bioregenerative life-support system (BLSS). Potential response of human gut microbiota to particular lifestyle and dietary structure experienced in a BLSS remains unclear. Here, we report how a BLSS impacts the gut microbiota during a 105-day study that took place in the Chinese Lunar Palace 1 (LP1). The three crewmembers were provided with high-plant and high-fibre diet, and they followed a fixed schedule including extensive labour in the plant cabin. The gut microbiota composition of the three crewmembers showed convergence and similar dynamic change. Increased diversity and abundance of Lachnospira, Faecalibacterium and Blautia indicated that the LP1 dietary structure and the lifestyle may be beneficial for the maintenance of healthy gut microbiome. A stronger impact was found from the gut microbiome to the environment compared with the opposite direction, suggesting the necessity of environmental pathogen control in BLSS.","container-title":"Environmental Microbiology","DOI":"10.1111/1462-2920.14358","ISSN":"1462-2920","issue":"10","language":"en","note":"_eprint: https://onlinelibrary.wiley.com/doi/pdf/10.1111/1462-2920.14358","page":"3643-3656","source":"Wiley Online Library","title":"The influence of bioregenerative life-support system dietary structure and lifestyle on the gut microbiota: a 105-day ground-based space simulation in Lunar Palace 1","title-short":"The influence of bioregenerative life-support system dietary structure and lifestyle on the gut microbiota","volume":"20","author":[{"family":"Hao","given":"Zikai"},{"family":"Li","given":"Leyuan"},{"family":"Fu","given":"Yuming"},{"family":"Liu","given":"Hong"}],"issued":{"date-parts":[["2018"]]}}},{"id":1581,"uris":["http://zotero.org/users/8873894/items/Q4QP9PMD"],"itemData":{"id":1581,"type":"article-journal","abstract":"Relationships between human gut microbiota, dietary habits, and health/diseases are the subject of epidemiological and clinical studies. However, the temporal stability and variability of the bacterial community in fecal samples remain unclear. In this study, middle-aged Japanese male and female volunteers (n = 5 each) without disease were recruited from the Sakura Diet Study. Fecal samples and lifestyle information were collected in every quarter and at each defecation for 7 continuous days. Next-generation sequencing of 16S rDNA and hierarchical clustering showed no time trend and intra-individual differences in both fecal sample sets. Significant inter-individual variations in seasonal and daily fecal sample sets were detected for 24 and 23 out of 39 selected dominant genera (&gt;0.1% of the total human gut microbiota; occupation rate &gt;85%), respectively. Intra- to inter-individual variance ratios in 26 and 35 genera were significantly &lt;1.0 for seasonal and daily stabilities. Seasonal variation in fermented milk consumption might be associated with Bifidobacterium composition, but not with Lactobacillus. For most of the dominant genera in the human gut microbiota, inter-individual variations were significantly larger than intra-individual variations. Further studies are warranted to determine the contributions of human gut microbiota to nutritional metabolism, health promotion, and prevention/development of diseases.","container-title":"Archives of Microbiology","DOI":"10.1007/s00203-015-1125-0","ISSN":"1432-072X","issue":"7","journalAbbreviation":"Arch Microbiol","language":"eng","page":"919-934","PMID":"26068535","PMCID":"PMC4536265","source":"PubMed","title":"Inter- and intra-individual variations in seasonal and daily stabilities of the human gut microbiota in Japanese","volume":"197","author":[{"family":"Hisada","given":"Takayoshi"},{"family":"Endoh","given":"Kaori"},{"family":"Kuriki","given":"Kiyonori"}],"issued":{"date-parts":[["2015",9]]}}},{"id":1059,"uris":["http://zotero.org/users/8873894/items/HWV479CZ"],"itemData":{"id":1059,"type":"article-journal","abstract":"There is currently a lack of long-term longitudinal studies investigating the stability of the microbiome. In this n-of-one study, we characterised the gut microbial composition of artist Billy Apple® from stool samples collected 45 years apart in 1970 and 2016. We observed that 45% of the microbial species were retained over the 45 year interval. Moreover, components of Apple’s microbiome associated with the allele frequency at seven SNPs in his genome. Collectively, our results are consistent with a genetic component contributing to the selection and maintenance of core members within the artist’s microbiome over his life-time.","container-title":"Human Microbiome Journal","DOI":"10.1016/j.humic.2017.09.001","ISSN":"2452-2317","journalAbbreviation":"Human Microbiome Journal","language":"en","page":"7-10","source":"ScienceDirect","title":"Long-term stability in the gut microbiome over 46 years in the life of Billy Apple®","volume":"5-6","author":[{"family":"Jayasinghe","given":"Thilini N."},{"family":"Hilton","given":"Craig"},{"family":"Tsai","given":"Peter"},{"family":"Apple","given":"Billy"},{"family":"Shepherd","given":"Peter"},{"family":"Cutfield","given":"Wayne S."},{"family":"O'Sullivan","given":"Justin M."}],"issued":{"date-parts":[["2017",12,1]]}}},{"id":1396,"uris":["http://zotero.org/users/8873894/items/3GTDIIXU"],"itemData":{"id":1396,"type":"article-journal","abstract":"Deep molecular phenotyping of individuals provides the opportunity for biological insight into host physiology. As the human microbiome is increasingly being recognized as an important determinant of host health, understanding the host–microbiome relationship in a multiomics context may pave the way forward for targeted interventions. In this study, we analyze gut microbial composition of 101 individuals over the course of a year, alongside clinical markers and serum metabolomics. We establish association between specific gut compositional states and host health biomarkers (e.g., of inflammation). Finally, we provide evidence for an apparent transition barrier between these compositional states. A deeper understanding of microbiome dynamics and the associated variation in host phenotypes furthers our ability to engineer effective interventions that optimize wellness., The Pioneer 100 Wellness Project involved quantitatively profiling 108 participants’ molecular physiology over time, including genomes, gut microbiomes, blood metabolomes, blood proteomes, clinical chemistries, and data from wearable devices. Here, we present a longitudinal analysis focused specifically around the Pioneer 100 gut microbiomes. We distinguished a subpopulation of individuals with reduced gut diversity, elevated relative abundance of the genus Prevotella, and reduced levels of the genus Bacteroides. We found that the relative abundances of Bacteroides and Prevotella were significantly correlated with certain serum metabolites, including omega-6 fatty acids. Primary dimensions in distance-based redundancy analysis of clinical chemistries explained 18.5% of the variance in bacterial community composition, and revealed a Bacteroides/Prevotella dichotomy aligned with inflammation and dietary markers. Finally, longitudinal analysis of gut microbiome dynamics within individuals showed that direct transitions between Bacteroides-dominated and Prevotella-dominated communities were rare, suggesting the presence of a barrier between these states. One implication is that interventions seeking to transition between Bacteroides- and Prevotella-dominated communities will need to identify permissible paths through ecological state-space that circumvent this apparent barrier.","container-title":"Proceedings of the National Academy of Sciences of the United States of America","DOI":"10.1073/pnas.1922498117","ISSN":"0027-8424","issue":"24","journalAbbreviation":"Proc Natl Acad Sci U S A","page":"13839-13845","PMID":"32471946","PMCID":"PMC7306764","source":"PubMed Central","title":"Longitudinal analysis reveals transition barriers between dominant ecological states in the gut microbiome","volume":"117","author":[{"family":"Levy","given":"Roie"},{"family":"Magis","given":"Andrew T."},{"family":"Earls","given":"John C."},{"family":"Manor","given":"Ohad"},{"family":"Wilmanski","given":"Tomasz"},{"family":"Lovejoy","given":"Jennifer"},{"family":"Gibbons","given":"Sean M."},{"family":"Omenn","given":"Gilbert S."},{"family":"Hood","given":"Leroy"},{"family":"Price","given":"Nathan D."}],"issued":{"date-parts":[["2020",6,16]]}}},{"id":1063,"uris":["http://zotero.org/users/8873894/items/BJP4NI43"],"itemData":{"id":1063,"type":"article-journal","abstract":"Next-generation sequencing has greatly contributed to an improved ecological understanding of the human gut microbiota. Nevertheless, questions remain regarding the characteristics of this ecosystem and the ecological processes that shape it, and controversy has arisen regarding the stability of the bacterial populations and the existence of a temporal core. In this study, we have characterized the fecal microbial communities of three human individuals over a one-year period by 454 pyrosequencing of 16S rRNA tags in order to investigate the temporal characteristics of the bacterial communities. The findings revealed a temporal core of 33 to 40 species-level Operational Taxonomic Units (OTUs) within subjects. Although these OTUs accounted only for around 12% of the total OTUs detected, they added up to &gt;75% of the total sequences obtained for each individual. In order to determine the capacity of the sequencing and bioinformatic approaches applied during this study to accurately determine the proportion of a core microbiota, we analyzed the fecal microbiota of nine mice with a defined three-member community. This experiment revealed that the sequencing approach inflated the amount of rare OTUs, which introduced a significant degree of artificial variation across samples, and hence reduced the apparent fraction of shared OTUs. However, when assessing the data quantitatively by focusing on dominant lineages, the sequencing approaches deliver an accurate representation of the community. In conclusion, this study revealed that the human fecal microbiota is dominated by around 40 species that maintain persistent populations over the duration of one year. The findings allow conclusions about the ecological factors that shape the community and support the concept of a homeostatic ecosystem controlled largely by deterministic processes. Our analysis of a three-member community revealed that methodological artifacts of OTU-based approaches complicate core calculations, and these limitations have to be considered in the interpretation of microbiome studies.","container-title":"PLOS ONE","DOI":"10.1371/journal.pone.0069621","ISSN":"1932-6203","issue":"7","journalAbbreviation":"PLOS ONE","language":"en","page":"e69621","publisher":"Public Library of Science","source":"PLoS Journals","title":"Long-Term Temporal Analysis of the Human Fecal Microbiota Revealed a Stable Core of Dominant Bacterial Species","volume":"8","author":[{"family":"Martínez","given":"Inés"},{"family":"Muller","given":"Catherine E."},{"family":"Walter","given":"Jens"}],"issued":{"date-parts":[["2013",7,16]]}}},{"id":1067,"uris":["http://zotero.org/users/8873894/items/NLVU5PGV"],"itemData":{"id":1067,"type":"article-journal","abstract":"Longitudinal human gut microbiome datasets generated using community-level, sequence-based approaches often report a sub-set of long-lived “resident” taxa that rarely, if ever, are lost. This result contrasts with population-level turnover of resident clones on the order of months to years. We hypothesized that the disconnect between these results is due to a relative lack of simultaneous discrimination of the human gut microbiome at both the community and population-levels. Here, we present results of a small, longitudinal cohort study (n = 8 participants) of healthy human adults that identifies static and dynamic members of the gut microbiome at the clone level based on cultivation/genetic discrimination and at the operational taxonomic unit/amplified sequence variant levels based on 16S rRNA sequencing. We provide evidence that there is little “stability” within resident clonal populations of the common gut microbiome bacterial family, Enterobacteriaceae. Given that clones can vary substantially in genome content and that evolutionary processes operate on the population level, these results question the biological relevance of apparent stability at higher taxonomic levels.","container-title":"The ISME Journal","DOI":"10.1038/s41396-019-0435-7","ISSN":"1751-7370","issue":"9","journalAbbreviation":"ISME J","language":"en","license":"2019 The Author(s)","note":"number: 9","page":"2306-2318","publisher":"Nature Publishing Group","source":"www.nature.com","title":"Rethinking gut microbiome residency and the Enterobacteriaceae in healthy human adults","volume":"13","author":[{"family":"Martinson","given":"Jonathan N. V."},{"family":"Pinkham","given":"Nicholas V."},{"family":"Peters","given":"Garrett W."},{"family":"Cho","given":"Hanbyul"},{"family":"Heng","given":"Jeremy"},{"family":"Rauch","given":"Mychiel"},{"family":"Broadaway","given":"Susan C."},{"family":"Walk","given":"Seth T."}],"issued":{"date-parts":[["2019",9]]}}},{"id":1035,"uris":["http://zotero.org/users/8873894/items/5KAPHFKS"],"itemData":{"id":1035,"type":"article-journal","abstract":"Temporal dynamics of the gut microbiota potentially limit the identification of microbial features associated with health status. Here, we used whole-genome metagenomic and 16S rRNA gene sequencing to characterize the intra- and inter-individual variations of gut microbiota composition and functional potential of a disease-free Swedish population (n = 75) over one year. We found that 23% of the total compositional variance was explained by intra-individual variation. The degree of intra-individual compositional variability was negatively associated with the abundance of Faecalibacterium prausnitzii (a butyrate producer) and two Bifidobacterium species. By contrast, the abundance of facultative anaerobes and aerotolerant bacteria such as Escherichia coli and Lactobacillus acidophilus varied extensively, independent of compositional stability. The contribution of intra-individual variance to the total variance was greater for functional pathways than for microbial species. Thus, reliable quantification of microbial features requires repeated samples to address the issue of intra-individual variations of the gut microbiota.","container-title":"Cell Host &amp; Microbe","DOI":"10.1016/j.chom.2022.03.002","ISSN":"1931-3128","issue":"5","journalAbbreviation":"Cell Host &amp; Microbe","language":"en","page":"726-739.e3","source":"ScienceDirect","title":"Dynamics of the normal gut microbiota: A longitudinal one-year population study in Sweden","title-short":"Dynamics of the normal gut microbiota","volume":"30","author":[{"family":"Olsson","given":"Lisa M"},{"family":"Boulund","given":"Fredrik"},{"family":"Nilsson","given":"Staffan"},{"family":"Khan","given":"Muhammad Tanweer"},{"family":"Gummesson","given":"Anders"},{"family":"Fagerberg","given":"Linn"},{"family":"Engstrand","given":"Lars"},{"family":"Perkins","given":"Rosie"},{"family":"Uhlén","given":"Mathias"},{"family":"Bergström","given":"Göran"},{"family":"Tremaroli","given":"Valentina"},{"family":"Bäckhed","given":"Fredrik"}],"issued":{"date-parts":[["2022",5,11]]}}},{"id":1061,"uris":["http://zotero.org/users/8873894/items/MAYR2WCS"],"itemData":{"id":1061,"type":"article-journal","abstract":"The intestinal microbial communities and their temporal dynamics are gaining increasing interest due to the significant implications for human health. Recent studies have shown the dynamic behavior of the gut microbiota in free-living, healthy persons. To date, it is not known whether these dynamics are applicable during prolonged life sharing in a confined and controlled environment.","container-title":"Microbiome","DOI":"10.1186/s40168-017-0256-8","ISSN":"2049-2618","issue":"1","journalAbbreviation":"Microbiome","page":"39","source":"BioMed Central","title":"Temporal dynamics of the gut microbiota in people sharing a confined environment, a 520-day ground-based space simulation, MARS500","volume":"5","author":[{"family":"Turroni","given":"Silvia"},{"family":"Rampelli","given":"Simone"},{"family":"Biagi","given":"Elena"},{"family":"Consolandi","given":"Clarissa"},{"family":"Severgnini","given":"Marco"},{"family":"Peano","given":"Clelia"},{"family":"Quercia","given":"Sara"},{"family":"Soverini","given":"Matteo"},{"family":"Carbonero","given":"Franck G."},{"family":"Bianconi","given":"Giovanna"},{"family":"Rettberg","given":"Petra"},{"family":"Canganella","given":"Francesco"},{"family":"Brigidi","given":"Patrizia"},{"family":"Candela","given":"Marco"}],"issued":{"date-parts":[["2017",3,24]]}}}],"schema":"https://github.com/citation-style-language/schema/raw/master/csl-citation.json"} </w:instrText>
      </w:r>
      <w:r w:rsidRPr="00D93D74">
        <w:fldChar w:fldCharType="separate"/>
      </w:r>
      <w:r w:rsidRPr="00D93D74">
        <w:t>(Caporaso et al., 2011; Claesson et al., 2011; Clooney et al., 2021; Costello et al., 2009; David et al., 2014; Dubois et al., 2017; Faith et al., 2013; Flores et al., 2014; Fu et al., 2019; Hao et al., 2018; Hisada et al., 2015; Jayasinghe et al., 2017; Levy et al., 2020; Martínez et al., 2013; Martinson et al., 2019; Olsson et al., 2022; Turroni et al., 2017)</w:t>
      </w:r>
      <w:r w:rsidRPr="00D93D74">
        <w:fldChar w:fldCharType="end"/>
      </w:r>
      <w:r w:rsidRPr="00D93D74">
        <w:t xml:space="preserve">. These studies included populations ranging from one or two individuals to several hundred adults, typically male but sometimes female, with individuals aged between 18 and 50 years and a body mass index between 18.5 and 25. Sampling intervals ranged from daily or weekly to several months or even years apart. Densely sampled time series studies showed strong individual-specific and relatively persistent community structure despite day-to-day fluctuations </w:t>
      </w:r>
      <w:r w:rsidRPr="00D93D74">
        <w:fldChar w:fldCharType="begin"/>
      </w:r>
      <w:r w:rsidRPr="00D93D74">
        <w:instrText xml:space="preserve"> ADDIN ZOTERO_ITEM CSL_CITATION {"citationID":"ttSAftGC","properties":{"formattedCitation":"(Caporaso et al., 2011)","plainCitation":"(Caporaso et al., 2011)","noteIndex":0},"citationItems":[{"id":1113,"uris":["http://zotero.org/users/8873894/items/J7BXX9RI"],"itemData":{"id":1113,"type":"article-journal","abstract":"Background: Understanding the normal temporal variation in the human microbiome is critical to developing treatments for putative microbiome-related afflictions such as obesity, Crohn’s disease, inflammatory bowel disease and malnutrition. Sequencing and computational technologies, however, have been a limiting factor in performing dense time series analysis of the human microbiome. Here, we present the largest human microbiota time series analysis to date, covering two individuals at four body sites over 396 timepoints.\nResults: We find that despite stable differences between body sites and individuals, there is pronounced variability in an individual’s microbiota across months, weeks and even days. Additionally, only a small fraction of the total taxa found within a single body site appear to be present across all time points, suggesting that no core temporal microbiome exists at high abundance (although some microbes may be present but drop below the detection threshold). Many more taxa appear to be persistent but non-permanent community members.\nConclusions: DNA sequencing and computational advances described here provide the ability to go beyond infrequent snapshots of our human-associated microbial ecology to high-resolution assessments of temporal variations over protracted periods, within and between body habitats and individuals. This capacity will allow us to define normal variation and pathologic states, and assess responses to therapeutic interventions.","container-title":"Genome Biology","DOI":"10.1186/gb-2011-12-5-r50","ISSN":"1465-6906","issue":"5","journalAbbreviation":"Genome Biol","language":"en","page":"R50","source":"DOI.org (Crossref)","title":"Moving pictures of the human microbiome","volume":"12","author":[{"family":"Caporaso","given":"J Gregory"},{"family":"Lauber","given":"Christian L"},{"family":"Costello","given":"Elizabeth K"},{"family":"Berg-Lyons","given":"Donna"},{"family":"Gonzalez","given":"Antonio"},{"family":"Stombaugh","given":"Jesse"},{"family":"Knights","given":"Dan"},{"family":"Gajer","given":"Pawel"},{"family":"Ravel","given":"Jacques"},{"family":"Fierer","given":"Noah"},{"family":"Gordon","given":"Jeffrey I"},{"family":"Knight","given":"Rob"}],"issued":{"date-parts":[["2011"]]}}}],"schema":"https://github.com/citation-style-language/schema/raw/master/csl-citation.json"} </w:instrText>
      </w:r>
      <w:r w:rsidRPr="00D93D74">
        <w:fldChar w:fldCharType="separate"/>
      </w:r>
      <w:r w:rsidRPr="00D93D74">
        <w:t>(Caporaso et al., 2011)</w:t>
      </w:r>
      <w:r w:rsidRPr="00D93D74">
        <w:fldChar w:fldCharType="end"/>
      </w:r>
      <w:r w:rsidRPr="00D93D74">
        <w:t xml:space="preserve">. Studies in older adults (over 65 years of age) found a persistent individual gut microbiota over periods of three to six months at high taxonomic levels, but with certain taxa showing variability at the OTU level </w:t>
      </w:r>
      <w:r w:rsidRPr="00D93D74">
        <w:fldChar w:fldCharType="begin"/>
      </w:r>
      <w:r w:rsidRPr="00D93D74">
        <w:instrText xml:space="preserve"> ADDIN ZOTERO_ITEM CSL_CITATION {"citationID":"iVd1bcxW","properties":{"formattedCitation":"(Claesson et al., 2011; Fu et al., 2019)","plainCitation":"(Claesson et al., 2011; Fu et al., 2019)","noteIndex":0},"citationItems":[{"id":1567,"uris":["http://zotero.org/users/8873894/items/5CR64PC5"],"itemData":{"id":1567,"type":"article-journal","abstract":"Alterations in the human intestinal microbiota are linked to conditions including\ninflammatory bowel disease, irritable bowel syndrome, and obesity...","archive_location":"world","container-title":"Proceedings of the National Academy of Sciences","DOI":"10.1073/pnas.1000097107","issue":"supplement_1","language":"EN","note":"Company: National Academy of Sciences\nDistributor: National Academy of Sciences\nInstitution: National Academy of Sciences\nLabel: National Academy of Sciences","page":"4586-4591","publisher":"Proceedings of the National Academy of Sciences","source":"www.pnas.org","title":"Composition, variability, and temporal stability of the intestinal microbiota of the elderly","volume":"108","author":[{"family":"Claesson","given":"Marcus J."},{"family":"Cusack","given":"Siobhán"},{"family":"O'Sullivan","given":"Orla"},{"family":"Greene-Diniz","given":"Rachel"},{"family":"Weerd","given":"Heleen","non-dropping-particle":"de"},{"family":"Flannery","given":"Edel"},{"family":"Marchesi","given":"Julian R."},{"family":"Falush","given":"Daniel"},{"family":"Dinan","given":"Timothy"},{"family":"Fitzgerald","given":"Gerald"},{"family":"Stanton","given":"Catherine"},{"family":"Sinderen","given":"Douwe","non-dropping-particle":"van"},{"family":"O'Connor","given":"Michael"},{"family":"Harnedy","given":"Norma"},{"family":"O'Connor","given":"Kieran"},{"family":"Henry","given":"Colm"},{"family":"O'Mahony","given":"Denis"},{"family":"Fitzgerald","given":"Anthony P."},{"family":"Shanahan","given":"Fergus"},{"family":"Twomey","given":"Cillian"},{"family":"Hill","given":"Colin"},{"family":"Ross","given":"R. Paul"},{"family":"O'Toole","given":"Paul W."}],"issued":{"date-parts":[["2011",3,15]]}}},{"id":1586,"uris":["http://zotero.org/users/8873894/items/4MHV6IR7"],"itemData":{"id":1586,"type":"article-journal","abstract":"BACKGROUND: Measurement reliability and biological stability need to be considered when developing sampling protocols for population-based fecal microbiome studies.\nMETHODS: Stool samples were collected biannually over a 2-year period and sequenced for the V1-V3 region of the 16S rRNA gene in 50 participants from the Multiethnic Cohort Study. We evaluated the temporal stability of the fecal microbiome on a community level with permutational multivariate analysis of variance (PERMANOVA), as well as on taxa and diversity measures with intraclass correlation coefficients.\nRESULTS: Interindividual differences were the predominant source of fecal microbiome variation, and variation within individual was driven more by changing abundances than by the complete loss or introduction of taxa. Phyla and diversity measures were reliable over the 2 years. Most genera were stable over time, although those with low abundances tended to be more dynamic. Reliability was lower among participants who used antibiotics, with the greatest difference seen in samples taken within 1 month of reported use.\nCONCLUSIONS: The fecal microbiome as a whole is stable over a 2-year period, although certain taxa may exhibit more temporal variability.\nIMPACT: When designing large epidemiologic studies, a single sample is sufficient to capture the majority of the variation in the fecal microbiome from 16S rRNA gene sequencing, while multiple samples may be needed for rare or less-abundant taxa.","container-title":"Cancer Epidemiology, Biomarkers &amp; Prevention: A Publication of the American Association for Cancer Research, Cosponsored by the American Society of Preventive Oncology","DOI":"10.1158/1055-9965.EPI-18-0348","ISSN":"1538-7755","issue":"1","journalAbbreviation":"Cancer Epidemiol Biomarkers Prev","language":"eng","page":"154-162","PMID":"30206059","PMCID":"PMC6625800","source":"PubMed","title":"Temporal Variability and Stability of the Fecal Microbiome: The Multiethnic Cohort Study","title-short":"Temporal Variability and Stability of the Fecal Microbiome","volume":"28","author":[{"family":"Fu","given":"Benjamin C."},{"family":"Randolph","given":"Timothy W."},{"family":"Lim","given":"Unhee"},{"family":"Monroe","given":"Kristine R."},{"family":"Cheng","given":"Iona"},{"family":"Wilkens","given":"Lynne R."},{"family":"Le Marchand","given":"Loïc"},{"family":"Lampe","given":"Johanna W."},{"family":"Hullar","given":"Meredith A. J."}],"issued":{"date-parts":[["2019",1]]}}}],"schema":"https://github.com/citation-style-language/schema/raw/master/csl-citation.json"} </w:instrText>
      </w:r>
      <w:r w:rsidRPr="00D93D74">
        <w:fldChar w:fldCharType="separate"/>
      </w:r>
      <w:r w:rsidRPr="00D93D74">
        <w:t>(Claesson et al., 2011; Fu et al., 2019)</w:t>
      </w:r>
      <w:r w:rsidRPr="00D93D74">
        <w:fldChar w:fldCharType="end"/>
      </w:r>
      <w:r w:rsidRPr="00D93D74">
        <w:t xml:space="preserve">. Other studies have found longitudinally persistent intestinal microbiota at the phylum or family level over periods ranging from a few months to several years or even decades </w:t>
      </w:r>
      <w:r w:rsidRPr="00D93D74">
        <w:fldChar w:fldCharType="begin"/>
      </w:r>
      <w:r w:rsidRPr="00D93D74">
        <w:instrText xml:space="preserve"> ADDIN ZOTERO_ITEM CSL_CITATION {"citationID":"RBI6YCqZ","properties":{"formattedCitation":"(Faith et al., 2013; Jayasinghe et al., 2017)","plainCitation":"(Faith et al., 2013; Jayasinghe et al., 2017)","noteIndex":0},"citationItems":[{"id":1112,"uris":["http://zotero.org/users/8873894/items/C29JXBJV"],"itemData":{"id":1112,"type":"article-journal","abstract":"A low-error 16S rRNA amplicon sequencing method (LEA-Seq) plus whole genome sequencing of &gt;500 cultured isolates were used to characterize bacterial strain composition in the fecal microbiota of 37 USA adults sampled for up to five years. Microbiota stability follows a power law function which, when extrapolated, suggests that most strains in an individual are residents for decades. Shared strains were recovered from family members, but not from unrelated individuals. Sampling individuals for up to 32 weeks while consuming a monotonous liquid diet indicated that changes in weight are more predictive of changes in strain composition than sampling interval. This combination of stability and responsiveness to physiologic change confirms the potential of the gut microbiota as a diagnostic tool and therapeutic target.","container-title":"Science (New York, N.Y.)","DOI":"10.1126/science.1237439","ISSN":"0036-8075","issue":"6141","journalAbbreviation":"Science","page":"1237439","PMID":"23828941","PMCID":"PMC3791589","source":"PubMed Central","title":"The long-term stability of the human gut microbiota","volume":"341","author":[{"family":"Faith","given":"Jeremiah J."},{"family":"Guruge","given":"Janaki L."},{"family":"Charbonneau","given":"Mark"},{"family":"Subramanian","given":"Sathish"},{"family":"Seedorf","given":"Henning"},{"family":"Goodman","given":"Andrew L."},{"family":"Clemente","given":"Jose C."},{"family":"Knight","given":"Rob"},{"family":"Heath","given":"Andrew C."},{"family":"Leibel","given":"Rudolph L."},{"family":"Rosenbaum","given":"Michael"},{"family":"Gordon","given":"Jeffrey I."}],"issued":{"date-parts":[["2013",7,5]]}}},{"id":1059,"uris":["http://zotero.org/users/8873894/items/HWV479CZ"],"itemData":{"id":1059,"type":"article-journal","abstract":"There is currently a lack of long-term longitudinal studies investigating the stability of the microbiome. In this n-of-one study, we characterised the gut microbial composition of artist Billy Apple® from stool samples collected 45 years apart in 1970 and 2016. We observed that 45% of the microbial species were retained over the 45 year interval. Moreover, components of Apple’s microbiome associated with the allele frequency at seven SNPs in his genome. Collectively, our results are consistent with a genetic component contributing to the selection and maintenance of core members within the artist’s microbiome over his life-time.","container-title":"Human Microbiome Journal","DOI":"10.1016/j.humic.2017.09.001","ISSN":"2452-2317","journalAbbreviation":"Human Microbiome Journal","language":"en","page":"7-10","source":"ScienceDirect","title":"Long-term stability in the gut microbiome over 46 years in the life of Billy Apple®","volume":"5-6","author":[{"family":"Jayasinghe","given":"Thilini N."},{"family":"Hilton","given":"Craig"},{"family":"Tsai","given":"Peter"},{"family":"Apple","given":"Billy"},{"family":"Shepherd","given":"Peter"},{"family":"Cutfield","given":"Wayne S."},{"family":"O'Sullivan","given":"Justin M."}],"issued":{"date-parts":[["2017",12,1]]}}}],"schema":"https://github.com/citation-style-language/schema/raw/master/csl-citation.json"} </w:instrText>
      </w:r>
      <w:r w:rsidRPr="00D93D74">
        <w:fldChar w:fldCharType="separate"/>
      </w:r>
      <w:r w:rsidRPr="00D93D74">
        <w:t>(Faith et al., 2013; Jayasinghe et al., 2017)</w:t>
      </w:r>
      <w:r w:rsidRPr="00D93D74">
        <w:fldChar w:fldCharType="end"/>
      </w:r>
      <w:r w:rsidRPr="00D93D74">
        <w:t xml:space="preserve">. </w:t>
      </w:r>
    </w:p>
    <w:p w14:paraId="577F1DF0" w14:textId="6A8C314A" w:rsidR="00570D04" w:rsidRPr="00D93D74" w:rsidRDefault="00DA42F5" w:rsidP="00DA42F5">
      <w:r w:rsidRPr="00D93D74">
        <w:t xml:space="preserve">However, the apparent stability at higher taxonomic levels changes when using shotgun metagenomic sequencing, which offers greater taxonomic resolution. Longitudinal studies using metagenomic sequencing have compared vertical transmission and early assembly of gut microbiota in the first year of life </w:t>
      </w:r>
      <w:r w:rsidRPr="00D93D74">
        <w:fldChar w:fldCharType="begin"/>
      </w:r>
      <w:r w:rsidRPr="00D93D74">
        <w:instrText xml:space="preserve"> ADDIN ZOTERO_ITEM CSL_CITATION {"citationID":"vawl4Srv","properties":{"formattedCitation":"(Asnicar et al., 2017; Yassour et al., 2018)","plainCitation":"(Asnicar et al., 2017; Yassour et al., 2018)","noteIndex":0},"citationItems":[{"id":1900,"uris":["http://zotero.org/users/8873894/items/CFNX3LF2"],"itemData":{"id":1900,"type":"article-journal","abstract":"The gut microbiome becomes shaped in the first days of life and continues to increase its diversity during the first months. Links between the configuration of the infant gut microbiome and infant health are being shown, but a comprehensive strain-level assessment of microbes vertically transmitted from mother to infant is still missing. We collected fecal and breast milk samples from multiple mother-infant pairs during the first year of life and applied shotgun metagenomic sequencing followed by computational strain-level profiling. We observed that several specific strains, including those of Bifidobacterium bifidum, Coprococcus comes, and Ruminococcus bromii, were present in samples from the same mother-infant pair, while being clearly distinct from those carried by other pairs, which is indicative of vertical transmission. We further applied metatranscriptomics to study the in vivo gene expression of vertically transmitted microbes and found that transmitted strains of Bacteroides and Bifidobacterium species were transcriptionally active in the guts of both adult and infant. By combining longitudinal microbiome sampling and newly developed computational tools for strain-level microbiome analysis, we demonstrated that it is possible to track the vertical transmission of microbial strains from mother to infants and to characterize their transcriptional activity. Our work provides the foundation for larger-scale surveys to identify the routes of vertical microbial transmission and its influence on postinfancy microbiome development.\nIMPORTANCE Early infant exposure is important in the acquisition and ultimate development of a healthy infant microbiome. There is increasing support for the idea that the maternal microbial reservoir is a key route of microbial transmission, and yet much is inferred from the observation of shared species in mother and infant. The presence of common species, per se, does not necessarily equate to vertical transmission, as species exhibit considerable strain heterogeneity. It is therefore imperative to assess whether shared microbes belong to the same genetic variant (i.e., strain) to support the hypothesis of vertical transmission. Here we demonstrate the potential of shotgun metagenomics and strain-level profiling to identify vertical transmission events. Combining these data with metatranscriptomics, we show that it is possible not only to identify and track the fate of microbes in the early infant microbiome but also to investigate the actively transcribing members of the community. These approaches will ultimately provide important insights into the acquisition, development, and community dynamics of the infant microbiome.","container-title":"mSystems","DOI":"10.1128/mSystems.00164-16","issue":"1","page":"e00164-16","publisher":"American Society for Microbiology","source":"journals.asm.org (Atypon)","title":"Studying Vertical Microbiome Transmission from Mothers to Infants by Strain-Level Metagenomic Profiling","volume":"2","author":[{"family":"Asnicar","given":"Francesco"},{"family":"Manara","given":"Serena"},{"family":"Zolfo","given":"Moreno"},{"family":"Truong","given":"Duy Tin"},{"family":"Scholz","given":"Matthias"},{"family":"Armanini","given":"Federica"},{"family":"Ferretti","given":"Pamela"},{"family":"Gorfer","given":"Valentina"},{"family":"Pedrotti","given":"Anna"},{"family":"Tett","given":"Adrian"},{"family":"Segata","given":"Nicola"}],"issued":{"date-parts":[["2017",1,17]]}}},{"id":1911,"uris":["http://zotero.org/users/8873894/items/AJLUELGH"],"itemData":{"id":1911,"type":"article-journal","abstract":"Bacterial community acquisition in the infant gut impacts immune education and disease susceptibility. We compared bacterial strains across and within families in a prospective birth cohort of 44 infants and their mothers, sampled longitudinally in the first months of each child’s life. We identified mother-to-child bacterial transmission events and describe the incidence of family-specific antibiotic resistance genes. We observed two inheritance patterns across multiple species, where often the mother’s dominant strain is transmitted to the child, but occasionally her secondary strains colonize the infant gut. In families where the secondary strain of B. uniformis was inherited, a starch utilization gene cluster that was absent in the mother’s dominant strain was identified in the child, suggesting the selective advantage of a mother’s secondary strain in the infant gut. Our findings reveal mother-to-child bacterial transmission events at high resolution and give insights into early colonization of the infant gut.","container-title":"Cell Host &amp; Microbe","DOI":"10.1016/j.chom.2018.06.007","ISSN":"1931-3128","issue":"1","journalAbbreviation":"Cell Host &amp; Microbe","language":"en","page":"146-154.e4","source":"ScienceDirect","title":"Strain-Level Analysis of Mother-to-Child Bacterial Transmission during the First Few Months of Life","volume":"24","author":[{"family":"Yassour","given":"Moran"},{"family":"Jason","given":"Eeva"},{"family":"Hogstrom","given":"Larson J."},{"family":"Arthur","given":"Timothy D."},{"family":"Tripathi","given":"Surya"},{"family":"Siljander","given":"Heli"},{"family":"Selvenius","given":"Jenni"},{"family":"Oikarinen","given":"Sami"},{"family":"Hyöty","given":"Heikki"},{"family":"Virtanen","given":"Suvi M."},{"family":"Ilonen","given":"Jorma"},{"family":"Ferretti","given":"Pamela"},{"family":"Pasolli","given":"Edoardo"},{"family":"Tett","given":"Adrian"},{"family":"Asnicar","given":"Francesco"},{"family":"Segata","given":"Nicola"},{"family":"Vlamakis","given":"Hera"},{"family":"Lander","given":"Eric S."},{"family":"Huttenhower","given":"Curtis"},{"family":"Knip","given":"Mikael"},{"family":"Xavier","given":"Ramnik J."}],"issued":{"date-parts":[["2018",7,11]]}}}],"schema":"https://github.com/citation-style-language/schema/raw/master/csl-citation.json"} </w:instrText>
      </w:r>
      <w:r w:rsidRPr="00D93D74">
        <w:fldChar w:fldCharType="separate"/>
      </w:r>
      <w:r w:rsidRPr="00D93D74">
        <w:t>(Asnicar et al., 2017; Yassour et al., 2018)</w:t>
      </w:r>
      <w:r w:rsidRPr="00D93D74">
        <w:fldChar w:fldCharType="end"/>
      </w:r>
      <w:r w:rsidRPr="00D93D74">
        <w:t xml:space="preserve">, as well as strain and species persistence in healthy adults </w:t>
      </w:r>
      <w:r w:rsidRPr="00D93D74">
        <w:fldChar w:fldCharType="begin"/>
      </w:r>
      <w:r w:rsidR="00162CD1" w:rsidRPr="00D93D74">
        <w:instrText xml:space="preserve"> ADDIN ZOTERO_ITEM CSL_CITATION {"citationID":"Z4vaYv65","properties":{"formattedCitation":"(Abu-Ali et al., 2018; L. Chen et al., 2021; Dapa et al., 2023; Jokela et al., 2023; Olsson et al., 2022; Wolff et al., 2023; Zhou et al., 2024)","plainCitation":"(Abu-Ali et al., 2018; L. Chen et al., 2021; Dapa et al., 2023; Jokela et al., 2023; Olsson et al., 2022; Wolff et al., 2023; Zhou et al., 2024)","noteIndex":0},"citationItems":[{"id":1958,"uris":["http://zotero.org/users/8873894/items/VF9RJEHA"],"itemData":{"id":1958,"type":"article-journal","abstract":"The gut microbiome is intimately related to human health, but it is not yet known which functional activities are driven by specific microorganisms' ecological configurations or transcription. We report a large-scale investigation of 372 human faecal metatranscriptomes and 929 metagenomes from a subset of 308 men in the Health Professionals Follow-Up Study. We identified a metatranscriptomic 'core' universally transcribed over time and across participants, often by different microorganisms. In contrast to the housekeeping functions enriched in this core, a 'variable' metatranscriptome included specialized pathways that were differentially expressed both across participants and among microorganisms. Finally, longitudinal metagenomic profiles allowed ecological interaction network reconstruction, which remained stable over the six-month timespan, as did strain tracking within and between participants. These results provide an initial characterization of human faecal microbial ecology into core, subject-specific, microorganism-specific and temporally variable transcription, and they differentiate metagenomically versus metatranscriptomically informative aspects of the human faecal microbiome.","container-title":"Nature Microbiology","DOI":"10.1038/s41564-017-0084-4","ISSN":"2058-5276","issue":"3","journalAbbreviation":"Nat Microbiol","language":"en","license":"2018 © The Authors 2017, under exclusive licence to Macmillan Publishers Ltd, part of Springer Nature","note":"number: 3","page":"356-366","publisher":"Nature Publishing Group","source":"www.nature.com","title":"Metatranscriptome of human faecal microbial communities in a cohort of adult men","volume":"3","author":[{"family":"Abu-Ali","given":"Galeb S."},{"family":"Mehta","given":"Raaj S."},{"family":"Lloyd-Price","given":"Jason"},{"family":"Mallick","given":"Himel"},{"family":"Branck","given":"Tobyn"},{"family":"Ivey","given":"Kerry L."},{"family":"Drew","given":"David A."},{"family":"DuLong","given":"Casey"},{"family":"Rimm","given":"Eric"},{"family":"Izard","given":"Jacques"},{"family":"Chan","given":"Andrew T."},{"family":"Huttenhower","given":"Curtis"}],"issued":{"date-parts":[["2018",3]]}}},{"id":1046,"uris":["http://zotero.org/users/8873894/items/DU5DVK53"],"itemData":{"id":1046,"type":"article-journal","abstract":"By following up the gut microbiome, 51 human phenotypes and plasma levels of 1,183 metabolites in 338 individuals after 4 years, we characterize microbial stability and variation in relation to host physiology. Using these individual-specific and temporally stable microbial profiles, including bacterial SNPs and structural variations, we develop a microbial fingerprinting method that shows up to 85% accuracy in classifying metagenomic samples taken 4 years apart. Application of our fingerprinting method to the independent HMP cohort results in 95% accuracy for samples taken 1 year apart. We further observe temporal changes in the abundance of multiple bacterial species, metabolic pathways, and structural variation, as well as strain replacement. We report 190 longitudinal microbial associations with host phenotypes and 519 associations with plasma metabolites. These associations are enriched for cardiometabolic traits, vitamin B, and uremic toxins. Finally, mediation analysis suggests that the gut microbiome may influence cardiometabolic health through its metabolites.","container-title":"Cell","DOI":"10.1016/j.cell.2021.03.024","ISSN":"0092-8674","issue":"9","journalAbbreviation":"Cell","language":"en","page":"2302-2315.e12","source":"ScienceDirect","title":"The long-term genetic stability and individual specificity of the human gut microbiome","volume":"184","author":[{"family":"Chen","given":"Lianmin"},{"family":"Wang","given":"Daoming"},{"family":"Garmaeva","given":"Sanzhima"},{"family":"Kurilshikov","given":"Alexander"},{"family":"Vich Vila","given":"Arnau"},{"family":"Gacesa","given":"Ranko"},{"family":"Sinha","given":"Trishla"},{"family":"Segal","given":"Eran"},{"family":"Weersma","given":"Rinse K."},{"family":"Wijmenga","given":"Cisca"},{"family":"Zhernakova","given":"Alexandra"},{"family":"Fu","given":"Jingyuan"}],"issued":{"date-parts":[["2021",4,29]]}}},{"id":2319,"uris":["http://zotero.org/users/8873894/items/XHZSJ9H7"],"itemData":{"id":2319,"type":"article-journal","abstract":"Gut bacteria inhabit a complex environment that is shaped by interactions with their host and the other members of the community. While these ecological interactions have evolved over millions of years, mounting evidence suggests that gut commensals can evolve on much shorter timescales as well, by acquiring new mutations within individual hosts. In this review, we highlight recent progress in understanding the causes and consequences of short-term evolution in the mammalian gut, from experimental evolution in murine hosts to longitudinal tracking of human cohorts. We also discuss new opportunities for future progress by expanding the repertoire of focal species, hosts, and surrounding communities, and by combining deep-sequencing technologies with quantitative frameworks from population genetics.","container-title":"Current Opinion in Microbiology","DOI":"10.1016/j.mib.2022.102258","ISSN":"1369-5274","journalAbbreviation":"Current Opinion in Microbiology","language":"en","page":"102258","source":"ScienceDirect","title":"Within-host evolution of the gut microbiome","volume":"71","author":[{"family":"Dapa","given":"Tanja"},{"family":"Wong","given":"Daniel PGH"},{"family":"Vasquez","given":"Kimberly S"},{"family":"Xavier","given":"Karina B"},{"family":"Huang","given":"Kerwyn Casey"},{"family":"Good","given":"Benjamin H"}],"issued":{"date-parts":[["2023",2,1]]}}},{"id":2295,"uris":["http://zotero.org/users/8873894/items/V62M4SM2"],"itemData":{"id":2295,"type":"article-journal","abstract":"Background Although the infant gut microbiota has been extensively studied, comprehensive assessment on the microbiota determinants including technical variables has not been performed in large infant cohorts.","container-title":"eBioMedicine","DOI":"10.1016/j.ebiom.2023.104695","ISSN":"23523964","journalAbbreviation":"eBioMedicine","language":"en","page":"104695","source":"DOI.org (Crossref)","title":"Sources of gut microbiota variation in a large longitudinal Finnish infant cohort","volume":"94","author":[{"family":"Jokela","given":"Roosa"},{"family":"Ponsero","given":"Alise J."},{"family":"Dikareva","given":"Evgenia"},{"family":"Wei","given":"Xiaodong"},{"family":"Kolho","given":"Kaija-Leena"},{"family":"Korpela","given":"Katri"},{"family":"De Vos","given":"Willem M."},{"family":"Salonen","given":"Anne"}],"issued":{"date-parts":[["2023",8]]}}},{"id":1035,"uris":["http://zotero.org/users/8873894/items/5KAPHFKS"],"itemData":{"id":1035,"type":"article-journal","abstract":"Temporal dynamics of the gut microbiota potentially limit the identification of microbial features associated with health status. Here, we used whole-genome metagenomic and 16S rRNA gene sequencing to characterize the intra- and inter-individual variations of gut microbiota composition and functional potential of a disease-free Swedish population (n = 75) over one year. We found that 23% of the total compositional variance was explained by intra-individual variation. The degree of intra-individual compositional variability was negatively associated with the abundance of Faecalibacterium prausnitzii (a butyrate producer) and two Bifidobacterium species. By contrast, the abundance of facultative anaerobes and aerotolerant bacteria such as Escherichia coli and Lactobacillus acidophilus varied extensively, independent of compositional stability. The contribution of intra-individual variance to the total variance was greater for functional pathways than for microbial species. Thus, reliable quantification of microbial features requires repeated samples to address the issue of intra-individual variations of the gut microbiota.","container-title":"Cell Host &amp; Microbe","DOI":"10.1016/j.chom.2022.03.002","ISSN":"1931-3128","issue":"5","journalAbbreviation":"Cell Host &amp; Microbe","language":"en","page":"726-739.e3","source":"ScienceDirect","title":"Dynamics of the normal gut microbiota: A longitudinal one-year population study in Sweden","title-short":"Dynamics of the normal gut microbiota","volume":"30","author":[{"family":"Olsson","given":"Lisa M"},{"family":"Boulund","given":"Fredrik"},{"family":"Nilsson","given":"Staffan"},{"family":"Khan","given":"Muhammad Tanweer"},{"family":"Gummesson","given":"Anders"},{"family":"Fagerberg","given":"Linn"},{"family":"Engstrand","given":"Lars"},{"family":"Perkins","given":"Rosie"},{"family":"Uhlén","given":"Mathias"},{"family":"Bergström","given":"Göran"},{"family":"Tremaroli","given":"Valentina"},{"family":"Bäckhed","given":"Fredrik"}],"issued":{"date-parts":[["2022",5,11]]}}},{"id":2303,"uris":["http://zotero.org/users/8873894/items/8JFF8KSZ"],"itemData":{"id":2303,"type":"article-journal","abstract":"The human gut microbiome harbors substantial ecological diversity at the species level as well as at the strain level within species. In healthy hosts, species abundance fluctuations in the microbiome are thought to be stable, and these fluctuations can be described by macroecological laws. However, it is less clear how strain abundances change over time. An open question is whether individual strains behave like species themselves, exhibiting stability and following the macroecological relationships known to hold at the species level, or whether strains have different dynamics, perhaps due to the relatively close phylogenetic relatedness of cocolonizing lineages. Here, we analyze the daily dynamics of intraspecific genetic variation in the gut microbiomes of four healthy, densely longitudinally sampled hosts. First, we find that the overall genetic diversity of a large majority of species is stationary over time despite short-term fluctuations. Next, we show that fluctuations in abundances in approximately 80% of strains analyzed can be predicted with a stochastic logistic model (SLM), an ecological model of a population experiencing environmental fluctuations around a fixed carrying capacity, which has previously been shown to capture statistical properties of species abundance fluctuations. The success of this model indicates that strain abundances typically fluctuate around a fixed carrying capacity, suggesting that most strains are dynamically stable. Finally, we find that the strain abundances follow several empirical macroecological laws known to hold at the species level. Together, our results suggest that macroecological properties of the human gut microbiome, including its stability, emerge at the level of strains.\nIMPORTANCE To date, there has been an intense focus on the ecological dynamics of the human gut microbiome at the species level. However, there is considerable genetic diversity within species at the strain level, and these intraspecific differences can have important phenotypic effects on the host, impacting the ability to digest certain foods and metabolize drugs. Thus, to fully understand how the gut microbiome operates in times of health and sickness, its ecological dynamics may need to be quantified at the level of strains. Here, we show that a large majority of strains maintain stable abundances for periods of months to years, exhibiting fluctuations in abundance that can be well described by macroecological laws known to hold at the species level, while a smaller percentage of strains undergo rapid, directional changes in abundance. Overall, our work indicates that strains are an important unit of ecological organization in the human gut microbiome.","container-title":"mBio","DOI":"10.1128/mbio.02502-22","issue":"2","page":"e02502-22","publisher":"American Society for Microbiology","source":"journals.asm.org (Atypon)","title":"Ecological Stability Emerges at the Level of Strains in the Human Gut Microbiome","volume":"14","author":[{"family":"Wolff","given":"Richard"},{"family":"Shoemaker","given":"William"},{"family":"Garud","given":"Nandita"}],"issued":{"date-parts":[["2023",2,21]]}}},{"id":3214,"uris":["http://zotero.org/users/8873894/items/DQ6P67B4"],"itemData":{"id":3214,"type":"article-journal","abstract":"To understand the dynamic interplay between the human microbiome and host during health and disease, we analyzed the microbial composition, temporal dynamics, and associations with host multi-omics, immune, and clinical markers of microbiomes from four body sites in 86 participants over 6 years. We found that microbiome stability and individuality are body-site specific and heavily influenced by the host. The stool and oral microbiome are more stable than the skin and nasal microbiomes, possibly due to their interaction with the host and environment. We identify individual-specific and commonly shared bacterial taxa, with individualized taxa showing greater stability. Interestingly, microbiome dynamics correlate across body sites, suggesting systemic dynamics influenced by host-microbial-environment interactions. Notably, insulin-resistant individuals show altered microbial stability and associations among microbiome, molecular markers, and clinical features, suggesting their disrupted interaction in metabolic disease. Our study offers comprehensive views of multi-site microbial dynamics and their relationship with host health and disease.","container-title":"Cell Host &amp; Microbe","DOI":"10.1016/j.chom.2024.02.012","ISSN":"1931-3128","issue":"4","journalAbbreviation":"Cell Host &amp; Microbe","page":"506-526.e9","source":"ScienceDirect","title":"Longitudinal profiling of the microbiome at four body sites reveals core stability and individualized dynamics during health and disease","volume":"32","author":[{"family":"Zhou","given":"Xin"},{"family":"Shen","given":"Xiaotao"},{"family":"Johnson","given":"Jethro S."},{"family":"Spakowicz","given":"Daniel J."},{"family":"Agnello","given":"Melissa"},{"family":"Zhou","given":"Wenyu"},{"family":"Avina","given":"Monica"},{"family":"Honkala","given":"Alexander"},{"family":"Chleilat","given":"Faye"},{"family":"Chen","given":"Shirley Jingyi"},{"family":"Cha","given":"Kexin"},{"family":"Leopold","given":"Shana"},{"family":"Zhu","given":"Chenchen"},{"family":"Chen","given":"Lei"},{"family":"Lyu","given":"Lin"},{"family":"Hornburg","given":"Daniel"},{"family":"Wu","given":"Si"},{"family":"Zhang","given":"Xinyue"},{"family":"Jiang","given":"Chao"},{"family":"Jiang","given":"Liuyiqi"},{"family":"Jiang","given":"Lihua"},{"family":"Jian","given":"Ruiqi"},{"family":"Brooks","given":"Andrew W."},{"family":"Wang","given":"Meng"},{"family":"Contrepois","given":"Kévin"},{"family":"Gao","given":"Peng"},{"family":"Rose","given":"Sophia Miryam Schüssler-Fiorenza"},{"family":"Tran","given":"Thi Dong Binh"},{"family":"Nguyen","given":"Hoan"},{"family":"Celli","given":"Alessandra"},{"family":"Hong","given":"Bo-Young"},{"family":"Bautista","given":"Eddy J."},{"family":"Dorsett","given":"Yair"},{"family":"Kavathas","given":"Paula B."},{"family":"Zhou","given":"Yanjiao"},{"family":"Sodergren","given":"Erica"},{"family":"Weinstock","given":"George M."},{"family":"Snyder","given":"Michael P."}],"issued":{"date-parts":[["2024",4,10]]}}}],"schema":"https://github.com/citation-style-language/schema/raw/master/csl-citation.json"} </w:instrText>
      </w:r>
      <w:r w:rsidRPr="00D93D74">
        <w:fldChar w:fldCharType="separate"/>
      </w:r>
      <w:r w:rsidR="00162CD1" w:rsidRPr="00D93D74">
        <w:rPr>
          <w:rFonts w:cs="Times New Roman"/>
        </w:rPr>
        <w:t>(Abu-Ali et al., 2018; L. Chen et al., 2021; Dapa et al., 2023; Jokela et al., 2023; Olsson et al., 2022; Wolff et al., 2023; Zhou et al., 2024)</w:t>
      </w:r>
      <w:r w:rsidRPr="00D93D74">
        <w:fldChar w:fldCharType="end"/>
      </w:r>
      <w:r w:rsidRPr="00D93D74">
        <w:t xml:space="preserve">, and microbiota dynamics in older individuals </w:t>
      </w:r>
      <w:r w:rsidRPr="00D93D74">
        <w:fldChar w:fldCharType="begin"/>
      </w:r>
      <w:r w:rsidRPr="00D93D74">
        <w:instrText xml:space="preserve"> ADDIN ZOTERO_ITEM CSL_CITATION {"citationID":"2NxkNHhk","properties":{"formattedCitation":"(Mehta et al., 2018)","plainCitation":"(Mehta et al., 2018)","noteIndex":0},"citationItems":[{"id":1064,"uris":["http://zotero.org/users/8873894/items/F6E4BV38"],"itemData":{"id":1064,"type":"article-journal","abstract":"Characterizing the stability of the gut microbiome is important to exploit it as a therapeutic target and diagnostic biomarker. We metagenomically and metatranscriptomically sequenced the faecal microbiomes of 308 participants in the Health Professionals Follow-Up Study. Participants provided four stool samples—one pair collected 24–72 h apart and a second pair ~6 months later. Within-person taxonomic and functional variation was consistently lower than between-person variation over time. In contrast, metatranscriptomic profiles were comparably variable within and between subjects due to higher within-subject longitudinal variation. Metagenomic instability accounted for ~74% of corresponding metatranscriptomic instability. The rest was probably attributable to sources such as regulation. Among the pathways that were differentially regulated, most were consistently over- or under-transcribed at each time point. Together, these results suggest that a single measurement of the faecal microbiome can provide long-term information regarding organismal composition and functional potential, but repeated or short-term measures may be necessary for dynamic features identified by metatranscriptomics.","container-title":"Nature Microbiology","DOI":"10.1038/s41564-017-0096-0","ISSN":"2058-5276","issue":"3","journalAbbreviation":"Nat Microbiol","language":"en","license":"2018 The Author(s)","note":"number: 3","page":"347-355","publisher":"Nature Publishing Group","source":"www.nature.com","title":"Stability of the human faecal microbiome in a cohort of adult men","volume":"3","author":[{"family":"Mehta","given":"Raaj S."},{"family":"Abu-Ali","given":"Galeb S."},{"family":"Drew","given":"David A."},{"family":"Lloyd-Price","given":"Jason"},{"family":"Subramanian","given":"Ayshwarya"},{"family":"Lochhead","given":"Paul"},{"family":"Joshi","given":"Amit D."},{"family":"Ivey","given":"Kerry L."},{"family":"Khalili","given":"Hamed"},{"family":"Brown","given":"Gordon T."},{"family":"DuLong","given":"Casey"},{"family":"Song","given":"Mingyang"},{"family":"Nguyen","given":"Long H."},{"family":"Mallick","given":"Himel"},{"family":"Rimm","given":"Eric B."},{"family":"Izard","given":"Jacques"},{"family":"Huttenhower","given":"Curtis"},{"family":"Chan","given":"Andrew T."}],"issued":{"date-parts":[["2018",3]]}}}],"schema":"https://github.com/citation-style-language/schema/raw/master/csl-citation.json"} </w:instrText>
      </w:r>
      <w:r w:rsidRPr="00D93D74">
        <w:fldChar w:fldCharType="separate"/>
      </w:r>
      <w:r w:rsidRPr="00D93D74">
        <w:t>(Mehta et al., 2018)</w:t>
      </w:r>
      <w:r w:rsidRPr="00D93D74">
        <w:fldChar w:fldCharType="end"/>
      </w:r>
      <w:r w:rsidRPr="00D93D74">
        <w:t xml:space="preserve">. Studies using shotgun metagenomic sequencing have also compared healthy individuals with patients with chronic inflammatory bowel disease </w:t>
      </w:r>
      <w:r w:rsidRPr="00D93D74">
        <w:fldChar w:fldCharType="begin"/>
      </w:r>
      <w:r w:rsidRPr="00D93D74">
        <w:instrText xml:space="preserve"> ADDIN ZOTERO_ITEM CSL_CITATION {"citationID":"8jFnVbEv","properties":{"formattedCitation":"(Lloyd-Price et al., 2019)","plainCitation":"(Lloyd-Price et al., 2019)","noteIndex":0},"citationItems":[{"id":1121,"uris":["http://zotero.org/users/8873894/items/KAP4HGV3"],"itemData":{"id":1121,"type":"article-journal","abstract":"Inflammatory bowel diseases, which include Crohn’s disease and ulcerative colitis, affect several million individuals worldwide. Crohn’s disease and ulcerative colitis are complex diseases that are heterogeneous at the clinical, immunological, molecular, genetic, and microbial levels. Individual contributing factors have been the focus of extensive research. As part of the Integrative Human Microbiome Project (HMP2 or iHMP), we followed 132 subjects for one year each to generate integrated longitudinal molecular profiles of host and microbial activity during disease (up to 24 time points each; in total 2,965 stool, biopsy, and blood specimens). Here we present the results, which provide a comprehensive view of functional dysbiosis in the gut microbiome during inflammatory bowel disease activity. We demonstrate a characteristic increase in facultative anaerobes at the expense of obligate anaerobes, as well as molecular disruptions in microbial transcription (for example, among clostridia), metabolite pools (acylcarnitines, bile acids, and short-chain fatty acids), and levels of antibodies in host serum. Periods of disease activity were also marked by increases in temporal variability, with characteristic taxonomic, functional, and biochemical shifts. Finally, integrative analysis identified microbial, biochemical, and host factors central to this dysregulation. The study’s infrastructure resources, results, and data, which are available through the Inflammatory Bowel Disease Multi’omics Database (http://ibdmdb.org), provide the most comprehensive description to date of host and microbial activities in inflammatory bowel diseases.","container-title":"Nature","DOI":"10.1038/s41586-019-1237-9","ISSN":"1476-4687","issue":"7758","language":"en","license":"2019 The Author(s)","note":"number: 7758","page":"655-662","publisher":"Nature Publishing Group","source":"www.nature.com","title":"Multi-omics of the gut microbial ecosystem in inflammatory bowel diseases","volume":"569","author":[{"family":"Lloyd-Price","given":"Jason"},{"family":"Arze","given":"Cesar"},{"family":"Ananthakrishnan","given":"Ashwin N."},{"family":"Schirmer","given":"Melanie"},{"family":"Avila-Pacheco","given":"Julian"},{"family":"Poon","given":"Tiffany W."},{"family":"Andrews","given":"Elizabeth"},{"family":"Ajami","given":"Nadim J."},{"family":"Bonham","given":"Kevin S."},{"family":"Brislawn","given":"Colin J."},{"family":"Casero","given":"David"},{"family":"Courtney","given":"Holly"},{"family":"Gonzalez","given":"Antonio"},{"family":"Graeber","given":"Thomas G."},{"family":"Hall","given":"A. Brantley"},{"family":"Lake","given":"Kathleen"},{"family":"Landers","given":"Carol J."},{"family":"Mallick","given":"Himel"},{"family":"Plichta","given":"Damian R."},{"family":"Prasad","given":"Mahadev"},{"family":"Rahnavard","given":"Gholamali"},{"family":"Sauk","given":"Jenny"},{"family":"Shungin","given":"Dmitry"},{"family":"Vázquez-Baeza","given":"Yoshiki"},{"family":"White","given":"Richard A."},{"family":"Braun","given":"Jonathan"},{"family":"Denson","given":"Lee A."},{"family":"Jansson","given":"Janet K."},{"family":"Knight","given":"Rob"},{"family":"Kugathasan","given":"Subra"},{"family":"McGovern","given":"Dermot P. B."},{"family":"Petrosino","given":"Joseph F."},{"family":"Stappenbeck","given":"Thaddeus S."},{"family":"Winter","given":"Harland S."},{"family":"Clish","given":"Clary B."},{"family":"Franzosa","given":"Eric A."},{"family":"Vlamakis","given":"Hera"},{"family":"Xavier","given":"Ramnik J."},{"family":"Huttenhower","given":"Curtis"}],"issued":{"date-parts":[["2019",5]]}}}],"schema":"https://github.com/citation-style-language/schema/raw/master/csl-citation.json"} </w:instrText>
      </w:r>
      <w:r w:rsidRPr="00D93D74">
        <w:fldChar w:fldCharType="separate"/>
      </w:r>
      <w:r w:rsidRPr="00D93D74">
        <w:t>(Lloyd-Price et al., 2019)</w:t>
      </w:r>
      <w:r w:rsidRPr="00D93D74">
        <w:fldChar w:fldCharType="end"/>
      </w:r>
      <w:r w:rsidRPr="00D93D74">
        <w:t xml:space="preserve">, patients with irritable bowel syndrome </w:t>
      </w:r>
      <w:r w:rsidRPr="00D93D74">
        <w:fldChar w:fldCharType="begin"/>
      </w:r>
      <w:r w:rsidRPr="00D93D74">
        <w:instrText xml:space="preserve"> ADDIN ZOTERO_ITEM CSL_CITATION {"citationID":"tqyslHHz","properties":{"formattedCitation":"(Mars et al., 2020)","plainCitation":"(Mars et al., 2020)","noteIndex":0},"citationItems":[{"id":1045,"uris":["http://zotero.org/users/8873894/items/5M4DLKTQ"],"itemData":{"id":1045,"type":"article-journal","abstract":"The gut microbiome has been implicated in multiple human chronic gastrointestinal (GI) disorders. Determining its mechanistic role in disease has been difficult due to apparent disconnects between animal and human studies and lack of an integrated multi-omics view of disease-specific physiological changes. We integrated longitudinal multi-omics data from the gut microbiome, metabolome, host epigenome, and transcriptome in the context of irritable bowel syndrome (IBS) host physiology. We identified IBS subtype-specific and symptom-related variation in microbial composition and function. A subset of identified changes in microbial metabolites correspond to host physiological mechanisms that are relevant to IBS. By integrating multiple data layers, we identified purine metabolism as a novel host-microbial metabolic pathway in IBS with translational potential. Our study highlights the importance of longitudinal sampling and integrating complementary multi-omics data to identify functional mechanisms that can serve as therapeutic targets in a comprehensive treatment strategy for chronic GI diseases., Integrated and longitudinal multiomic analyses of patients with irritable bowel syndrome reveals a role for the gut microbiota in modulating purine metabolism and influencing host gastrointestinal function.,","container-title":"Cell","DOI":"10.1016/j.cell.2020.08.007","ISSN":"0092-8674","issue":"6","journalAbbreviation":"Cell","page":"1460-1473.e17","PMID":"32916129","PMCID":"PMC8109273","source":"PubMed Central","title":"Longitudinal Multi-omics Reveals Subset-Specific Mechanisms Underlying Irritable Bowel Syndrome","volume":"182","author":[{"family":"Mars","given":"Ruben A.T."},{"family":"Yang","given":"Yi"},{"family":"Ward","given":"Tonya"},{"family":"Houtti","given":"Mo"},{"family":"Priya","given":"Sambhawa"},{"family":"Lekatz","given":"Heather R."},{"family":"Tang","given":"Xiaojia"},{"family":"Sun","given":"Zhifu"},{"family":"Kalari","given":"Krishna R."},{"family":"Korem","given":"Tal"},{"family":"Bhattarai","given":"Yogesh"},{"family":"Zheng","given":"Tenghao"},{"family":"Bar","given":"Noam"},{"family":"Frost","given":"Gary"},{"family":"Johnson","given":"Abigail J."},{"family":"Treuren","given":"Will","non-dropping-particle":"van"},{"family":"Han","given":"Shuo"},{"family":"Ordog","given":"Tamas"},{"family":"Grover","given":"Madhusudan"},{"family":"Sonnenburg","given":"Justin"},{"family":"D’Amato","given":"Mauro"},{"family":"Camilleri","given":"Michael"},{"family":"Elinav","given":"Eran"},{"family":"Segal","given":"Eran"},{"family":"Blekhman","given":"Ran"},{"family":"Farrugia","given":"Gianrico"},{"family":"Swann","given":"Jonathan R."},{"family":"Knights","given":"Dan"},{"family":"Kashyap","given":"Purna C."}],"issued":{"date-parts":[["2020",9,17]]}}}],"schema":"https://github.com/citation-style-language/schema/raw/master/csl-citation.json"} </w:instrText>
      </w:r>
      <w:r w:rsidRPr="00D93D74">
        <w:fldChar w:fldCharType="separate"/>
      </w:r>
      <w:r w:rsidRPr="00D93D74">
        <w:t>(Mars et al., 2020)</w:t>
      </w:r>
      <w:r w:rsidRPr="00D93D74">
        <w:fldChar w:fldCharType="end"/>
      </w:r>
      <w:r w:rsidRPr="00D93D74">
        <w:t xml:space="preserve">, and patients with haematological diseases </w:t>
      </w:r>
      <w:r w:rsidRPr="00D93D74">
        <w:fldChar w:fldCharType="begin"/>
      </w:r>
      <w:r w:rsidRPr="00D93D74">
        <w:instrText xml:space="preserve"> ADDIN ZOTERO_ITEM CSL_CITATION {"citationID":"vPjL4Oog","properties":{"formattedCitation":"(Willmann et al., 2019)","plainCitation":"(Willmann et al., 2019)","noteIndex":0},"citationItems":[{"id":351,"uris":["http://zotero.org/users/8873894/items/AQV4MRN2"],"itemData":{"id":351,"type":"article-journal","abstract":"BACKGROUND: The selection pressure exercised by antibiotic drugs is an important consideration for the wise stewardship of antimicrobial treatment programs. Treatment decisions are currently based on crude assumptions, and there is an urgent need to develop a more quantitative knowledge base that can enable predictions of the impact of individual antibiotics on the human gut microbiome and resistome.\nRESULTS: Using shotgun metagenomics, we quantified changes in the gut microbiome in two cohorts of hematological patients receiving prophylactic antibiotics; one cohort was treated with ciprofloxacin in a hospital in Tübingen and the other with cotrimoxazole in a hospital in Cologne. Analyzing this rich longitudinal dataset, we found that gut microbiome diversity was reduced in both treatment cohorts to a similar extent, while effects on the gut resistome differed. We observed a sharp increase in the relative abundance of sulfonamide antibiotic resistance genes (ARGs) by 148.1% per cumulative defined daily dose of cotrimoxazole in the Cologne cohort, but not in the Tübingen cohort treated with ciprofloxacin. Through multivariate modeling, we found that factors such as individual baseline microbiome, resistome, and plasmid diversity; liver/kidney function; and concurrent medication, especially virostatic agents, influence resistome alterations. Strikingly, we observed different effects on the plasmidome in the two treatment groups. There was a substantial increase in the abundance of ARG-carrying plasmids in the cohort treated with cotrimoxazole, but not in the cohort treated with ciprofloxacin, indicating that cotrimoxazole might contribute more efficiently to the spread of resistance.\nCONCLUSIONS: Our study represents a step forward in developing the capability to predict the effect of individual antimicrobials on the human microbiome and resistome. Our results indicate that to achieve this, integration of the individual baseline microbiome, resistome, and mobilome status as well as additional individual patient factors will be required. Such personalized predictions may in the future increase patient safety and reduce the spread of resistance.\nTRIAL REGISTRATION: ClinicalTrials.gov, NCT02058888 . Registered February 10 2014.","container-title":"BMC biology","DOI":"10.1186/s12915-019-0692-y","ISSN":"1741-7007","issue":"1","journalAbbreviation":"BMC Biol","language":"eng","page":"76","PMID":"31533707","PMCID":"PMC6749691","source":"PubMed","title":"Distinct impact of antibiotics on the gut microbiome and resistome: a longitudinal multicenter cohort study","title-short":"Distinct impact of antibiotics on the gut microbiome and resistome","volume":"17","author":[{"family":"Willmann","given":"Matthias"},{"family":"Vehreschild","given":"Maria J. G. T."},{"family":"Biehl","given":"Lena M."},{"family":"Vogel","given":"Wichard"},{"family":"Dörfel","given":"Daniela"},{"family":"Hamprecht","given":"Axel"},{"family":"Seifert","given":"Harald"},{"family":"Autenrieth","given":"Ingo B."},{"family":"Peter","given":"Silke"}],"issued":{"date-parts":[["2019",9,18]]}}}],"schema":"https://github.com/citation-style-language/schema/raw/master/csl-citation.json"} </w:instrText>
      </w:r>
      <w:r w:rsidRPr="00D93D74">
        <w:fldChar w:fldCharType="separate"/>
      </w:r>
      <w:r w:rsidRPr="00D93D74">
        <w:t>(Willmann et al., 2019)</w:t>
      </w:r>
      <w:r w:rsidRPr="00D93D74">
        <w:fldChar w:fldCharType="end"/>
      </w:r>
      <w:r w:rsidRPr="00D93D74">
        <w:t xml:space="preserve">. A few studies have focused exclusively on women, comparing healthy women with those who have frequent urinary tract infections </w:t>
      </w:r>
      <w:r w:rsidRPr="00D93D74">
        <w:fldChar w:fldCharType="begin"/>
      </w:r>
      <w:r w:rsidRPr="00D93D74">
        <w:instrText xml:space="preserve"> ADDIN ZOTERO_ITEM CSL_CITATION {"citationID":"1xpNV8Xr","properties":{"formattedCitation":"(Hua et al., n.d.)","plainCitation":"(Hua et al., n.d.)","dontUpdate":true,"noteIndex":0},"citationItems":[{"id":47,"uris":["http://zotero.org/users/8873894/items/38JWFL3C"],"itemData":{"id":47,"type":"article-journal","abstract":"Introduction. Evidence has linked exogenous and endogenous sex hormones with the human microbiome. Hypothesis/Gap statement. The longitudinal effects of oral contraceptives (OC) on the human gut microbiome have not previously been studied. Aim. We sought to examine the longitudinal impact of OC use on the taxonomic composition and metabolic functions of the gut microbiota and endogenous sex steroid hormones after initiation of OC use. Methodology. We recruited ten healthy women who provided blood and stool samples prior to OC use, 1 month and 6 months after starting OC. We measured serum levels of sex hormones, including estradiol, progesterone, sex hormone-binding globulin (SHBG), and total testosterone. Shotgun metagenomic sequencing was performed on DNA extracted from faecal samples. Species and metabolic pathway abundances were determined using MetaPhlAn2 and HUMAnN2. Multivariate association with linear models was used to identify microbial species and metabolic pathways associated with OC use and endogenous levels of sex hormones. Results. The percentage variance of the microbial community explained by individual factors ranged from 9.9 % for age to 2.7 % for time since initiation of OC use. We observed no changes in the diversity or composition of the gut microbiome following OC initiation. However, the relative abundance of the biosynthesis pathways of peptidoglycan, amino acids (lysine, threonine, methionine, and tryptophan), and the NAD salvage pathway increased after OC initiation. In addition, serum levels of estradiol and SHBG were positively associated with Eubacterium ramulus, a flavonoid-degrading bacterium. Similarly, microbes involving biosynthesis of l-lysine, l-threonine, and l-methionine were significantly associated with lower estradiol, SHBG, and higher levels of total testosterone. Conclusion. Our study provides the first piece of evidence supporting the association between exogenous and endogenous sex hormones and gut microbiome composition and function.,","container-title":"Journal of Medical Microbiology","DOI":"10.1099/jmm.0.001512","ISSN":"1473-5644,","issue":"4","page":"001512","publisher":"Microbiology Society,","source":"Microbiology Society Journals","title":"Longitudinal analysis of the impact of oral contraceptive use on the gut microbiome","volume":"71","author":[{"family":"Hua","given":"Xinwei"},{"family":"Cao","given":"Yueming"},{"family":"Morgan","given":"David M."},{"family":"Miller","given":"Kaia"},{"family":"Chin","given":"Samantha M."},{"family":"Bellavance","given":"Danielle"},{"family":"Khalili","given":"HamedYR 2022"}]}}],"schema":"https://github.com/citation-style-language/schema/raw/master/csl-citation.json"} </w:instrText>
      </w:r>
      <w:r w:rsidRPr="00D93D74">
        <w:fldChar w:fldCharType="separate"/>
      </w:r>
      <w:r w:rsidRPr="00D93D74">
        <w:t>(Hua et al., 2022)</w:t>
      </w:r>
      <w:r w:rsidRPr="00D93D74">
        <w:fldChar w:fldCharType="end"/>
      </w:r>
      <w:r w:rsidRPr="00D93D74">
        <w:t xml:space="preserve"> and women taking oral contraceptives </w:t>
      </w:r>
      <w:r w:rsidRPr="00D93D74">
        <w:fldChar w:fldCharType="begin"/>
      </w:r>
      <w:r w:rsidRPr="00D93D74">
        <w:instrText xml:space="preserve"> ADDIN ZOTERO_ITEM CSL_CITATION {"citationID":"oxgSztRT","properties":{"formattedCitation":"(Worby et al., 2022)","plainCitation":"(Worby et al., 2022)","noteIndex":0},"citationItems":[{"id":48,"uris":["http://zotero.org/users/8873894/items/C3RACSWB"],"itemData":{"id":48,"type":"article-journal","abstract":"Recurrent urinary tract infections (rUTIs) are a major health burden worldwide, with history of infection being a significant risk factor. While the gut is a known reservoir for uropathogenic bacteria, the role of the microbiota in rUTI remains unclear. We conducted a year-long study of women with (n = 15) and without (n = 16) history of rUTI, from whom we collected urine, blood and monthly faecal samples for metagenomic and transcriptomic interrogation. During the study 24 UTIs were reported, with additional samples collected during and after infection. The gut microbiome of individuals with a history of rUTI was significantly depleted in microbial richness and butyrate-producing bacteria compared with controls, reminiscent of other inflammatory conditions. However, Escherichia coli gut and bladder populations were comparable between cohorts in both relative abundance and phylogroup. Transcriptional analysis of peripheral blood mononuclear cells revealed expression profiles indicative of differential systemic immunity between cohorts. Altogether, these results suggest that rUTI susceptibility is in part mediated through the gut–bladder axis, comprising gut dysbiosis and differential immune response to bacterial bladder colonization, manifesting in symptoms.","container-title":"Nature Microbiology","DOI":"10.1038/s41564-022-01107-x","ISSN":"2058-5276","issue":"5","journalAbbreviation":"Nat Microbiol","language":"en","license":"2022 The Author(s), under exclusive licence to Springer Nature Limited","note":"number: 5","page":"630-639","publisher":"Nature Publishing Group","source":"www.nature.com","title":"Longitudinal multi-omics analyses link gut microbiome dysbiosis with recurrent urinary tract infections in women","volume":"7","author":[{"family":"Worby","given":"Colin J."},{"family":"Schreiber","given":"Henry L."},{"family":"Straub","given":"Timothy J."},{"family":"Dijk","given":"Lucas R.","non-dropping-particle":"van"},{"family":"Bronson","given":"Ryan A."},{"family":"Olson","given":"Benjamin S."},{"family":"Pinkner","given":"Jerome S."},{"family":"Obernuefemann","given":"Chloe L. P."},{"family":"Muñoz","given":"Vanessa L."},{"family":"Paharik","given":"Alexandra E."},{"family":"Azimzadeh","given":"Philippe N."},{"family":"Walker","given":"Bruce J."},{"family":"Desjardins","given":"Christopher A."},{"family":"Chou","given":"Wen-Chi"},{"family":"Bergeron","given":"Karla"},{"family":"Chapman","given":"Sinéad B."},{"family":"Klim","given":"Aleksandra"},{"family":"Manson","given":"Abigail L."},{"family":"Hannan","given":"Thomas J."},{"family":"Hooton","given":"Thomas M."},{"family":"Kau","given":"Andrew L."},{"family":"Lai","given":"H. Henry"},{"family":"Dodson","given":"Karen W."},{"family":"Hultgren","given":"Scott J."},{"family":"Earl","given":"Ashlee M."}],"issued":{"date-parts":[["2022",5]]}}}],"schema":"https://github.com/citation-style-language/schema/raw/master/csl-citation.json"} </w:instrText>
      </w:r>
      <w:r w:rsidRPr="00D93D74">
        <w:fldChar w:fldCharType="separate"/>
      </w:r>
      <w:r w:rsidRPr="00D93D74">
        <w:t>(Worby et al., 2022)</w:t>
      </w:r>
      <w:r w:rsidRPr="00D93D74">
        <w:fldChar w:fldCharType="end"/>
      </w:r>
      <w:r w:rsidRPr="00D93D74">
        <w:t xml:space="preserve">. </w:t>
      </w:r>
    </w:p>
    <w:p w14:paraId="2302ED2D" w14:textId="77777777" w:rsidR="00570D04" w:rsidRPr="00D93D74" w:rsidRDefault="00DA42F5" w:rsidP="00DA42F5">
      <w:r w:rsidRPr="00D93D74">
        <w:t xml:space="preserve">Cohorts in these studies ranged from 5 to more than 300 participants, followed for at least six months to a year, with sampling every few weeks to every few months. Metagenomic studies confirm that some species and strains can persist over long periods within individuals, whereas others show frequent replacement or large abundance shifts. Stable colonizers include many of the </w:t>
      </w:r>
      <w:r w:rsidRPr="00D93D74">
        <w:rPr>
          <w:i/>
          <w:iCs/>
        </w:rPr>
        <w:t>Bacteroides</w:t>
      </w:r>
      <w:r w:rsidRPr="00D93D74">
        <w:t xml:space="preserve"> species, while representatives of the </w:t>
      </w:r>
      <w:r w:rsidRPr="00D93D74">
        <w:rPr>
          <w:i/>
          <w:iCs/>
        </w:rPr>
        <w:t>Bacillota</w:t>
      </w:r>
      <w:r w:rsidRPr="00D93D74">
        <w:t xml:space="preserve"> phylum are among the more variable members of the gut community </w:t>
      </w:r>
      <w:r w:rsidRPr="00D93D74">
        <w:fldChar w:fldCharType="begin"/>
      </w:r>
      <w:r w:rsidRPr="00D93D74">
        <w:instrText xml:space="preserve"> ADDIN ZOTERO_ITEM CSL_CITATION {"citationID":"mbUBY8NF","properties":{"formattedCitation":"(Abu-Ali et al., 2018; Heidrich et al., 2025; Mehta et al., 2018)","plainCitation":"(Abu-Ali et al., 2018; Heidrich et al., 2025; Mehta et al., 2018)","noteIndex":0},"citationItems":[{"id":1958,"uris":["http://zotero.org/users/8873894/items/VF9RJEHA"],"itemData":{"id":1958,"type":"article-journal","abstract":"The gut microbiome is intimately related to human health, but it is not yet known which functional activities are driven by specific microorganisms' ecological configurations or transcription. We report a large-scale investigation of 372 human faecal metatranscriptomes and 929 metagenomes from a subset of 308 men in the Health Professionals Follow-Up Study. We identified a metatranscriptomic 'core' universally transcribed over time and across participants, often by different microorganisms. In contrast to the housekeeping functions enriched in this core, a 'variable' metatranscriptome included specialized pathways that were differentially expressed both across participants and among microorganisms. Finally, longitudinal metagenomic profiles allowed ecological interaction network reconstruction, which remained stable over the six-month timespan, as did strain tracking within and between participants. These results provide an initial characterization of human faecal microbial ecology into core, subject-specific, microorganism-specific and temporally variable transcription, and they differentiate metagenomically versus metatranscriptomically informative aspects of the human faecal microbiome.","container-title":"Nature Microbiology","DOI":"10.1038/s41564-017-0084-4","ISSN":"2058-5276","issue":"3","journalAbbreviation":"Nat Microbiol","language":"en","license":"2018 © The Authors 2017, under exclusive licence to Macmillan Publishers Ltd, part of Springer Nature","note":"number: 3","page":"356-366","publisher":"Nature Publishing Group","source":"www.nature.com","title":"Metatranscriptome of human faecal microbial communities in a cohort of adult men","volume":"3","author":[{"family":"Abu-Ali","given":"Galeb S."},{"family":"Mehta","given":"Raaj S."},{"family":"Lloyd-Price","given":"Jason"},{"family":"Mallick","given":"Himel"},{"family":"Branck","given":"Tobyn"},{"family":"Ivey","given":"Kerry L."},{"family":"Drew","given":"David A."},{"family":"DuLong","given":"Casey"},{"family":"Rimm","given":"Eric"},{"family":"Izard","given":"Jacques"},{"family":"Chan","given":"Andrew T."},{"family":"Huttenhower","given":"Curtis"}],"issued":{"date-parts":[["2018",3]]}}},{"id":3463,"uris":["http://zotero.org/users/8873894/items/U5A8LQ4G"],"itemData":{"id":3463,"type":"article-journal","abstract":"As humans, we host personal microbiomes intricately connected to our biology and health. Far from being isolated entities, our microbiomes are dynamically shaped by microbial exchange with the surroundings, in lifelong microbiome acquisition and transmission processes. In this Review, we explore recent studies on how our microbiomes are transmitted, beginning at birth and during interactions with other humans and the environment. We also describe the key methodological aspects of transmission inference, based on the uniqueness of the building blocks of the microbiome — single microbial strains. A better understanding of human microbiome transmission will have implications for studies of microbial host regulation, of microbiome-associated diseases, and for effective microbiome-targeting strategies. Besides exchanging strains with other humans, there is also preliminary evidence we acquire microorganisms from animals and food, and thus a complete understanding of microbiome acquisition and transmission can only be attained by adopting a One Health perspective.","container-title":"Nature Reviews Microbiology","DOI":"10.1038/s41579-025-01166-x","ISSN":"1740-1534","issue":"9","journalAbbreviation":"Nat Rev Microbiol","language":"en","license":"2025 Springer Nature Limited","page":"568-584","publisher":"Nature Publishing Group","source":"www.nature.com","title":"Human microbiome acquisition and transmission","volume":"23","author":[{"family":"Heidrich","given":"Vitor"},{"family":"Valles-Colomer","given":"Mireia"},{"family":"Segata","given":"Nicola"}],"issued":{"date-parts":[["2025",9]]}}},{"id":1064,"uris":["http://zotero.org/users/8873894/items/F6E4BV38"],"itemData":{"id":1064,"type":"article-journal","abstract":"Characterizing the stability of the gut microbiome is important to exploit it as a therapeutic target and diagnostic biomarker. We metagenomically and metatranscriptomically sequenced the faecal microbiomes of 308 participants in the Health Professionals Follow-Up Study. Participants provided four stool samples—one pair collected 24–72 h apart and a second pair ~6 months later. Within-person taxonomic and functional variation was consistently lower than between-person variation over time. In contrast, metatranscriptomic profiles were comparably variable within and between subjects due to higher within-subject longitudinal variation. Metagenomic instability accounted for ~74% of corresponding metatranscriptomic instability. The rest was probably attributable to sources such as regulation. Among the pathways that were differentially regulated, most were consistently over- or under-transcribed at each time point. Together, these results suggest that a single measurement of the faecal microbiome can provide long-term information regarding organismal composition and functional potential, but repeated or short-term measures may be necessary for dynamic features identified by metatranscriptomics.","container-title":"Nature Microbiology","DOI":"10.1038/s41564-017-0096-0","ISSN":"2058-5276","issue":"3","journalAbbreviation":"Nat Microbiol","language":"en","license":"2018 The Author(s)","note":"number: 3","page":"347-355","publisher":"Nature Publishing Group","source":"www.nature.com","title":"Stability of the human faecal microbiome in a cohort of adult men","volume":"3","author":[{"family":"Mehta","given":"Raaj S."},{"family":"Abu-Ali","given":"Galeb S."},{"family":"Drew","given":"David A."},{"family":"Lloyd-Price","given":"Jason"},{"family":"Subramanian","given":"Ayshwarya"},{"family":"Lochhead","given":"Paul"},{"family":"Joshi","given":"Amit D."},{"family":"Ivey","given":"Kerry L."},{"family":"Khalili","given":"Hamed"},{"family":"Brown","given":"Gordon T."},{"family":"DuLong","given":"Casey"},{"family":"Song","given":"Mingyang"},{"family":"Nguyen","given":"Long H."},{"family":"Mallick","given":"Himel"},{"family":"Rimm","given":"Eric B."},{"family":"Izard","given":"Jacques"},{"family":"Huttenhower","given":"Curtis"},{"family":"Chan","given":"Andrew T."}],"issued":{"date-parts":[["2018",3]]}}}],"schema":"https://github.com/citation-style-language/schema/raw/master/csl-citation.json"} </w:instrText>
      </w:r>
      <w:r w:rsidRPr="00D93D74">
        <w:fldChar w:fldCharType="separate"/>
      </w:r>
      <w:r w:rsidRPr="00D93D74">
        <w:t>(Abu-Ali et al., 2018; Heidrich et al., 2025; Mehta et al., 2018)</w:t>
      </w:r>
      <w:r w:rsidRPr="00D93D74">
        <w:fldChar w:fldCharType="end"/>
      </w:r>
      <w:r w:rsidRPr="00D93D74">
        <w:t xml:space="preserve">. </w:t>
      </w:r>
    </w:p>
    <w:p w14:paraId="123CEF4D" w14:textId="465E1971" w:rsidR="00DA42F5" w:rsidRPr="00D93D74" w:rsidRDefault="00DA42F5" w:rsidP="00DA42F5">
      <w:r w:rsidRPr="00D93D74">
        <w:lastRenderedPageBreak/>
        <w:t xml:space="preserve">Longitudinal studies show that changes in species or strain persistence are shaped by the same host and environmental factors identified in cross-sectional studies, including diet, physical activity, medications and antibiotics, disease status, environment and host genetics </w:t>
      </w:r>
      <w:r w:rsidRPr="00D93D74">
        <w:fldChar w:fldCharType="begin"/>
      </w:r>
      <w:r w:rsidRPr="00D93D74">
        <w:instrText xml:space="preserve"> ADDIN ZOTERO_ITEM CSL_CITATION {"citationID":"3ooT3Cba","properties":{"formattedCitation":"(Thursby &amp; Juge, 2017)","plainCitation":"(Thursby &amp; Juge, 2017)","noteIndex":0},"citationItems":[{"id":121,"uris":["http://zotero.org/users/8873894/items/C4E3VNLM"],"itemData":{"id":121,"type":"article-journal","abstract":"The human gastrointestinal (GI) tract harbours a complex and dynamic population of microorganisms, the gut microbiota, which exert a marked influence on the host during homeostasis and disease. Multiple factors contribute to the establishment of the human gut microbiota during infancy. Diet is considered as one of the main drivers in shaping the gut microbiota across the life time. Intestinal bacteria play a crucial role in maintaining immune and metabolic homeostasis and protecting against pathogens. Altered gut bacterial composition (dysbiosis) has been associated with the pathogenesis of many inflammatory diseases and infections. The interpretation of these studies relies on a better understanding of inter-individual variations, heterogeneity of bacterial communities along and across the GI tract, functional redundancy and the need to distinguish cause from effect in states of dysbiosis. This review summarises our current understanding of the development and composition of the human GI microbiota, and its impact on gut integrity and host health, underlying the need for mechanistic studies focusing on host–microbe interactions.","container-title":"Biochemical Journal","DOI":"10.1042/BCJ20160510","ISSN":"0264-6021","issue":"11","journalAbbreviation":"Biochem J","page":"1823-1836","PMID":"28512250","PMCID":"PMC5433529","source":"PubMed Central","title":"Introduction to the human gut microbiota","volume":"474","author":[{"family":"Thursby","given":"Elizabeth"},{"family":"Juge","given":"Nathalie"}],"issued":{"date-parts":[["2017",6,1]]}}}],"schema":"https://github.com/citation-style-language/schema/raw/master/csl-citation.json"} </w:instrText>
      </w:r>
      <w:r w:rsidRPr="00D93D74">
        <w:fldChar w:fldCharType="separate"/>
      </w:r>
      <w:r w:rsidRPr="00D93D74">
        <w:t>(Thursby &amp; Juge, 2017)</w:t>
      </w:r>
      <w:r w:rsidRPr="00D93D74">
        <w:fldChar w:fldCharType="end"/>
      </w:r>
      <w:r w:rsidRPr="00D93D74">
        <w:t xml:space="preserve">. </w:t>
      </w:r>
    </w:p>
    <w:p w14:paraId="4A5C3ADC" w14:textId="77777777" w:rsidR="00570D04" w:rsidRPr="00D93D74" w:rsidRDefault="00570D04" w:rsidP="00DA42F5"/>
    <w:p w14:paraId="0F8FAEE6" w14:textId="7256599E" w:rsidR="00570D04" w:rsidRPr="00D93D74" w:rsidRDefault="00570D04" w:rsidP="0011188E">
      <w:pPr>
        <w:pStyle w:val="Heading4"/>
        <w:numPr>
          <w:ilvl w:val="3"/>
          <w:numId w:val="26"/>
        </w:numPr>
      </w:pPr>
      <w:bookmarkStart w:id="31" w:name="_Toc220932825"/>
      <w:r w:rsidRPr="00D93D74">
        <w:t xml:space="preserve">Culture-dependant longitudinal studies of human gut </w:t>
      </w:r>
      <w:r w:rsidR="00780B3B" w:rsidRPr="00D93D74">
        <w:t>bacteria</w:t>
      </w:r>
      <w:bookmarkEnd w:id="31"/>
    </w:p>
    <w:p w14:paraId="46B52A13" w14:textId="77777777" w:rsidR="00DA42F5" w:rsidRPr="00D93D74" w:rsidRDefault="00DA42F5" w:rsidP="00DA42F5">
      <w:r w:rsidRPr="00D93D74">
        <w:t xml:space="preserve">Longitudinal studies of cultured bacteria have provided insight into changes at the level of individual strains, using molecular approaches to assess changes over time. Two longitudinal studies investigated the stability of the intestinal microbiota at the level of individual bacterial species. In one study, PCR genotyping was used to compare the presence of different strains of </w:t>
      </w:r>
      <w:r w:rsidRPr="00D93D74">
        <w:rPr>
          <w:i/>
          <w:iCs/>
        </w:rPr>
        <w:t>Escherichia coli</w:t>
      </w:r>
      <w:r w:rsidRPr="00D93D74">
        <w:t xml:space="preserve"> over time, revealing that some strains were consistently present while others varied </w:t>
      </w:r>
      <w:r w:rsidRPr="00D93D74">
        <w:fldChar w:fldCharType="begin"/>
      </w:r>
      <w:r w:rsidRPr="00D93D74">
        <w:instrText xml:space="preserve"> ADDIN ZOTERO_ITEM CSL_CITATION {"citationID":"payKEeOo","properties":{"formattedCitation":"(Martinson et al., 2019)","plainCitation":"(Martinson et al., 2019)","noteIndex":0},"citationItems":[{"id":1067,"uris":["http://zotero.org/users/8873894/items/NLVU5PGV"],"itemData":{"id":1067,"type":"article-journal","abstract":"Longitudinal human gut microbiome datasets generated using community-level, sequence-based approaches often report a sub-set of long-lived “resident” taxa that rarely, if ever, are lost. This result contrasts with population-level turnover of resident clones on the order of months to years. We hypothesized that the disconnect between these results is due to a relative lack of simultaneous discrimination of the human gut microbiome at both the community and population-levels. Here, we present results of a small, longitudinal cohort study (n = 8 participants) of healthy human adults that identifies static and dynamic members of the gut microbiome at the clone level based on cultivation/genetic discrimination and at the operational taxonomic unit/amplified sequence variant levels based on 16S rRNA sequencing. We provide evidence that there is little “stability” within resident clonal populations of the common gut microbiome bacterial family, Enterobacteriaceae. Given that clones can vary substantially in genome content and that evolutionary processes operate on the population level, these results question the biological relevance of apparent stability at higher taxonomic levels.","container-title":"The ISME Journal","DOI":"10.1038/s41396-019-0435-7","ISSN":"1751-7370","issue":"9","journalAbbreviation":"ISME J","language":"en","license":"2019 The Author(s)","note":"number: 9","page":"2306-2318","publisher":"Nature Publishing Group","source":"www.nature.com","title":"Rethinking gut microbiome residency and the Enterobacteriaceae in healthy human adults","volume":"13","author":[{"family":"Martinson","given":"Jonathan N. V."},{"family":"Pinkham","given":"Nicholas V."},{"family":"Peters","given":"Garrett W."},{"family":"Cho","given":"Hanbyul"},{"family":"Heng","given":"Jeremy"},{"family":"Rauch","given":"Mychiel"},{"family":"Broadaway","given":"Susan C."},{"family":"Walk","given":"Seth T."}],"issued":{"date-parts":[["2019",9]]}}}],"schema":"https://github.com/citation-style-language/schema/raw/master/csl-citation.json"} </w:instrText>
      </w:r>
      <w:r w:rsidRPr="00D93D74">
        <w:fldChar w:fldCharType="separate"/>
      </w:r>
      <w:r w:rsidRPr="00D93D74">
        <w:t>(Martinson et al., 2019)</w:t>
      </w:r>
      <w:r w:rsidRPr="00D93D74">
        <w:fldChar w:fldCharType="end"/>
      </w:r>
      <w:r w:rsidRPr="00D93D74">
        <w:t xml:space="preserve">. In another study, the genomes of isolated strains of </w:t>
      </w:r>
      <w:r w:rsidRPr="00D93D74">
        <w:rPr>
          <w:i/>
          <w:iCs/>
        </w:rPr>
        <w:t>Bacteroides vulgatus</w:t>
      </w:r>
      <w:r w:rsidRPr="00D93D74">
        <w:t xml:space="preserve"> and </w:t>
      </w:r>
      <w:r w:rsidRPr="00D93D74">
        <w:rPr>
          <w:i/>
          <w:iCs/>
        </w:rPr>
        <w:t>Bacteroides ovatus</w:t>
      </w:r>
      <w:r w:rsidRPr="00D93D74">
        <w:t xml:space="preserve"> were analysed, showing that a single colonization event occurred, while the spore-forming bacterium </w:t>
      </w:r>
      <w:r w:rsidRPr="00D93D74">
        <w:rPr>
          <w:i/>
          <w:iCs/>
        </w:rPr>
        <w:t>Turicibacter sanguinis</w:t>
      </w:r>
      <w:r w:rsidRPr="00D93D74">
        <w:t xml:space="preserve"> replaced previous strains with each colonization attempt </w:t>
      </w:r>
      <w:r w:rsidRPr="00D93D74">
        <w:fldChar w:fldCharType="begin"/>
      </w:r>
      <w:r w:rsidRPr="00D93D74">
        <w:instrText xml:space="preserve"> ADDIN ZOTERO_ITEM CSL_CITATION {"citationID":"muko0Zk6","properties":{"formattedCitation":"(Poyet et al., 2019)","plainCitation":"(Poyet et al., 2019)","noteIndex":0},"citationItems":[{"id":175,"uris":["http://zotero.org/users/8873894/items/D73U5VSG"],"itemData":{"id":175,"type":"article-journal","abstract":"Our understanding of how the gut microbiome interacts with its human host has been restrained by limited access to longitudinal datasets to examine stability and dynamics, and by having only a few isolates to test mechanistic hypotheses. Here, we present the Broad Institute-OpenBiome Microbiome Library (BIO-ML), a comprehensive collection of 7,758 gut bacterial isolates paired with 3,632 genome sequences and longitudinal multi-omics data. We show that microbial species maintain stable population sizes within and across humans and that commonly used 'omics' survey methods are more reliable when using averages over multiple days of sampling. Variation of gut metabolites within people over time is associated with amino acid levels, and differences across people are associated with differences in bile acids. Finally, we show that genomic diversification can be used to infer eco-evolutionary dynamics and in vivo selection pressures for strains within individuals. The BIO-ML is a unique resource designed to enable hypothesis-driven microbiome research.","container-title":"Nature Medicine","DOI":"10.1038/s41591-019-0559-3","ISSN":"1546-170X","issue":"9","journalAbbreviation":"Nat Med","language":"eng","page":"1442-1452","PMID":"31477907","source":"PubMed","title":"A library of human gut bacterial isolates paired with longitudinal multiomics data enables mechanistic microbiome research","volume":"25","author":[{"family":"Poyet","given":"M."},{"family":"Groussin","given":"M."},{"family":"Gibbons","given":"S. M."},{"family":"Avila-Pacheco","given":"J."},{"family":"Jiang","given":"X."},{"family":"Kearney","given":"S. M."},{"family":"Perrotta","given":"A. R."},{"family":"Berdy","given":"B."},{"family":"Zhao","given":"S."},{"family":"Lieberman","given":"T. D."},{"family":"Swanson","given":"P. K."},{"family":"Smith","given":"M."},{"family":"Roesemann","given":"S."},{"family":"Alexander","given":"J. E."},{"family":"Rich","given":"S. A."},{"family":"Livny","given":"J."},{"family":"Vlamakis","given":"H."},{"family":"Clish","given":"C."},{"family":"Bullock","given":"K."},{"family":"Deik","given":"A."},{"family":"Scott","given":"J."},{"family":"Pierce","given":"K. A."},{"family":"Xavier","given":"R. J."},{"family":"Alm","given":"E. J."}],"issued":{"date-parts":[["2019",9]]}}}],"schema":"https://github.com/citation-style-language/schema/raw/master/csl-citation.json"} </w:instrText>
      </w:r>
      <w:r w:rsidRPr="00D93D74">
        <w:fldChar w:fldCharType="separate"/>
      </w:r>
      <w:r w:rsidRPr="00D93D74">
        <w:t>(Poyet et al., 2019)</w:t>
      </w:r>
      <w:r w:rsidRPr="00D93D74">
        <w:fldChar w:fldCharType="end"/>
      </w:r>
      <w:r w:rsidRPr="00D93D74">
        <w:t xml:space="preserve">. </w:t>
      </w:r>
    </w:p>
    <w:p w14:paraId="2F1BF139" w14:textId="77777777" w:rsidR="00DA42F5" w:rsidRPr="00D93D74" w:rsidRDefault="00DA42F5" w:rsidP="00DA42F5"/>
    <w:p w14:paraId="5E01D4C6" w14:textId="77777777" w:rsidR="00DA42F5" w:rsidRPr="00D93D74" w:rsidRDefault="00DA42F5" w:rsidP="0011188E">
      <w:pPr>
        <w:pStyle w:val="Heading3"/>
        <w:numPr>
          <w:ilvl w:val="2"/>
          <w:numId w:val="26"/>
        </w:numPr>
      </w:pPr>
      <w:bookmarkStart w:id="32" w:name="_Toc219124856"/>
      <w:bookmarkStart w:id="33" w:name="_Toc220932826"/>
      <w:bookmarkStart w:id="34" w:name="_Toc227737858"/>
      <w:r w:rsidRPr="00D93D74">
        <w:t>Stability of microbial communities</w:t>
      </w:r>
      <w:bookmarkEnd w:id="32"/>
      <w:bookmarkEnd w:id="33"/>
      <w:bookmarkEnd w:id="34"/>
      <w:r w:rsidRPr="00D93D74">
        <w:t xml:space="preserve"> </w:t>
      </w:r>
    </w:p>
    <w:p w14:paraId="074C8B32" w14:textId="77777777" w:rsidR="00DA42F5" w:rsidRPr="00D93D74" w:rsidRDefault="00DA42F5" w:rsidP="00DA42F5">
      <w:r w:rsidRPr="00D93D74">
        <w:t xml:space="preserve">Most longitudinal studies aim to quantify an aspect of stability in the human gut community. Stability is an ambiguous term with many overlapping definitions </w:t>
      </w:r>
      <w:r w:rsidRPr="00D93D74">
        <w:fldChar w:fldCharType="begin"/>
      </w:r>
      <w:r w:rsidRPr="00D93D74">
        <w:instrText xml:space="preserve"> ADDIN ZOTERO_ITEM CSL_CITATION {"citationID":"WdAqCY7E","properties":{"formattedCitation":"(Grimm &amp; Wissel, 1996)","plainCitation":"(Grimm &amp; Wissel, 1996)","noteIndex":0},"citationItems":[{"id":2795,"uris":["http://zotero.org/users/8873894/items/SUZV3JCN"],"itemData":{"id":2795,"type":"article-journal","abstract":"We present an inventory and analysis of discussions of ecological stability, considering 163 definitions of 70 different stability concepts. Our aim is to derive a strategy that can help to dispel the existing morass \"confusion of tongues\" on the subject of \"stability\". and prevent its recurrence. The strategy consists of three questions that should be kept in mind when communicating about stability properties. These three questions should overcome the the three main sources of confusion in terminology. Firstly, which stability properties are being addressed in the stability statement? Our analysis shows that the general term \"stability\" is so ambiguous as to be useless. It can be replaced by the stability properties \"staying essentially unchanged\" (constancy), and \"returning to the reference state(or dynamic) after a temporary disturbance\" (resilience), and \"persistence through time of an ecological system\" (persistence). Second, to what ecological situation does the statement refer? An ecological situation is defined by a set of features that, taken as a whole, determine the validity of a stability statement. The six most important features form the \"ecological checklist\", which serves to classify ecological situations and thereby provides a system of coordinates for communication. The six point are: variable of interest, level of description, reference state, disturbance, spatial scale and temporal scale. Thirdly, is the statement anchored in the situation in question, or is there unacceptable generalisation by inferring \"stability\" of the whole system from acetain stability property in a certain ecological situation? This question separates the scientifically valuable content from the desire for general statements which is often projected through stability statements.","container-title":"Oecologia","DOI":"10.1007/s004420050090","journalAbbreviation":"Oecologia","page":"323-334","source":"ResearchGate","title":"Babel, or The Ecological Stability Discussions: An Inventory and Analysis of Terminology and A Guide for Avoiding Confusion","title-short":"Babel, or The Ecological Stability Discussions","volume":"109","author":[{"family":"Grimm","given":"Volker"},{"family":"Wissel","given":"Christian"}],"issued":{"date-parts":[["1996",11,30]]}}}],"schema":"https://github.com/citation-style-language/schema/raw/master/csl-citation.json"} </w:instrText>
      </w:r>
      <w:r w:rsidRPr="00D93D74">
        <w:fldChar w:fldCharType="separate"/>
      </w:r>
      <w:r w:rsidRPr="00D93D74">
        <w:t>(Grimm &amp; Wissel, 1996)</w:t>
      </w:r>
      <w:r w:rsidRPr="00D93D74">
        <w:fldChar w:fldCharType="end"/>
      </w:r>
      <w:r w:rsidRPr="00D93D74">
        <w:t xml:space="preserve">. Here we focus on two key properties at the level of strains, species or OTUs depending on the method used: resilience and resistance, both of which can be explored using a definable value of persistence </w:t>
      </w:r>
      <w:r w:rsidRPr="00D93D74">
        <w:fldChar w:fldCharType="begin"/>
      </w:r>
      <w:r w:rsidRPr="00D93D74">
        <w:instrText xml:space="preserve"> ADDIN ZOTERO_ITEM CSL_CITATION {"citationID":"xOwjLtYR","properties":{"formattedCitation":"(Shade et al., 2012)","plainCitation":"(Shade et al., 2012)","noteIndex":0},"citationItems":[{"id":3472,"uris":["http://zotero.org/users/8873894/items/9ZVMFDGQ"],"itemData":{"id":3472,"type":"article-journal","abstract":"Microbial communities are at the heart of all ecosystems, and yet microbial community behavior in disturbed environments remains difficult to measure and predict. Understanding the drivers of microbial community stability, including resistance (insensitivity to disturbance) and resilience (the rate of recovery after disturbance) is important for predicting community response to disturbance. Here, we provide an overview of the concepts of stability that are relevant for microbial communities. First, we highlight insights from ecology that are useful for defining and measuring stability. To determine whether general disturbance responses exist for microbial communities, we next examine representative studies from the literature that investigated community responses to press (long-term) and pulse (short-term) disturbances in a variety of habitats. Then we discuss the biological features of individual microorganisms, of microbial populations, and of microbial communities that may govern overall community stability. We conclude with thoughts about the unique insights that systems perspectives - informed by meta-omics data- may provide about microbial community stability.","container-title":"Frontiers in Microbiology","DOI":"10.3389/fmicb.2012.00417","ISSN":"1664-302X","journalAbbreviation":"Front. Microbiol.","language":"English","publisher":"Frontiers","source":"Frontiers","title":"Fundamentals of Microbial Community Resistance and Resilience","URL":"https://www.frontiersin.org/journals/microbiology/articles/10.3389/fmicb.2012.00417/full","volume":"3","author":[{"family":"Shade","given":"Ashley"},{"family":"Peter","given":"Hannes"},{"family":"Allison","given":"Steven D."},{"family":"Baho","given":"Didier"},{"family":"Berga","given":"Mercé"},{"family":"Buergmann","given":"Helmut"},{"family":"Huber","given":"David H."},{"family":"Langenheder","given":"Silke"},{"family":"Lennon","given":"Jay T."},{"family":"Martiny","given":"Jennifer BH"},{"family":"Matulich","given":"Kristin L."},{"family":"Schmidt","given":"Thomas M."},{"family":"Handelsman","given":"Jo"}],"accessed":{"date-parts":[["2025",12,17]]},"issued":{"date-parts":[["2012",12,19]]}}}],"schema":"https://github.com/citation-style-language/schema/raw/master/csl-citation.json"} </w:instrText>
      </w:r>
      <w:r w:rsidRPr="00D93D74">
        <w:fldChar w:fldCharType="separate"/>
      </w:r>
      <w:r w:rsidRPr="00D93D74">
        <w:t>(Shade et al., 2012)</w:t>
      </w:r>
      <w:r w:rsidRPr="00D93D74">
        <w:fldChar w:fldCharType="end"/>
      </w:r>
      <w:r w:rsidRPr="00D93D74">
        <w:t xml:space="preserve">. </w:t>
      </w:r>
    </w:p>
    <w:p w14:paraId="7E47912D" w14:textId="77777777" w:rsidR="00570D04" w:rsidRPr="00D93D74" w:rsidRDefault="00DA42F5" w:rsidP="00DA42F5">
      <w:r w:rsidRPr="00D93D74">
        <w:t>Resistance of a community is defined as insensitivity to the introduction of a new variable into the community, while resilience is defined as the rate of recovery after disturbance</w:t>
      </w:r>
      <w:r w:rsidR="00570D04" w:rsidRPr="00D93D74">
        <w:t xml:space="preserve"> </w:t>
      </w:r>
      <w:r w:rsidR="00570D04" w:rsidRPr="00D93D74">
        <w:fldChar w:fldCharType="begin"/>
      </w:r>
      <w:r w:rsidR="00570D04" w:rsidRPr="00D93D74">
        <w:instrText xml:space="preserve"> ADDIN ZOTERO_ITEM CSL_CITATION {"citationID":"shgAI8yM","properties":{"formattedCitation":"(Grimm &amp; Wissel, 1996)","plainCitation":"(Grimm &amp; Wissel, 1996)","noteIndex":0},"citationItems":[{"id":2795,"uris":["http://zotero.org/users/8873894/items/SUZV3JCN"],"itemData":{"id":2795,"type":"article-journal","abstract":"We present an inventory and analysis of discussions of ecological stability, considering 163 definitions of 70 different stability concepts. Our aim is to derive a strategy that can help to dispel the existing morass \"confusion of tongues\" on the subject of \"stability\". and prevent its recurrence. The strategy consists of three questions that should be kept in mind when communicating about stability properties. These three questions should overcome the the three main sources of confusion in terminology. Firstly, which stability properties are being addressed in the stability statement? Our analysis shows that the general term \"stability\" is so ambiguous as to be useless. It can be replaced by the stability properties \"staying essentially unchanged\" (constancy), and \"returning to the reference state(or dynamic) after a temporary disturbance\" (resilience), and \"persistence through time of an ecological system\" (persistence). Second, to what ecological situation does the statement refer? An ecological situation is defined by a set of features that, taken as a whole, determine the validity of a stability statement. The six most important features form the \"ecological checklist\", which serves to classify ecological situations and thereby provides a system of coordinates for communication. The six point are: variable of interest, level of description, reference state, disturbance, spatial scale and temporal scale. Thirdly, is the statement anchored in the situation in question, or is there unacceptable generalisation by inferring \"stability\" of the whole system from acetain stability property in a certain ecological situation? This question separates the scientifically valuable content from the desire for general statements which is often projected through stability statements.","container-title":"Oecologia","DOI":"10.1007/s004420050090","journalAbbreviation":"Oecologia","page":"323-334","source":"ResearchGate","title":"Babel, or The Ecological Stability Discussions: An Inventory and Analysis of Terminology and A Guide for Avoiding Confusion","title-short":"Babel, or The Ecological Stability Discussions","volume":"109","author":[{"family":"Grimm","given":"Volker"},{"family":"Wissel","given":"Christian"}],"issued":{"date-parts":[["1996",11,30]]}}}],"schema":"https://github.com/citation-style-language/schema/raw/master/csl-citation.json"} </w:instrText>
      </w:r>
      <w:r w:rsidR="00570D04" w:rsidRPr="00D93D74">
        <w:fldChar w:fldCharType="separate"/>
      </w:r>
      <w:r w:rsidR="00570D04" w:rsidRPr="00D93D74">
        <w:rPr>
          <w:rFonts w:cs="Times New Roman"/>
        </w:rPr>
        <w:t>(Grimm &amp; Wissel, 1996)</w:t>
      </w:r>
      <w:r w:rsidR="00570D04" w:rsidRPr="00D93D74">
        <w:fldChar w:fldCharType="end"/>
      </w:r>
      <w:r w:rsidRPr="00D93D74">
        <w:t xml:space="preserve">. Persistence, in turn, is a useful longitudinal metric that captures whether taxa remain detectable over time and thus integrates information about both resistance (limited initial change) and resilience (recovery after change) when inferred from longitudinal sequencing data of an environment </w:t>
      </w:r>
      <w:r w:rsidRPr="00D93D74">
        <w:fldChar w:fldCharType="begin"/>
      </w:r>
      <w:r w:rsidRPr="00D93D74">
        <w:instrText xml:space="preserve"> ADDIN ZOTERO_ITEM CSL_CITATION {"citationID":"omp8ikIX","properties":{"formattedCitation":"(Lozupone et al., 2012)","plainCitation":"(Lozupone et al., 2012)","noteIndex":0},"citationItems":[{"id":1039,"uris":["http://zotero.org/users/8873894/items/H6FJD5TI"],"itemData":{"id":1039,"type":"article-journal","abstract":"Trillions of microbes inhabit the human intestine, forming a complex ecological community that influences normal physiology and susceptibility to disease through its collective metabolic activities and host interactions. Understanding the factors that underlie changes in the composition and function of the gut microbiota will aid in the design of therapies that target it. This goal is formidable. The gut microbiota is immensely diverse, varies between individuals and can fluctuate over time — especially during disease and early development. Viewing the microbiota from an ecological perspective could provide insight into how to promote health by targeting this microbial community in clinical treatments.","container-title":"Nature","DOI":"10.1038/nature11550","ISSN":"1476-4687","issue":"7415","language":"en","license":"2012 Nature Publishing Group, a division of Macmillan Publishers Limited. All Rights Reserved.","note":"number: 7415","page":"220-230","publisher":"Nature Publishing Group","source":"www.nature.com","title":"Diversity, stability and resilience of the human gut microbiota","volume":"489","author":[{"family":"Lozupone","given":"Catherine A."},{"family":"Stombaugh","given":"Jesse I."},{"family":"Gordon","given":"Jeffrey I."},{"family":"Jansson","given":"Janet K."},{"family":"Knight","given":"Rob"}],"issued":{"date-parts":[["2012",9]]}}}],"schema":"https://github.com/citation-style-language/schema/raw/master/csl-citation.json"} </w:instrText>
      </w:r>
      <w:r w:rsidRPr="00D93D74">
        <w:fldChar w:fldCharType="separate"/>
      </w:r>
      <w:r w:rsidRPr="00D93D74">
        <w:t>(Lozupone et al., 2012)</w:t>
      </w:r>
      <w:r w:rsidRPr="00D93D74">
        <w:fldChar w:fldCharType="end"/>
      </w:r>
      <w:r w:rsidRPr="00D93D74">
        <w:t xml:space="preserve">. Disturbance can act either directly on the community or indirectly via changes in the host environment, in both cases, some community members may die out, enter dormancy, or change in relative abundance. </w:t>
      </w:r>
    </w:p>
    <w:p w14:paraId="7E519C43" w14:textId="77777777" w:rsidR="00570D04" w:rsidRPr="00D93D74" w:rsidRDefault="00DA42F5" w:rsidP="00DA42F5">
      <w:r w:rsidRPr="00D93D74">
        <w:t xml:space="preserve">Ecologists classify disturbances as short-term, long-term, or continuous events </w:t>
      </w:r>
      <w:r w:rsidRPr="00D93D74">
        <w:fldChar w:fldCharType="begin"/>
      </w:r>
      <w:r w:rsidRPr="00D93D74">
        <w:instrText xml:space="preserve"> ADDIN ZOTERO_ITEM CSL_CITATION {"citationID":"3CgqWvhd","properties":{"formattedCitation":"(Grimm &amp; Wissel, 1996)","plainCitation":"(Grimm &amp; Wissel, 1996)","noteIndex":0},"citationItems":[{"id":2795,"uris":["http://zotero.org/users/8873894/items/SUZV3JCN"],"itemData":{"id":2795,"type":"article-journal","abstract":"We present an inventory and analysis of discussions of ecological stability, considering 163 definitions of 70 different stability concepts. Our aim is to derive a strategy that can help to dispel the existing morass \"confusion of tongues\" on the subject of \"stability\". and prevent its recurrence. The strategy consists of three questions that should be kept in mind when communicating about stability properties. These three questions should overcome the the three main sources of confusion in terminology. Firstly, which stability properties are being addressed in the stability statement? Our analysis shows that the general term \"stability\" is so ambiguous as to be useless. It can be replaced by the stability properties \"staying essentially unchanged\" (constancy), and \"returning to the reference state(or dynamic) after a temporary disturbance\" (resilience), and \"persistence through time of an ecological system\" (persistence). Second, to what ecological situation does the statement refer? An ecological situation is defined by a set of features that, taken as a whole, determine the validity of a stability statement. The six most important features form the \"ecological checklist\", which serves to classify ecological situations and thereby provides a system of coordinates for communication. The six point are: variable of interest, level of description, reference state, disturbance, spatial scale and temporal scale. Thirdly, is the statement anchored in the situation in question, or is there unacceptable generalisation by inferring \"stability\" of the whole system from acetain stability property in a certain ecological situation? This question separates the scientifically valuable content from the desire for general statements which is often projected through stability statements.","container-title":"Oecologia","DOI":"10.1007/s004420050090","journalAbbreviation":"Oecologia","page":"323-334","source":"ResearchGate","title":"Babel, or The Ecological Stability Discussions: An Inventory and Analysis of Terminology and A Guide for Avoiding Confusion","title-short":"Babel, or The Ecological Stability Discussions","volume":"109","author":[{"family":"Grimm","given":"Volker"},{"family":"Wissel","given":"Christian"}],"issued":{"date-parts":[["1996",11,30]]}}}],"schema":"https://github.com/citation-style-language/schema/raw/master/csl-citation.json"} </w:instrText>
      </w:r>
      <w:r w:rsidRPr="00D93D74">
        <w:fldChar w:fldCharType="separate"/>
      </w:r>
      <w:r w:rsidRPr="00D93D74">
        <w:t>(Grimm &amp; Wissel, 1996)</w:t>
      </w:r>
      <w:r w:rsidRPr="00D93D74">
        <w:fldChar w:fldCharType="end"/>
      </w:r>
      <w:r w:rsidRPr="00D93D74">
        <w:t xml:space="preserve">. Microbes have a short generation time, so disturbances can occur on the scale of minutes to days or can persist for years, these include changes in diet, disease, physical activity, moving, one-time overconsumption of alcohol, or traveling. </w:t>
      </w:r>
    </w:p>
    <w:p w14:paraId="1E84B9C9" w14:textId="68E68397" w:rsidR="00DA42F5" w:rsidRPr="00D93D74" w:rsidRDefault="00DA42F5" w:rsidP="00DA42F5">
      <w:r w:rsidRPr="00D93D74">
        <w:t xml:space="preserve">A stable state of gut microbiota of all humans is still unknown due to variations in geographical regions, diet and genetics </w:t>
      </w:r>
      <w:r w:rsidRPr="00D93D74">
        <w:fldChar w:fldCharType="begin"/>
      </w:r>
      <w:r w:rsidRPr="00D93D74">
        <w:instrText xml:space="preserve"> ADDIN ZOTERO_ITEM CSL_CITATION {"citationID":"yUjJV10d","properties":{"formattedCitation":"(Lozupone et al., 2012)","plainCitation":"(Lozupone et al., 2012)","noteIndex":0},"citationItems":[{"id":1039,"uris":["http://zotero.org/users/8873894/items/H6FJD5TI"],"itemData":{"id":1039,"type":"article-journal","abstract":"Trillions of microbes inhabit the human intestine, forming a complex ecological community that influences normal physiology and susceptibility to disease through its collective metabolic activities and host interactions. Understanding the factors that underlie changes in the composition and function of the gut microbiota will aid in the design of therapies that target it. This goal is formidable. The gut microbiota is immensely diverse, varies between individuals and can fluctuate over time — especially during disease and early development. Viewing the microbiota from an ecological perspective could provide insight into how to promote health by targeting this microbial community in clinical treatments.","container-title":"Nature","DOI":"10.1038/nature11550","ISSN":"1476-4687","issue":"7415","language":"en","license":"2012 Nature Publishing Group, a division of Macmillan Publishers Limited. All Rights Reserved.","note":"number: 7415","page":"220-230","publisher":"Nature Publishing Group","source":"www.nature.com","title":"Diversity, stability and resilience of the human gut microbiota","volume":"489","author":[{"family":"Lozupone","given":"Catherine A."},{"family":"Stombaugh","given":"Jesse I."},{"family":"Gordon","given":"Jeffrey I."},{"family":"Jansson","given":"Janet K."},{"family":"Knight","given":"Rob"}],"issued":{"date-parts":[["2012",9]]}}}],"schema":"https://github.com/citation-style-language/schema/raw/master/csl-citation.json"} </w:instrText>
      </w:r>
      <w:r w:rsidRPr="00D93D74">
        <w:fldChar w:fldCharType="separate"/>
      </w:r>
      <w:r w:rsidRPr="00D93D74">
        <w:t>(Lozupone et al., 2012)</w:t>
      </w:r>
      <w:r w:rsidRPr="00D93D74">
        <w:fldChar w:fldCharType="end"/>
      </w:r>
      <w:r w:rsidRPr="00D93D74">
        <w:t xml:space="preserve">. By repeatedly sampling individuals over time, we can follow factors that modulate the persistence of species or even strains and the dynamics of </w:t>
      </w:r>
      <w:r w:rsidRPr="00D93D74">
        <w:lastRenderedPageBreak/>
        <w:t>functions, providing essential context for interpreting microbiota dynamics when sampling is coupled with extensive metadata collection.</w:t>
      </w:r>
    </w:p>
    <w:p w14:paraId="31DA5198" w14:textId="77777777" w:rsidR="00FF1358" w:rsidRPr="00D93D74" w:rsidRDefault="00FF1358" w:rsidP="00DA42F5"/>
    <w:p w14:paraId="4E56C84D" w14:textId="4500F7E7" w:rsidR="00DA42F5" w:rsidRPr="00D93D74" w:rsidRDefault="00570D04" w:rsidP="0011188E">
      <w:pPr>
        <w:pStyle w:val="Heading2"/>
        <w:numPr>
          <w:ilvl w:val="1"/>
          <w:numId w:val="26"/>
        </w:numPr>
      </w:pPr>
      <w:bookmarkStart w:id="35" w:name="_Toc219124857"/>
      <w:bookmarkStart w:id="36" w:name="_Toc220932827"/>
      <w:bookmarkStart w:id="37" w:name="_Toc227737859"/>
      <w:r w:rsidRPr="00D93D74">
        <w:t xml:space="preserve">HUMAN GUT </w:t>
      </w:r>
      <w:bookmarkEnd w:id="35"/>
      <w:r w:rsidRPr="00D93D74">
        <w:t>SPOROBIOTA</w:t>
      </w:r>
      <w:bookmarkEnd w:id="36"/>
      <w:bookmarkEnd w:id="37"/>
    </w:p>
    <w:p w14:paraId="6CEF106D" w14:textId="535C32F1" w:rsidR="00570D04" w:rsidRPr="00D93D74" w:rsidRDefault="00DA42F5" w:rsidP="00DA42F5">
      <w:r w:rsidRPr="00D93D74">
        <w:t xml:space="preserve">Sporobiota is defined as all spore-forming bacteria in a given environment </w:t>
      </w:r>
      <w:r w:rsidRPr="00D93D74">
        <w:fldChar w:fldCharType="begin"/>
      </w:r>
      <w:r w:rsidRPr="00D93D74">
        <w:instrText xml:space="preserve"> ADDIN ZOTERO_ITEM CSL_CITATION {"citationID":"ruaKfKDo","properties":{"formattedCitation":"(Tetz &amp; Tetz, 2017)","plainCitation":"(Tetz &amp; Tetz, 2017)","noteIndex":0},"citationItems":[{"id":1087,"uris":["http://zotero.org/users/8873894/items/G5RWXQYI"],"itemData":{"id":1087,"type":"article-journal","abstract":"Unrelated spore-forming bacteria share unique characteristics stemming from the presence of highly resistant endospores, leading to similar challenges in health and disease. These characteristics are related to the presence of these highly transmissible spores, which are commonly spread within the environment and are implicated in host-to-host transmission. In humans, spore-forming bacteria contribute to a variety of pathological processes that share similar characteristics, including persistence, chronicity, relapses and the maintenance of the resistome. We first outline the necessity of characterizing the totality of the spore-forming bacteria as the sporobiota based on their unique common characteristics. We further propose that the collection of all genes of spore-forming bacteria be known as the sporobiome. Such differentiation is critical for exploring the cross-talk between the sporobiota and other members of the gut microbiota, and will allow for a better understanding of the implications of the sporobiota and sporobiome in a variety of pathologies and the spread of antibiotic resistance.","container-title":"Gut Pathogens","DOI":"10.1186/s13099-017-0187-8","ISSN":"1757-4749","issue":"1","journalAbbreviation":"Gut Pathogens","page":"38","source":"BioMed Central","title":"Introducing the sporobiota and sporobiome","volume":"9","author":[{"family":"Tetz","given":"George"},{"family":"Tetz","given":"Victor"}],"issued":{"date-parts":[["2017",6,30]]}}}],"schema":"https://github.com/citation-style-language/schema/raw/master/csl-citation.json"} </w:instrText>
      </w:r>
      <w:r w:rsidRPr="00D93D74">
        <w:fldChar w:fldCharType="separate"/>
      </w:r>
      <w:r w:rsidRPr="00D93D74">
        <w:t>(Tetz &amp; Tetz, 2017)</w:t>
      </w:r>
      <w:r w:rsidRPr="00D93D74">
        <w:fldChar w:fldCharType="end"/>
      </w:r>
      <w:r w:rsidRPr="00D93D74">
        <w:t xml:space="preserve">. Evolutionary analyses indicate that sporulation originated once in the phylum </w:t>
      </w:r>
      <w:r w:rsidRPr="00D93D74">
        <w:rPr>
          <w:i/>
          <w:iCs/>
        </w:rPr>
        <w:t>Bacillota</w:t>
      </w:r>
      <w:r w:rsidRPr="00D93D74">
        <w:t xml:space="preserve"> approximately 2.5 billion years ago </w:t>
      </w:r>
      <w:r w:rsidR="00EC2C50" w:rsidRPr="00D93D74">
        <w:fldChar w:fldCharType="begin"/>
      </w:r>
      <w:r w:rsidR="00EC2C50" w:rsidRPr="00D93D74">
        <w:instrText xml:space="preserve"> ADDIN ZOTERO_ITEM CSL_CITATION {"citationID":"Yb5nFWBy","properties":{"formattedCitation":"(de Hoon et al., 2010)","plainCitation":"(de Hoon et al., 2010)","noteIndex":0},"citationItems":[{"id":214,"uris":["http://zotero.org/users/8873894/items/IACN2TIG"],"itemData":{"id":214,"type":"article-journal","abstract":"Genome sequencing of multiple species makes it possible to understand the main principles behind the evolution of developmental regulatory networks. It is especially interesting to analyze the evolution of well-defined model systems in which conservation patterns can be directly correlated with the functional roles of various network components. Endospore formation (sporulation), extensively studied in Bacillus subtilis, is driven by such a model bacterial network of cellular development and differentiation. In this review, we analyze the evolution of the sporulation network in multiple endospore-forming bacteria. Importantly, the network evolution is not random but primarily follows the hierarchical organization and functional logic of the sporulation process. Specifically, the sporulation sigma factors and the master regulator of sporulation, Spo0A, are conserved in all considered spore-formers. The sequential activation of these global regulators is also strongly conserved. The feed-forward loops, which are likely used to fine-tune waves of gene expression within regulatory modules, show an intermediate level of conservation. These loops are less conserved than the sigma factors but significantly more than the structural sporulation genes, which form the lowest level in the functional and evolutionary hierarchy of the sporulation network. Interestingly, in spore-forming bacteria, gene regulation is more conserved than gene presence for sporulation genes, while the opposite is true for non-sporulation genes. The observed patterns suggest that by understanding the functional organization of a developmental network in a model organism, it is possible to understand the logic behind the evolution of this network in multiple related species.","container-title":"Current biology : CB","DOI":"10.1016/j.cub.2010.06.031","ISSN":"0960-9822","issue":"17","journalAbbreviation":"Curr Biol","page":"R735-R745","PMID":"20833318","PMCID":"PMC2944226","source":"PubMed Central","title":"Hierarchical evolution of the bacterial sporulation network","volume":"20","author":[{"family":"Hoon","given":"Michiel JL","non-dropping-particle":"de"},{"family":"Eichenberger","given":"Patrick"},{"family":"Vitkup","given":"Dennis"}],"issued":{"date-parts":[["2010",9,14]]}}}],"schema":"https://github.com/citation-style-language/schema/raw/master/csl-citation.json"} </w:instrText>
      </w:r>
      <w:r w:rsidR="00EC2C50" w:rsidRPr="00D93D74">
        <w:fldChar w:fldCharType="separate"/>
      </w:r>
      <w:r w:rsidR="00EC2C50" w:rsidRPr="00D93D74">
        <w:rPr>
          <w:rFonts w:cs="Times New Roman"/>
        </w:rPr>
        <w:t>(de Hoon et al., 2010)</w:t>
      </w:r>
      <w:r w:rsidR="00EC2C50" w:rsidRPr="00D93D74">
        <w:fldChar w:fldCharType="end"/>
      </w:r>
      <w:r w:rsidRPr="00D93D74">
        <w:t xml:space="preserve">. Spore formation and physiology </w:t>
      </w:r>
      <w:r w:rsidR="00570D04" w:rsidRPr="00D93D74">
        <w:t>have</w:t>
      </w:r>
      <w:r w:rsidRPr="00D93D74">
        <w:t xml:space="preserve"> since diverged to great genetic diversity in many different species </w:t>
      </w:r>
      <w:r w:rsidR="00EC2C50" w:rsidRPr="00D93D74">
        <w:fldChar w:fldCharType="begin"/>
      </w:r>
      <w:r w:rsidR="00EC2C50" w:rsidRPr="00D93D74">
        <w:instrText xml:space="preserve"> ADDIN ZOTERO_ITEM CSL_CITATION {"citationID":"CSZQvhW1","properties":{"formattedCitation":"(Thomas, 2012)","plainCitation":"(Thomas, 2012)","noteIndex":0},"citationItems":[{"id":202,"uris":["http://zotero.org/users/8873894/items/Z87WC5DW"],"itemData":{"id":202,"type":"article-journal","abstract":"This study was taken up with a view to generate basic information on spore hardiness to ethanol in various Bacillus species and related genera, and to assess the effectiveness of different levels of ethanol as a bacterial disinfectant. Predominantly spore-bearing cultures of five Bacillus spp. (B. pumilus, B. subtilis, B. megaterium, B. fusiformis and B. flexus) that were isolated from the spent-alcohol used during plant tissue culture work were challenged with aqueous ethanol (25, 50, 60, 70, 80 and 90% v/v) in 1 ml volumes at 10¹⁰⁻¹¹ CFU ml⁻¹. Monitoring the spore endurance through spotting and plating revealed prolonged tolerance (&gt;12 months) at different alcohol levels depending on the organism except in 90% where no survival was observed beyond 2-12 months. Spores of related genera like Paenibacillus and Lysinibacillus also showed long-term ethanol survival. Alcohol tolerance of spore-forming organisms depended on the extent of spores and spore hardiness, which in turn varied with the organism, strain, age of culture, growing conditions and other factors as authenticated with ATCC strains of B. pumilus and B. subtilis. Aqueous 90% ethanol caused instant inactivation of vegetative cells in different spore formers and twelve other non-sporulating Gram-positive and Gram-negative organisms tested. Taking into account both vegetative cells and spores, the appropriate concentration of ethanol as a disinfectant emerged to be 90% followed by absolute ethanol compared with the generally recommended 70-80% level.","container-title":"Current Microbiology","DOI":"10.1007/s00284-011-0040-0","ISSN":"1432-0991","issue":"2","journalAbbreviation":"Curr Microbiol","language":"eng","page":"130-139","PMID":"22057920","source":"PubMed","title":"Long-term survival of Bacillus spores in alcohol and identification of 90% ethanol as relatively more spori/bactericidal","volume":"64","author":[{"family":"Thomas","given":"Pious"}],"issued":{"date-parts":[["2012",2]]}}}],"schema":"https://github.com/citation-style-language/schema/raw/master/csl-citation.json"} </w:instrText>
      </w:r>
      <w:r w:rsidR="00EC2C50" w:rsidRPr="00D93D74">
        <w:fldChar w:fldCharType="separate"/>
      </w:r>
      <w:r w:rsidR="00EC2C50" w:rsidRPr="00D93D74">
        <w:rPr>
          <w:rFonts w:cs="Times New Roman"/>
        </w:rPr>
        <w:t>(Thomas, 2012)</w:t>
      </w:r>
      <w:r w:rsidR="00EC2C50" w:rsidRPr="00D93D74">
        <w:fldChar w:fldCharType="end"/>
      </w:r>
      <w:r w:rsidRPr="00D93D74">
        <w:t xml:space="preserve">. </w:t>
      </w:r>
    </w:p>
    <w:p w14:paraId="724F078A" w14:textId="37F5D4BC" w:rsidR="00DA42F5" w:rsidRPr="00D93D74" w:rsidRDefault="00DA42F5" w:rsidP="00DA42F5">
      <w:r w:rsidRPr="00D93D74">
        <w:t>In the human gut, spore</w:t>
      </w:r>
      <w:r w:rsidRPr="00D93D74">
        <w:noBreakHyphen/>
        <w:t xml:space="preserve">formers are phylogenetically diverse but predominantly belong classes </w:t>
      </w:r>
      <w:r w:rsidRPr="00D93D74">
        <w:rPr>
          <w:i/>
          <w:iCs/>
        </w:rPr>
        <w:t xml:space="preserve">Clostridia </w:t>
      </w:r>
      <w:r w:rsidRPr="00D93D74">
        <w:t xml:space="preserve">and </w:t>
      </w:r>
      <w:r w:rsidRPr="00D93D74">
        <w:rPr>
          <w:i/>
          <w:iCs/>
        </w:rPr>
        <w:t xml:space="preserve">Bacilli </w:t>
      </w:r>
      <w:r w:rsidRPr="00D93D74">
        <w:t xml:space="preserve">including genera such as </w:t>
      </w:r>
      <w:r w:rsidRPr="00D93D74">
        <w:rPr>
          <w:i/>
          <w:iCs/>
        </w:rPr>
        <w:t>Ruminococcus</w:t>
      </w:r>
      <w:r w:rsidRPr="00D93D74">
        <w:t xml:space="preserve">, </w:t>
      </w:r>
      <w:r w:rsidRPr="00D93D74">
        <w:rPr>
          <w:i/>
          <w:iCs/>
        </w:rPr>
        <w:t>Blautia</w:t>
      </w:r>
      <w:r w:rsidRPr="00D93D74">
        <w:t xml:space="preserve">, </w:t>
      </w:r>
      <w:r w:rsidRPr="00D93D74">
        <w:rPr>
          <w:i/>
          <w:iCs/>
        </w:rPr>
        <w:t>Coprococcus</w:t>
      </w:r>
      <w:r w:rsidRPr="00D93D74">
        <w:t xml:space="preserve">, </w:t>
      </w:r>
      <w:r w:rsidRPr="00D93D74">
        <w:rPr>
          <w:i/>
          <w:iCs/>
        </w:rPr>
        <w:t>Eubacterium</w:t>
      </w:r>
      <w:r w:rsidRPr="00D93D74">
        <w:t xml:space="preserve"> and </w:t>
      </w:r>
      <w:r w:rsidRPr="00D93D74">
        <w:rPr>
          <w:i/>
          <w:iCs/>
        </w:rPr>
        <w:t>Flavonifractor</w:t>
      </w:r>
      <w:r w:rsidRPr="00D93D74">
        <w:t xml:space="preserve"> </w:t>
      </w:r>
      <w:r w:rsidRPr="00D93D74">
        <w:fldChar w:fldCharType="begin"/>
      </w:r>
      <w:r w:rsidRPr="00D93D74">
        <w:instrText xml:space="preserve"> ADDIN ZOTERO_ITEM CSL_CITATION {"citationID":"cBQcjrow","properties":{"formattedCitation":"(Egan et al., 2021; Koopman et al., 2022)","plainCitation":"(Egan et al., 2021; Koopman et al., 2022)","noteIndex":0},"citationItems":[{"id":1088,"uris":["http://zotero.org/users/8873894/items/SJCCTPEG"],"itemData":{"id":1088,"type":"article-journal","abstract":"The human gut microbiome is a diverse and complex ecosystem that plays a critical role in health and disease. The composition of the gut microbiome has been well studied across all stages of life. In recent years, studies have investigated the production of endospores by specific members of the gut microbiome. An endospore is a tough, dormant structure formed by members of the Firmicutes phylum, which allows for greater resistance to otherwise inhospitable conditions. This innate resis­ tance has consequences for human health and disease, as well as in biotechnology. In particular, the formation of endospores is strongly linked to antibiotic resistance and the spread of antibiotic resistance genes, also known as the resistome. The term sporobiota has been used to define the spore-forming cohort of a microbial community. In this review, we present an overview of the current knowledge of the sporobiota in the human gut. We discuss the development of the sporobiota in the infant gut and the perinatal factors that may have an effect on vertical transmission from mother to infant. Finally, we examine the sporobiota of critically important food sources for the developing infant, breast milk and powdered infant formula.","container-title":"Gut Microbes","DOI":"10.1080/19490976.2020.1863134","ISSN":"1949-0976, 1949-0984","issue":"1","journalAbbreviation":"Gut Microbes","language":"en","page":"1863134","source":"DOI.org (Crossref)","title":"The Sporobiota of the Human Gut","volume":"13","author":[{"family":"Egan","given":"Muireann"},{"family":"Dempsey","given":"Eugene"},{"family":"Ryan","given":"C. Anthony"},{"family":"Ross","given":"R. Paul"},{"family":"Stanton","given":"Catherine"}],"issued":{"date-parts":[["2021",1,1]]}}},{"id":1593,"uris":["http://zotero.org/users/8873894/items/CWNLIUM4"],"itemData":{"id":1593,"type":"article-journal","abstract":"Recent studies have suggested a major role for endospore forming bacteria within the gut microbiota, not only as pathogens but also as commensal and beneficial members contributing to gut homeostasis. In this review the sporulation processes, spore properties, and germination processes will be explained within the scope of the human gut. Within the gut, spore-forming bacteria are known to interact with the host’s immune system, both in vegetative cell and spore form. Together with the resistant nature of the spore, these characteristics offer potential for spores’ use as delivery vehicles for therapeutics. In the last part of the review, the therapeutic potential of spores as probiotics, vaccine vehicles, and drug delivery systems will be discussed.","container-title":"International Journal of Molecular Sciences","DOI":"10.3390/ijms23063405","ISSN":"1422-0067","issue":"6","journalAbbreviation":"Int J Mol Sci","page":"3405","PMID":"35328823","PMCID":"PMC8953710","source":"PubMed Central","title":"Mechanisms and Applications of Bacterial Sporulation and Germination in the Intestine","volume":"23","author":[{"family":"Koopman","given":"Nienke"},{"family":"Remijas","given":"Lauren"},{"family":"Seppen","given":"Jurgen"},{"family":"Setlow","given":"Peter"},{"family":"Brul","given":"Stanley"}],"issued":{"date-parts":[["2022",3,21]]}}}],"schema":"https://github.com/citation-style-language/schema/raw/master/csl-citation.json"} </w:instrText>
      </w:r>
      <w:r w:rsidRPr="00D93D74">
        <w:fldChar w:fldCharType="separate"/>
      </w:r>
      <w:r w:rsidRPr="00D93D74">
        <w:t>(Egan et al., 2021; Koopman et al., 2022)</w:t>
      </w:r>
      <w:r w:rsidRPr="00D93D74">
        <w:fldChar w:fldCharType="end"/>
      </w:r>
      <w:r w:rsidRPr="00D93D74">
        <w:t xml:space="preserve">. Many spore-forming species act as commensals and are central to a healthy gut microbiome. Key examples include members of the </w:t>
      </w:r>
      <w:r w:rsidRPr="00D93D74">
        <w:rPr>
          <w:i/>
          <w:iCs/>
        </w:rPr>
        <w:t>Clostridium</w:t>
      </w:r>
      <w:r w:rsidRPr="00D93D74">
        <w:t xml:space="preserve"> clusters XI and XIVa (</w:t>
      </w:r>
      <w:r w:rsidRPr="00D93D74">
        <w:rPr>
          <w:i/>
          <w:iCs/>
        </w:rPr>
        <w:t>Clostridium leptum</w:t>
      </w:r>
      <w:r w:rsidRPr="00D93D74">
        <w:t xml:space="preserve">, </w:t>
      </w:r>
      <w:r w:rsidRPr="00D93D74">
        <w:rPr>
          <w:i/>
          <w:iCs/>
        </w:rPr>
        <w:t>Clostridium scindens</w:t>
      </w:r>
      <w:r w:rsidRPr="00D93D74">
        <w:t xml:space="preserve">, </w:t>
      </w:r>
      <w:r w:rsidRPr="00D93D74">
        <w:rPr>
          <w:i/>
          <w:iCs/>
        </w:rPr>
        <w:t>Clostridium innocuum</w:t>
      </w:r>
      <w:r w:rsidRPr="00D93D74">
        <w:t xml:space="preserve">), as well as </w:t>
      </w:r>
      <w:r w:rsidRPr="00D93D74">
        <w:rPr>
          <w:i/>
          <w:iCs/>
        </w:rPr>
        <w:t>Flavonifractor plautii</w:t>
      </w:r>
      <w:r w:rsidRPr="00D93D74">
        <w:t> and </w:t>
      </w:r>
      <w:r w:rsidRPr="00D93D74">
        <w:rPr>
          <w:i/>
          <w:iCs/>
        </w:rPr>
        <w:t>Ruminococcus bromii</w:t>
      </w:r>
      <w:r w:rsidRPr="00D93D74">
        <w:t xml:space="preserve"> from the </w:t>
      </w:r>
      <w:r w:rsidRPr="00D93D74">
        <w:rPr>
          <w:i/>
          <w:iCs/>
        </w:rPr>
        <w:t>Ruminococcaceae</w:t>
      </w:r>
      <w:r w:rsidRPr="00D93D74">
        <w:t xml:space="preserve"> family. Other prevalent species, such as </w:t>
      </w:r>
      <w:r w:rsidRPr="00D93D74">
        <w:rPr>
          <w:i/>
          <w:iCs/>
        </w:rPr>
        <w:t>Eubacterium rectale</w:t>
      </w:r>
      <w:r w:rsidRPr="00D93D74">
        <w:t xml:space="preserve"> and </w:t>
      </w:r>
      <w:r w:rsidRPr="00D93D74">
        <w:rPr>
          <w:i/>
          <w:iCs/>
        </w:rPr>
        <w:t>Eubacterium elegans</w:t>
      </w:r>
      <w:r w:rsidRPr="00D93D74">
        <w:t xml:space="preserve">, also possess the genetic capability for sporulation </w:t>
      </w:r>
      <w:r w:rsidRPr="00D93D74">
        <w:fldChar w:fldCharType="begin"/>
      </w:r>
      <w:r w:rsidRPr="00D93D74">
        <w:instrText xml:space="preserve"> ADDIN ZOTERO_ITEM CSL_CITATION {"citationID":"nspLNZI5","properties":{"formattedCitation":"(Egan et al., 2021)","plainCitation":"(Egan et al., 2021)","noteIndex":0},"citationItems":[{"id":1088,"uris":["http://zotero.org/users/8873894/items/SJCCTPEG"],"itemData":{"id":1088,"type":"article-journal","abstract":"The human gut microbiome is a diverse and complex ecosystem that plays a critical role in health and disease. The composition of the gut microbiome has been well studied across all stages of life. In recent years, studies have investigated the production of endospores by specific members of the gut microbiome. An endospore is a tough, dormant structure formed by members of the Firmicutes phylum, which allows for greater resistance to otherwise inhospitable conditions. This innate resis­ tance has consequences for human health and disease, as well as in biotechnology. In particular, the formation of endospores is strongly linked to antibiotic resistance and the spread of antibiotic resistance genes, also known as the resistome. The term sporobiota has been used to define the spore-forming cohort of a microbial community. In this review, we present an overview of the current knowledge of the sporobiota in the human gut. We discuss the development of the sporobiota in the infant gut and the perinatal factors that may have an effect on vertical transmission from mother to infant. Finally, we examine the sporobiota of critically important food sources for the developing infant, breast milk and powdered infant formula.","container-title":"Gut Microbes","DOI":"10.1080/19490976.2020.1863134","ISSN":"1949-0976, 1949-0984","issue":"1","journalAbbreviation":"Gut Microbes","language":"en","page":"1863134","source":"DOI.org (Crossref)","title":"The Sporobiota of the Human Gut","volume":"13","author":[{"family":"Egan","given":"Muireann"},{"family":"Dempsey","given":"Eugene"},{"family":"Ryan","given":"C. Anthony"},{"family":"Ross","given":"R. Paul"},{"family":"Stanton","given":"Catherine"}],"issued":{"date-parts":[["2021",1,1]]}}}],"schema":"https://github.com/citation-style-language/schema/raw/master/csl-citation.json"} </w:instrText>
      </w:r>
      <w:r w:rsidRPr="00D93D74">
        <w:fldChar w:fldCharType="separate"/>
      </w:r>
      <w:r w:rsidRPr="00D93D74">
        <w:t>(Egan et al., 2021)</w:t>
      </w:r>
      <w:r w:rsidRPr="00D93D74">
        <w:fldChar w:fldCharType="end"/>
      </w:r>
      <w:r w:rsidRPr="00D93D74">
        <w:t xml:space="preserve">. </w:t>
      </w:r>
    </w:p>
    <w:p w14:paraId="4F1E1BC9" w14:textId="4B0CEC61" w:rsidR="00D41590" w:rsidRPr="00D93D74" w:rsidRDefault="00DA42F5" w:rsidP="00DA42F5">
      <w:r w:rsidRPr="00D93D74">
        <w:t xml:space="preserve">The abundance of spore-forming bacteria is lower in infants than adults </w:t>
      </w:r>
      <w:r w:rsidRPr="00D93D74">
        <w:fldChar w:fldCharType="begin"/>
      </w:r>
      <w:r w:rsidRPr="00D93D74">
        <w:instrText xml:space="preserve"> ADDIN ZOTERO_ITEM CSL_CITATION {"citationID":"s0JotdMa","properties":{"formattedCitation":"(Korpela et al., 2018; Nayfach et al., 2016)","plainCitation":"(Korpela et al., 2018; Nayfach et al., 2016)","noteIndex":0},"citationItems":[{"id":1595,"uris":["http://zotero.org/users/8873894/items/B2CNGHMC"],"itemData":{"id":1595,"type":"article-journal","abstract":"Vertical transmission of bacteria from mother to infant at birth is postulated to initiate a life-long host-microbe symbiosis, playing an important role in early infant development. However, only the tracking of strictly defined unique microbial strains can clarify where the intestinal bacteria come from, how long the initial colonizers persist, and whether colonization by other strains from the environment can replace existing ones. Using rare single nucleotide variants in fecal metagenomes of infants and their family members, we show strong evidence of selective and persistent transmission of maternal strain populations to the vaginally born infant and their occasional replacement by strains from the environment, including those from family members, in later childhood. Only strains from the classes Actinobacteria and Bacteroidia, which are essential components of the infant microbiome, are transmitted from the mother and persist for at least 1 yr. In contrast, maternal strains of Clostridia, a dominant class in the mother's gut microbiome, are not observed in the infant. Caesarean-born infants show a striking lack of maternal transmission at birth. After the first year, strain influx from the family environment occurs and continues even in adulthood. Fathers appear to be more frequently donors of novel strains to other family members than receivers. Thus, the infant gut is seeded by selected maternal bacteria, which expand to form a stable community, with a rare but stable continuing strain influx over time.","container-title":"Genome Research","DOI":"10.1101/gr.233940.117","ISSN":"1088-9051","issue":"4","journalAbbreviation":"Genome Res","page":"561-568","PMID":"29496731","PMCID":"PMC5880245","source":"PubMed Central","title":"Selective maternal seeding and environment shape the human gut microbiome","volume":"28","author":[{"family":"Korpela","given":"Katri"},{"family":"Costea","given":"Paul"},{"family":"Coelho","given":"Luis Pedro"},{"family":"Kandels-Lewis","given":"Stefanie"},{"family":"Willemsen","given":"Gonneke"},{"family":"Boomsma","given":"Dorret I."},{"family":"Segata","given":"Nicola"},{"family":"Bork","given":"Peer"}],"issued":{"date-parts":[["2018",4]]}}},{"id":372,"uris":["http://zotero.org/users/8873894/items/C8X2T89J"],"itemData":{"id":372,"type":"article-journal","abstract":"We present the Metagenomic Intra-species Diversity Analysis System (MIDAS), which is an integrated computational pipeline for quantifying bacterial species abundance and strain-level genomic variation, including gene content and single-nucleotide polymorphisms (SNPs), from shotgun metagenomes. Our method leverages a database of more than 30,000 bacterial reference genomes that we clustered into species groups. These cover the majority of abundant species in the human microbiome but only a small proportion of microbes in other environments, including soil and seawater. We applied MIDAS to stool metagenomes from 98 Swedish mothers and their infants over one year and used rare SNPs to track strains between hosts. Using this approach, we found that although species compositions of mothers and infants converged over time, strain-level similarity diverged. Specifically, early colonizing bacteria were often transmitted from an infant’s mother, while late colonizing bacteria were often transmitted from other sources in the environment and were enriched for spore-formation genes. We also applied MIDAS to 198 globally distributed marine metagenomes and used gene content to show that many prevalent bacterial species have population structure that correlates with geographic location. Strain-level genetic variants present in metagenomes clearly reveal extensive structure and dynamics that are obscured when data are analyzed at a coarser taxonomic resolution.","container-title":"Genome Research","DOI":"10.1101/gr.201863.115","ISSN":"1088-9051","issue":"11","journalAbbreviation":"Genome Res","page":"1612-1625","PMID":"27803195","PMCID":"PMC5088602","source":"PubMed Central","title":"An integrated metagenomics pipeline for strain profiling reveals novel patterns of bacterial transmission and biogeography","volume":"26","author":[{"family":"Nayfach","given":"Stephen"},{"family":"Rodriguez-Mueller","given":"Beltran"},{"family":"Garud","given":"Nandita"},{"family":"Pollard","given":"Katherine S."}],"issued":{"date-parts":[["2016",11]]}}}],"schema":"https://github.com/citation-style-language/schema/raw/master/csl-citation.json"} </w:instrText>
      </w:r>
      <w:r w:rsidRPr="00D93D74">
        <w:fldChar w:fldCharType="separate"/>
      </w:r>
      <w:r w:rsidRPr="00D93D74">
        <w:t>(Korpela et al., 2018; Nayfach et al., 2016)</w:t>
      </w:r>
      <w:r w:rsidRPr="00D93D74">
        <w:fldChar w:fldCharType="end"/>
      </w:r>
      <w:r w:rsidRPr="00D93D74">
        <w:t xml:space="preserve">, but despite this, they are the initial producers of butyrate, which was shown to protect the gut from intestinal diseases such as inflammatory bowel disease and colon cancer </w:t>
      </w:r>
      <w:r w:rsidRPr="00D93D74">
        <w:fldChar w:fldCharType="begin"/>
      </w:r>
      <w:r w:rsidRPr="00D93D74">
        <w:instrText xml:space="preserve"> ADDIN ZOTERO_ITEM CSL_CITATION {"citationID":"gTJg8dEt","properties":{"formattedCitation":"(Appert et al., 2020; Hodgkinson et al., 2023)","plainCitation":"(Appert et al., 2020; Hodgkinson et al., 2023)","noteIndex":0},"citationItems":[{"id":1596,"uris":["http://zotero.org/users/8873894/items/WWYT9LM8"],"itemData":{"id":1596,"type":"article-journal","abstract":"The acquisition of the infant gut microbiota is key to establishing a host-microbiota symbiosis. Microbially produced metabolites tightly interact with the immune system, and the fermentation-derived short-chain fatty acid butyrate is considered an important mediator linked to chronic diseases later in life. The intestinal butyrate-forming bacterial population is taxonomically and functionally diverse and includes endospore formers with high transmission potential. Succession, and contribution of butyrate-producing taxa during infant gut microbiota development have been little investigated. We determined the abundance of major butyrate-forming groups and fermentation metabolites in faeces, isolated, cultivated and characterized the heat-resistant cell population, which included endospores, and compared butyrate formation efficiency of representative taxa in batch cultures. The endospore community contributed about 0.001% to total cells, and was mainly composed of the pioneer butyrate-producing Clostridium sensu stricto. We observed an increase in abundance of Faecalibacterium prausnitzii, butyrate-producing Lachnospiraceae and faecal butyrate levels with age that is likely explained by higher butyrate production capacity of contributing taxa compared with Clostridium sensu stricto. Our data suggest that a successional arrangement and an overall increase in abundance of butyrate forming populations occur during the first year of life, which is associated with an increase of intestinal butyrate formation capacity.","container-title":"Environmental Microbiology","DOI":"10.1111/1462-2920.15167","ISSN":"1462-2920","issue":"9","journalAbbreviation":"Environ Microbiol","language":"eng","page":"3909-3921","PMID":"32686173","source":"PubMed","title":"Initial butyrate producers during infant gut microbiota development are endospore formers","volume":"22","author":[{"family":"Appert","given":"Olivia"},{"family":"Garcia","given":"Alejandro Ramirez"},{"family":"Frei","given":"Remo"},{"family":"Roduit","given":"Caroline"},{"family":"Constancias","given":"Florentin"},{"family":"Neuzil-Bunesova","given":"Vera"},{"family":"Ferstl","given":"Ruth"},{"family":"Zhang","given":"Jianbo"},{"family":"Akdis","given":"Cezmi"},{"family":"Lauener","given":"Roger"},{"family":"Lacroix","given":"Christophe"},{"family":"Schwab","given":"Clarissa"}],"issued":{"date-parts":[["2020",9]]}}},{"id":2995,"uris":["http://zotero.org/users/8873894/items/F7N7EXZU"],"itemData":{"id":2995,"type":"article-journal","abstract":"Butyrate is a key energy source for colonocytes and is produced by the gut microbiota through fermentation of dietary fiber. Butyrate is a histone deacetylase inhibitor and also signals through three G-protein coupled receptors. It is clear that butyrate has an important role in gastrointestinal health and that butyrate levels can impact both host and microbial functions that are intimately coupled with each other. Maintaining optimal butyrate levels improves gastrointestinal health in animal models by supporting colonocyte function, decreasing inflammation, maintaining the gut barrier, and promoting a healthy microbiome. Butyrate has also shown protective actions in the context of intestinal diseases such as inflammatory bowel disease, graft-versus-host disease of the gastrointestinal tract, and colon cancer, whereas lower levels of butyrate and/or the microbes which are responsible for producing this metabolite are associated with disease and poorer health outcomes. However, clinical efforts to increase butyrate levels in humans and reverse these negative outcomes have generated mixed results. This article discusses our current understanding of the molecular mechanisms of butyrate action with a focus on the gastrointestinal system, the links between host and microbial factors, and the efforts that are currently underway to apply the knowledge gained from the bench to bedside.","container-title":"Clinical Nutrition","DOI":"10.1016/j.clnu.2022.10.024","ISSN":"0261-5614","issue":"2","journalAbbreviation":"Clinical Nutrition","page":"61-75","source":"ScienceDirect","title":"Butyrate’s role in human health and the current progress towards its clinical application to treat gastrointestinal disease","volume":"42","author":[{"family":"Hodgkinson","given":"Kendra"},{"family":"El Abbar","given":"Faiha"},{"family":"Dobranowski","given":"Peter"},{"family":"Manoogian","given":"Juliana"},{"family":"Butcher","given":"James"},{"family":"Figeys","given":"Daniel"},{"family":"Mack","given":"David"},{"family":"Stintzi","given":"Alain"}],"issued":{"date-parts":[["2023",2,1]]}}}],"schema":"https://github.com/citation-style-language/schema/raw/master/csl-citation.json"} </w:instrText>
      </w:r>
      <w:r w:rsidRPr="00D93D74">
        <w:fldChar w:fldCharType="separate"/>
      </w:r>
      <w:r w:rsidRPr="00D93D74">
        <w:t>(Appert et al., 2020; Hodgkinson et al., 2023)</w:t>
      </w:r>
      <w:r w:rsidRPr="00D93D74">
        <w:fldChar w:fldCharType="end"/>
      </w:r>
      <w:r w:rsidRPr="00D93D74">
        <w:t>. Specifically, short chain fatty acids (SCFAs) generated by spore</w:t>
      </w:r>
      <w:r w:rsidR="00570D04" w:rsidRPr="00D93D74">
        <w:t>-</w:t>
      </w:r>
      <w:r w:rsidRPr="00D93D74">
        <w:t>forming bacteria break down dietary fibres</w:t>
      </w:r>
      <w:r w:rsidR="00570D04" w:rsidRPr="00D93D74">
        <w:t xml:space="preserve"> and are thus </w:t>
      </w:r>
      <w:r w:rsidRPr="00D93D74">
        <w:t xml:space="preserve">linked to improved gut homeostasis, suppressed inflammatory responses, and epithelial barrier functioning </w:t>
      </w:r>
      <w:r w:rsidR="00EC2C50" w:rsidRPr="00D93D74">
        <w:fldChar w:fldCharType="begin"/>
      </w:r>
      <w:r w:rsidR="00EC2C50" w:rsidRPr="00D93D74">
        <w:instrText xml:space="preserve"> ADDIN ZOTERO_ITEM CSL_CITATION {"citationID":"wICBGf4T","properties":{"formattedCitation":"(Koopman et al., 2022)","plainCitation":"(Koopman et al., 2022)","noteIndex":0},"citationItems":[{"id":1593,"uris":["http://zotero.org/users/8873894/items/CWNLIUM4"],"itemData":{"id":1593,"type":"article-journal","abstract":"Recent studies have suggested a major role for endospore forming bacteria within the gut microbiota, not only as pathogens but also as commensal and beneficial members contributing to gut homeostasis. In this review the sporulation processes, spore properties, and germination processes will be explained within the scope of the human gut. Within the gut, spore-forming bacteria are known to interact with the host’s immune system, both in vegetative cell and spore form. Together with the resistant nature of the spore, these characteristics offer potential for spores’ use as delivery vehicles for therapeutics. In the last part of the review, the therapeutic potential of spores as probiotics, vaccine vehicles, and drug delivery systems will be discussed.","container-title":"International Journal of Molecular Sciences","DOI":"10.3390/ijms23063405","ISSN":"1422-0067","issue":"6","journalAbbreviation":"Int J Mol Sci","page":"3405","PMID":"35328823","PMCID":"PMC8953710","source":"PubMed Central","title":"Mechanisms and Applications of Bacterial Sporulation and Germination in the Intestine","volume":"23","author":[{"family":"Koopman","given":"Nienke"},{"family":"Remijas","given":"Lauren"},{"family":"Seppen","given":"Jurgen"},{"family":"Setlow","given":"Peter"},{"family":"Brul","given":"Stanley"}],"issued":{"date-parts":[["2022",3,21]]}}}],"schema":"https://github.com/citation-style-language/schema/raw/master/csl-citation.json"} </w:instrText>
      </w:r>
      <w:r w:rsidR="00EC2C50" w:rsidRPr="00D93D74">
        <w:fldChar w:fldCharType="separate"/>
      </w:r>
      <w:r w:rsidR="00EC2C50" w:rsidRPr="00D93D74">
        <w:rPr>
          <w:rFonts w:cs="Times New Roman"/>
        </w:rPr>
        <w:t>(Koopman et al., 2022)</w:t>
      </w:r>
      <w:r w:rsidR="00EC2C50" w:rsidRPr="00D93D74">
        <w:fldChar w:fldCharType="end"/>
      </w:r>
      <w:r w:rsidRPr="00D93D74">
        <w:t xml:space="preserve">. </w:t>
      </w:r>
    </w:p>
    <w:p w14:paraId="5CE1239B" w14:textId="70B79D65" w:rsidR="00DA42F5" w:rsidRPr="00D93D74" w:rsidRDefault="00DA42F5" w:rsidP="00DA42F5">
      <w:r w:rsidRPr="00D93D74">
        <w:t xml:space="preserve">A high proportion of gut bacteria, at least 50 to 60%  possess the genetic capability for sporulation,  representing around 30% of all bacterial abundance in the adult human gut capable of survival in conditions that are unfavourable for growth </w:t>
      </w:r>
      <w:r w:rsidRPr="00D93D74">
        <w:fldChar w:fldCharType="begin"/>
      </w:r>
      <w:r w:rsidRPr="00D93D74">
        <w:instrText xml:space="preserve"> ADDIN ZOTERO_ITEM CSL_CITATION {"citationID":"ik6cmWMM","properties":{"formattedCitation":"(Browne et al., 2016b)","plainCitation":"(Browne et al., 2016b)","noteIndex":0},"citationItems":[{"id":376,"uris":["http://zotero.org/users/8873894/items/YDIPWJ3L"],"itemData":{"id":376,"type":"article-journal","abstract":"A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heritability.","container-title":"Nature","DOI":"10.1038/nature17645","ISSN":"0028-0836","issue":"7604","journalAbbreviation":"Nature","page":"543-546","PMID":"27144353","PMCID":"PMC4890681","source":"PubMed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D."}],"issued":{"date-parts":[["2016"]]}}}],"schema":"https://github.com/citation-style-language/schema/raw/master/csl-citation.json"} </w:instrText>
      </w:r>
      <w:r w:rsidRPr="00D93D74">
        <w:fldChar w:fldCharType="separate"/>
      </w:r>
      <w:r w:rsidRPr="00D93D74">
        <w:rPr>
          <w:rFonts w:cs="Times New Roman"/>
        </w:rPr>
        <w:t>(Browne et al., 2016b)</w:t>
      </w:r>
      <w:r w:rsidRPr="00D93D74">
        <w:fldChar w:fldCharType="end"/>
      </w:r>
      <w:r w:rsidRPr="00D93D74">
        <w:t xml:space="preserve">. The ability of spore-forming bacteria in the human gut to endure unfavourable conditions, such as oxygen, antibiotic treatment, inflammation, and other diseases, allows them to persist and potentially recolonize the gut following disruptions but also facilitates transmission between individuals </w:t>
      </w:r>
      <w:r w:rsidRPr="00D93D74">
        <w:fldChar w:fldCharType="begin"/>
      </w:r>
      <w:r w:rsidRPr="00D93D74">
        <w:instrText xml:space="preserve"> ADDIN ZOTERO_ITEM CSL_CITATION {"citationID":"leLj8T4B","properties":{"formattedCitation":"(Swick et al., 2016)","plainCitation":"(Swick et al., 2016)","noteIndex":0},"citationItems":[{"id":2051,"uris":["http://zotero.org/users/8873894/items/8U7JDRN7"],"itemData":{"id":2051,"type":"article-journal","container-title":"Microbiology spectrum","DOI":"10.1128/microbiolspec.VMBF-0029-2015","ISSN":"2165-0497","issue":"4","journalAbbreviation":"Microbiol Spectr","page":"10.1128/microbiolspec.VMBF-0029-2015","PMID":"27726794","PMCID":"PMC5062746","source":"PubMed Central","title":"Surviving Between Hosts: Sporulation and Transmission","title-short":"Surviving Between Hosts","volume":"4","author":[{"family":"Swick","given":"Michelle C."},{"family":"Koehler","given":"Theresa M."},{"family":"Driks","given":"Adam"}],"issued":{"date-parts":[["2016",8]]}}}],"schema":"https://github.com/citation-style-language/schema/raw/master/csl-citation.json"} </w:instrText>
      </w:r>
      <w:r w:rsidRPr="00D93D74">
        <w:fldChar w:fldCharType="separate"/>
      </w:r>
      <w:r w:rsidRPr="00D93D74">
        <w:t>(Swick et al., 2016)</w:t>
      </w:r>
      <w:r w:rsidRPr="00D93D74">
        <w:fldChar w:fldCharType="end"/>
      </w:r>
      <w:r w:rsidRPr="00D93D74">
        <w:t xml:space="preserve">. Other mechanisms hypothesized to increase transmission between human hosts include aero-toleration, and viable, but not-culturable state, where an increased survival ability is achieved through decreased metabolic activity and strengthened cell walls </w:t>
      </w:r>
      <w:r w:rsidRPr="00D93D74">
        <w:fldChar w:fldCharType="begin"/>
      </w:r>
      <w:r w:rsidRPr="00D93D74">
        <w:instrText xml:space="preserve"> ADDIN ZOTERO_ITEM CSL_CITATION {"citationID":"CvrO8tBN","properties":{"formattedCitation":"(Browne et al., 2017)","plainCitation":"(Browne et al., 2017)","noteIndex":0},"citationItems":[{"id":2982,"uris":["http://zotero.org/users/8873894/items/4W6Y6Z8H"],"itemData":{"id":2982,"type":"article-journal","container-title":"Nature Reviews Microbiology","DOI":"10.1038/nrmicro.2017.50","ISSN":"1740-1526, 1740-1534","issue":"9","journalAbbreviation":"Nat Rev Microbiol","language":"en","page":"531-543","source":"DOI.org (Crossref)","title":"Transmission of the gut microbiota: spreading of health","title-short":"Transmission of the gut microbiota","volume":"15","author":[{"family":"Browne","given":"Hilary P."},{"family":"Neville","given":"B. Anne"},{"family":"Forster","given":"Samuel C."},{"family":"Lawley","given":"Trevor D."}],"issued":{"date-parts":[["2017",9]]}}}],"schema":"https://github.com/citation-style-language/schema/raw/master/csl-citation.json"} </w:instrText>
      </w:r>
      <w:r w:rsidRPr="00D93D74">
        <w:fldChar w:fldCharType="separate"/>
      </w:r>
      <w:r w:rsidRPr="00D93D74">
        <w:t>(Browne et al., 2017)</w:t>
      </w:r>
      <w:r w:rsidRPr="00D93D74">
        <w:fldChar w:fldCharType="end"/>
      </w:r>
      <w:r w:rsidRPr="00D93D74">
        <w:t xml:space="preserve">. The likelihood of transmission increases with bacteria’s utilization of different life-history strategies (e.g. dormancy) and their prevalence, however high strain abundance within a host is not typically driven by transmission, but rather the bacterium’s ability to adapt and grow within a host </w:t>
      </w:r>
      <w:r w:rsidRPr="00D93D74">
        <w:fldChar w:fldCharType="begin"/>
      </w:r>
      <w:r w:rsidRPr="00D93D74">
        <w:instrText xml:space="preserve"> ADDIN ZOTERO_ITEM CSL_CITATION {"citationID":"IU5bP44E","properties":{"formattedCitation":"(Valles-Colomer et al., 2023)","plainCitation":"(Valles-Colomer et al., 2023)","noteIndex":0},"citationItems":[{"id":2030,"uris":["http://zotero.org/users/8873894/items/8PIGTYZD"],"itemData":{"id":2030,"type":"article-journal","abstract":"The human microbiome is an integral component of the human body and a co-determinant of several health conditions1,2. However, the extent to which interpersonal relations shape the individual genetic makeup of the microbiome and its transmission within and across populations remains largely unknown3,4. Here, capitalizing on more than 9,700 human metagenomes and computational strain-level profiling, we detected extensive bacterial strain sharing across individuals (more than 10 million instances) with distinct mother-to-infant, intra-household and intra-population transmission patterns. Mother-to-infant gut microbiome transmission was considerable and stable during infancy (around 50% of the same strains among shared species (strain-sharing rate)) and remained detectable at older ages. By contrast, the transmission of the oral microbiome occurred largely horizontally and was enhanced by the duration of cohabitation. There was substantial strain sharing among cohabiting individuals, with 12% and 32% median strain-sharing rates for the gut and oral microbiomes, and time since cohabitation affected strain sharing more than age or genetics did. Bacterial strain sharing additionally recapitulated host population structures better than species-level profiles did. Finally, distinct taxa appeared as efficient spreaders across transmission modes and were associated with different predicted bacterial phenotypes linked with out-of-host survival capabilities. The extent of microorganism transmission that we describe underscores its relevance in human microbiome studies5, especially those on non-infectious, microbiome-associated diseases.","container-title":"Nature","DOI":"10.1038/s41586-022-05620-1","ISSN":"1476-4687","issue":"7946","language":"en","license":"2023 The Author(s)","note":"number: 7946","page":"125-135","publisher":"Nature Publishing Group","source":"www.nature.com","title":"The person-to-person transmission landscape of the gut and oral microbiomes","volume":"614","author":[{"family":"Valles-Colomer","given":"Mireia"},{"family":"Blanco-Míguez","given":"Aitor"},{"family":"Manghi","given":"Paolo"},{"family":"Asnicar","given":"Francesco"},{"family":"Dubois","given":"Leonard"},{"family":"Golzato","given":"Davide"},{"family":"Armanini","given":"Federica"},{"family":"Cumbo","given":"Fabio"},{"family":"Huang","given":"Kun D."},{"family":"Manara","given":"Serena"},{"family":"Masetti","given":"Giulia"},{"family":"Pinto","given":"Federica"},{"family":"Piperni","given":"Elisa"},{"family":"Punčochář","given":"Michal"},{"family":"Ricci","given":"Liviana"},{"family":"Zolfo","given":"Moreno"},{"family":"Farrant","given":"Olivia"},{"family":"Goncalves","given":"Adriana"},{"family":"Selma-Royo","given":"Marta"},{"family":"Binetti","given":"Ana G."},{"family":"Becerra","given":"Jimmy E."},{"family":"Han","given":"Bei"},{"family":"Lusingu","given":"John"},{"family":"Amuasi","given":"John"},{"family":"Amoroso","given":"Loredana"},{"family":"Visconti","given":"Alessia"},{"family":"Steves","given":"Claire M."},{"family":"Falchi","given":"Mario"},{"family":"Filosi","given":"Michele"},{"family":"Tett","given":"Adrian"},{"family":"Last","given":"Anna"},{"family":"Xu","given":"Qian"},{"family":"Qin","given":"Nan"},{"family":"Qin","given":"Huanlong"},{"family":"May","given":"Jürgen"},{"family":"Eibach","given":"Daniel"},{"family":"Corrias","given":"Maria Valeria"},{"family":"Ponzoni","given":"Mirco"},{"family":"Pasolli","given":"Edoardo"},{"family":"Spector","given":"Tim D."},{"family":"Domenici","given":"Enrico"},{"family":"Collado","given":"Maria Carmen"},{"family":"Segata","given":"Nicola"}],"issued":{"date-parts":[["2023",2]]}}}],"schema":"https://github.com/citation-style-language/schema/raw/master/csl-citation.json"} </w:instrText>
      </w:r>
      <w:r w:rsidRPr="00D93D74">
        <w:fldChar w:fldCharType="separate"/>
      </w:r>
      <w:r w:rsidRPr="00D93D74">
        <w:t>(Valles-Colomer et al., 2023)</w:t>
      </w:r>
      <w:r w:rsidRPr="00D93D74">
        <w:fldChar w:fldCharType="end"/>
      </w:r>
      <w:r w:rsidRPr="00D93D74">
        <w:t xml:space="preserve">. </w:t>
      </w:r>
    </w:p>
    <w:p w14:paraId="443A5E2A" w14:textId="77777777" w:rsidR="00D41590" w:rsidRPr="00D93D74" w:rsidRDefault="00D41590" w:rsidP="00DA42F5"/>
    <w:p w14:paraId="1367FAFB" w14:textId="4574372E" w:rsidR="00DA42F5" w:rsidRPr="00D93D74" w:rsidRDefault="007730F9" w:rsidP="0011188E">
      <w:pPr>
        <w:pStyle w:val="Heading3"/>
        <w:numPr>
          <w:ilvl w:val="2"/>
          <w:numId w:val="26"/>
        </w:numPr>
      </w:pPr>
      <w:bookmarkStart w:id="38" w:name="_Toc219124858"/>
      <w:bookmarkStart w:id="39" w:name="_Toc220932828"/>
      <w:bookmarkStart w:id="40" w:name="_Toc227737860"/>
      <w:r w:rsidRPr="00D93D74">
        <w:lastRenderedPageBreak/>
        <w:t>Culture-dependant and -independent an</w:t>
      </w:r>
      <w:r w:rsidR="00DA42F5" w:rsidRPr="00D93D74">
        <w:t>alysis of sporobiota</w:t>
      </w:r>
      <w:bookmarkEnd w:id="38"/>
      <w:bookmarkEnd w:id="39"/>
      <w:bookmarkEnd w:id="40"/>
      <w:r w:rsidR="00DA42F5" w:rsidRPr="00D93D74">
        <w:t xml:space="preserve"> </w:t>
      </w:r>
    </w:p>
    <w:p w14:paraId="0825407D" w14:textId="4845101D" w:rsidR="00EC2C50" w:rsidRPr="00D93D74" w:rsidRDefault="00DA42F5" w:rsidP="00DA42F5">
      <w:r w:rsidRPr="00D93D74">
        <w:t>Until recently</w:t>
      </w:r>
      <w:r w:rsidR="004241D9" w:rsidRPr="00D93D74">
        <w:t>,</w:t>
      </w:r>
      <w:r w:rsidRPr="00D93D74">
        <w:t xml:space="preserve"> most research has focused on the pathogenic endospores related to food safety and intestinal infections </w:t>
      </w:r>
      <w:r w:rsidRPr="00D93D74">
        <w:fldChar w:fldCharType="begin"/>
      </w:r>
      <w:r w:rsidRPr="00D93D74">
        <w:instrText xml:space="preserve"> ADDIN ZOTERO_ITEM CSL_CITATION {"citationID":"zr9CxxsE","properties":{"formattedCitation":"(Brown, 2000)","plainCitation":"(Brown, 2000)","dontUpdate":true,"noteIndex":0},"citationItems":[{"id":2993,"uris":["http://zotero.org/users/8873894/items/D6H26382"],"itemData":{"id":2993,"type":"article-journal","abstract":"Bacterial spores are much more resistant than their vegetative counterparts. The most dangerous spore-former is Clostridium botulinum which produces a potent neurotoxin that can prove fatal. The most common food poisoning from a spore-former is caused by C. perfringens . Other food poisoning spore-formers include Bacillus cereus, B. subtilis and B. licheniformis There are a number of non-pathogenic spore-formers including butyric and thermophilic anaerobes that cause significant economic losses to food producers. Some unusual spoilage complaints have been reported, for example, B. sporothermodurans in UHT milk, Alicylobacillus acidoterrestris in apple and orange juice and Desulfotomaculum nigrificans in hot vending machines. Control of spore-formers requires an understanding of both the resistance and outgrowth characteristics of the spores.","container-title":"British Medical Bulletin","DOI":"10.1258/0007142001902860","ISSN":"0007-1420","issue":"1","journalAbbreviation":"British Medical Bulletin","page":"158-171","source":"Silverchair","title":"Control of bacterial spores","volume":"56","author":[{"family":"Brown","given":"K L"}],"issued":{"date-parts":[["2000",1,1]]}}}],"schema":"https://github.com/citation-style-language/schema/raw/master/csl-citation.json"} </w:instrText>
      </w:r>
      <w:r w:rsidRPr="00D93D74">
        <w:fldChar w:fldCharType="separate"/>
      </w:r>
      <w:r w:rsidRPr="00D93D74">
        <w:t>(reviewed in Brown, 2000)</w:t>
      </w:r>
      <w:r w:rsidRPr="00D93D74">
        <w:fldChar w:fldCharType="end"/>
      </w:r>
      <w:r w:rsidRPr="00D93D74">
        <w:t xml:space="preserve">, but these species constitute </w:t>
      </w:r>
      <w:r w:rsidR="004241D9" w:rsidRPr="00D93D74">
        <w:t xml:space="preserve">only </w:t>
      </w:r>
      <w:r w:rsidRPr="00D93D74">
        <w:t>a min</w:t>
      </w:r>
      <w:r w:rsidR="004241D9" w:rsidRPr="00D93D74">
        <w:t>u</w:t>
      </w:r>
      <w:r w:rsidRPr="00D93D74">
        <w:t>scule fraction of the microbiota</w:t>
      </w:r>
      <w:r w:rsidR="004241D9" w:rsidRPr="00D93D74">
        <w:t>,</w:t>
      </w:r>
      <w:r w:rsidRPr="00D93D74">
        <w:t xml:space="preserve"> and far less is known about the ecological dynamics of commensal, spore-forming bacteria that are highly abundant </w:t>
      </w:r>
      <w:r w:rsidR="004241D9" w:rsidRPr="00D93D74">
        <w:t>in</w:t>
      </w:r>
      <w:r w:rsidRPr="00D93D74">
        <w:t xml:space="preserve"> healthy individuals. This is </w:t>
      </w:r>
      <w:r w:rsidR="004241D9" w:rsidRPr="00D93D74">
        <w:t>partly</w:t>
      </w:r>
      <w:r w:rsidRPr="00D93D74">
        <w:t xml:space="preserve"> due to the difficulty of isolating spores, which have proven to be </w:t>
      </w:r>
      <w:r w:rsidR="004241D9" w:rsidRPr="00D93D74">
        <w:t xml:space="preserve">among </w:t>
      </w:r>
      <w:r w:rsidRPr="00D93D74">
        <w:t xml:space="preserve">the most resistant cell structures to </w:t>
      </w:r>
      <w:r w:rsidR="004241D9" w:rsidRPr="00D93D74">
        <w:t>survive</w:t>
      </w:r>
      <w:r w:rsidRPr="00D93D74">
        <w:t xml:space="preserve"> on Earth and </w:t>
      </w:r>
      <w:r w:rsidR="004241D9" w:rsidRPr="00D93D74">
        <w:t xml:space="preserve">in </w:t>
      </w:r>
      <w:r w:rsidRPr="00D93D74">
        <w:t xml:space="preserve">space </w:t>
      </w:r>
      <w:r w:rsidR="00EC2C50" w:rsidRPr="00D93D74">
        <w:fldChar w:fldCharType="begin"/>
      </w:r>
      <w:r w:rsidR="00EC2C50" w:rsidRPr="00D93D74">
        <w:instrText xml:space="preserve"> ADDIN ZOTERO_ITEM CSL_CITATION {"citationID":"2FFkFZHX","properties":{"formattedCitation":"(Horneck et al., 1994; Leggett et al., 2012)","plainCitation":"(Horneck et al., 1994; Leggett et al., 2012)","noteIndex":0},"citationItems":[{"id":182,"uris":["http://zotero.org/users/8873894/items/HUAZ4EBA"],"itemData":{"id":182,"type":"article-journal","abstract":"On board of the NASA Long Duration Exposure Facility (LDEF), spores of Bacillus subtilis in monolayers (106/sample) or multilayers (108/sample) were exposed to the space environment for nearly six years and their survival was analyzed after retrieval. The response to space parameters, such as vacuum (10−6 Pa), solar electromagnetic radiation up to the highly energetic vacuum-ultraviolet range (109 J/m2) and/or cosmic radiation (4.8 Gy), was studied and compared to the results of a simultaneously running ground control experiment. If shielded against solar ultraviolet (UV)-radiation, up to 80 % of spores in multilayers survive in space. Solar UV-radiation, being the most deleterious parameter of space, reduces survival by 4 orders of magnitude or more. However, up to 104 viable spores were still recovered, even in completely unprotected samples. Substances, such as glucose or buffer salts serve as chemical protectants. With this 6 year study in space, experimental data are provided to the discussion on the likelihood of “Panspermia”.","container-title":"Advances in Space Research","DOI":"10.1016/0273-1177(94)90448-0","ISSN":"0273-1177","issue":"10","journalAbbreviation":"Advances in Space Research","language":"en","page":"41-45","source":"ScienceDirect","title":"Long-term survival of bacterial spores in space","volume":"14","author":[{"family":"Horneck","given":"G."},{"family":"Bücker","given":"H."},{"family":"Reitz","given":"G."}],"issued":{"date-parts":[["1994",10,1]]}}},{"id":181,"uris":["http://zotero.org/users/8873894/items/29ALU4FT"],"itemData":{"id":181,"type":"article-journal","abstract":"The structure and chemical composition of bacterial spores differ considerably from those of vegetative cells. These differences largely account for the unique resistance properties of the spore to environmental stresses, including disinfectants and sterilants, resulting in the emergence of spore-forming bacteria such as Clostridium difficile as major hospital pathogens. Although there has been considerable work investigating the mechanisms of action of many sporicidal biocides against Bacillus subtilis spores, there is far less information available for other species and particularly for various Clostridia. This paucity of information represents a major gap in our knowledge given the importance of Clostridia as human pathogens. This review considers the main spore structures, highlighting their relevance to spore resistance properties and detailing their chemical composition, with a particular emphasis on the differences between various spore formers. Such information will be vital for the rational design and development of novel sporicidal chemistries with enhanced activity in the future.","container-title":"Journal of Applied Microbiology","DOI":"10.1111/j.1365-2672.2012.05336.x","ISSN":"1365-2672","issue":"3","language":"en","note":"_eprint: https://onlinelibrary.wiley.com/doi/pdf/10.1111/j.1365-2672.2012.05336.x","page":"485-498","source":"Wiley Online Library","title":"Bacterial spore structures and their protective role in biocide resistance","volume":"113","author":[{"family":"Leggett","given":"M.j."},{"family":"McDonnell","given":"G."},{"family":"Denyer","given":"S.p."},{"family":"Setlow","given":"P."},{"family":"Maillard","given":"J.-Y."}],"issued":{"date-parts":[["2012"]]}}}],"schema":"https://github.com/citation-style-language/schema/raw/master/csl-citation.json"} </w:instrText>
      </w:r>
      <w:r w:rsidR="00EC2C50" w:rsidRPr="00D93D74">
        <w:fldChar w:fldCharType="separate"/>
      </w:r>
      <w:r w:rsidR="00EC2C50" w:rsidRPr="00D93D74">
        <w:rPr>
          <w:rFonts w:cs="Times New Roman"/>
        </w:rPr>
        <w:t>(Horneck et al., 1994; Leggett et al., 2012)</w:t>
      </w:r>
      <w:r w:rsidR="00EC2C50" w:rsidRPr="00D93D74">
        <w:fldChar w:fldCharType="end"/>
      </w:r>
      <w:r w:rsidR="00EC2C50" w:rsidRPr="00D93D74">
        <w:t xml:space="preserve">. </w:t>
      </w:r>
      <w:r w:rsidRPr="00D93D74">
        <w:t>Due to</w:t>
      </w:r>
      <w:r w:rsidR="004241D9" w:rsidRPr="00D93D74">
        <w:t xml:space="preserve"> their</w:t>
      </w:r>
      <w:r w:rsidRPr="00D93D74">
        <w:t xml:space="preserve"> diverse evolutionary history</w:t>
      </w:r>
      <w:r w:rsidR="004241D9" w:rsidRPr="00D93D74">
        <w:t>,</w:t>
      </w:r>
      <w:r w:rsidRPr="00D93D74">
        <w:t xml:space="preserve"> bacterial spores can withstand many different environmental pressures such as heat, desiccation, radiation, oxidation</w:t>
      </w:r>
      <w:r w:rsidR="004241D9" w:rsidRPr="00D93D74">
        <w:t>,</w:t>
      </w:r>
      <w:r w:rsidRPr="00D93D74">
        <w:t xml:space="preserve"> or exposure to chemicals. Endospore</w:t>
      </w:r>
      <w:r w:rsidR="004241D9" w:rsidRPr="00D93D74">
        <w:t>-</w:t>
      </w:r>
      <w:r w:rsidRPr="00D93D74">
        <w:t xml:space="preserve">producing bacteria have different mechanisms for defence </w:t>
      </w:r>
      <w:r w:rsidR="004241D9" w:rsidRPr="00D93D74">
        <w:t>against</w:t>
      </w:r>
      <w:r w:rsidRPr="00D93D74">
        <w:t xml:space="preserve"> high temperature</w:t>
      </w:r>
      <w:r w:rsidR="004241D9" w:rsidRPr="00D93D74">
        <w:t>s</w:t>
      </w:r>
      <w:r w:rsidRPr="00D93D74">
        <w:t xml:space="preserve"> or prolonged </w:t>
      </w:r>
      <w:r w:rsidR="004241D9" w:rsidRPr="00D93D74">
        <w:t>immersion</w:t>
      </w:r>
      <w:r w:rsidRPr="00D93D74">
        <w:t xml:space="preserve"> in high concentration</w:t>
      </w:r>
      <w:r w:rsidR="004241D9" w:rsidRPr="00D93D74">
        <w:t>s</w:t>
      </w:r>
      <w:r w:rsidRPr="00D93D74">
        <w:t xml:space="preserve"> of ethanol </w:t>
      </w:r>
      <w:r w:rsidR="00EC2C50" w:rsidRPr="00D93D74">
        <w:fldChar w:fldCharType="begin"/>
      </w:r>
      <w:r w:rsidR="004241D9" w:rsidRPr="00D93D74">
        <w:instrText xml:space="preserve"> ADDIN ZOTERO_ITEM CSL_CITATION {"citationID":"ThsqEH1c","properties":{"formattedCitation":"(Beaman et al., 1988; Salvage et al., 2014; Tetz &amp; Tetz, 2017; Thomas, 2012)","plainCitation":"(Beaman et al., 1988; Salvage et al., 2014; Tetz &amp; Tetz, 2017; Thomas, 2012)","noteIndex":0},"citationItems":[{"id":217,"uris":["http://zotero.org/users/8873894/items/A7BB2QFQ"],"itemData":{"id":217,"type":"article-journal","container-title":"APPL. ENVIRON. MICROBIOL.","language":"en","page":"6","source":"Zotero","title":"Heat shock affects permeability and resistance of Bacillus stearothermophilus spores","volume":"54","author":[{"family":"Beaman","given":"T C"},{"family":"Pankratz","given":"H S"},{"family":"Gerhardt","given":"P"}],"issued":{"date-parts":[["1988"]]}}},{"id":227,"uris":["http://zotero.org/users/8873894/items/L9CNRTAI"],"itemData":{"id":227,"type":"article-journal","abstract":"Alcohol-based disinfectants are used for the removal of microbial hard surface bioburden in Life science Cleanrooms. Evidence for using formulations containing 70% alcohol has been lost over time but probably originates from historical observations of the activity of 60-70% alcohol. Tradition is no longer adequate to inform contemporary cleaning practice. We evaluated the efficacy of ethanol, isopropanol and trade-specific denatured alcohol 7 against vegetative Pseudomonas aeruginosa, Staphylococcus aureus, Escherichia coli and Enterococcus hirae using standardized European Suspension and Hard Surface tests. All three alcohols were effective at lower concentrations than the 70% standard. This constitutes the first evaluation of disinfectant formulations containing ≤70% alcohol using standard methodology. The utility of trade-specific denatured alcohol #7 and evidence-based cleanroom practice warrant further validation.","container-title":"Future Microbiology","DOI":"10.2217/fmb.14.73","ISSN":"1746-0921","issue":"10","journalAbbreviation":"Future Microbiol","language":"eng","page":"1123-1130","PMID":"25405882","source":"PubMed","title":"Use of 70% alcohol for the routine removal of microbial hard surface bioburden in life science cleanrooms","volume":"9","author":[{"family":"Salvage","given":"Richard"},{"family":"Hull","given":"Claire M."},{"family":"Kelly","given":"Diane E."},{"family":"Kelly","given":"Steven L."}],"issued":{"date-parts":[["2014"]]}}},{"id":1087,"uris":["http://zotero.org/users/8873894/items/G5RWXQYI"],"itemData":{"id":1087,"type":"article-journal","abstract":"Unrelated spore-forming bacteria share unique characteristics stemming from the presence of highly resistant endospores, leading to similar challenges in health and disease. These characteristics are related to the presence of these highly transmissible spores, which are commonly spread within the environment and are implicated in host-to-host transmission. In humans, spore-forming bacteria contribute to a variety of pathological processes that share similar characteristics, including persistence, chronicity, relapses and the maintenance of the resistome. We first outline the necessity of characterizing the totality of the spore-forming bacteria as the sporobiota based on their unique common characteristics. We further propose that the collection of all genes of spore-forming bacteria be known as the sporobiome. Such differentiation is critical for exploring the cross-talk between the sporobiota and other members of the gut microbiota, and will allow for a better understanding of the implications of the sporobiota and sporobiome in a variety of pathologies and the spread of antibiotic resistance.","container-title":"Gut Pathogens","DOI":"10.1186/s13099-017-0187-8","ISSN":"1757-4749","issue":"1","journalAbbreviation":"Gut Pathogens","page":"38","source":"BioMed Central","title":"Introducing the sporobiota and sporobiome","volume":"9","author":[{"family":"Tetz","given":"George"},{"family":"Tetz","given":"Victor"}],"issued":{"date-parts":[["2017",6,30]]}}},{"id":202,"uris":["http://zotero.org/users/8873894/items/Z87WC5DW"],"itemData":{"id":202,"type":"article-journal","abstract":"This study was taken up with a view to generate basic information on spore hardiness to ethanol in various Bacillus species and related genera, and to assess the effectiveness of different levels of ethanol as a bacterial disinfectant. Predominantly spore-bearing cultures of five Bacillus spp. (B. pumilus, B. subtilis, B. megaterium, B. fusiformis and B. flexus) that were isolated from the spent-alcohol used during plant tissue culture work were challenged with aqueous ethanol (25, 50, 60, 70, 80 and 90% v/v) in 1 ml volumes at 10¹⁰⁻¹¹ CFU ml⁻¹. Monitoring the spore endurance through spotting and plating revealed prolonged tolerance (&gt;12 months) at different alcohol levels depending on the organism except in 90% where no survival was observed beyond 2-12 months. Spores of related genera like Paenibacillus and Lysinibacillus also showed long-term ethanol survival. Alcohol tolerance of spore-forming organisms depended on the extent of spores and spore hardiness, which in turn varied with the organism, strain, age of culture, growing conditions and other factors as authenticated with ATCC strains of B. pumilus and B. subtilis. Aqueous 90% ethanol caused instant inactivation of vegetative cells in different spore formers and twelve other non-sporulating Gram-positive and Gram-negative organisms tested. Taking into account both vegetative cells and spores, the appropriate concentration of ethanol as a disinfectant emerged to be 90% followed by absolute ethanol compared with the generally recommended 70-80% level.","container-title":"Current Microbiology","DOI":"10.1007/s00284-011-0040-0","ISSN":"1432-0991","issue":"2","journalAbbreviation":"Curr Microbiol","language":"eng","page":"130-139","PMID":"22057920","source":"PubMed","title":"Long-term survival of Bacillus spores in alcohol and identification of 90% ethanol as relatively more spori/bactericidal","volume":"64","author":[{"family":"Thomas","given":"Pious"}],"issued":{"date-parts":[["2012",2]]}}}],"schema":"https://github.com/citation-style-language/schema/raw/master/csl-citation.json"} </w:instrText>
      </w:r>
      <w:r w:rsidR="00EC2C50" w:rsidRPr="00D93D74">
        <w:fldChar w:fldCharType="separate"/>
      </w:r>
      <w:r w:rsidR="004241D9" w:rsidRPr="00D93D74">
        <w:rPr>
          <w:rFonts w:cs="Times New Roman"/>
        </w:rPr>
        <w:t>(Beaman et al., 1988; Salvage et al., 2014; Tetz &amp; Tetz, 2017; Thomas, 2012)</w:t>
      </w:r>
      <w:r w:rsidR="00EC2C50" w:rsidRPr="00D93D74">
        <w:fldChar w:fldCharType="end"/>
      </w:r>
      <w:r w:rsidR="004241D9" w:rsidRPr="00D93D74">
        <w:t xml:space="preserve">. </w:t>
      </w:r>
    </w:p>
    <w:p w14:paraId="03F41AC3" w14:textId="0415671A" w:rsidR="00D41590" w:rsidRPr="00D93D74" w:rsidRDefault="004241D9" w:rsidP="00DA42F5">
      <w:r w:rsidRPr="00D93D74">
        <w:t>Spores’</w:t>
      </w:r>
      <w:r w:rsidR="00DA42F5" w:rsidRPr="00D93D74">
        <w:t xml:space="preserve"> resistance to ethanol is enabled </w:t>
      </w:r>
      <w:r w:rsidR="0085734D" w:rsidRPr="00D93D74">
        <w:t>by</w:t>
      </w:r>
      <w:r w:rsidR="00DA42F5" w:rsidRPr="00D93D74">
        <w:t xml:space="preserve"> detoxification t</w:t>
      </w:r>
      <w:r w:rsidR="0085734D" w:rsidRPr="00D93D74">
        <w:t>h</w:t>
      </w:r>
      <w:r w:rsidR="00DA42F5" w:rsidRPr="00D93D74">
        <w:t xml:space="preserve">rough </w:t>
      </w:r>
      <w:r w:rsidR="0085734D" w:rsidRPr="00D93D74">
        <w:t xml:space="preserve">the </w:t>
      </w:r>
      <w:r w:rsidR="00DA42F5" w:rsidRPr="00D93D74">
        <w:t xml:space="preserve">external layers of </w:t>
      </w:r>
      <w:r w:rsidR="0085734D" w:rsidRPr="00D93D74">
        <w:t xml:space="preserve">the </w:t>
      </w:r>
      <w:r w:rsidR="00DA42F5" w:rsidRPr="00D93D74">
        <w:t>spore coat</w:t>
      </w:r>
      <w:r w:rsidRPr="00D93D74">
        <w:t>,</w:t>
      </w:r>
      <w:r w:rsidR="00D41590" w:rsidRPr="00D93D74">
        <w:t xml:space="preserve"> </w:t>
      </w:r>
      <w:r w:rsidR="00DA42F5" w:rsidRPr="00D93D74">
        <w:t xml:space="preserve">reduced permeability and mobility of </w:t>
      </w:r>
      <w:r w:rsidR="0085734D" w:rsidRPr="00D93D74">
        <w:t xml:space="preserve">the </w:t>
      </w:r>
      <w:r w:rsidR="00DA42F5" w:rsidRPr="00D93D74">
        <w:t>inner membrane</w:t>
      </w:r>
      <w:r w:rsidRPr="00D93D74">
        <w:t>,</w:t>
      </w:r>
      <w:r w:rsidR="00DA42F5" w:rsidRPr="00D93D74">
        <w:t xml:space="preserve"> and protection of </w:t>
      </w:r>
      <w:r w:rsidR="0085734D" w:rsidRPr="00D93D74">
        <w:t xml:space="preserve">the </w:t>
      </w:r>
      <w:r w:rsidR="00DA42F5" w:rsidRPr="00D93D74">
        <w:t>core content through restriction of the macromolecule mobility in the coat</w:t>
      </w:r>
      <w:r w:rsidR="00D41590" w:rsidRPr="00D93D74">
        <w:t xml:space="preserve"> </w:t>
      </w:r>
      <w:r w:rsidRPr="00D93D74">
        <w:fldChar w:fldCharType="begin"/>
      </w:r>
      <w:r w:rsidRPr="00D93D74">
        <w:instrText xml:space="preserve"> ADDIN ZOTERO_ITEM CSL_CITATION {"citationID":"aRzkPKiJ","properties":{"formattedCitation":"(Beaman et al., 1988; Henriques &amp; Moran, 2007)","plainCitation":"(Beaman et al., 1988; Henriques &amp; Moran, 2007)","noteIndex":0},"citationItems":[{"id":217,"uris":["http://zotero.org/users/8873894/items/A7BB2QFQ"],"itemData":{"id":217,"type":"article-journal","container-title":"APPL. ENVIRON. MICROBIOL.","language":"en","page":"6","source":"Zotero","title":"Heat shock affects permeability and resistance of Bacillus stearothermophilus spores","volume":"54","author":[{"family":"Beaman","given":"T C"},{"family":"Pankratz","given":"H S"},{"family":"Gerhardt","given":"P"}],"issued":{"date-parts":[["1988"]]}}},{"id":178,"uris":["http://zotero.org/users/8873894/items/HY6IEALX"],"itemData":{"id":178,"type":"article-journal","abstract":"Endospores formed by Bacillus, Clostridia, and related genera are encased in a protein shell called the coat. In many species, including B. subtilis, the coat is the outermost spore structure, and in other species, such as the pathogenic organisms B. anthracis and B. cereus, the spore is encased in an additional layer called the exosporium. Both the coat and the exosporium have roles in protection of the spore and in its environmental interactions. Assembly of both structures is a function of the mother cell, one of two cellular compartments of the developing sporangium. Studies in B. subtilis have revealed that the timing of coat protein production, the guiding role of a small group of morphogenetic proteins, and several types of posttranslational modifications are essential for the fidelity of the assembly process. Assembly of the exosporium requires a set of novel proteins as well as homologues of proteins found in the outermost layers of the coat and of some of the coat morphogenetic factors, suggesting that the exosporium is a more specialized structure of a multifunctional coat. These and other insights into the molecular details of spore surface morphogenesis provide avenues for exploitation of the spore surface layers in applications for biotechnology and medicine.","container-title":"Annual Review of Microbiology","DOI":"10.1146/annurev.micro.61.080706.093224","issue":"1","note":"_eprint: https://doi.org/10.1146/annurev.micro.61.080706.093224","page":"555-588","PMID":"18035610","source":"Annual Reviews","title":"Structure, Assembly, and Function of the Spore Surface Layers","volume":"61","author":[{"family":"Henriques","given":"Adriano O."},{"family":"Moran","given":"Charles P.","suffix":"Jr."}],"issued":{"date-parts":[["2007"]]}}}],"schema":"https://github.com/citation-style-language/schema/raw/master/csl-citation.json"} </w:instrText>
      </w:r>
      <w:r w:rsidRPr="00D93D74">
        <w:fldChar w:fldCharType="separate"/>
      </w:r>
      <w:r w:rsidRPr="00D93D74">
        <w:rPr>
          <w:rFonts w:cs="Times New Roman"/>
        </w:rPr>
        <w:t>(Beaman et al., 1988; Henriques &amp; Moran, 2007)</w:t>
      </w:r>
      <w:r w:rsidRPr="00D93D74">
        <w:fldChar w:fldCharType="end"/>
      </w:r>
      <w:r w:rsidRPr="00D93D74">
        <w:t xml:space="preserve">. </w:t>
      </w:r>
      <w:r w:rsidR="0085734D" w:rsidRPr="00D93D74">
        <w:t>The o</w:t>
      </w:r>
      <w:r w:rsidR="00DA42F5" w:rsidRPr="00D93D74">
        <w:t>uter spore coat layer is composed of more than 70 different proteins</w:t>
      </w:r>
      <w:r w:rsidR="0085734D" w:rsidRPr="00D93D74">
        <w:t>,</w:t>
      </w:r>
      <w:r w:rsidR="00DA42F5" w:rsidRPr="00D93D74">
        <w:t xml:space="preserve"> which are impermeable to alcohol that would </w:t>
      </w:r>
      <w:r w:rsidR="00D41590" w:rsidRPr="00D93D74">
        <w:t xml:space="preserve">otherwise </w:t>
      </w:r>
      <w:r w:rsidR="00DA42F5" w:rsidRPr="00D93D74">
        <w:t>denatu</w:t>
      </w:r>
      <w:r w:rsidR="0085734D" w:rsidRPr="00D93D74">
        <w:t>re</w:t>
      </w:r>
      <w:r w:rsidR="00DA42F5" w:rsidRPr="00D93D74">
        <w:t xml:space="preserve"> proteins </w:t>
      </w:r>
      <w:r w:rsidR="0085734D" w:rsidRPr="00D93D74">
        <w:t xml:space="preserve">and </w:t>
      </w:r>
      <w:r w:rsidRPr="00D93D74">
        <w:t>lead to cell lysis</w:t>
      </w:r>
      <w:r w:rsidR="00DA42F5" w:rsidRPr="00D93D74">
        <w:t xml:space="preserve"> by disrupti</w:t>
      </w:r>
      <w:r w:rsidR="0085734D" w:rsidRPr="00D93D74">
        <w:t>ng</w:t>
      </w:r>
      <w:r w:rsidR="00DA42F5" w:rsidRPr="00D93D74">
        <w:t xml:space="preserve"> membranes</w:t>
      </w:r>
      <w:r w:rsidRPr="00D93D74">
        <w:t xml:space="preserve"> </w:t>
      </w:r>
      <w:r w:rsidRPr="00D93D74">
        <w:fldChar w:fldCharType="begin"/>
      </w:r>
      <w:r w:rsidRPr="00D93D74">
        <w:instrText xml:space="preserve"> ADDIN ZOTERO_ITEM CSL_CITATION {"citationID":"5PthwaYa","properties":{"formattedCitation":"(Driks &amp; Eichenberger, 2016)","plainCitation":"(Driks &amp; Eichenberger, 2016)","noteIndex":0},"citationItems":[{"id":184,"uris":["http://zotero.org/users/8873894/items/9Y4FHJJW"],"itemData":{"id":184,"type":"article-journal","container-title":"Microbiology Spectrum","DOI":"10.1128/microbiolspec.TBS-0023-2016","issue":"2","page":"4.2.03","publisher":"American Society for Microbiology","source":"journals.asm.org (Atypon)","title":"The Spore Coat","volume":"4","author":[{"family":"Driks","given":"Adam"},{"family":"Eichenberger","given":"Patrick"}],"issued":{"date-parts":[["2016",3,11]]}}}],"schema":"https://github.com/citation-style-language/schema/raw/master/csl-citation.json"} </w:instrText>
      </w:r>
      <w:r w:rsidRPr="00D93D74">
        <w:fldChar w:fldCharType="separate"/>
      </w:r>
      <w:r w:rsidRPr="00D93D74">
        <w:rPr>
          <w:rFonts w:cs="Times New Roman"/>
        </w:rPr>
        <w:t>(Driks &amp; Eichenberger, 2016)</w:t>
      </w:r>
      <w:r w:rsidRPr="00D93D74">
        <w:fldChar w:fldCharType="end"/>
      </w:r>
      <w:r w:rsidRPr="00D93D74">
        <w:t>.</w:t>
      </w:r>
      <w:r w:rsidR="00DA42F5" w:rsidRPr="00D93D74">
        <w:t xml:space="preserve"> </w:t>
      </w:r>
    </w:p>
    <w:p w14:paraId="791E0F1A" w14:textId="037CFF27" w:rsidR="00DA42F5" w:rsidRPr="00D93D74" w:rsidRDefault="004241D9" w:rsidP="00DA42F5">
      <w:r w:rsidRPr="00D93D74">
        <w:t>Spores’</w:t>
      </w:r>
      <w:r w:rsidR="00DA42F5" w:rsidRPr="00D93D74">
        <w:t xml:space="preserve"> </w:t>
      </w:r>
      <w:r w:rsidR="00D41590" w:rsidRPr="00D93D74">
        <w:t>resistance</w:t>
      </w:r>
      <w:r w:rsidR="00DA42F5" w:rsidRPr="00D93D74">
        <w:t xml:space="preserve"> to </w:t>
      </w:r>
      <w:r w:rsidRPr="00D93D74">
        <w:t xml:space="preserve">wet </w:t>
      </w:r>
      <w:r w:rsidR="00DA42F5" w:rsidRPr="00D93D74">
        <w:t xml:space="preserve">heat shock </w:t>
      </w:r>
      <w:r w:rsidR="00D41590" w:rsidRPr="00D93D74">
        <w:t>is enabled by</w:t>
      </w:r>
      <w:r w:rsidR="00DA42F5" w:rsidRPr="00D93D74">
        <w:t xml:space="preserve"> low core water content</w:t>
      </w:r>
      <w:r w:rsidR="0085734D" w:rsidRPr="00D93D74">
        <w:t>, a</w:t>
      </w:r>
      <w:r w:rsidR="00DA42F5" w:rsidRPr="00D93D74">
        <w:t xml:space="preserve"> high concentration of dipicolinic acid, Ca</w:t>
      </w:r>
      <w:r w:rsidR="00DA42F5" w:rsidRPr="00D93D74">
        <w:rPr>
          <w:vertAlign w:val="superscript"/>
        </w:rPr>
        <w:t>2+</w:t>
      </w:r>
      <w:r w:rsidR="00DA42F5" w:rsidRPr="00D93D74">
        <w:t xml:space="preserve"> ions and α/β-type small acid-soluble spore proteins (SASP)</w:t>
      </w:r>
      <w:r w:rsidR="0085734D" w:rsidRPr="00D93D74">
        <w:t>,</w:t>
      </w:r>
      <w:r w:rsidR="00DA42F5" w:rsidRPr="00D93D74">
        <w:t xml:space="preserve"> which protect DNA from damage</w:t>
      </w:r>
      <w:r w:rsidRPr="00D93D74">
        <w:t xml:space="preserve"> and enable its repair</w:t>
      </w:r>
      <w:r w:rsidR="00DA42F5" w:rsidRPr="00D93D74">
        <w:t xml:space="preserve"> </w:t>
      </w:r>
      <w:r w:rsidRPr="00D93D74">
        <w:fldChar w:fldCharType="begin"/>
      </w:r>
      <w:r w:rsidRPr="00D93D74">
        <w:instrText xml:space="preserve"> ADDIN ZOTERO_ITEM CSL_CITATION {"citationID":"2iTxBdTm","properties":{"formattedCitation":"(Jamroskovic et al., 2016; Setlow, 2006)","plainCitation":"(Jamroskovic et al., 2016; Setlow, 2006)","noteIndex":0},"citationItems":[{"id":222,"uris":["http://zotero.org/users/8873894/items/7HRGLGG2"],"itemData":{"id":222,"type":"article-journal","abstract":"Spores of a number of clostridial species, and their resistance to thermal treatment is a major concern for the food industry. Spore resistance to wet heat is related to the level of spore hydration, which is inversely correlated with the content of calcium and dipicolinic acid (DPA) in the spore core. It is widely believed that the accumulation of DPA and calcium in the spore core is a fundamental component of the sporulation process for all endospore forming species. We have noticed heterogeneity in the heat resistance capacity and overall DPA/calcium content among the spores of several species belonging to Clostridium sensu stricto group: two C. acetobutylicum strains (DSM 792 and 1731), two C. beijerinckii strains (DSM 791 and NCIMB 8052), and a C. collagenovorans strain (DSM 3089). A C. beijerinckii strain (DSM 791) and a C. acetobutylicum strain (DSM 792) display low Ca and DPA levels. In addition, these two species, with the lowest average Ca/DPA content amongst the strains considered, also exhibit minimal heat resistance. There appears to be no correlation between the Ca/DPA content and the phylogenetic distribution of the C. acetobutylicum and C. beijerinckii species based either on the 16S rRNA or the spoVA gene. This finding suggests that a subset of Clostridium sensu stricto species produce spores with low resistance to wet heat. Additionally, analysis of individual spores using STEM-EDS and STXM revealed that DPA and calcium levels can also vary amongst individual spores in a single spore population.","container-title":"Frontiers in Microbiology","ISSN":"1664-302X","source":"Frontiers","title":"Variability in DPA and Calcium Content in the Spores of Clostridium Species","URL":"https://www.frontiersin.org/article/10.3389/fmicb.2016.01791","volume":"7","author":[{"family":"Jamroskovic","given":"Jan"},{"family":"Chromikova","given":"Zuzana"},{"family":"List","given":"Cornelia"},{"family":"Bartova","given":"Barbora"},{"family":"Barak","given":"Imrich"},{"family":"Bernier-Latmani","given":"Rizlan"}],"accessed":{"date-parts":[["2022",4,14]]},"issued":{"date-parts":[["2016"]]}}},{"id":219,"uris":["http://zotero.org/users/8873894/items/QTUJMWGC"],"itemData":{"id":219,"type":"article-journal","abstract":"A number of mechanisms are responsible for the resistance of spores of Bacillus species to heat, radiation and chemicals and for spore killing by these agents. Spore resistance to wet heat is determined largely by the water content of spore core, which is much lower than that in the growing cell protoplast. A lower core water content generally gives more wet heat-resistant spores. The level and type of spore core mineral ions and the intrinsic stability of total spore proteins also play a role in spore wet heat resistance, and the saturation of spore DNA with α/β-type small, acid-soluble spore proteins (SASP) protects DNA against wet heat damage. However, how wet heat kills spores is not clear, although it is not through DNA damage. The α/β-type SASP are also important in spore resistance to dry heat, as is DNA repair in spore outgrowth, as Bacillus subtilis spores are killed by dry heat via DNA damage. Both UV and γ-radiation also kill spores via DNA damage. The mechanism of spore resistance to γ-radiation is not well understood, although the α/β-type SASP are not involved. In contrast, spore UV resistance is due largely to an alteration in spore DNA photochemistry caused by the binding of α/β-type SASP to the DNA, and to a lesser extent to the photosensitizing action of the spore core's large pool of dipicolinic acid. UV irradiation of spores at 254 nm does not generate the cyclobutane dimers (CPDs) and (6-4)-photoproducts (64PPs) formed between adjacent pyrimidines in growing cells, but rather a thymidyl-thymidine adduct termed spore photoproduct (SP). While SP is formed in spores with approximately the same quantum efficiency as that for generation of CPDs and 64PPs in growing cells, SP is repaired rapidly and efficiently in spore outgrowth by a number of repair systems, at least one of which is specific for SP. Some chemicals (e.g. nitrous acid, formaldehyde) again kill spores by DNA damage, while others, in particular oxidizing agents, appear to damage the spore's inner membrane so that this membrane ruptures upon spore germination and outgrowth. There are also other agents such as glutaraldehyde for which the mechanism of spore killing is unclear. Factors important in spore chemical resistance vary with the chemical, but include: (i) the spore coat proteins that likely react with and detoxify chemical agents; (ii) the relative impermeability of the spore's inner membrane that restricts access of exogenous chemicals to the spore core; (iii) the protection of spore DNA by its saturation with α/β-type SASP; and (iv) DNA repair for agents that kill spores via DNA damage. Given the importance of the killing of spores of Bacillus species in the food and medical products industry, a deeper understanding of the mechanisms of spore resistance and killing may lead to improved methods for spore destruction.","container-title":"Journal of Applied Microbiology","DOI":"10.1111/j.1365-2672.2005.02736.x","ISSN":"1365-2672","issue":"3","language":"en","note":"_eprint: https://onlinelibrary.wiley.com/doi/pdf/10.1111/j.1365-2672.2005.02736.x","page":"514-525","source":"Wiley Online Library","title":"Spores of Bacillus subtilis: their resistance to and killing by radiation, heat and chemicals","title-short":"Spores of Bacillus subtilis","volume":"101","author":[{"family":"Setlow","given":"P."}],"issued":{"date-parts":[["2006"]]}}}],"schema":"https://github.com/citation-style-language/schema/raw/master/csl-citation.json"} </w:instrText>
      </w:r>
      <w:r w:rsidRPr="00D93D74">
        <w:fldChar w:fldCharType="separate"/>
      </w:r>
      <w:r w:rsidRPr="00D93D74">
        <w:rPr>
          <w:rFonts w:cs="Times New Roman"/>
        </w:rPr>
        <w:t>(Jamroskovic et al., 2016; Setlow, 2006)</w:t>
      </w:r>
      <w:r w:rsidRPr="00D93D74">
        <w:fldChar w:fldCharType="end"/>
      </w:r>
      <w:r w:rsidRPr="00D93D74">
        <w:t>.</w:t>
      </w:r>
      <w:r w:rsidR="00DA42F5" w:rsidRPr="00D93D74">
        <w:t xml:space="preserve"> SASPs and </w:t>
      </w:r>
      <w:r w:rsidRPr="00D93D74">
        <w:t>dipicolinic acids</w:t>
      </w:r>
      <w:r w:rsidR="00DA42F5" w:rsidRPr="00D93D74">
        <w:t xml:space="preserve"> </w:t>
      </w:r>
      <w:r w:rsidR="00C41917" w:rsidRPr="00D93D74">
        <w:t>constitute</w:t>
      </w:r>
      <w:r w:rsidR="00DA42F5" w:rsidRPr="00D93D74">
        <w:t xml:space="preserve"> up to 20% of </w:t>
      </w:r>
      <w:r w:rsidR="00C41917" w:rsidRPr="00D93D74">
        <w:t xml:space="preserve">the </w:t>
      </w:r>
      <w:r w:rsidR="00DA42F5" w:rsidRPr="00D93D74">
        <w:t>spore core dry weight</w:t>
      </w:r>
      <w:r w:rsidRPr="00D93D74">
        <w:t xml:space="preserve"> </w:t>
      </w:r>
      <w:r w:rsidRPr="00D93D74">
        <w:fldChar w:fldCharType="begin"/>
      </w:r>
      <w:r w:rsidRPr="00D93D74">
        <w:instrText xml:space="preserve"> ADDIN ZOTERO_ITEM CSL_CITATION {"citationID":"dhOfdmAG","properties":{"formattedCitation":"(Sunde et al., 2009)","plainCitation":"(Sunde et al., 2009)","noteIndex":0},"citationItems":[{"id":179,"uris":["http://zotero.org/users/8873894/items/KYL2SN4X"],"itemData":{"id":179,"type":"article-journal","container-title":"Proceedings of the National Academy of Sciences","DOI":"10.1073/pnas.0908712106","issue":"46","page":"19334-19339","publisher":"Proceedings of the National Academy of Sciences","source":"pnas.org (Atypon)","title":"The physical state of water in bacterial spores","volume":"106","author":[{"family":"Sunde","given":"Erik P."},{"family":"Setlow","given":"Peter"},{"family":"Hederstedt","given":"Lars"},{"family":"Halle","given":"Bertil"}],"issued":{"date-parts":[["2009",11,17]]}}}],"schema":"https://github.com/citation-style-language/schema/raw/master/csl-citation.json"} </w:instrText>
      </w:r>
      <w:r w:rsidRPr="00D93D74">
        <w:fldChar w:fldCharType="separate"/>
      </w:r>
      <w:r w:rsidRPr="00D93D74">
        <w:rPr>
          <w:rFonts w:cs="Times New Roman"/>
        </w:rPr>
        <w:t>(Sunde et al., 2009)</w:t>
      </w:r>
      <w:r w:rsidRPr="00D93D74">
        <w:fldChar w:fldCharType="end"/>
      </w:r>
      <w:r w:rsidRPr="00D93D74">
        <w:t xml:space="preserve">. </w:t>
      </w:r>
      <w:r w:rsidR="00DA42F5" w:rsidRPr="00D93D74">
        <w:t>It has been observed that heat resistance develops late in the sporulation process, after calcium is incorporated and the cortex is formed</w:t>
      </w:r>
      <w:r w:rsidR="00C41917" w:rsidRPr="00D93D74">
        <w:t>,</w:t>
      </w:r>
      <w:r w:rsidR="00DA42F5" w:rsidRPr="00D93D74">
        <w:t xml:space="preserve"> or after </w:t>
      </w:r>
      <w:r w:rsidR="00C41917" w:rsidRPr="00D93D74">
        <w:t>dipicolinic acid</w:t>
      </w:r>
      <w:r w:rsidR="00DA42F5" w:rsidRPr="00D93D74">
        <w:t xml:space="preserve"> is synthesized </w:t>
      </w:r>
      <w:r w:rsidRPr="00D93D74">
        <w:fldChar w:fldCharType="begin"/>
      </w:r>
      <w:r w:rsidRPr="00D93D74">
        <w:instrText xml:space="preserve"> ADDIN ZOTERO_ITEM CSL_CITATION {"citationID":"regs0TD9","properties":{"formattedCitation":"(Bonsen et al., 1969)","plainCitation":"(Bonsen et al., 1969)","noteIndex":0},"citationItems":[{"id":185,"uris":["http://zotero.org/users/8873894/items/4R5F8KPH"],"itemData":{"id":185,"type":"article-journal","abstract":"A sulfonic acid found to be a major constituent of spores of Bacillus subtilis was provisionally identified as 3-l-sulfolactic acid. This compound was completely absent from vegetative cells during growth, but large amounts accumulated in sporulating cells just before the development of refractile spores. Essentially all of the accumulated sulfolactic acid was eventually incorporated into the nature spore, where it may represent more than 5% of the dry weight of the spore. Germination resulted in the rapid and complete release into the medium of unaltered sulfolactic acid. This compound was not found in spores of Bacillus megaterium, B. cereus, or B. thuringiensis.","container-title":"Journal of Bacteriology","ISSN":"0021-9193","issue":"1","journalAbbreviation":"J Bacteriol","page":"62-68","PMID":"4977690","PMCID":"PMC249904","source":"PubMed Central","title":"Biochemical Studies of Bacterial Sporulation and Germination XII. A Sulfonic Acid as a Major Sulfur Compound of Bacillus subtilis Spores","volume":"98","author":[{"family":"Bonsen","given":"Pieter P. M."},{"family":"Spudich","given":"James A."},{"family":"Nelson","given":"David L."},{"family":"Kornberg","given":"Arthur"}],"issued":{"date-parts":[["1969",4]]}}}],"schema":"https://github.com/citation-style-language/schema/raw/master/csl-citation.json"} </w:instrText>
      </w:r>
      <w:r w:rsidRPr="00D93D74">
        <w:fldChar w:fldCharType="separate"/>
      </w:r>
      <w:r w:rsidRPr="00D93D74">
        <w:rPr>
          <w:rFonts w:cs="Times New Roman"/>
        </w:rPr>
        <w:t>(Bonsen et al., 1969)</w:t>
      </w:r>
      <w:r w:rsidRPr="00D93D74">
        <w:fldChar w:fldCharType="end"/>
      </w:r>
      <w:r w:rsidR="00DA42F5" w:rsidRPr="00D93D74">
        <w:t>.</w:t>
      </w:r>
    </w:p>
    <w:p w14:paraId="493A0E6F" w14:textId="2C565B61" w:rsidR="00D41590" w:rsidRPr="00D93D74" w:rsidRDefault="00DA42F5" w:rsidP="00DA42F5">
      <w:r w:rsidRPr="00D93D74">
        <w:t xml:space="preserve">Exposure to high temperatures or to ethanol are two main procedures used for selective enrichment of spores in both cultivation-dependant and </w:t>
      </w:r>
      <w:r w:rsidR="00D41590" w:rsidRPr="00D93D74">
        <w:t>-</w:t>
      </w:r>
      <w:r w:rsidRPr="00D93D74">
        <w:t xml:space="preserve">independent </w:t>
      </w:r>
      <w:r w:rsidR="00D41590" w:rsidRPr="00D93D74">
        <w:t>analytical approaches</w:t>
      </w:r>
      <w:r w:rsidRPr="00D93D74">
        <w:t xml:space="preserve">. This can either be heat shock at 80 °C or 60 °C for 60 min and ethanol shock with 70% (v/v) ethanol for at least 4 h at room temperature to kill vegetative cells, while leaving spores intact </w:t>
      </w:r>
      <w:r w:rsidRPr="00D93D74">
        <w:fldChar w:fldCharType="begin"/>
      </w:r>
      <w:r w:rsidRPr="00D93D74">
        <w:instrText xml:space="preserve"> ADDIN ZOTERO_ITEM CSL_CITATION {"citationID":"NXJBvk5M","properties":{"formattedCitation":"(Browne et al., 2016b; Fakhry et al., 2008; Setlow et al., 2017)","plainCitation":"(Browne et al., 2016b; Fakhry et al., 2008; Setlow et al., 2017)","noteIndex":0},"citationItems":[{"id":376,"uris":["http://zotero.org/users/8873894/items/YDIPWJ3L"],"itemData":{"id":376,"type":"article-journal","abstract":"A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heritability.","container-title":"Nature","DOI":"10.1038/nature17645","ISSN":"0028-0836","issue":"7604","journalAbbreviation":"Nature","page":"543-546","PMID":"27144353","PMCID":"PMC4890681","source":"PubMed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D."}],"issued":{"date-parts":[["2016"]]}}},{"id":3476,"uris":["http://zotero.org/users/8873894/items/TIX5FA5X"],"itemData":{"id":3476,"type":"article-journal","abstract":"AIMS: To isolate and characterize spore-former bacteria able to colonize the human gastrointestinal tract (GIT).\nMETHODS AND RESULTS: A total of 25 spore-formers was isolated from faeces and ileal biopsies of healthy human volunteers and identified at the species level. Physiological analysis was performed to evaluate the ability of the various isolates to form biofilms, to swarm, to produce surfactants and molecules that have antimicrobial activity against selected pathogens. To assess the potential probiotic activity of the isolates, we tested the resistance of cells and spores to simulated gastric conditions, the ability to grow and sporulate in anaerobic conditions and the presence of toxin-encoding genes in their genome.\nCONCLUSIONS: Spore-formers belonging to various bacterial species have been isolated from the gut of healthy human volunteers. These strains appear to be well adapted to the intestinal environment and we propose them as potential probiotic strains for human use and as oral vaccine vehicles.\nSIGNIFICANCE AND IMPACT OF THE STUDY: To our knowledge this is the first detailed characterization of spore-forming Bacilli from the human GIT. Our data suggest that the isolated species do not transit, but rather colonize this specific habitat and propose them as probiotic strains for human use.","container-title":"Journal of Applied Microbiology","DOI":"10.1111/j.1365-2672.2008.03934.x","ISSN":"1365-2672","issue":"6","journalAbbreviation":"J Appl Microbiol","language":"eng","page":"2178-2186","PMID":"19120663","source":"PubMed","title":"Characterization of spore forming Bacilli isolated from the human gastrointestinal tract","volume":"105","author":[{"family":"Fakhry","given":"S."},{"family":"Sorrentini","given":"I."},{"family":"Ricca","given":"E."},{"family":"De Felice","given":"M."},{"family":"Baccigalupi","given":"L."}],"issued":{"date-parts":[["2008",12]]}}},{"id":3478,"uris":["http://zotero.org/users/8873894/items/TARIRLF9"],"itemData":{"id":3478,"type":"article-journal","abstract":"Dormant Bacillales and Clostridiales spores begin to grow when small molecules (germinants) trigger germination, potentially leading to food spoilage or disease. Germination-specific proteins sense germinants, transport small molecules, and hydrolyze specific bonds in cortex peptidoglycan and specific proteins. Major events in germination include (a) germinant sensing; (b) commitment to germinate; (c) release of spores' depot of dipicolinic acid (DPA); (d) hydrolysis of spores' peptidoglycan cortex; and (e) spore core swelling and water uptake, cell wall peptidoglycan remodeling, and restoration of core protein and inner spore membrane lipid mobility. Germination is similar between Bacillales and Clostridiales, but some species differ in how germinants are sensed and how cortex hydrolysis and DPA release are triggered. Despite detailed knowledge of the proteins and signal transduction pathways involved in germination, precisely what some germination proteins do and how they do it remain unclear.","container-title":"Annual Review of Microbiology","DOI":"10.1146/annurev-micro-090816-093558","ISSN":"1545-3251","journalAbbreviation":"Annu Rev Microbiol","language":"eng","page":"459-477","PMID":"28697670","source":"PubMed","title":"Germination of Spores of the Orders Bacillales and Clostridiales","volume":"71","author":[{"family":"Setlow","given":"Peter"},{"family":"Wang","given":"Shiwei"},{"family":"Li","given":"Yong-Qing"}],"issued":{"date-parts":[["2017",9,8]]}}}],"schema":"https://github.com/citation-style-language/schema/raw/master/csl-citation.json"} </w:instrText>
      </w:r>
      <w:r w:rsidRPr="00D93D74">
        <w:fldChar w:fldCharType="separate"/>
      </w:r>
      <w:r w:rsidRPr="00D93D74">
        <w:rPr>
          <w:rFonts w:cs="Times New Roman"/>
        </w:rPr>
        <w:t>(Browne et al., 2016b; Fakhry et al., 2008; Setlow et al., 2017)</w:t>
      </w:r>
      <w:r w:rsidRPr="00D93D74">
        <w:fldChar w:fldCharType="end"/>
      </w:r>
      <w:r w:rsidRPr="00D93D74">
        <w:t xml:space="preserve">. </w:t>
      </w:r>
      <w:r w:rsidR="00D41590" w:rsidRPr="00D93D74">
        <w:t>Shocks</w:t>
      </w:r>
      <w:r w:rsidRPr="00D93D74">
        <w:t xml:space="preserve"> are followed by either culturing</w:t>
      </w:r>
      <w:r w:rsidR="00D41590" w:rsidRPr="00D93D74">
        <w:t xml:space="preserve"> the bacteria</w:t>
      </w:r>
      <w:r w:rsidRPr="00D93D74">
        <w:t xml:space="preserve"> with added germinant, such as bile acids and amino acids, or DNA isolation and sequencing </w:t>
      </w:r>
      <w:r w:rsidRPr="00D93D74">
        <w:fldChar w:fldCharType="begin"/>
      </w:r>
      <w:r w:rsidRPr="00D93D74">
        <w:instrText xml:space="preserve"> ADDIN ZOTERO_ITEM CSL_CITATION {"citationID":"O4S7g659","properties":{"formattedCitation":"(Avershina et al., 2020; Browne et al., 2016b; Kearney et al., 2018; Koransky et al., 1978; Onizuka et al., 2021; Tanaka et al., 2020)","plainCitation":"(Avershina et al., 2020; Browne et al., 2016b; Kearney et al., 2018; Koransky et al., 1978; Onizuka et al., 2021; Tanaka et al., 2020)","noteIndex":0},"citationItems":[{"id":340,"uris":["http://zotero.org/users/8873894/items/UNE5VPVB"],"itemData":{"id":340,"type":"article-journal","abstract":"Abstract\n            \n              Spore forming bacteria comprise a large part of the human gut microbiota. However, study of the endospores in gut microbiota is limited due to difficulties of culturing and numerous unknown germination factors. In this study we propose a new method for culture-independent characterization of endospores in stool samples. We have enriched DNA of spore-forming bacterial species from stool samples of 40 mother-child pairs from a previously described mother-child cohort. The samples were exposed to a two-step purification process comprising ethanol and ethidium monoazide (EMA) treatment to first kill vegetative cells and to subsequently eliminate their DNA from the samples. The composition of the ethanol-EMA resistant DNA was characterized by 16S rRNA marker gene sequencing. Operational taxonomic units (OTUs) belonging to the Clostridia class (OTU1:\n              Romboutsia\n              , OTU5: Peptostreptococcaceae and OTU14:\n              Clostridium\n              senso stricto) and one belonging to the Bacillus class (OTU20:\n              Turicibacter\n              ) were significantly more abundant in the samples from mothers and children after ethanol-EMA treatment than in those treated with ethanol only. No correlation was observed between ethanol-EMA resistant OTUs detected in children and in their mothers, which indicates that a low level of spore-forming species are shared between mothers and their children. Anaerobic ethanol-resistant bacteria were isolated from all mothers and all children over 1 year of age. Generally, in 70% of the ethanol-treated samples used for anaerobic culturing, 16S rRNA gene sequences of bacterial isolates corresponded to OTUs detected in these samples after EMA treatment. We report a new DNA-based method for the characterization of endospores in gut microbiota. Our method has high degree of correspondence to the culture-based method, although it requires further optimization. Our results also indicate a high turnover of endospores in the gut during the first two years of life, perhaps with a high environmental impact.","container-title":"Scientific Reports","DOI":"10.1038/s41598-020-58858-y","ISSN":"2045-2322","issue":"1","journalAbbreviation":"Sci Rep","language":"en","page":"1832","source":"DOI.org (Crossref)","title":"Culture dependent and independent analyses suggest a low level of sharing of endospore-forming species between mothers and their children","volume":"10","author":[{"family":"Avershina","given":"Ekaterina"},{"family":"Larsen","given":"Marte Gro"},{"family":"Aspholm","given":"Marina"},{"family":"Lindback","given":"Toril"},{"family":"Storrø","given":"Ola"},{"family":"Øien","given":"Torbjørn"},{"family":"Johnsen","given":"Roar"},{"family":"Rudi","given":"Knut"}],"issued":{"date-parts":[["2020",12]]}}},{"id":376,"uris":["http://zotero.org/users/8873894/items/YDIPWJ3L"],"itemData":{"id":376,"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heritability.","container-title":"Nature","DOI":"10.1038/nature17645","ISSN":"0028-0836","issue":"7604","journalAbbreviation":"Nature","page":"543-546","PMID":"27144353","PMCID":"PMC4890681","source":"PubMed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D."}],"issued":{"date-parts":[["2016"]]}}},{"id":381,"uris":["http://zotero.org/users/8873894/items/3G69ZQ2W"],"itemData":{"id":381,"type":"article-journal","abstract":"Endospore-formers in the human microbiota are well adapted for host-to-host transmission, and an emerging consensus points to their role in determining health and disease states in the gut. The human gut, more than any other environment, encourages the maintenance of endospore formation, with recent culture-based work suggesting that over 50% of genera in the microbiome carry genes attributed to this trait. However, there has been limited work on the ecological role of endospores and other stress-resistant cellular states in the human gut. In fact, there is no data to indicate whether organisms with the genetic potential to form endospores actually form endospores in situ and how sporulation varies across individuals and over time. Here we applied a culture-independent protocol to enrich for endospores and other stress-resistant cells in human feces to identify variation in these states across people and within an individual over time. We see that cells with resistant states are more likely than those without to be shared among multiple individuals, which suggests that these resistant states are particularly adapted for cross-host dissemination. Furthermore, we use untargeted fecal metabolomics in 24 individuals and within a person over time to show that these organisms respond to shared environmental signals, and in particular, dietary fatty acids, that likely mediate colonization of recently disturbed human guts.","container-title":"The ISME Journal","DOI":"10.1038/s41396-018-0192-z","ISSN":"1751-7362, 1751-7370","issue":"10","journalAbbreviation":"ISME J","language":"en","page":"2403-2416","source":"DOI.org (Crossref)","title":"Endospores and other lysis-resistant bacteria comprise a widely shared core community within the human microbiota","volume":"12","author":[{"family":"Kearney","given":"Sean M."},{"family":"Gibbons","given":"Sean M."},{"family":"Poyet","given":"Mathilde"},{"family":"Gurry","given":"Thomas"},{"family":"Bullock","given":"Kevin"},{"family":"Allegretti","given":"Jessica R."},{"family":"Clish","given":"Clary B."},{"family":"Alm","given":"Eric J."}],"issued":{"date-parts":[["2018",10]]}}},{"id":331,"uris":["http://zotero.org/users/8873894/items/XJN9RDPU"],"itemData":{"id":331,"type":"article-journal","abstract":"When mixed cultures containing sporeforming bacteria were treated with heat or with ethanol, the latter consistently resulted in better recovery of Clostridium and Bacillus species. Both techniques were effective in eliminating vegetative cells. An ethanol concentration greater than 25% and exposure for 45 min or longer were necessary to kill all vegetative cells in mixed-culture samples. Ethanol treatment (50% ethanol for 1 h) was effective for isolating sporeforming bacteria from intestinal specimens. Seven different species of Clostridium were the only bacteria isolated from the ethanol-treated specimen of intestinal contents from the large bowel of a patient. It was concluded that treatment with ethanol for 1 h is an effective technique for selective isolation of sporeforming bacteria from mixed cultures and certain types of clinical specimens.","container-title":"Applied and Environmental Microbiology","DOI":"10.1128/aem.35.4.762-765.1978","ISSN":"0099-2240, 1098-5336","issue":"4","journalAbbreviation":"Appl Environ Microbiol","language":"en","page":"762-765","source":"DOI.org (Crossref)","title":"Use of ethanol for selective isolation of sporeforming microorganisms","volume":"35","author":[{"family":"Koransky","given":"J R"},{"family":"Allen","given":"S D"},{"family":"Dowell","given":"V R"}],"issued":{"date-parts":[["1978",4]]}}},{"id":312,"uris":["http://zotero.org/users/8873894/items/EGKNDGK6"],"itemData":{"id":312,"type":"article-journal","abstract":"Spores of certain species belonging to Firmicutes are efﬁciently germinated by nutrient germinators, such as amino acids, in addition to bile acid. We attempted to culture difﬁcult-to-culture or yet-to-be cultured spore-forming intestinal bacteria, using a combination of bile acids and amino acids. The combination increased the number of colonies that formed on agar medium plated with ethanol-treated feces. The operational taxonomic units of these colonized bacteria were classiﬁed into two types. One type was colonized only by the bile acid (BA) mixture and the other type was colonized using amino acids, in addition to the BA mixture. The latter contained 13 species, in addition to 14 species of the former type, which mostly corresponds to anaerobic difﬁcult-to-culture Clostridiales species, including several new species candidates. The use of a combination of BAs and amino acids effectively increased the culturability of spore-forming intestinal bacteria.","container-title":"Microorganisms","DOI":"10.3390/microorganisms9081651","ISSN":"2076-2607","issue":"8","journalAbbreviation":"Microorganisms","language":"en","page":"1651","source":"DOI.org (Crossref)","title":"Cultivation of Spore-Forming Gut Microbes Using a Combination of Bile Acids and Amino Acids","volume":"9","author":[{"family":"Onizuka","given":"Sakura"},{"family":"Tanaka","given":"Masaru"},{"family":"Mishima","given":"Riko"},{"family":"Nakayama","given":"Jiro"}],"issued":{"date-parts":[["2021",8,2]]}}},{"id":386,"uris":["http://zotero.org/users/8873894/items/T9JX6STI"],"itemData":{"id":386,"type":"article-journal","abstract":"Structurally-diversified bile acids (BAs) are involved in shaping of intestinal microbiota as well as absorption of dietary lipids. Taurocholic acid, a conjugated form of BA, has been reported to be a factor triggering germination of a wide range of spore-forming bacteria in intestine. To test a hypothesis that other BAs also promote germination of intestinal bacteria, we attempted culture of bacteria from ethanol-treated feces by using a series of BAs. It was found that conjugated-BAs, notably three glycine-conjugated BAs, glycodeoxycholic acid and glycochenodeoxycholic acid, significantly increased the number and the species variety of colonies formed on the agar plate. These colonized bacteria mostly belonged to class Clostridia, mainly consisting of families Lachnospiraceae, Clostridiaceae, and Peptostreptococcaceae. There were several types of bacteria associated with different sensitivity to each BA. Eventually, we isolated 72 bacterial species of which 61 are known and 11 novel. These results demonstrate that the culturable range of bacteria in intestine can be widened using the germination-inducing activity of BAs. This approach would advance the research on spore-forming Clostridia that contains important but difficult-to-cultured bacteria associate with host health and diseases.","container-title":"Scientific Reports","DOI":"10.1038/s41598-020-71883-1","ISSN":"2045-2322","journalAbbreviation":"Sci Rep","page":"15041","PMID":"32929101","PMCID":"PMC7490687","source":"PubMed Central","title":"Cultural isolation of spore-forming bacteria in human feces using bile acids","volume":"10","author":[{"family":"Tanaka","given":"Masaru"},{"family":"Onizuka","given":"Sakura"},{"family":"Mishima","given":"Riko"},{"family":"Nakayama","given":"Jiro"}],"issued":{"date-parts":[["2020",9,14]]}}}],"schema":"https://github.com/citation-style-language/schema/raw/master/csl-citation.json"} </w:instrText>
      </w:r>
      <w:r w:rsidRPr="00D93D74">
        <w:fldChar w:fldCharType="separate"/>
      </w:r>
      <w:r w:rsidRPr="00D93D74">
        <w:rPr>
          <w:rFonts w:cs="Times New Roman"/>
        </w:rPr>
        <w:t>(Avershina et al., 2020; Browne et al., 2016b; Kearney et al., 2018; Koransky et al., 1978; Onizuka et al., 2021; Tanaka et al., 2020)</w:t>
      </w:r>
      <w:r w:rsidRPr="00D93D74">
        <w:fldChar w:fldCharType="end"/>
      </w:r>
      <w:r w:rsidRPr="00D93D74">
        <w:t xml:space="preserve">. </w:t>
      </w:r>
    </w:p>
    <w:p w14:paraId="11363E20" w14:textId="2A2E87ED" w:rsidR="00DA42F5" w:rsidRPr="00D93D74" w:rsidRDefault="00DA42F5" w:rsidP="00DA42F5">
      <w:r w:rsidRPr="00D93D74">
        <w:t xml:space="preserve">An advance in the </w:t>
      </w:r>
      <w:r w:rsidR="00D41590" w:rsidRPr="00D93D74">
        <w:t>cultivation</w:t>
      </w:r>
      <w:r w:rsidRPr="00D93D74">
        <w:t xml:space="preserve"> of ethanol</w:t>
      </w:r>
      <w:r w:rsidR="00D41590" w:rsidRPr="00D93D74">
        <w:t>-</w:t>
      </w:r>
      <w:r w:rsidRPr="00D93D74">
        <w:t xml:space="preserve">resistant spore-forming bacteria was achieved with addition of bile acids to boost germination in the culture process </w:t>
      </w:r>
      <w:r w:rsidRPr="00D93D74">
        <w:fldChar w:fldCharType="begin"/>
      </w:r>
      <w:r w:rsidRPr="00D93D74">
        <w:instrText xml:space="preserve"> ADDIN ZOTERO_ITEM CSL_CITATION {"citationID":"RjU3bDsr","properties":{"formattedCitation":"(Browne et al., 2016b; Onizuka et al., 2021; Tanaka et al., 2020)","plainCitation":"(Browne et al., 2016b; Onizuka et al., 2021; Tanaka et al., 2020)","noteIndex":0},"citationItems":[{"id":376,"uris":["http://zotero.org/users/8873894/items/YDIPWJ3L"],"itemData":{"id":376,"type":"article-journal","abstract":"A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heritability.","container-title":"Nature","DOI":"10.1038/nature17645","ISSN":"0028-0836","issue":"7604","journalAbbreviation":"Nature","page":"543-546","PMID":"27144353","PMCID":"PMC4890681","source":"PubMed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D."}],"issued":{"date-parts":[["2016"]]}}},{"id":312,"uris":["http://zotero.org/users/8873894/items/EGKNDGK6"],"itemData":{"id":312,"type":"article-journal","abstract":"Spores of certain species belonging to Firmicutes are efﬁciently germinated by nutrient germinators, such as amino acids, in addition to bile acid. We attempted to culture difﬁcult-to-culture or yet-to-be cultured spore-forming intestinal bacteria, using a combination of bile acids and amino acids. The combination increased the number of colonies that formed on agar medium plated with ethanol-treated feces. The operational taxonomic units of these colonized bacteria were classiﬁed into two types. One type was colonized only by the bile acid (BA) mixture and the other type was colonized using amino acids, in addition to the BA mixture. The latter contained 13 species, in addition to 14 species of the former type, which mostly corresponds to anaerobic difﬁcult-to-culture Clostridiales species, including several new species candidates. The use of a combination of BAs and amino acids effectively increased the culturability of spore-forming intestinal bacteria.","container-title":"Microorganisms","DOI":"10.3390/microorganisms9081651","ISSN":"2076-2607","issue":"8","journalAbbreviation":"Microorganisms","language":"en","page":"1651","source":"DOI.org (Crossref)","title":"Cultivation of Spore-Forming Gut Microbes Using a Combination of Bile Acids and Amino Acids","volume":"9","author":[{"family":"Onizuka","given":"Sakura"},{"family":"Tanaka","given":"Masaru"},{"family":"Mishima","given":"Riko"},{"family":"Nakayama","given":"Jiro"}],"issued":{"date-parts":[["2021",8,2]]}}},{"id":386,"uris":["http://zotero.org/users/8873894/items/T9JX6STI"],"itemData":{"id":386,"type":"article-journal","abstract":"Structurally-diversified bile acids (BAs) are involved in shaping of intestinal microbiota as well as absorption of dietary lipids. Taurocholic acid, a conjugated form of BA, has been reported to be a factor triggering germination of a wide range of spore-forming bacteria in intestine. To test a hypothesis that other BAs also promote germination of intestinal bacteria, we attempted culture of bacteria from ethanol-treated feces by using a series of BAs. It was found that conjugated-BAs, notably three glycine-conjugated BAs, glycodeoxycholic acid and glycochenodeoxycholic acid, significantly increased the number and the species variety of colonies formed on the agar plate. These colonized bacteria mostly belonged to class Clostridia, mainly consisting of families Lachnospiraceae, Clostridiaceae, and Peptostreptococcaceae. There were several types of bacteria associated with different sensitivity to each BA. Eventually, we isolated 72 bacterial species of which 61 are known and 11 novel. These results demonstrate that the culturable range of bacteria in intestine can be widened using the germination-inducing activity of BAs. This approach would advance the research on spore-forming Clostridia that contains important but difficult-to-cultured bacteria associate with host health and diseases.","container-title":"Scientific Reports","DOI":"10.1038/s41598-020-71883-1","ISSN":"2045-2322","journalAbbreviation":"Sci Rep","page":"15041","PMID":"32929101","PMCID":"PMC7490687","source":"PubMed Central","title":"Cultural isolation of spore-forming bacteria in human feces using bile acids","volume":"10","author":[{"family":"Tanaka","given":"Masaru"},{"family":"Onizuka","given":"Sakura"},{"family":"Mishima","given":"Riko"},{"family":"Nakayama","given":"Jiro"}],"issued":{"date-parts":[["2020",9,14]]}}}],"schema":"https://github.com/citation-style-language/schema/raw/master/csl-citation.json"} </w:instrText>
      </w:r>
      <w:r w:rsidRPr="00D93D74">
        <w:fldChar w:fldCharType="separate"/>
      </w:r>
      <w:r w:rsidRPr="00D93D74">
        <w:rPr>
          <w:rFonts w:cs="Times New Roman"/>
        </w:rPr>
        <w:t>(Browne et al., 2016b; Onizuka et al., 2021; Tanaka et al., 2020)</w:t>
      </w:r>
      <w:r w:rsidRPr="00D93D74">
        <w:fldChar w:fldCharType="end"/>
      </w:r>
      <w:r w:rsidRPr="00D93D74">
        <w:t xml:space="preserve">. This procedure enabled isolation of new species from families which were previously been though as non-spore-forming such as </w:t>
      </w:r>
      <w:r w:rsidRPr="00D93D74">
        <w:rPr>
          <w:i/>
          <w:iCs/>
        </w:rPr>
        <w:t xml:space="preserve">Ruminococcus, Blautia, Coprococcus, Lachnospiraceae </w:t>
      </w:r>
      <w:r w:rsidRPr="00D93D74">
        <w:t xml:space="preserve">and </w:t>
      </w:r>
      <w:r w:rsidRPr="00D93D74">
        <w:rPr>
          <w:i/>
          <w:iCs/>
        </w:rPr>
        <w:t>Oscillospiraceae</w:t>
      </w:r>
      <w:r w:rsidRPr="00D93D74">
        <w:t xml:space="preserve">. These studies have vastly expanded our </w:t>
      </w:r>
      <w:r w:rsidRPr="00D93D74">
        <w:lastRenderedPageBreak/>
        <w:t>knowledge and shifted the view of spores from primarily soil-dwellers to prominent occupants of the human gut.</w:t>
      </w:r>
    </w:p>
    <w:p w14:paraId="7E62D292" w14:textId="77777777" w:rsidR="00794F93" w:rsidRPr="00D93D74" w:rsidRDefault="00D41590" w:rsidP="00DA42F5">
      <w:r w:rsidRPr="00D93D74">
        <w:t>Culture</w:t>
      </w:r>
      <w:r w:rsidR="00DA42F5" w:rsidRPr="00D93D74">
        <w:t xml:space="preserve">-independent studies used either lysozyme treatment or ethanol shock to selectively remove vegetative cells and profile the whole spore-forming community. In a cohort of healthy adults, lysozyme resistant operational taxonomic units (OTUs) were more frequently shared between individuals than other non-spore-forming taxa </w:t>
      </w:r>
      <w:r w:rsidR="00DA42F5" w:rsidRPr="00D93D74">
        <w:fldChar w:fldCharType="begin"/>
      </w:r>
      <w:r w:rsidR="00DA42F5" w:rsidRPr="00D93D74">
        <w:instrText xml:space="preserve"> ADDIN ZOTERO_ITEM CSL_CITATION {"citationID":"6hk28bW0","properties":{"formattedCitation":"(Kearney et al., 2018)","plainCitation":"(Kearney et al., 2018)","noteIndex":0},"citationItems":[{"id":381,"uris":["http://zotero.org/users/8873894/items/3G69ZQ2W"],"itemData":{"id":381,"type":"article-journal","abstract":"Endospore-formers in the human microbiota are well adapted for host-to-host transmission, and an emerging consensus points to their role in determining health and disease states in the gut. The human gut, more than any other environment, encourages the maintenance of endospore formation, with recent culture-based work suggesting that over 50% of genera in the microbiome carry genes attributed to this trait. However, there has been limited work on the ecological role of endospores and other stress-resistant cellular states in the human gut. In fact, there is no data to indicate whether organisms with the genetic potential to form endospores actually form endospores in situ and how sporulation varies across individuals and over time. Here we applied a culture-independent protocol to enrich for endospores and other stress-resistant cells in human feces to identify variation in these states across people and within an individual over time. We see that cells with resistant states are more likely than those without to be shared among multiple individuals, which suggests that these resistant states are particularly adapted for cross-host dissemination. Furthermore, we use untargeted fecal metabolomics in 24 individuals and within a person over time to show that these organisms respond to shared environmental signals, and in particular, dietary fatty acids, that likely mediate colonization of recently disturbed human guts.","container-title":"The ISME Journal","DOI":"10.1038/s41396-018-0192-z","ISSN":"1751-7362, 1751-7370","issue":"10","journalAbbreviation":"ISME J","language":"en","page":"2403-2416","source":"DOI.org (Crossref)","title":"Endospores and other lysis-resistant bacteria comprise a widely shared core community within the human microbiota","volume":"12","author":[{"family":"Kearney","given":"Sean M."},{"family":"Gibbons","given":"Sean M."},{"family":"Poyet","given":"Mathilde"},{"family":"Gurry","given":"Thomas"},{"family":"Bullock","given":"Kevin"},{"family":"Allegretti","given":"Jessica R."},{"family":"Clish","given":"Clary B."},{"family":"Alm","given":"Eric J."}],"issued":{"date-parts":[["2018",10]]}}}],"schema":"https://github.com/citation-style-language/schema/raw/master/csl-citation.json"} </w:instrText>
      </w:r>
      <w:r w:rsidR="00DA42F5" w:rsidRPr="00D93D74">
        <w:fldChar w:fldCharType="separate"/>
      </w:r>
      <w:r w:rsidR="00DA42F5" w:rsidRPr="00D93D74">
        <w:t>(Kearney et al., 2018)</w:t>
      </w:r>
      <w:r w:rsidR="00DA42F5" w:rsidRPr="00D93D74">
        <w:fldChar w:fldCharType="end"/>
      </w:r>
      <w:r w:rsidR="00DA42F5" w:rsidRPr="00D93D74">
        <w:t xml:space="preserve">. While a comparison of infant-mother pairs showed that the majority of OTUs determined as spore-forming are acquired from environment rather than mother-to-child transmission </w:t>
      </w:r>
      <w:r w:rsidR="00DA42F5" w:rsidRPr="00D93D74">
        <w:fldChar w:fldCharType="begin"/>
      </w:r>
      <w:r w:rsidR="00DA42F5" w:rsidRPr="00D93D74">
        <w:instrText xml:space="preserve"> ADDIN ZOTERO_ITEM CSL_CITATION {"citationID":"CX2aF87G","properties":{"formattedCitation":"(Avershina et al., 2020)","plainCitation":"(Avershina et al., 2020)","noteIndex":0},"citationItems":[{"id":340,"uris":["http://zotero.org/users/8873894/items/UNE5VPVB"],"itemData":{"id":340,"type":"article-journal","abstract":"Abstract\n            \n              Spore forming bacteria comprise a large part of the human gut microbiota. However, study of the endospores in gut microbiota is limited due to difficulties of culturing and numerous unknown germination factors. In this study we propose a new method for culture-independent characterization of endospores in stool samples. We have enriched DNA of spore-forming bacterial species from stool samples of 40 mother-child pairs from a previously described mother-child cohort. The samples were exposed to a two-step purification process comprising ethanol and ethidium monoazide (EMA) treatment to first kill vegetative cells and to subsequently eliminate their DNA from the samples. The composition of the ethanol-EMA resistant DNA was characterized by 16S rRNA marker gene sequencing. Operational taxonomic units (OTUs) belonging to the Clostridia class (OTU1:\n              Romboutsia\n              , OTU5: Peptostreptococcaceae and OTU14:\n              Clostridium\n              senso stricto) and one belonging to the Bacillus class (OTU20:\n              Turicibacter\n              ) were significantly more abundant in the samples from mothers and children after ethanol-EMA treatment than in those treated with ethanol only. No correlation was observed between ethanol-EMA resistant OTUs detected in children and in their mothers, which indicates that a low level of spore-forming species are shared between mothers and their children. Anaerobic ethanol-resistant bacteria were isolated from all mothers and all children over 1 year of age. Generally, in 70% of the ethanol-treated samples used for anaerobic culturing, 16S rRNA gene sequences of bacterial isolates corresponded to OTUs detected in these samples after EMA treatment. We report a new DNA-based method for the characterization of endospores in gut microbiota. Our method has high degree of correspondence to the culture-based method, although it requires further optimization. Our results also indicate a high turnover of endospores in the gut during the first two years of life, perhaps with a high environmental impact.","container-title":"Scientific Reports","DOI":"10.1038/s41598-020-58858-y","ISSN":"2045-2322","issue":"1","journalAbbreviation":"Sci Rep","language":"en","page":"1832","source":"DOI.org (Crossref)","title":"Culture dependent and independent analyses suggest a low level of sharing of endospore-forming species between mothers and their children","volume":"10","author":[{"family":"Avershina","given":"Ekaterina"},{"family":"Larsen","given":"Marte Gro"},{"family":"Aspholm","given":"Marina"},{"family":"Lindback","given":"Toril"},{"family":"Storrø","given":"Ola"},{"family":"Øien","given":"Torbjørn"},{"family":"Johnsen","given":"Roar"},{"family":"Rudi","given":"Knut"}],"issued":{"date-parts":[["2020",12]]}}}],"schema":"https://github.com/citation-style-language/schema/raw/master/csl-citation.json"} </w:instrText>
      </w:r>
      <w:r w:rsidR="00DA42F5" w:rsidRPr="00D93D74">
        <w:fldChar w:fldCharType="separate"/>
      </w:r>
      <w:r w:rsidR="00DA42F5" w:rsidRPr="00D93D74">
        <w:t>(Avershina et al., 2020)</w:t>
      </w:r>
      <w:r w:rsidR="00DA42F5" w:rsidRPr="00D93D74">
        <w:fldChar w:fldCharType="end"/>
      </w:r>
      <w:r w:rsidR="00DA42F5" w:rsidRPr="00D93D74">
        <w:t xml:space="preserve">. </w:t>
      </w:r>
    </w:p>
    <w:p w14:paraId="06BEF504" w14:textId="77777777" w:rsidR="00794F93" w:rsidRPr="00D93D74" w:rsidRDefault="00DA42F5" w:rsidP="00DA42F5">
      <w:r w:rsidRPr="00D93D74">
        <w:t xml:space="preserve">Transmission ability of spore-forming bacteria was further confirmed by comparison of metagenomic-assembled genomes from multiple human gut studies, where species with sporulation genes showed greater prevalence across the population but decreased in relative abundance within an individual </w:t>
      </w:r>
      <w:r w:rsidRPr="00D93D74">
        <w:fldChar w:fldCharType="begin"/>
      </w:r>
      <w:r w:rsidRPr="00D93D74">
        <w:instrText xml:space="preserve"> ADDIN ZOTERO_ITEM CSL_CITATION {"citationID":"ae5A75Lz","properties":{"formattedCitation":"(Browne et al., 2021)","plainCitation":"(Browne et al., 2021)","noteIndex":0},"citationItems":[{"id":380,"uris":["http://zotero.org/users/8873894/items/N88GZHKF"],"itemData":{"id":380,"type":"article-journal","abstract":"Background: Human-to-human transmission of symbiotic, anaerobic bacteria is a fundamental evolutionary adaptation essential for membership of the human gut microbiota. However, despite its importance, the genomic and biological adaptations underpinning symbiont transmission remain poorly understood. The Firmicutes are a dominant phylum within the intestinal microbiota that are capable of producing resistant endospores that maintain viability within the environment and germinate within the intestine to facilitate transmission. However, the impact of host transmission on the evolutionary and adaptive processes within the intestinal microbiota remains unknown.\nResults: We analyze 1358 genomes of Firmicutes bacteria derived from host and environment-associated habitats. Characterization of genomes as spore-forming based on the presence of sporulation-predictive genes reveals multiple losses of sporulation in many distinct lineages. Loss of sporulation in gut Firmicutes is associated with features of host-adaptation such as genome reduction and specialized metabolic capabilities. Consistent with these data, analysis of 9966 gut metagenomes from adults around the world demonstrates that bacteria now incapable of sporulation are more abundant within individuals but less prevalent in the human population compared to spore-forming bacteria.\nConclusions: Our results suggest host adaptation in gut Firmicutes is an evolutionary trade-off between transmission range and colonization abundance. We reveal host transmission as an underappreciated process that shapes the evolution, assembly, and functions of gut Firmicutes.","container-title":"Genome Biology","DOI":"10.1186/s13059-021-02428-6","ISSN":"1474-760X","issue":"1","journalAbbreviation":"Genome Biol","language":"en","page":"204","source":"DOI.org (Crossref)","title":"Host adaptation in gut Firmicutes is associated with sporulation loss and altered transmission cycle","volume":"22","author":[{"family":"Browne","given":"Hilary P."},{"family":"Almeida","given":"Alexandre"},{"family":"Kumar","given":"Nitin"},{"family":"Vervier","given":"Kevin"},{"family":"Adoum","given":"Anne T."},{"family":"Viciani","given":"Elisa"},{"family":"Dawson","given":"Nicholas J. R."},{"family":"Forster","given":"Samuel C."},{"family":"Cormie","given":"Claire"},{"family":"Goulding","given":"David"},{"family":"Lawley","given":"Trevor D."}],"issued":{"date-parts":[["2021",12]]}}}],"schema":"https://github.com/citation-style-language/schema/raw/master/csl-citation.json"} </w:instrText>
      </w:r>
      <w:r w:rsidRPr="00D93D74">
        <w:fldChar w:fldCharType="separate"/>
      </w:r>
      <w:r w:rsidRPr="00D93D74">
        <w:t>(Browne et al., 2021)</w:t>
      </w:r>
      <w:r w:rsidRPr="00D93D74">
        <w:fldChar w:fldCharType="end"/>
      </w:r>
      <w:r w:rsidRPr="00D93D74">
        <w:t xml:space="preserve">. </w:t>
      </w:r>
    </w:p>
    <w:p w14:paraId="68FA17D5" w14:textId="38F0BE3D" w:rsidR="00DA42F5" w:rsidRPr="00D93D74" w:rsidRDefault="00DA42F5" w:rsidP="00DA42F5">
      <w:r w:rsidRPr="00D93D74">
        <w:t xml:space="preserve">The only longitudinal study on sporobiota to date, shows evidence from a 24-day time series of 16S rRNA amplicon sequences from a single individual, which showed  stronger correlation between OTUs in the lysozyme resistant fraction compared to other gut taxa </w:t>
      </w:r>
      <w:r w:rsidRPr="00D93D74">
        <w:fldChar w:fldCharType="begin"/>
      </w:r>
      <w:r w:rsidRPr="00D93D74">
        <w:instrText xml:space="preserve"> ADDIN ZOTERO_ITEM CSL_CITATION {"citationID":"XiX6P6Q3","properties":{"formattedCitation":"(Kearney et al., 2018)","plainCitation":"(Kearney et al., 2018)","noteIndex":0},"citationItems":[{"id":381,"uris":["http://zotero.org/users/8873894/items/3G69ZQ2W"],"itemData":{"id":381,"type":"article-journal","abstract":"Endospore-formers in the human microbiota are well adapted for host-to-host transmission, and an emerging consensus points to their role in determining health and disease states in the gut. The human gut, more than any other environment, encourages the maintenance of endospore formation, with recent culture-based work suggesting that over 50% of genera in the microbiome carry genes attributed to this trait. However, there has been limited work on the ecological role of endospores and other stress-resistant cellular states in the human gut. In fact, there is no data to indicate whether organisms with the genetic potential to form endospores actually form endospores in situ and how sporulation varies across individuals and over time. Here we applied a culture-independent protocol to enrich for endospores and other stress-resistant cells in human feces to identify variation in these states across people and within an individual over time. We see that cells with resistant states are more likely than those without to be shared among multiple individuals, which suggests that these resistant states are particularly adapted for cross-host dissemination. Furthermore, we use untargeted fecal metabolomics in 24 individuals and within a person over time to show that these organisms respond to shared environmental signals, and in particular, dietary fatty acids, that likely mediate colonization of recently disturbed human guts.","container-title":"The ISME Journal","DOI":"10.1038/s41396-018-0192-z","ISSN":"1751-7362, 1751-7370","issue":"10","journalAbbreviation":"ISME J","language":"en","page":"2403-2416","source":"DOI.org (Crossref)","title":"Endospores and other lysis-resistant bacteria comprise a widely shared core community within the human microbiota","volume":"12","author":[{"family":"Kearney","given":"Sean M."},{"family":"Gibbons","given":"Sean M."},{"family":"Poyet","given":"Mathilde"},{"family":"Gurry","given":"Thomas"},{"family":"Bullock","given":"Kevin"},{"family":"Allegretti","given":"Jessica R."},{"family":"Clish","given":"Clary B."},{"family":"Alm","given":"Eric J."}],"issued":{"date-parts":[["2018",10]]}}}],"schema":"https://github.com/citation-style-language/schema/raw/master/csl-citation.json"} </w:instrText>
      </w:r>
      <w:r w:rsidRPr="00D93D74">
        <w:fldChar w:fldCharType="separate"/>
      </w:r>
      <w:r w:rsidRPr="00D93D74">
        <w:t>(Kearney et al., 2018)</w:t>
      </w:r>
      <w:r w:rsidRPr="00D93D74">
        <w:fldChar w:fldCharType="end"/>
      </w:r>
      <w:r w:rsidRPr="00D93D74">
        <w:t xml:space="preserve">. These patterns support the “seed bank” hypothesis stating that spore-forming bacteria establish a persistent community of dormant cells in the human gut </w:t>
      </w:r>
      <w:r w:rsidRPr="00D93D74">
        <w:fldChar w:fldCharType="begin"/>
      </w:r>
      <w:r w:rsidRPr="00D93D74">
        <w:instrText xml:space="preserve"> ADDIN ZOTERO_ITEM CSL_CITATION {"citationID":"KT4TjCTH","properties":{"formattedCitation":"(Lennon &amp; Jones, 2011)","plainCitation":"(Lennon &amp; Jones, 2011)","noteIndex":0},"citationItems":[{"id":2880,"uris":["http://zotero.org/users/8873894/items/NNH74YH5"],"itemData":{"id":2880,"type":"article-journal","abstract":"Dormancy is a bet-hedging strategy used by a wide range of taxa, including microorganisms. It refers to an organism's ability to enter a reversible state of low metabolic activity when faced with unfavourable environmental conditions.Dormant microorganisms generate a seed bank, which consists of individuals that are capable of being resuscitated following environmental change. Seed banks can prolong the persistence of genotypes and populations, and also have important consequences for community- and ecosystem-level processes.A review of the literature demonstrates that dormancy is common and phylogenetically widespread. However, microorganisms have evolved diverse genetic and cellular mechanisms for entering and exiting dormancy.Dormancy may help explain various ecological and evolutionary phenomena in microbial systems, including: patterns of biogeography; outbreaks, blooms and successional dynamics; the maintenance of rare taxa; the inability of microbiologists to culture most microorganisms; and the inherent stability of ecosystem services.","container-title":"Nature Reviews Microbiology","DOI":"10.1038/nrmicro2504","ISSN":"1740-1534","issue":"2","journalAbbreviation":"Nat Rev Microbiol","language":"en","license":"2011 Springer Nature Limited","page":"119-130","publisher":"Nature Publishing Group","source":"www.nature.com","title":"Microbial seed banks: the ecological and evolutionary implications of dormancy","title-short":"Microbial seed banks","volume":"9","author":[{"family":"Lennon","given":"Jay T."},{"family":"Jones","given":"Stuart E."}],"issued":{"date-parts":[["2011",2]]}}}],"schema":"https://github.com/citation-style-language/schema/raw/master/csl-citation.json"} </w:instrText>
      </w:r>
      <w:r w:rsidRPr="00D93D74">
        <w:fldChar w:fldCharType="separate"/>
      </w:r>
      <w:r w:rsidRPr="00D93D74">
        <w:t>(Lennon &amp; Jones, 2011)</w:t>
      </w:r>
      <w:r w:rsidRPr="00D93D74">
        <w:fldChar w:fldCharType="end"/>
      </w:r>
      <w:r w:rsidRPr="00D93D74">
        <w:t xml:space="preserve">. </w:t>
      </w:r>
    </w:p>
    <w:p w14:paraId="5D7127C9" w14:textId="77777777" w:rsidR="00DA42F5" w:rsidRPr="00D93D74" w:rsidRDefault="00DA42F5" w:rsidP="00DA42F5"/>
    <w:p w14:paraId="591028F4" w14:textId="77777777" w:rsidR="00DA42F5" w:rsidRPr="00D93D74" w:rsidRDefault="00DA42F5" w:rsidP="0011188E">
      <w:pPr>
        <w:pStyle w:val="Heading2"/>
        <w:numPr>
          <w:ilvl w:val="1"/>
          <w:numId w:val="26"/>
        </w:numPr>
      </w:pPr>
      <w:bookmarkStart w:id="41" w:name="_Toc219124859"/>
      <w:bookmarkStart w:id="42" w:name="_Toc220932829"/>
      <w:bookmarkStart w:id="43" w:name="_Toc227737861"/>
      <w:r w:rsidRPr="00D93D74">
        <w:t>CULTIVATION OF BACTERIA FROM THE HUMAN GUT</w:t>
      </w:r>
      <w:bookmarkEnd w:id="41"/>
      <w:bookmarkEnd w:id="42"/>
      <w:bookmarkEnd w:id="43"/>
      <w:r w:rsidRPr="00D93D74">
        <w:t xml:space="preserve"> </w:t>
      </w:r>
    </w:p>
    <w:p w14:paraId="0D53FDD8" w14:textId="0C74F9B5" w:rsidR="00794F93" w:rsidRPr="00D93D74" w:rsidRDefault="00DA42F5" w:rsidP="00DA42F5">
      <w:r w:rsidRPr="00D93D74">
        <w:t xml:space="preserve">Cultivating bacteria from the human gut microbiome is challenging, as many </w:t>
      </w:r>
      <w:r w:rsidR="008E4A99" w:rsidRPr="00D93D74">
        <w:t>have</w:t>
      </w:r>
      <w:r w:rsidRPr="00D93D74">
        <w:t xml:space="preserve"> stringent growth requirements, including extreme oxygen sensitivity, dependence on complex substrates (often produced by the host or other community members), narrow pH and redox </w:t>
      </w:r>
      <w:r w:rsidR="008E4A99" w:rsidRPr="00D93D74">
        <w:t>ranges</w:t>
      </w:r>
      <w:r w:rsidRPr="00D93D74">
        <w:t xml:space="preserve">, and unidentified cofactors or growth factors </w:t>
      </w:r>
      <w:r w:rsidRPr="00D93D74">
        <w:fldChar w:fldCharType="begin"/>
      </w:r>
      <w:r w:rsidRPr="00D93D74">
        <w:instrText xml:space="preserve"> ADDIN ZOTERO_ITEM CSL_CITATION {"citationID":"8GD7KM63","properties":{"formattedCitation":"(Tidjani Alou et al., 2020)","plainCitation":"(Tidjani Alou et al., 2020)","noteIndex":0},"citationItems":[{"id":3481,"uris":["http://zotero.org/users/8873894/items/7MT4WBB4"],"itemData":{"id":3481,"type":"article-journal","abstract":"SUMMARYThe last 5 years have seen a turning point in the study of the gut microbiota with a rebirth of culture-dependent approaches to study the gut microbiota. High-throughput methods have been developed to study bacterial diversity with culture conditions aimed at mimicking the gut environment by using rich media such as YCFA (yeast extract, casein hydrolysate, fatty acids) and Gifu anaerobic medium in an anaerobic workstation, as well as media enriched with rumen and blood and coculture, to mimic the symbiosis of the gut microbiota. Other culture conditions target phenotypic and metabolic features of bacterial species to facilitate their isolation. Preexisting technologies such as next-generation sequencing and flow cytometry have also been utilized to develop innovative methods to isolate previously uncultured bacteria or explore viability in samples of interest. These techniques have been applied to isolate CPR (Candidate Phyla Radiation) among other, more classic approaches. Methanogenic archaeal and fungal cultures present different challenges than bacterial cultures. Efforts to improve the available systems to grow archaea have been successful through coculture systems. For fungi that are more easily isolated from the human microbiota, the challenge resides in the identification of the isolates, which has been approached by applying matrix-assisted laser desorption ionization–time of flight mass spectrometry technology to fungi. Bacteriotherapy represents a nonnegligible avenue in the future of medicine to correct dysbiosis and improve health or response to therapy. Although great strides have been achieved in the last 5 years, efforts in bacterial culture need to be sustained to continue deciphering the dark matter of metagenomics, particularly CPR, and extend these methods to archaea and fungi.","container-title":"Clinical Microbiology Reviews","DOI":"10.1128/cmr.00129-19","issue":"1","page":"10.1128/cmr.00129-19","publisher":"American Society for Microbiology","source":"journals.asm.org (Atypon)","title":"State of the Art in the Culture of the Human Microbiota: New Interests and Strategies","title-short":"State of the Art in the Culture of the Human Microbiota","volume":"34","author":[{"family":"Tidjani Alou","given":"Maryam"},{"family":"Naud","given":"Sabrina"},{"family":"Khelaifia","given":"Saber"},{"family":"Bonnet","given":"Marion"},{"family":"Lagier","given":"Jean-Christophe"},{"family":"Raoult","given":"Didier"}],"issued":{"date-parts":[["2020",10,28]]}}}],"schema":"https://github.com/citation-style-language/schema/raw/master/csl-citation.json"} </w:instrText>
      </w:r>
      <w:r w:rsidRPr="00D93D74">
        <w:fldChar w:fldCharType="separate"/>
      </w:r>
      <w:r w:rsidRPr="00D93D74">
        <w:t>(Tidjani Alou et al., 2020)</w:t>
      </w:r>
      <w:r w:rsidRPr="00D93D74">
        <w:fldChar w:fldCharType="end"/>
      </w:r>
      <w:r w:rsidRPr="00D93D74">
        <w:t xml:space="preserve">. </w:t>
      </w:r>
      <w:r w:rsidR="008E4A99" w:rsidRPr="00D93D74">
        <w:t>T</w:t>
      </w:r>
      <w:r w:rsidRPr="00D93D74">
        <w:t xml:space="preserve">hese </w:t>
      </w:r>
      <w:r w:rsidR="008E4A99" w:rsidRPr="00D93D74">
        <w:t>challenges are compounded by the fact that</w:t>
      </w:r>
      <w:r w:rsidRPr="00D93D74">
        <w:t xml:space="preserve"> slow-growing specialists are </w:t>
      </w:r>
      <w:r w:rsidR="008E4A99" w:rsidRPr="00D93D74">
        <w:t>often</w:t>
      </w:r>
      <w:r w:rsidRPr="00D93D74">
        <w:t xml:space="preserve"> outcompeted by fast-growing generalists under standard laboratory conditions </w:t>
      </w:r>
      <w:r w:rsidR="008E4A99" w:rsidRPr="00D93D74">
        <w:fldChar w:fldCharType="begin"/>
      </w:r>
      <w:r w:rsidR="008E4A99" w:rsidRPr="00D93D74">
        <w:instrText xml:space="preserve"> ADDIN ZOTERO_ITEM CSL_CITATION {"citationID":"KBDJESVl","properties":{"formattedCitation":"(Lagier et al., 2018)","plainCitation":"(Lagier et al., 2018)","noteIndex":0},"citationItems":[{"id":329,"uris":["http://zotero.org/users/8873894/items/ADFRVAB3"],"itemData":{"id":329,"type":"article-journal","abstract":"The gut microbiota has an important role in the maintenance of human health and in disease pathogenesis. This importance was realized through the advent of omics technologies and their application to improve our knowledge of the gut microbial ecosystem. In particular, the use of metagenomics has revealed the diversity of the gut microbiota, but it has also highlighted that the majority of bacteria in the gut remain uncultured. Culturomics was developed to culture and identify unknown bacteria that inhabit the human gut as a part of the rebirth of culture techniques in microbiology. Consisting of multiple culture conditions combined with the rapid identification of bacteria, the culturomic approach has enabled the culture of hundreds of new microorganisms that are associated with humans, providing exciting new perspectives on host–bacteria relationships. In this Review , we discuss why and how culturomics was developed. We describe how culturomics has extended our understanding of bacterial diversity and then explore how culturomics can be applied to the study of the human microbiota and the potential implications for human health.","container-title":"Nature Reviews Microbiology","DOI":"10.1038/s41579-018-0041-0","ISSN":"1740-1526, 1740-1534","issue":"9","journalAbbreviation":"Nat Rev Microbiol","language":"en","page":"540-550","source":"DOI.org (Crossref)","title":"Culturing the human microbiota and culturomics","volume":"16","author":[{"family":"Lagier","given":"Jean-Christophe"},{"family":"Dubourg","given":"Grégory"},{"family":"Million","given":"Matthieu"},{"family":"Cadoret","given":"Frédéric"},{"family":"Bilen","given":"Melhem"},{"family":"Fenollar","given":"Florence"},{"family":"Levasseur","given":"Anthony"},{"family":"Rolain","given":"Jean-Marc"},{"family":"Fournier","given":"Pierre-Edouard"},{"family":"Raoult","given":"Didier"}],"issued":{"date-parts":[["2018",9]]}}}],"schema":"https://github.com/citation-style-language/schema/raw/master/csl-citation.json"} </w:instrText>
      </w:r>
      <w:r w:rsidR="008E4A99" w:rsidRPr="00D93D74">
        <w:fldChar w:fldCharType="separate"/>
      </w:r>
      <w:r w:rsidR="008E4A99" w:rsidRPr="00D93D74">
        <w:rPr>
          <w:rFonts w:cs="Times New Roman"/>
        </w:rPr>
        <w:t>(Lagier et al., 2018)</w:t>
      </w:r>
      <w:r w:rsidR="008E4A99" w:rsidRPr="00D93D74">
        <w:fldChar w:fldCharType="end"/>
      </w:r>
      <w:r w:rsidRPr="00D93D74">
        <w:t xml:space="preserve">. </w:t>
      </w:r>
    </w:p>
    <w:p w14:paraId="3CDCD359" w14:textId="63977447" w:rsidR="00794F93" w:rsidRPr="00D93D74" w:rsidRDefault="00DA42F5" w:rsidP="00DA42F5">
      <w:r w:rsidRPr="00D93D74">
        <w:t xml:space="preserve">Historically, culture-independent methods </w:t>
      </w:r>
      <w:r w:rsidR="008E4A99" w:rsidRPr="00D93D74">
        <w:t>such as</w:t>
      </w:r>
      <w:r w:rsidRPr="00D93D74">
        <w:t xml:space="preserve"> 16S rRNA amplicon</w:t>
      </w:r>
      <w:r w:rsidR="008E4A99" w:rsidRPr="00D93D74">
        <w:t xml:space="preserve"> sequencing</w:t>
      </w:r>
      <w:r w:rsidRPr="00D93D74">
        <w:t xml:space="preserve"> and shotgun metagenomics have dominated microbiome research, </w:t>
      </w:r>
      <w:r w:rsidR="008E4A99" w:rsidRPr="00D93D74">
        <w:t>with estimates suggesting that</w:t>
      </w:r>
      <w:r w:rsidRPr="00D93D74">
        <w:t xml:space="preserve"> over 70% of predicted species </w:t>
      </w:r>
      <w:r w:rsidR="008E4A99" w:rsidRPr="00D93D74">
        <w:t>lack</w:t>
      </w:r>
      <w:r w:rsidRPr="00D93D74">
        <w:t xml:space="preserve"> cultured representatives </w:t>
      </w:r>
      <w:r w:rsidR="00794F93" w:rsidRPr="00D93D74">
        <w:fldChar w:fldCharType="begin"/>
      </w:r>
      <w:r w:rsidR="00794F93" w:rsidRPr="00D93D74">
        <w:instrText xml:space="preserve"> ADDIN ZOTERO_ITEM CSL_CITATION {"citationID":"kepvaMEc","properties":{"formattedCitation":"(Browne et al., 2016b)","plainCitation":"(Browne et al., 2016b)","noteIndex":0},"citationItems":[{"id":376,"uris":["http://zotero.org/users/8873894/items/YDIPWJ3L"],"itemData":{"id":376,"type":"article-journal","abstract":"A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heritability.","container-title":"Nature","DOI":"10.1038/nature17645","ISSN":"0028-0836","issue":"7604","journalAbbreviation":"Nature","page":"543-546","PMID":"27144353","PMCID":"PMC4890681","source":"PubMed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D."}],"issued":{"date-parts":[["2016"]]}}}],"schema":"https://github.com/citation-style-language/schema/raw/master/csl-citation.json"} </w:instrText>
      </w:r>
      <w:r w:rsidR="00794F93" w:rsidRPr="00D93D74">
        <w:fldChar w:fldCharType="separate"/>
      </w:r>
      <w:r w:rsidR="00794F93" w:rsidRPr="00D93D74">
        <w:rPr>
          <w:rFonts w:cs="Times New Roman"/>
        </w:rPr>
        <w:t>(Browne et al., 2016b)</w:t>
      </w:r>
      <w:r w:rsidR="00794F93" w:rsidRPr="00D93D74">
        <w:fldChar w:fldCharType="end"/>
      </w:r>
      <w:r w:rsidRPr="00D93D74">
        <w:t xml:space="preserve">. However, cultivation </w:t>
      </w:r>
      <w:r w:rsidR="008E4A99" w:rsidRPr="00D93D74">
        <w:t>remains critically</w:t>
      </w:r>
      <w:r w:rsidRPr="00D93D74">
        <w:t xml:space="preserve"> importan</w:t>
      </w:r>
      <w:r w:rsidR="008E4A99" w:rsidRPr="00D93D74">
        <w:t>t</w:t>
      </w:r>
      <w:r w:rsidRPr="00D93D74">
        <w:t xml:space="preserve"> for functional validation, as metagenomic inferences alone cannot reliably predict phenotypes such as growth characteristics, metabolic outputs, antibiotic resistance, host interactions, or syntrophic behaviours </w:t>
      </w:r>
      <w:r w:rsidRPr="00D93D74">
        <w:fldChar w:fldCharType="begin"/>
      </w:r>
      <w:r w:rsidRPr="00D93D74">
        <w:instrText xml:space="preserve"> ADDIN ZOTERO_ITEM CSL_CITATION {"citationID":"nqGDQrJz","properties":{"formattedCitation":"(Abellan-Schneyder et al., 2021; Lagier et al., 2018)","plainCitation":"(Abellan-Schneyder et al., 2021; Lagier et al., 2018)","noteIndex":0},"citationItems":[{"id":2150,"uris":["http://zotero.org/users/8873894/items/ESNV4FEY"],"itemData":{"id":2150,"type":"article-journal","abstract":"In 16S rRNA gene sequencing, certain bacterial genera were found to be underrepresented or even missing in taxonomic profiles when using unsuitable primer combinations, outdated reference databases, or inadequate pipeline settings. Concerning the last, quality thresholds as well as bioinformatic settings (i.e., clustering approach, analysis pipeline, and specific adjustments such as truncation) are responsible for a number of observed differences between studies.\n          , \n            ABSTRACT\n            \n              Short-amplicon 16S rRNA gene sequencing is currently the method of choice for studies investigating microbiomes. However, comparative studies on differences in procedures are scarce. We sequenced human stool samples and mock communities with increasing complexity using a variety of commonly used protocols. Short amplicons targeting different variable regions (V-regions) or ranges thereof  (V1-V2, V1-V3, V3-V4, V4, V4-V5, V6-V8, and V7-V9) were investigated for differences in the composition outcome due to primer choices. Next, the influence of clustering (operational taxonomic units [OTUs], zero-radius OTUs [zOTUs], and amplicon sequence variants [ASVs]), different databases (GreenGenes, the Ribosomal Database Project, Silva, the genomic-based 16S rRNA Database, and The All-Species Living Tree), and bioinformatic settings on taxonomic assignment were also investigated. We present a systematic comparison across all typically used V-regions using well-established primers. While it is known that the primer choice has a significant influence on the resulting microbial composition, we show that microbial profiles generated using different primer pairs need independent validation of performance. Further, comparing data sets across V-regions using different databases might be misleading due to differences in nomenclature (e.g.,\n              Enterorhabdus\n              versus\n              Adlercreutzia\n              ) and varying precisions in classification down to genus level. Overall, specific but important taxa are not picked up by certain primer pairs (e.g.,\n              Bacteroidetes\n              is missed using primers 515F-944R) or due to the database used (e.g.,\n              Acetatifactor\n              in GreenGenes and the genomic-based 16S rRNA Database). We found that appropriate truncation of amplicons is essential and different truncated-length combinations should be tested for each study. Finally, specific mock communities of sufficient and adequate complexity are highly recommended.\n            \n            \n              IMPORTANCE\n              In 16S rRNA gene sequencing, certain bacterial genera were found to be underrepresented or even missing in taxonomic profiles when using unsuitable primer combinations, outdated reference databases, or inadequate pipeline settings. Concerning the last, quality thresholds as well as bioinformatic settings (i.e., clustering approach, analysis pipeline, and specific adjustments such as truncation) are responsible for a number of observed differences between studies. Conclusions drawn by comparing one data set to another (e.g., between publications) appear to be problematic and require independent cross-validation using matching V-regions and uniform data processing. Therefore, we highlight the importance of a thought-out study design including sufficiently complex mock standards and appropriate V-region choice for the sample of interest. The use of processing pipelines and parameters must be tested beforehand.","container-title":"mSphere","DOI":"10.1128/mSphere.01202-20","ISSN":"2379-5042","issue":"1","journalAbbreviation":"mSphere","language":"en","page":"e01202-20","source":"DOI.org (Crossref)","title":"Primer, Pipelines, Parameters: Issues in 16S rRNA Gene Sequencing","title-short":"Primer, Pipelines, Parameters","volume":"6","author":[{"family":"Abellan-Schneyder","given":"Isabel"},{"family":"Matchado","given":"Monica S."},{"family":"Reitmeier","given":"Sandra"},{"family":"Sommer","given":"Alina"},{"family":"Sewald","given":"Zeno"},{"family":"Baumbach","given":"Jan"},{"family":"List","given":"Markus"},{"family":"Neuhaus","given":"Klaus"}],"editor":[{"family":"Tringe","given":"Susannah Green"}],"issued":{"date-parts":[["2021",2,24]]}}},{"id":329,"uris":["http://zotero.org/users/8873894/items/ADFRVAB3"],"itemData":{"id":329,"type":"article-journal","abstract":"The gut microbiota has an important role in the maintenance of human health and in disease pathogenesis. This importance was realized through the advent of omics technologies and their application to improve our knowledge of the gut microbial ecosystem. In particular, the use of metagenomics has revealed the diversity of the gut microbiota, but it has also highlighted that the majority of bacteria in the gut remain uncultured. Culturomics was developed to culture and identify unknown bacteria that inhabit the human gut as a part of the rebirth of culture techniques in microbiology. Consisting of multiple culture conditions combined with the rapid identification of bacteria, the culturomic approach has enabled the culture of hundreds of new microorganisms that are associated with humans, providing exciting new perspectives on host–bacteria relationships. In this Review , we discuss why and how culturomics was developed. We describe how culturomics has extended our understanding of bacterial diversity and then explore how culturomics can be applied to the study of the human microbiota and the potential implications for human health.","container-title":"Nature Reviews Microbiology","DOI":"10.1038/s41579-018-0041-0","ISSN":"1740-1526, 1740-1534","issue":"9","journalAbbreviation":"Nat Rev Microbiol","language":"en","page":"540-550","source":"DOI.org (Crossref)","title":"Culturing the human microbiota and culturomics","volume":"16","author":[{"family":"Lagier","given":"Jean-Christophe"},{"family":"Dubourg","given":"Grégory"},{"family":"Million","given":"Matthieu"},{"family":"Cadoret","given":"Frédéric"},{"family":"Bilen","given":"Melhem"},{"family":"Fenollar","given":"Florence"},{"family":"Levasseur","given":"Anthony"},{"family":"Rolain","given":"Jean-Marc"},{"family":"Fournier","given":"Pierre-Edouard"},{"family":"Raoult","given":"Didier"}],"issued":{"date-parts":[["2018",9]]}}}],"schema":"https://github.com/citation-style-language/schema/raw/master/csl-citation.json"} </w:instrText>
      </w:r>
      <w:r w:rsidRPr="00D93D74">
        <w:fldChar w:fldCharType="separate"/>
      </w:r>
      <w:r w:rsidRPr="00D93D74">
        <w:t>(Abellan-Schneyder et al., 2021; Lagier et al., 2018)</w:t>
      </w:r>
      <w:r w:rsidRPr="00D93D74">
        <w:fldChar w:fldCharType="end"/>
      </w:r>
      <w:r w:rsidRPr="00D93D74">
        <w:t xml:space="preserve">. </w:t>
      </w:r>
    </w:p>
    <w:p w14:paraId="5BFFF7CC" w14:textId="42B88BED" w:rsidR="00DA42F5" w:rsidRPr="00D93D74" w:rsidRDefault="00DA42F5" w:rsidP="00DA42F5">
      <w:r w:rsidRPr="00D93D74">
        <w:t xml:space="preserve">Shotgun metagenomics excels at species-level </w:t>
      </w:r>
      <w:r w:rsidR="00794F93" w:rsidRPr="00D93D74">
        <w:t>profiling but</w:t>
      </w:r>
      <w:r w:rsidRPr="00D93D74">
        <w:t xml:space="preserve"> struggles with strain resolution</w:t>
      </w:r>
      <w:r w:rsidR="00794F93" w:rsidRPr="00D93D74">
        <w:t>,</w:t>
      </w:r>
      <w:r w:rsidRPr="00D93D74">
        <w:t xml:space="preserve"> particularly for low-abundance taxa. It requires high coverage (&gt; 20x) and dominant strains to reconstruct metagenome-assembled genomes (MAGs), yet non-dominant subpopulations often evade detection due to allelic variation or chimeric assemblies </w:t>
      </w:r>
      <w:r w:rsidRPr="00D93D74">
        <w:fldChar w:fldCharType="begin"/>
      </w:r>
      <w:r w:rsidRPr="00D93D74">
        <w:instrText xml:space="preserve"> ADDIN ZOTERO_ITEM CSL_CITATION {"citationID":"qiqmoBTZ","properties":{"formattedCitation":"(Garud et al., 2019; Garud &amp; Pollard, 2020; Nayfach et al., 2016; Poyet et al., 2019; Valles-Colomer et al., 2023)","plainCitation":"(Garud et al., 2019; Garud &amp; Pollard, 2020; Nayfach et al., 2016; Poyet et al., 2019; Valles-Colomer et al., 2023)","noteIndex":0},"citationItems":[{"id":1101,"uris":["http://zotero.org/users/8873894/items/NZ4G596M"],"itemData":{"id":1101,"type":"article-journal","abstract":"Gut microbiota are shaped by a combination of ecological and evolutionary forces. While the ecological dynamics have been extensively studied, much less is known about how species of gut bacteria evolve over time. Here, we introduce a model-based framework for quantifying evolutionary dynamics within and across hosts using a panel of metagenomic samples. We use this approach to study evolution in approximately 40 prevalent species in the human gut. Although the patterns of between-host diversity are consistent with quasi-sexual evolution and purifying selection on long timescales, we identify new genealogical signatures that challenge standard population genetic models of these processes. Within hosts, we find that genetic differences that accumulate over 6-month timescales are only rarely attributable to replacement by distantly related strains. Instead, the resident strains more commonly acquire a smaller number of putative evolutionary changes, in which nucleotide variants or gene gains or losses rapidly sweep to high frequency. By comparing these mutations with the typical between-host differences, we find evidence that some sweeps may be seeded by recombination, in addition to new mutations. However, comparisons of adult twins suggest that replacement eventually overwhelms evolution over multi-decade timescales, hinting at fundamental limits to the extent of local adaptation. Together, our results suggest that gut bacteria can evolve on human-relevant timescales, and they highlight the connections between these short-term evolutionary dynamics and longer-term evolution across hosts.","container-title":"PLOS Biology","DOI":"10.1371/journal.pbio.3000102","ISSN":"1545-7885","issue":"1","journalAbbreviation":"PLOS Biology","language":"en","page":"e3000102","publisher":"Public Library of Science","source":"PLoS Journals","title":"Evolutionary dynamics of bacteria in the gut microbiome within and across hosts","volume":"17","author":[{"family":"Garud","given":"Nandita R."},{"family":"Good","given":"Benjamin H."},{"family":"Hallatschek","given":"Oskar"},{"family":"Pollard","given":"Katherine S."}],"issued":{"date-parts":[["2019",1,23]]}}},{"id":3183,"uris":["http://zotero.org/users/8873894/items/8HJ4HKTS"],"itemData":{"id":3183,"type":"article-journal","container-title":"Trends in Genetics","DOI":"10.1016/j.tig.2019.10.010","ISSN":"0168-9525","issue":"1","journalAbbreviation":"Trends in Genetics","language":"English","page":"53-67","PMID":"31780057","publisher":"Elsevier","source":"www.cell.com","title":"Population Genetics in the Human Microbiome","volume":"36","author":[{"family":"Garud","given":"Nandita R."},{"family":"Pollard","given":"Katherine S."}],"issued":{"date-parts":[["2020",1,1]]}}},{"id":372,"uris":["http://zotero.org/users/8873894/items/C8X2T89J"],"itemData":{"id":372,"type":"article-journal","abstract":"We present the Metagenomic Intra-species Diversity Analysis System (MIDAS), which is an integrated computational pipeline for quantifying bacterial species abundance and strain-level genomic variation, including gene content and single-nucleotide polymorphisms (SNPs), from shotgun metagenomes. Our method leverages a database of more than 30,000 bacterial reference genomes that we clustered into species groups. These cover the majority of abundant species in the human microbiome but only a small proportion of microbes in other environments, including soil and seawater. We applied MIDAS to stool metagenomes from 98 Swedish mothers and their infants over one year and used rare SNPs to track strains between hosts. Using this approach, we found that although species compositions of mothers and infants converged over time, strain-level similarity diverged. Specifically, early colonizing bacteria were often transmitted from an infant’s mother, while late colonizing bacteria were often transmitted from other sources in the environment and were enriched for spore-formation genes. We also applied MIDAS to 198 globally distributed marine metagenomes and used gene content to show that many prevalent bacterial species have population structure that correlates with geographic location. Strain-level genetic variants present in metagenomes clearly reveal extensive structure and dynamics that are obscured when data are analyzed at a coarser taxonomic resolution.","container-title":"Genome Research","DOI":"10.1101/gr.201863.115","ISSN":"1088-9051","issue":"11","journalAbbreviation":"Genome Res","page":"1612-1625","PMID":"27803195","PMCID":"PMC5088602","source":"PubMed Central","title":"An integrated metagenomics pipeline for strain profiling reveals novel patterns of bacterial transmission and biogeography","volume":"26","author":[{"family":"Nayfach","given":"Stephen"},{"family":"Rodriguez-Mueller","given":"Beltran"},{"family":"Garud","given":"Nandita"},{"family":"Pollard","given":"Katherine S."}],"issued":{"date-parts":[["2016",11]]}}},{"id":175,"uris":["http://zotero.org/users/8873894/items/D73U5VSG"],"itemData":{"id":175,"type":"article-journal","abstract":"Our understanding of how the gut microbiome interacts with its human host has been restrained by limited access to longitudinal datasets to examine stability and dynamics, and by having only a few isolates to test mechanistic hypotheses. Here, we present the Broad Institute-OpenBiome Microbiome Library (BIO-ML), a comprehensive collection of 7,758 gut bacterial isolates paired with 3,632 genome sequences and longitudinal multi-omics data. We show that microbial species maintain stable population sizes within and across humans and that commonly used 'omics' survey methods are more reliable when using averages over multiple days of sampling. Variation of gut metabolites within people over time is associated with amino acid levels, and differences across people are associated with differences in bile acids. Finally, we show that genomic diversification can be used to infer eco-evolutionary dynamics and in vivo selection pressures for strains within individuals. The BIO-ML is a unique resource designed to enable hypothesis-driven microbiome research.","container-title":"Nature Medicine","DOI":"10.1038/s41591-019-0559-3","ISSN":"1546-170X","issue":"9","journalAbbreviation":"Nat Med","language":"eng","page":"1442-1452","PMID":"31477907","source":"PubMed","title":"A library of human gut bacterial isolates paired with longitudinal multiomics data enables mechanistic microbiome research","volume":"25","author":[{"family":"Poyet","given":"M."},{"family":"Groussin","given":"M."},{"family":"Gibbons","given":"S. M."},{"family":"Avila-Pacheco","given":"J."},{"family":"Jiang","given":"X."},{"family":"Kearney","given":"S. M."},{"family":"Perrotta","given":"A. R."},{"family":"Berdy","given":"B."},{"family":"Zhao","given":"S."},{"family":"Lieberman","given":"T. D."},{"family":"Swanson","given":"P. K."},{"family":"Smith","given":"M."},{"family":"Roesemann","given":"S."},{"family":"Alexander","given":"J. E."},{"family":"Rich","given":"S. A."},{"family":"Livny","given":"J."},{"family":"Vlamakis","given":"H."},{"family":"Clish","given":"C."},{"family":"Bullock","given":"K."},{"family":"Deik","given":"A."},{"family":"Scott","given":"J."},{"family":"Pierce","given":"K. A."},{"family":"Xavier","given":"R. J."},{"family":"Alm","given":"E. J."}],"issued":{"date-parts":[["2019",9]]}}},{"id":2030,"uris":["http://zotero.org/users/8873894/items/8PIGTYZD"],"itemData":{"id":2030,"type":"article-journal","abstract":"The human microbiome is an integral component of the human body and a co-determinant of several health conditions1,2. However, the extent to which interpersonal relations shape the individual genetic makeup of the microbiome and its transmission within and across populations remains largely unknown3,4. Here, capitalizing on more than 9,700 human metagenomes and computational strain-level profiling, we detected extensive bacterial strain sharing across individuals (more than 10 million instances) with distinct mother-to-infant, intra-household and intra-population transmission patterns. Mother-to-infant gut microbiome transmission was considerable and stable during infancy (around 50% of the same strains among shared species (strain-sharing rate)) and remained detectable at older ages. By contrast, the transmission of the oral microbiome occurred largely horizontally and was enhanced by the duration of cohabitation. There was substantial strain sharing among cohabiting individuals, with 12% and 32% median strain-sharing rates for the gut and oral microbiomes, and time since cohabitation affected strain sharing more than age or genetics did. Bacterial strain sharing additionally recapitulated host population structures better than species-level profiles did. Finally, distinct taxa appeared as efficient spreaders across transmission modes and were associated with different predicted bacterial phenotypes linked with out-of-host survival capabilities. The extent of microorganism transmission that we describe underscores its relevance in human microbiome studies5, especially those on non-infectious, microbiome-associated diseases.","container-title":"Nature","DOI":"10.1038/s41586-022-05620-1","ISSN":"1476-4687","issue":"7946","language":"en","license":"2023 The Author(s)","note":"number: 7946","page":"125-135","publisher":"Nature Publishing Group","source":"www.nature.com","title":"The person-to-person transmission landscape of the gut and oral microbiomes","volume":"614","author":[{"family":"Valles-Colomer","given":"Mireia"},{"family":"Blanco-Míguez","given":"Aitor"},{"family":"Manghi","given":"Paolo"},{"family":"Asnicar","given":"Francesco"},{"family":"Dubois","given":"Leonard"},{"family":"Golzato","given":"Davide"},{"family":"Armanini","given":"Federica"},{"family":"Cumbo","given":"Fabio"},{"family":"Huang","given":"Kun D."},{"family":"Manara","given":"Serena"},{"family":"Masetti","given":"Giulia"},{"family":"Pinto","given":"Federica"},{"family":"Piperni","given":"Elisa"},{"family":"Punčochář","given":"Michal"},{"family":"Ricci","given":"Liviana"},{"family":"Zolfo","given":"Moreno"},{"family":"Farrant","given":"Olivia"},{"family":"Goncalves","given":"Adriana"},{"family":"Selma-Royo","given":"Marta"},{"family":"Binetti","given":"Ana G."},{"family":"Becerra","given":"Jimmy E."},{"family":"Han","given":"Bei"},{"family":"Lusingu","given":"John"},{"family":"Amuasi","given":"John"},{"family":"Amoroso","given":"Loredana"},{"family":"Visconti","given":"Alessia"},{"family":"Steves","given":"Claire M."},{"family":"Falchi","given":"Mario"},{"family":"Filosi","given":"Michele"},{"family":"Tett","given":"Adrian"},{"family":"Last","given":"Anna"},{"family":"Xu","given":"Qian"},{"family":"Qin","given":"Nan"},{"family":"Qin","given":"Huanlong"},{"family":"May","given":"Jürgen"},{"family":"Eibach","given":"Daniel"},{"family":"Corrias","given":"Maria Valeria"},{"family":"Ponzoni","given":"Mirco"},{"family":"Pasolli","given":"Edoardo"},{"family":"Spector","given":"Tim D."},{"family":"Domenici","given":"Enrico"},{"family":"Collado","given":"Maria Carmen"},{"family":"Segata","given":"Nicola"}],"issued":{"date-parts":[["2023",2]]}}}],"schema":"https://github.com/citation-style-language/schema/raw/master/csl-citation.json"} </w:instrText>
      </w:r>
      <w:r w:rsidRPr="00D93D74">
        <w:fldChar w:fldCharType="separate"/>
      </w:r>
      <w:r w:rsidRPr="00D93D74">
        <w:t>(Garud et al., 2019; Garud &amp; Pollard, 2020; Nayfach et al., 2016; Poyet et al., 2019; Valles-Colomer et al., 2023)</w:t>
      </w:r>
      <w:r w:rsidRPr="00D93D74">
        <w:fldChar w:fldCharType="end"/>
      </w:r>
      <w:r w:rsidRPr="00D93D74">
        <w:t xml:space="preserve">. </w:t>
      </w:r>
    </w:p>
    <w:p w14:paraId="05D2412D" w14:textId="14D6DAD5" w:rsidR="00DA42F5" w:rsidRPr="00D93D74" w:rsidRDefault="00DA42F5" w:rsidP="00DA42F5">
      <w:r w:rsidRPr="00D93D74">
        <w:lastRenderedPageBreak/>
        <w:t>Culturomics addresses these hurdles through high-throughput, targeted strategies such as tailoring media (e.g. mucin, bile acids, specific fibres), using antioxidants, extending incubation times, employing pre</w:t>
      </w:r>
      <w:r w:rsidRPr="00D93D74">
        <w:noBreakHyphen/>
        <w:t>enrichment or elimination steps</w:t>
      </w:r>
      <w:r w:rsidR="008E4A99" w:rsidRPr="00D93D74">
        <w:t>,</w:t>
      </w:r>
      <w:r w:rsidRPr="00D93D74">
        <w:t xml:space="preserve"> and increasingly using metagenome</w:t>
      </w:r>
      <w:r w:rsidR="008E4A99" w:rsidRPr="00D93D74">
        <w:t>-</w:t>
      </w:r>
      <w:r w:rsidRPr="00D93D74">
        <w:t>guided media design to target difficult genera</w:t>
      </w:r>
      <w:r w:rsidR="008E4A99" w:rsidRPr="00D93D74">
        <w:t xml:space="preserve"> and</w:t>
      </w:r>
      <w:r w:rsidRPr="00D93D74">
        <w:t xml:space="preserve"> a large fraction of </w:t>
      </w:r>
      <w:r w:rsidR="008E4A99" w:rsidRPr="00D93D74">
        <w:t>‘</w:t>
      </w:r>
      <w:r w:rsidRPr="00D93D74">
        <w:t>uncultured</w:t>
      </w:r>
      <w:r w:rsidR="008E4A99" w:rsidRPr="00D93D74">
        <w:t>’</w:t>
      </w:r>
      <w:r w:rsidRPr="00D93D74">
        <w:t xml:space="preserve"> diversity </w:t>
      </w:r>
      <w:r w:rsidRPr="00D93D74">
        <w:fldChar w:fldCharType="begin"/>
      </w:r>
      <w:r w:rsidRPr="00D93D74">
        <w:instrText xml:space="preserve"> ADDIN ZOTERO_ITEM CSL_CITATION {"citationID":"gcqLIwvK","properties":{"formattedCitation":"(Afouda et al., 2020; Browne et al., 2016b; Huang et al., 2023; Onizuka et al., 2021; Song et al., 2024; Tanaka et al., 2020; Tidjani Alou et al., 2020)","plainCitation":"(Afouda et al., 2020; Browne et al., 2016b; Huang et al., 2023; Onizuka et al., 2021; Song et al., 2024; Tanaka et al., 2020; Tidjani Alou et al., 2020)","noteIndex":0},"citationItems":[{"id":342,"uris":["http://zotero.org/users/8873894/items/7N3HWKTZ"],"itemData":{"id":342,"type":"article-journal","abstract":"Abstract\n            \n              Recent studies have used ethanol stool disinfection as a mean of promoting valuable species’ cultivation in bacteriotherapy trials for\n              Clostridium difficile\n              infections (CDI) treatment with a particular focus on sporulating bacteria. Moreover, the culturomic approach has considerably enriched the repertoire of cultivable organisms in the human gut in recent years. This study aimed to apply this culturomic approach on fecal donor samples treated with ethanol disinfection to evidence potential beneficial microbes that could be used in bacteriotherapy trials for the treatment of CDI. Thereby, a total of 254 bacterial species were identified, 9 of which were novel. Of these, 242 have never been included in clinical trials for the treatment of CDIs, representing potential new candidates for bacteriotherapy trials. While non-sporulating species were nevertheless more affected by the ethanol pretreatment than sporulating species, the ethanol disinfection technique did not specifically select bacteria able to sporulate, as suggested by previous studies. Furthermore, some bacteria previously considered as potential candidates for bacteriotherapy have been lost after ethanol treatment. This study, while enriching the bacterial repertoire of the human intestine, would nevertheless require determining the exact contribution of each of species composing the bacterial consortia intended to be administered for CDI treatment.","container-title":"Scientific Reports","DOI":"10.1038/s41598-020-62068-x","ISSN":"2045-2322","issue":"1","journalAbbreviation":"Sci Rep","language":"en","page":"5190","source":"DOI.org (Crossref)","title":"Alcohol pretreatment of stools effect on culturomics","volume":"10","author":[{"family":"Afouda","given":"Pamela"},{"family":"Hocquart","given":"Marie"},{"family":"Pham","given":"Thi-Phuong-Thao"},{"family":"Kuete","given":"Edmond"},{"family":"Ngom","given":"Issa Isaac"},{"family":"Dione","given":"Niokhor"},{"family":"Valles","given":"Camille"},{"family":"Bellali","given":"Sara"},{"family":"Lagier","given":"Jean-Christophe"},{"family":"Dubourg","given":"Grégory"},{"family":"Raoult","given":"Didier"}],"issued":{"date-parts":[["2020",12]]}}},{"id":376,"uris":["http://zotero.org/users/8873894/items/YDIPWJ3L"],"itemData":{"id":376,"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heritability.","container-title":"Nature","DOI":"10.1038/nature17645","ISSN":"0028-0836","issue":"7604","journalAbbreviation":"Nature","page":"543-546","PMID":"27144353","PMCID":"PMC4890681","source":"PubMed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D."}],"issued":{"date-parts":[["2016"]]}}},{"id":3483,"uris":["http://zotero.org/users/8873894/items/PSY4YL9I"],"itemData":{"id":3483,"type":"article-journal","abstract":"Pure bacterial cultures remain essential for detailed experimental and mechanistic studies in microbiome research, and traditional methods to isolate individual bacteria from complex microbial ecosystems are labor-intensive, difficult-to-scale and lack phenotype–genotype integration. Here we describe an open-source high-throughput robotic strain isolation platform for the rapid generation of isolates on demand. We develop a machine learning approach that leverages colony morphology and genomic data to maximize the diversity of microbes isolated and enable targeted picking of specific genera. Application of this platform on fecal samples from 20 humans yields personalized gut microbiome biobanks totaling 26,997 isolates that represented &gt;80% of all abundant taxa. Spatial analysis on &gt;100,000 visually captured colonies reveals cogrowth patterns between Ruminococcaceae, Bacteroidaceae, Coriobacteriaceae and Bifidobacteriaceae families that suggest important microbial interactions. Comparative analysis of 1,197 high-quality genomes from these biobanks shows interesting intra- and interpersonal strain evolution, selection and horizontal gene transfer. This culturomics framework should empower new research efforts to systematize the collection and quantitative analysis of imaging-based phenotypes with high-resolution genomics data for many emerging microbiome studies.","container-title":"Nature Biotechnology","DOI":"10.1038/s41587-023-01674-2","ISSN":"1546-1696","issue":"10","journalAbbreviation":"Nat Biotechnol","language":"en","license":"2023 The Author(s)","page":"1424-1433","publisher":"Nature Publishing Group","source":"www.nature.com","title":"High-throughput microbial culturomics using automation and machine learning","volume":"41","author":[{"family":"Huang","given":"Yiming"},{"family":"Sheth","given":"Ravi U."},{"family":"Zhao","given":"Shijie"},{"family":"Cohen","given":"Lucas A."},{"family":"Dabaghi","given":"Kendall"},{"family":"Moody","given":"Thomas"},{"family":"Sun","given":"Yiwei"},{"family":"Ricaurte","given":"Deirdre"},{"family":"Richardson","given":"Miles"},{"family":"Velez-Cortes","given":"Florencia"},{"family":"Blazejewski","given":"Tomasz"},{"family":"Kaufman","given":"Andrew"},{"family":"Ronda","given":"Carlotta"},{"family":"Wang","given":"Harris H."}],"issued":{"date-parts":[["2023",10]]}}},{"id":312,"uris":["http://zotero.org/users/8873894/items/EGKNDGK6"],"itemData":{"id":312,"type":"article-journal","abstract":"Spores of certain species belonging to Firmicutes are efﬁciently germinated by nutrient germinators, such as amino acids, in addition to bile acid. We attempted to culture difﬁcult-to-culture or yet-to-be cultured spore-forming intestinal bacteria, using a combination of bile acids and amino acids. The combination increased the number of colonies that formed on agar medium plated with ethanol-treated feces. The operational taxonomic units of these colonized bacteria were classiﬁed into two types. One type was colonized only by the bile acid (BA) mixture and the other type was colonized using amino acids, in addition to the BA mixture. The latter contained 13 species, in addition to 14 species of the former type, which mostly corresponds to anaerobic difﬁcult-to-culture Clostridiales species, including several new species candidates. The use of a combination of BAs and amino acids effectively increased the culturability of spore-forming intestinal bacteria.","container-title":"Microorganisms","DOI":"10.3390/microorganisms9081651","ISSN":"2076-2607","issue":"8","journalAbbreviation":"Microorganisms","language":"en","page":"1651","source":"DOI.org (Crossref)","title":"Cultivation of Spore-Forming Gut Microbes Using a Combination of Bile Acids and Amino Acids","volume":"9","author":[{"family":"Onizuka","given":"Sakura"},{"family":"Tanaka","given":"Masaru"},{"family":"Mishima","given":"Riko"},{"family":"Nakayama","given":"Jiro"}],"issued":{"date-parts":[["2021",8,2]]}}},{"id":3487,"uris":["http://zotero.org/users/8873894/items/CAE7JYXW"],"itemData":{"id":3487,"type":"article-journal","abstract":"Hye Seon Song, Yeon Bee Kim, Joon Yong Kim, Seong Woon Roh, and Tae Woong Whon. J. Microbiol. Biotechnol. 2024;34:757-64. https://doi.org/10.4014/jmb.2311.11024","DOI":"10.4014/jmb.2311.11024","issue":"4","language":"en","page":"757-764","publisher":"Korean Society for Microbiology and Biotechnology","source":"www.jmb.or.kr","title":"Advances in Culturomics Research on the Human Gut Microbiome: Optimizing Medium Composition and Culture Techniques for Enhanced Microbial Discovery","title-short":"Advances in Culturomics Research on the Human Gut Microbiome","volume":"34","author":[{"family":"Song","given":"Hye Seon"},{"family":"Kim","given":"Yeon Bee"},{"family":"Kim","given":"Joon Yong"},{"family":"Roh","given":"Seong Woon"},{"family":"Whon","given":"Tae Woong"}],"issued":{"date-parts":[["2024",4,28]]}}},{"id":386,"uris":["http://zotero.org/users/8873894/items/T9JX6STI"],"itemData":{"id":386,"type":"article-journal","abstract":"Structurally-diversified bile acids (BAs) are involved in shaping of intestinal microbiota as well as absorption of dietary lipids. Taurocholic acid, a conjugated form of BA, has been reported to be a factor triggering germination of a wide range of spore-forming bacteria in intestine. To test a hypothesis that other BAs also promote germination of intestinal bacteria, we attempted culture of bacteria from ethanol-treated feces by using a series of BAs. It was found that conjugated-BAs, notably three glycine-conjugated BAs, glycodeoxycholic acid and glycochenodeoxycholic acid, significantly increased the number and the species variety of colonies formed on the agar plate. These colonized bacteria mostly belonged to class Clostridia, mainly consisting of families Lachnospiraceae, Clostridiaceae, and Peptostreptococcaceae. There were several types of bacteria associated with different sensitivity to each BA. Eventually, we isolated 72 bacterial species of which 61 are known and 11 novel. These results demonstrate that the culturable range of bacteria in intestine can be widened using the germination-inducing activity of BAs. This approach would advance the research on spore-forming Clostridia that contains important but difficult-to-cultured bacteria associate with host health and diseases.","container-title":"Scientific Reports","DOI":"10.1038/s41598-020-71883-1","ISSN":"2045-2322","journalAbbreviation":"Sci Rep","page":"15041","PMID":"32929101","PMCID":"PMC7490687","source":"PubMed Central","title":"Cultural isolation of spore-forming bacteria in human feces using bile acids","volume":"10","author":[{"family":"Tanaka","given":"Masaru"},{"family":"Onizuka","given":"Sakura"},{"family":"Mishima","given":"Riko"},{"family":"Nakayama","given":"Jiro"}],"issued":{"date-parts":[["2020",9,14]]}}},{"id":3481,"uris":["http://zotero.org/users/8873894/items/7MT4WBB4"],"itemData":{"id":3481,"type":"article-journal","abstract":"SUMMARYThe last 5 years have seen a turning point in the study of the gut microbiota with a rebirth of culture-dependent approaches to study the gut microbiota. High-throughput methods have been developed to study bacterial diversity with culture conditions aimed at mimicking the gut environment by using rich media such as YCFA (yeast extract, casein hydrolysate, fatty acids) and Gifu anaerobic medium in an anaerobic workstation, as well as media enriched with rumen and blood and coculture, to mimic the symbiosis of the gut microbiota. Other culture conditions target phenotypic and metabolic features of bacterial species to facilitate their isolation. Preexisting technologies such as next-generation sequencing and flow cytometry have also been utilized to develop innovative methods to isolate previously uncultured bacteria or explore viability in samples of interest. These techniques have been applied to isolate CPR (Candidate Phyla Radiation) among other, more classic approaches. Methanogenic archaeal and fungal cultures present different challenges than bacterial cultures. Efforts to improve the available systems to grow archaea have been successful through coculture systems. For fungi that are more easily isolated from the human microbiota, the challenge resides in the identification of the isolates, which has been approached by applying matrix-assisted laser desorption ionization–time of flight mass spectrometry technology to fungi. Bacteriotherapy represents a nonnegligible avenue in the future of medicine to correct dysbiosis and improve health or response to therapy. Although great strides have been achieved in the last 5 years, efforts in bacterial culture need to be sustained to continue deciphering the dark matter of metagenomics, particularly CPR, and extend these methods to archaea and fungi.","container-title":"Clinical Microbiology Reviews","DOI":"10.1128/cmr.00129-19","issue":"1","page":"10.1128/cmr.00129-19","publisher":"American Society for Microbiology","source":"journals.asm.org (Atypon)","title":"State of the Art in the Culture of the Human Microbiota: New Interests and Strategies","title-short":"State of the Art in the Culture of the Human Microbiota","volume":"34","author":[{"family":"Tidjani Alou","given":"Maryam"},{"family":"Naud","given":"Sabrina"},{"family":"Khelaifia","given":"Saber"},{"family":"Bonnet","given":"Marion"},{"family":"Lagier","given":"Jean-Christophe"},{"family":"Raoult","given":"Didier"}],"issued":{"date-parts":[["2020",10,28]]}}}],"schema":"https://github.com/citation-style-language/schema/raw/master/csl-citation.json"} </w:instrText>
      </w:r>
      <w:r w:rsidRPr="00D93D74">
        <w:fldChar w:fldCharType="separate"/>
      </w:r>
      <w:r w:rsidRPr="00D93D74">
        <w:rPr>
          <w:rFonts w:cs="Times New Roman"/>
        </w:rPr>
        <w:t>(Afouda et al., 2020; Browne et al., 2016b; Huang et al., 2023; Onizuka et al., 2021; Song et al., 2024; Tanaka et al., 2020; Tidjani Alou et al., 2020)</w:t>
      </w:r>
      <w:r w:rsidRPr="00D93D74">
        <w:fldChar w:fldCharType="end"/>
      </w:r>
      <w:r w:rsidRPr="00D93D74">
        <w:t>. Once isolates are obtained, whole genome sequencing enables precise characterization of high-quality reference genomes</w:t>
      </w:r>
      <w:r w:rsidR="00794F93" w:rsidRPr="00D93D74">
        <w:t xml:space="preserve">. </w:t>
      </w:r>
      <w:r w:rsidR="008E4A99" w:rsidRPr="00D93D74">
        <w:t>Once</w:t>
      </w:r>
      <w:r w:rsidR="00794F93" w:rsidRPr="00D93D74">
        <w:t xml:space="preserve"> a high-quality reference is obtained it also </w:t>
      </w:r>
      <w:r w:rsidRPr="00D93D74">
        <w:t>facilitate</w:t>
      </w:r>
      <w:r w:rsidR="00794F93" w:rsidRPr="00D93D74">
        <w:t>s</w:t>
      </w:r>
      <w:r w:rsidRPr="00D93D74">
        <w:t xml:space="preserve"> </w:t>
      </w:r>
      <w:r w:rsidR="00794F93" w:rsidRPr="00D93D74">
        <w:t xml:space="preserve">more </w:t>
      </w:r>
      <w:r w:rsidRPr="00D93D74">
        <w:t xml:space="preserve">accurate binning of metagenomic reads, gene function validation through knockouts or expression studies, and development of live biotherapeutics, probiotics, and synthetic consortia. Cultured strains are vital for testing antibiotic susceptibility, as metagenomic predictions overlook phenotypic resistance mechanisms, and for elucidating interspecies interactions </w:t>
      </w:r>
      <w:r w:rsidR="008E4A99" w:rsidRPr="00D93D74">
        <w:t>such as</w:t>
      </w:r>
      <w:r w:rsidRPr="00D93D74">
        <w:t xml:space="preserve"> cross-feeding </w:t>
      </w:r>
      <w:r w:rsidRPr="00D93D74">
        <w:fldChar w:fldCharType="begin"/>
      </w:r>
      <w:r w:rsidRPr="00D93D74">
        <w:instrText xml:space="preserve"> ADDIN ZOTERO_ITEM CSL_CITATION {"citationID":"UAFsuUkJ","properties":{"formattedCitation":"(Lagier et al., 2018)","plainCitation":"(Lagier et al., 2018)","noteIndex":0},"citationItems":[{"id":329,"uris":["http://zotero.org/users/8873894/items/ADFRVAB3"],"itemData":{"id":329,"type":"article-journal","abstract":"The gut microbiota has an important role in the maintenance of human health and in disease pathogenesis. This importance was realized through the advent of omics technologies and their application to improve our knowledge of the gut microbial ecosystem. In particular, the use of metagenomics has revealed the diversity of the gut microbiota, but it has also highlighted that the majority of bacteria in the gut remain uncultured. Culturomics was developed to culture and identify unknown bacteria that inhabit the human gut as a part of the rebirth of culture techniques in microbiology. Consisting of multiple culture conditions combined with the rapid identification of bacteria, the culturomic approach has enabled the culture of hundreds of new microorganisms that are associated with humans, providing exciting new perspectives on host–bacteria relationships. In this Review , we discuss why and how culturomics was developed. We describe how culturomics has extended our understanding of bacterial diversity and then explore how culturomics can be applied to the study of the human microbiota and the potential implications for human health.","container-title":"Nature Reviews Microbiology","DOI":"10.1038/s41579-018-0041-0","ISSN":"1740-1526, 1740-1534","issue":"9","journalAbbreviation":"Nat Rev Microbiol","language":"en","page":"540-550","source":"DOI.org (Crossref)","title":"Culturing the human microbiota and culturomics","volume":"16","author":[{"family":"Lagier","given":"Jean-Christophe"},{"family":"Dubourg","given":"Grégory"},{"family":"Million","given":"Matthieu"},{"family":"Cadoret","given":"Frédéric"},{"family":"Bilen","given":"Melhem"},{"family":"Fenollar","given":"Florence"},{"family":"Levasseur","given":"Anthony"},{"family":"Rolain","given":"Jean-Marc"},{"family":"Fournier","given":"Pierre-Edouard"},{"family":"Raoult","given":"Didier"}],"issued":{"date-parts":[["2018",9]]}}}],"schema":"https://github.com/citation-style-language/schema/raw/master/csl-citation.json"} </w:instrText>
      </w:r>
      <w:r w:rsidRPr="00D93D74">
        <w:fldChar w:fldCharType="separate"/>
      </w:r>
      <w:r w:rsidRPr="00D93D74">
        <w:t>(Lagier et al., 2018)</w:t>
      </w:r>
      <w:r w:rsidRPr="00D93D74">
        <w:fldChar w:fldCharType="end"/>
      </w:r>
      <w:r w:rsidRPr="00D93D74">
        <w:t xml:space="preserve">. </w:t>
      </w:r>
    </w:p>
    <w:p w14:paraId="6E1B1CAF" w14:textId="77777777" w:rsidR="00DA42F5" w:rsidRPr="00D93D74" w:rsidRDefault="00DA42F5" w:rsidP="00DA42F5">
      <w:r w:rsidRPr="00D93D74">
        <w:t>Tu sva se pogovarjali o tabeli najbolj pogostih bakterijskih vrst v črevesni mikrobioti (po relativni zastopanosti v Evropski populaciji? v moji popoulaciji?). Če grem z shotgun podatki, je veliko vrst, ki niti nimajo določenega imena ker še niso bile kultivirane (CAGxzy ..), njihovi pomembnosti (fukcionalna pomembnost ali zgolj zanimiv podatek iz članka ko je ta vrsta bila opisana?, spet problem veliko the ‘vrst’ je zaenkrat na nivoju MAGov) in statusu kultivacije.</w:t>
      </w:r>
    </w:p>
    <w:p w14:paraId="21284E67" w14:textId="77777777" w:rsidR="00DA42F5" w:rsidRPr="00D93D74" w:rsidRDefault="00DA42F5" w:rsidP="00DA42F5"/>
    <w:p w14:paraId="22547D64" w14:textId="77777777" w:rsidR="00DA42F5" w:rsidRPr="00D93D74" w:rsidRDefault="00DA42F5" w:rsidP="0011188E">
      <w:pPr>
        <w:pStyle w:val="Heading2"/>
        <w:numPr>
          <w:ilvl w:val="1"/>
          <w:numId w:val="26"/>
        </w:numPr>
      </w:pPr>
      <w:bookmarkStart w:id="44" w:name="_Toc219124860"/>
      <w:bookmarkStart w:id="45" w:name="_Toc220932830"/>
      <w:bookmarkStart w:id="46" w:name="_Toc227737862"/>
      <w:r w:rsidRPr="00D93D74">
        <w:t>HUMAN GUT RESISTOME</w:t>
      </w:r>
      <w:bookmarkEnd w:id="44"/>
      <w:bookmarkEnd w:id="45"/>
      <w:bookmarkEnd w:id="46"/>
      <w:r w:rsidRPr="00D93D74">
        <w:t xml:space="preserve"> </w:t>
      </w:r>
    </w:p>
    <w:p w14:paraId="485A8B2F" w14:textId="2A58F3CB" w:rsidR="00343B66" w:rsidRPr="00D93D74" w:rsidRDefault="00DA42F5" w:rsidP="00DA42F5">
      <w:r w:rsidRPr="00D93D74">
        <w:t>The human gut resistome comprises all genes in the intestinal microbiota that can confer resistance to antimicrobial agents, whether they reside in pathogen</w:t>
      </w:r>
      <w:r w:rsidR="00FD40ED" w:rsidRPr="00D93D74">
        <w:t>s</w:t>
      </w:r>
      <w:r w:rsidRPr="00D93D74">
        <w:t xml:space="preserve">, opportunistic pathobionts or commensal bacteria </w:t>
      </w:r>
      <w:r w:rsidRPr="00D93D74">
        <w:fldChar w:fldCharType="begin"/>
      </w:r>
      <w:r w:rsidRPr="00D93D74">
        <w:instrText xml:space="preserve"> ADDIN ZOTERO_ITEM CSL_CITATION {"citationID":"Nl0Oc75D","properties":{"formattedCitation":"(Wuethrich et al., 2021)","plainCitation":"(Wuethrich et al., 2021)","noteIndex":0},"citationItems":[{"id":2417,"uris":["http://zotero.org/users/8873894/items/JFXZYL67"],"itemData":{"id":2417,"type":"article-journal","container-title":"Gut Microbes","DOI":"10.1080/19490976.2021.1911279","ISSN":"1949-0976, 1949-0984","issue":"1","journalAbbreviation":"Gut Microbes","language":"en","page":"1911279","source":"DOI.org (Crossref)","title":"The role of the human gut microbiota in colonization and infection with multidrug-resistant bacteria","volume":"13","author":[{"family":"Wuethrich","given":"Irene"},{"family":"W. Pelzer","given":"Benedikt"},{"family":"Khodamoradi","given":"Yascha"},{"family":"Vehreschild","given":"Maria J. G. T."}],"issued":{"date-parts":[["2021",1,1]]}}}],"schema":"https://github.com/citation-style-language/schema/raw/master/csl-citation.json"} </w:instrText>
      </w:r>
      <w:r w:rsidRPr="00D93D74">
        <w:fldChar w:fldCharType="separate"/>
      </w:r>
      <w:r w:rsidRPr="00D93D74">
        <w:t>(Wuethrich et al., 2021)</w:t>
      </w:r>
      <w:r w:rsidRPr="00D93D74">
        <w:fldChar w:fldCharType="end"/>
      </w:r>
      <w:r w:rsidRPr="00D93D74">
        <w:t xml:space="preserve">. </w:t>
      </w:r>
      <w:del w:id="47" w:author="Urša Miklavčič" w:date="2026-02-02T09:02:00Z" w16du:dateUtc="2026-02-02T08:02:00Z">
        <w:r w:rsidRPr="00D93D74" w:rsidDel="00343B66">
          <w:delText>So</w:delText>
        </w:r>
        <w:r w:rsidR="00343B66" w:rsidRPr="00D93D74" w:rsidDel="00343B66">
          <w:delText>me</w:delText>
        </w:r>
        <w:r w:rsidRPr="00D93D74" w:rsidDel="00343B66">
          <w:delText xml:space="preserve"> of the many bacterial species that carry antimicrobial resistance genes (ARGs) are vancomycin-resistant enterococci (VRE), methicillin-resistant staphylococci (MRSA), pseudomonas and </w:delText>
        </w:r>
        <w:r w:rsidRPr="00D93D74" w:rsidDel="00343B66">
          <w:rPr>
            <w:i/>
            <w:iCs/>
          </w:rPr>
          <w:delText>Acinetobacter</w:delText>
        </w:r>
        <w:r w:rsidRPr="00D93D74" w:rsidDel="00343B66">
          <w:delText xml:space="preserve"> resistant to carbapenems, and especially multiple-resistant enterobacteria including </w:delText>
        </w:r>
        <w:r w:rsidRPr="00D93D74" w:rsidDel="00343B66">
          <w:rPr>
            <w:i/>
            <w:iCs/>
          </w:rPr>
          <w:delText>E. coli</w:delText>
        </w:r>
        <w:r w:rsidRPr="00D93D74" w:rsidDel="00343B66">
          <w:delText xml:space="preserve"> and </w:delText>
        </w:r>
        <w:r w:rsidRPr="00D93D74" w:rsidDel="00343B66">
          <w:rPr>
            <w:i/>
            <w:iCs/>
          </w:rPr>
          <w:delText>Klebsiella</w:delText>
        </w:r>
        <w:r w:rsidRPr="00D93D74" w:rsidDel="00343B66">
          <w:delText xml:space="preserve"> spp. with extended-spectrum beta-lactamases or carbapenems, </w:delText>
        </w:r>
        <w:r w:rsidRPr="00D93D74" w:rsidDel="00343B66">
          <w:rPr>
            <w:i/>
            <w:iCs/>
          </w:rPr>
          <w:delText>Salmonella</w:delText>
        </w:r>
        <w:r w:rsidRPr="00D93D74" w:rsidDel="00343B66">
          <w:delText xml:space="preserve"> spp. and </w:delText>
        </w:r>
        <w:r w:rsidRPr="00D93D74" w:rsidDel="00343B66">
          <w:rPr>
            <w:i/>
            <w:iCs/>
          </w:rPr>
          <w:delText>Shigella</w:delText>
        </w:r>
        <w:r w:rsidRPr="00D93D74" w:rsidDel="00343B66">
          <w:delText xml:space="preserve"> spp. resistant to quinolones </w:delText>
        </w:r>
        <w:r w:rsidRPr="00D93D74" w:rsidDel="00343B66">
          <w:fldChar w:fldCharType="begin"/>
        </w:r>
        <w:r w:rsidRPr="00D93D74" w:rsidDel="00343B66">
          <w:delInstrText xml:space="preserve"> ADDIN ZOTERO_ITEM CSL_CITATION {"citationID":"LC2FtPz0","properties":{"formattedCitation":"(Anthony et al., 2021)","plainCitation":"(Anthony et al., 2021)","noteIndex":0},"citationItems":[{"id":350,"uris":["http://zotero.org/users/8873894/items/EAM99M7I"],"itemData":{"id":350,"type":"article-journal","abstract":"This review will consider the gut as a reservoir for antimicrobial resistance, colonization resistance, and how disruption of the microbiome can lead to colonization by pathogenic organisms. There is a focus on the gut as a reservoir for β-lactam and plasmid-mediated quinolone resistance. Finally, the role of functional metagenomics and long-read sequencing technologies to detect and understand antimicrobial resistance genes within the gut microbiome is discussed, along with the potential for future microbiome-directed methods to detect and prevent infection.","container-title":"The Journal of Infectious Diseases","DOI":"10.1093/infdis/jiaa497","ISSN":"1537-6613","issue":"12 Suppl 2","journalAbbreviation":"J Infect Dis","language":"eng","page":"S209-S213","PMID":"33326581","PMCID":"PMC8206794","source":"PubMed","title":"The Gut Microbiome as a Reservoir for Antimicrobial Resistance","volume":"223","author":[{"family":"Anthony","given":"Winston E."},{"family":"Burnham","given":"Carey-Ann D."},{"family":"Dantas","given":"Gautam"},{"family":"Kwon","given":"Jennie H."}],"issued":{"date-parts":[["2021",6,16]]}}}],"schema":"https://github.com/citation-style-language/schema/raw/master/csl-citation.json"} </w:delInstrText>
        </w:r>
        <w:r w:rsidRPr="00D93D74" w:rsidDel="00343B66">
          <w:fldChar w:fldCharType="separate"/>
        </w:r>
        <w:r w:rsidRPr="00D93D74" w:rsidDel="00343B66">
          <w:delText>(Anthony et al., 2021)</w:delText>
        </w:r>
        <w:r w:rsidRPr="00D93D74" w:rsidDel="00343B66">
          <w:fldChar w:fldCharType="end"/>
        </w:r>
        <w:r w:rsidRPr="00D93D74" w:rsidDel="00343B66">
          <w:delText xml:space="preserve">. </w:delText>
        </w:r>
      </w:del>
      <w:r w:rsidRPr="00D93D74">
        <w:t>A</w:t>
      </w:r>
      <w:r w:rsidR="00FD40ED" w:rsidRPr="00D93D74">
        <w:t xml:space="preserve">ntimicrobial resistance genes (ARGs) </w:t>
      </w:r>
      <w:r w:rsidRPr="00D93D74">
        <w:t xml:space="preserve">in the gut resistome can be intrinsic, encoded in core genomes, or acquired through horizontal gene transfer via plasmids, transposons and integrative elements. They </w:t>
      </w:r>
      <w:r w:rsidR="00FD40ED" w:rsidRPr="00D93D74">
        <w:t>confer</w:t>
      </w:r>
      <w:r w:rsidRPr="00D93D74">
        <w:t xml:space="preserve"> resistance to all major antibiotic classes, through mechanisms such as reduced uptake and efflux, target modification, target protection or bypass, and antibiotic inactivation. </w:t>
      </w:r>
    </w:p>
    <w:p w14:paraId="1948A67B" w14:textId="0382B270" w:rsidR="00343B66" w:rsidRPr="00D93D74" w:rsidRDefault="00DA42F5" w:rsidP="00DA42F5">
      <w:r w:rsidRPr="00D93D74">
        <w:t xml:space="preserve">Metagenomic surveys show that resistance to tetracyclines, bacitracin and glycopeptides (e.g. vancomycin) is particularly common in healthy individuals across multiple countries, with many ARGs traced to dominant commensal phyla such as </w:t>
      </w:r>
      <w:r w:rsidRPr="00D93D74">
        <w:rPr>
          <w:i/>
          <w:iCs/>
        </w:rPr>
        <w:t>Bacillota</w:t>
      </w:r>
      <w:r w:rsidRPr="00D93D74">
        <w:t xml:space="preserve"> and </w:t>
      </w:r>
      <w:r w:rsidRPr="00D93D74">
        <w:rPr>
          <w:i/>
          <w:iCs/>
        </w:rPr>
        <w:t>Bacteroidetes</w:t>
      </w:r>
      <w:r w:rsidRPr="00D93D74">
        <w:t xml:space="preserve"> </w:t>
      </w:r>
      <w:r w:rsidRPr="00D93D74">
        <w:fldChar w:fldCharType="begin"/>
      </w:r>
      <w:r w:rsidR="00162CD1" w:rsidRPr="00D93D74">
        <w:instrText xml:space="preserve"> ADDIN ZOTERO_ITEM CSL_CITATION {"citationID":"rISmIJeD","properties":{"formattedCitation":"(Lee et al., 2023)","plainCitation":"(Lee et al., 2023)","noteIndex":0},"citationItems":[{"id":3492,"uris":["http://zotero.org/users/8873894/items/GX8ISJXU"],"itemData":{"id":3492,"type":"article-journal","abstract":"The widespread usage of antimicrobials has driven the evolution of resistance in pathogenic microbes, both increased prevalence of antimicrobial resistance genes (ARGs) and their spread across species by horizontal gene transfer (HGT). However, the impact on the wider community of commensal microbes associated with the human body, the microbiome, is less well understood. Small-scale studies have determined the transient impacts of antibiotic consumption but we conduct an extensive survey of ARGs in 8972 metagenomes to determine the population-level impacts. Focusing on 3096 gut microbiomes from healthy individuals not taking antibiotics we demonstrate highly significant correlations between both the total ARG abundance and diversity and per capita antibiotic usage rates across ten countries spanning three continents. Samples from China were notable outliers. We use a collection of 154,723 human-associated metagenome assembled genomes (MAGs) to link these ARGs to taxa and detect HGT. This reveals that the correlations in ARG abundance are driven by multi-species mobile ARGs shared between pathogens and commensals, within a highly connected central component of the network of MAGs and ARGs. We also observe that individual human gut ARG profiles cluster into two types or resistotypes. The less frequent resistotype has higher overall ARG abundance, is associated with certain classes of resistance, and is linked to species-specific genes in the Proteobacteria on the periphery of the ARG network.","container-title":"Nature Communications","DOI":"10.1038/s41467-023-36633-7","ISSN":"2041-1723","issue":"1","journalAbbreviation":"Nat Commun","language":"en","license":"2023 The Author(s)","page":"1191","publisher":"Nature Publishing Group","source":"www.nature.com","title":"Population-level impacts of antibiotic usage on the human gut microbiome","volume":"14","author":[{"family":"Lee","given":"Kihyun"},{"family":"Raguideau","given":"Sebastien"},{"family":"Sirén","given":"Kimmo"},{"family":"Asnicar","given":"Francesco"},{"family":"Cumbo","given":"Fabio"},{"family":"Hildebrand","given":"Falk"},{"family":"Segata","given":"Nicola"},{"family":"Cha","given":"Chang-Jun"},{"family":"Quince","given":"Christopher"}],"issued":{"date-parts":[["2023",3,2]]}}}],"schema":"https://github.com/citation-style-language/schema/raw/master/csl-citation.json"} </w:instrText>
      </w:r>
      <w:r w:rsidRPr="00D93D74">
        <w:fldChar w:fldCharType="separate"/>
      </w:r>
      <w:r w:rsidRPr="00D93D74">
        <w:t>(Lee et al., 2023)</w:t>
      </w:r>
      <w:r w:rsidRPr="00D93D74">
        <w:fldChar w:fldCharType="end"/>
      </w:r>
      <w:r w:rsidRPr="00D93D74">
        <w:t>. Country</w:t>
      </w:r>
      <w:r w:rsidR="00FD40ED" w:rsidRPr="00D93D74">
        <w:t xml:space="preserve"> </w:t>
      </w:r>
      <w:r w:rsidRPr="00D93D74">
        <w:t xml:space="preserve">specific analyses indicate that ARG abundance and diversity correlate with national antibiotic consumption patterns </w:t>
      </w:r>
      <w:r w:rsidRPr="00D93D74">
        <w:fldChar w:fldCharType="begin"/>
      </w:r>
      <w:r w:rsidR="00AC672D">
        <w:instrText xml:space="preserve"> ADDIN ZOTERO_ITEM CSL_CITATION {"citationID":"7ZCQRfFZ","properties":{"formattedCitation":"(Xia et al., 2019)","plainCitation":"(Xia et al., 2019)","noteIndex":0},"citationItems":[{"id":"VmgJE8UD/B2550sgi","uris":["http://zotero.org/users/8873894/items/5W5HXCIU"],"itemData":{"id":3489,"type":"article-journal","abstract":"The emergence and spread of antibiotic resistance have become emerging threats to human health. The human gut is a large reservoir for antibiotic resistance genes. The gut resistome may be influenced by many factors, but the consumption of antibiotics at both individual and country level should be one of the most significant factors. Previous studies have suggested that the gut resistome of different populations may vary, but lack quantitative characterization supported with relatively large datasets. In this study, we filled the gap by analyzing a large gut resistome dataset of 1,267 human gut samples of America, China, Denmark, and Spain. We built a stacking machine-learning model to determine whether the gut resistome can act as the sole feature to identify the nationality of an individual reliably. It turned out that the machine learning method could successfully identify American, Chinese, Danish, and Spanish populations with F1 score of 0.964, 0.987, 0.971, and 0.986, respectively. Our finding does highlight the significant differences in the composition of the gut resistome among different nationalities. Our study should be valuable for policy-makers to look into the influences of country-specific factors of the human gut resistome.","container-title":"PeerJ","DOI":"10.7717/peerj.6389","ISSN":"2167-8359","journalAbbreviation":"PeerJ","language":"eng","note":"PMID: 30923648\nPMCID: PMC6431545","page":"e6389","source":"PubMed","title":"Human gut resistome can be country-specific","volume":"7","author":[{"family":"Xia","given":"Yao"},{"family":"Zhu","given":"Yanshan"},{"family":"Li","given":"Qier"},{"family":"Lu","given":"Jiahai"}],"issued":{"date-parts":[["2019"]]}}}],"schema":"https://github.com/citation-style-language/schema/raw/master/csl-citation.json"} </w:instrText>
      </w:r>
      <w:r w:rsidRPr="00D93D74">
        <w:fldChar w:fldCharType="separate"/>
      </w:r>
      <w:r w:rsidRPr="00D93D74">
        <w:t>(Xia et al., 2019)</w:t>
      </w:r>
      <w:r w:rsidRPr="00D93D74">
        <w:fldChar w:fldCharType="end"/>
      </w:r>
      <w:r w:rsidRPr="00D93D74">
        <w:t xml:space="preserve">. </w:t>
      </w:r>
    </w:p>
    <w:p w14:paraId="2BC45B1E" w14:textId="08A2E01D" w:rsidR="00DA42F5" w:rsidRPr="00D93D74" w:rsidRDefault="00DA42F5" w:rsidP="00DA42F5">
      <w:r w:rsidRPr="00D93D74">
        <w:t xml:space="preserve">Antibiotic exposure strongly reshapes both the microbiota and the resistome. Short antibiotic courses typically reduce microbial diversity, create ecological bottlenecks and select for resistant and tolerant taxa, which </w:t>
      </w:r>
      <w:r w:rsidR="00FD40ED" w:rsidRPr="00D93D74">
        <w:t>then can</w:t>
      </w:r>
      <w:r w:rsidRPr="00D93D74">
        <w:t xml:space="preserve"> expand and </w:t>
      </w:r>
      <w:r w:rsidR="00FD40ED" w:rsidRPr="00D93D74">
        <w:t>increase</w:t>
      </w:r>
      <w:r w:rsidRPr="00D93D74">
        <w:t xml:space="preserve"> the gut </w:t>
      </w:r>
      <w:r w:rsidR="00FD40ED" w:rsidRPr="00D93D74">
        <w:t>resistome</w:t>
      </w:r>
      <w:r w:rsidRPr="00D93D74">
        <w:t>. Experimental and human longitudinal studies show that antibiotic treatment often increases the rate of horizontal gene transfer events and the abundance of mobile ARGs, sometimes with long</w:t>
      </w:r>
      <w:r w:rsidR="00FD40ED" w:rsidRPr="00D93D74">
        <w:t>-</w:t>
      </w:r>
      <w:r w:rsidRPr="00D93D74">
        <w:t xml:space="preserve">lasting effects on resistome composition even after apparent taxonomic recovery </w:t>
      </w:r>
      <w:r w:rsidRPr="00D93D74">
        <w:fldChar w:fldCharType="begin"/>
      </w:r>
      <w:r w:rsidRPr="00D93D74">
        <w:instrText xml:space="preserve"> ADDIN ZOTERO_ITEM CSL_CITATION {"citationID":"XKutvDRy","properties":{"formattedCitation":"(Peng et al., 2025)","plainCitation":"(Peng et al., 2025)","noteIndex":0},"citationItems":[{"id":3521,"uris":["http://zotero.org/users/8873894/items/NKRRPMER"],"itemData":{"id":3521,"type":"article-journal","abstract":"Horizontal gene transfer (HGT) is a major driver of bacterial evolution, but its role in shaping the human gut microbiome over time remains poorly understood. Here, we present a longitudinal metagenomic analysis of 676 fecal samples from 338 individuals in the Lifelines-DEEP study collected ~4 years apart, using a newly developed workflow to detect recent HGT events from metagenome-assembled genomes. We identified 5,644 high-confidence HGT events occurring within the past ~10,000 years across 116 gut bacterial species. We find that species pairs with an HGT relationship were significantly more likely to maintain stable co-abundance relationships over the 4-year period, suggesting that gene exchange contributes to community stability. Notably, HGT and strain replacement act together to disseminate mobile genes in the population. Furthermore, our observation that an individual’s mobile gene pool remains highly personalized and stable over time indicates that host lifestyles drive specific gene transfer. For example, proton pump inhibitor usage is linked to increased transfer of multidrug transporter genes. Our findings demonstrate, at the individual gut microbiome level, that HGT is both an integral and stabilizing force in the human gut ecosystem and an important mechanism for disseminating adaptive functions, underscoring HGT potential for tracking host lifestyle.","container-title":"Nature Communications","DOI":"10.1038/s41467-025-66612-z","ISSN":"2041-1723","issue":"1","journalAbbreviation":"Nat Commun","language":"en","license":"2025 The Author(s)","page":"11543","publisher":"Nature Publishing Group","source":"www.nature.com","title":"Longitudinal gut microbiota tracking reveals the dynamics of horizontal gene transfer","volume":"16","author":[{"family":"Peng","given":"Haoran"},{"family":"Andreu-Sanchez","given":"Sergio"},{"family":"Ruiz-Moreno","given":"Angel J."},{"family":"Fernández-Pato","given":"Asier"},{"family":"Wu","given":"Jiafei"},{"family":"Gacesa","given":"Ranko"},{"family":"Zhernakova","given":"Alexandra"},{"family":"Wang","given":"Daoming"},{"family":"Fu","given":"Jingyuan"}],"issued":{"date-parts":[["2025",11,22]]}}}],"schema":"https://github.com/citation-style-language/schema/raw/master/csl-citation.json"} </w:instrText>
      </w:r>
      <w:r w:rsidRPr="00D93D74">
        <w:fldChar w:fldCharType="separate"/>
      </w:r>
      <w:r w:rsidRPr="00D93D74">
        <w:t>(Peng et al., 2025)</w:t>
      </w:r>
      <w:r w:rsidRPr="00D93D74">
        <w:fldChar w:fldCharType="end"/>
      </w:r>
      <w:r w:rsidRPr="00D93D74">
        <w:t xml:space="preserve">. Across the lifespan, the gut resistome generally expands with age and cumulative antibiotic exposure, with </w:t>
      </w:r>
      <w:r w:rsidRPr="00D93D74">
        <w:lastRenderedPageBreak/>
        <w:t>elderly individuals and patients with chronic, antibiotic</w:t>
      </w:r>
      <w:r w:rsidR="00FD40ED" w:rsidRPr="00D93D74">
        <w:t xml:space="preserve"> </w:t>
      </w:r>
      <w:r w:rsidRPr="00D93D74">
        <w:t xml:space="preserve">treated diseases often harbouring higher loads and broader repertoires of ARGs </w:t>
      </w:r>
      <w:r w:rsidRPr="00D93D74">
        <w:fldChar w:fldCharType="begin"/>
      </w:r>
      <w:r w:rsidRPr="00D93D74">
        <w:instrText xml:space="preserve"> ADDIN ZOTERO_ITEM CSL_CITATION {"citationID":"FmcqPVHN","properties":{"formattedCitation":"(Ho et al., 2020)","plainCitation":"(Ho et al., 2020)","noteIndex":0},"citationItems":[{"id":3496,"uris":["http://zotero.org/users/8873894/items/EBF6AJTG"],"itemData":{"id":3496,"type":"article-journal","abstract":"In this review, we highlight the variations of gut resistome studies, which may preclude comparisons and translational interpretations. Of 22 included studies, a range of 12 to 2000 antibiotic resistance (AR) genes were profiled. Overall, studies defined a healthy gut resistome as subjects who had not taken antibiotics in the last three to 12 months prior to sampling. In studies with de novo assembly, AR genes were identified based on variable nucleotide or amino acid sequence similarities. Different marker genes were used for defining resistance to a given antibiotic class. Validation of phenotypic resistance in the laboratory is frequently lacking. Cryptic resistance, collateral sensitivity and the interaction with repressors or promotors were not investigated. International consensus is needed for selecting marker genes to define resistance to a given antibiotic class in addition to uniformity in phenotypic validation and bioinformatics pipelines.","container-title":"Gut Microbes","DOI":"10.1080/19490976.2019.1700755","ISSN":"1949-0984","issue":"1","journalAbbreviation":"Gut Microbes","language":"eng","page":"1700755","PMID":"31942825","PMCID":"PMC7524153","source":"PubMed","title":"Systematic review of human gut resistome studies revealed variable definitions and approaches","volume":"12","author":[{"family":"Ho","given":"Jeffery"},{"family":"Yeoh","given":"Yun Kit"},{"family":"Barua","given":"Nilakshi"},{"family":"Chen","given":"Zigui"},{"family":"Lui","given":"Grace"},{"family":"Wong","given":"Sunny H."},{"family":"Yang","given":"Xiao"},{"family":"Chan","given":"Martin Cw"},{"family":"Chan","given":"Paul Ks"},{"family":"Hawkey","given":"Peter M."},{"family":"Ip","given":"Margaret"}],"issued":{"date-parts":[["2020",11,9]]}}}],"schema":"https://github.com/citation-style-language/schema/raw/master/csl-citation.json"} </w:instrText>
      </w:r>
      <w:r w:rsidRPr="00D93D74">
        <w:fldChar w:fldCharType="separate"/>
      </w:r>
      <w:r w:rsidRPr="00D93D74">
        <w:t>(Ho et al., 2020)</w:t>
      </w:r>
      <w:r w:rsidRPr="00D93D74">
        <w:fldChar w:fldCharType="end"/>
      </w:r>
      <w:r w:rsidRPr="00D93D74">
        <w:t xml:space="preserve">. </w:t>
      </w:r>
    </w:p>
    <w:p w14:paraId="2AEE663D" w14:textId="5DC7179F" w:rsidR="00DA42F5" w:rsidRPr="00D93D74" w:rsidRDefault="00DA42F5" w:rsidP="00DA42F5">
      <w:r w:rsidRPr="00D93D74">
        <w:t xml:space="preserve">Methodologically, most human gut resistome studies rely on shotgun metagenomics combined with bioinformatic pipelines that map reads or assembled contigs to curated ARG databases or machine learning algorithms that recognize ARG signatures on contigs </w:t>
      </w:r>
      <w:r w:rsidRPr="00D93D74">
        <w:fldChar w:fldCharType="begin"/>
      </w:r>
      <w:r w:rsidRPr="00D93D74">
        <w:instrText xml:space="preserve"> ADDIN ZOTERO_ITEM CSL_CITATION {"citationID":"CCdtgjVY","properties":{"formattedCitation":"(Ho et al., 2020)","plainCitation":"(Ho et al., 2020)","noteIndex":0},"citationItems":[{"id":3496,"uris":["http://zotero.org/users/8873894/items/EBF6AJTG"],"itemData":{"id":3496,"type":"article-journal","abstract":"In this review, we highlight the variations of gut resistome studies, which may preclude comparisons and translational interpretations. Of 22 included studies, a range of 12 to 2000 antibiotic resistance (AR) genes were profiled. Overall, studies defined a healthy gut resistome as subjects who had not taken antibiotics in the last three to 12 months prior to sampling. In studies with de novo assembly, AR genes were identified based on variable nucleotide or amino acid sequence similarities. Different marker genes were used for defining resistance to a given antibiotic class. Validation of phenotypic resistance in the laboratory is frequently lacking. Cryptic resistance, collateral sensitivity and the interaction with repressors or promotors were not investigated. International consensus is needed for selecting marker genes to define resistance to a given antibiotic class in addition to uniformity in phenotypic validation and bioinformatics pipelines.","container-title":"Gut Microbes","DOI":"10.1080/19490976.2019.1700755","ISSN":"1949-0984","issue":"1","journalAbbreviation":"Gut Microbes","language":"eng","page":"1700755","PMID":"31942825","PMCID":"PMC7524153","source":"PubMed","title":"Systematic review of human gut resistome studies revealed variable definitions and approaches","volume":"12","author":[{"family":"Ho","given":"Jeffery"},{"family":"Yeoh","given":"Yun Kit"},{"family":"Barua","given":"Nilakshi"},{"family":"Chen","given":"Zigui"},{"family":"Lui","given":"Grace"},{"family":"Wong","given":"Sunny H."},{"family":"Yang","given":"Xiao"},{"family":"Chan","given":"Martin Cw"},{"family":"Chan","given":"Paul Ks"},{"family":"Hawkey","given":"Peter M."},{"family":"Ip","given":"Margaret"}],"issued":{"date-parts":[["2020",11,9]]}}}],"schema":"https://github.com/citation-style-language/schema/raw/master/csl-citation.json"} </w:instrText>
      </w:r>
      <w:r w:rsidRPr="00D93D74">
        <w:fldChar w:fldCharType="separate"/>
      </w:r>
      <w:r w:rsidRPr="00D93D74">
        <w:t>(Ho et al., 2020)</w:t>
      </w:r>
      <w:r w:rsidRPr="00D93D74">
        <w:fldChar w:fldCharType="end"/>
      </w:r>
      <w:r w:rsidRPr="00D93D74">
        <w:t xml:space="preserve">. </w:t>
      </w:r>
      <w:r w:rsidR="00FD40ED" w:rsidRPr="00D93D74">
        <w:t xml:space="preserve">However, </w:t>
      </w:r>
      <w:r w:rsidRPr="00D93D74">
        <w:t>reliable detection of low</w:t>
      </w:r>
      <w:r w:rsidR="00FD40ED" w:rsidRPr="00D93D74">
        <w:t xml:space="preserve"> </w:t>
      </w:r>
      <w:r w:rsidRPr="00D93D74">
        <w:t>abundance ARGs requires relatively high sequencing depth</w:t>
      </w:r>
      <w:r w:rsidR="00FD40ED" w:rsidRPr="00D93D74">
        <w:t>,</w:t>
      </w:r>
      <w:r w:rsidRPr="00D93D74">
        <w:t xml:space="preserve"> and different tools and databases vary in sensitivity and precision </w:t>
      </w:r>
      <w:r w:rsidRPr="00D93D74">
        <w:fldChar w:fldCharType="begin"/>
      </w:r>
      <w:r w:rsidRPr="00D93D74">
        <w:instrText xml:space="preserve"> ADDIN ZOTERO_ITEM CSL_CITATION {"citationID":"v6TAFLWi","properties":{"formattedCitation":"(Aldea et al., 2025)","plainCitation":"(Aldea et al., 2025)","noteIndex":0},"citationItems":[{"id":3523,"uris":["http://zotero.org/users/8873894/items/S8BPY9ED"],"itemData":{"id":3523,"type":"article-journal","abstract":"Antibiotic resistance continues to erode the effectiveness of modern medicine, creating an urgent demand for rapid and reliable diagnostic solutions. Conventional diagnostic approaches, including culture-based susceptibility testing, remain the clinical reference standard but are constrained by lengthy turnaround times and limited sensitivity for early detection. In recent years, significant progress has been made with molecular and spectrometry-based methods, such as PCR and next-generation sequencing, MALDI-TOF MS, Raman and FTIR spectroscopy, alongside emerging CRISPR-based platforms. Complementary innovations in biosensors, microfluidics, and artificial intelligence further expand the diagnostic landscape, enabling faster, more sensitive, and increasingly portable assays. This review examines both established and emerging technologies for detecting antibiotic resistance, outlining their respective strengths, limitations, and potential roles across diverse settings. By synthesizing current advances and highlighting future opportunities, this review emphasizes complementarities among detection strategies and their potential integration into practical diagnostic frameworks, including in resource-limited settings.","container-title":"Frontiers in Microbiology","DOI":"10.3389/fmicb.2025.1673343","ISSN":"1664-302X","journalAbbreviation":"Front. Microbiol.","language":"English","publisher":"Frontiers","source":"Frontiers","title":"Detecting antibiotic resistance: classical, molecular, advanced bioengineering, and AI-enhanced approaches","title-short":"Detecting antibiotic resistance","URL":"https://www.frontiersin.org/journals/microbiology/articles/10.3389/fmicb.2025.1673343/full","volume":"16","author":[{"family":"Aldea","given":"Alexandru Constantin"},{"family":"Diguṭă","given":"Filofteia Camelia"},{"family":"Presacan","given":"Oriana"},{"family":"Voaideṣ","given":"Cătălina"},{"family":"Toma","given":"Radu Cristian"},{"family":"Matei","given":"Florentina"}],"accessed":{"date-parts":[["2026",1,7]]},"issued":{"date-parts":[["2025",10,3]]}}}],"schema":"https://github.com/citation-style-language/schema/raw/master/csl-citation.json"} </w:instrText>
      </w:r>
      <w:r w:rsidRPr="00D93D74">
        <w:fldChar w:fldCharType="separate"/>
      </w:r>
      <w:r w:rsidRPr="00D93D74">
        <w:t>(Aldea et al., 2025)</w:t>
      </w:r>
      <w:r w:rsidRPr="00D93D74">
        <w:fldChar w:fldCharType="end"/>
      </w:r>
      <w:r w:rsidRPr="00D93D74">
        <w:t>.  Longitudinal metagenomic studies, though still fewer than cross</w:t>
      </w:r>
      <w:r w:rsidR="00FD40ED" w:rsidRPr="00D93D74">
        <w:t>-</w:t>
      </w:r>
      <w:r w:rsidRPr="00D93D74">
        <w:t xml:space="preserve">sectional ones, reveal that individual </w:t>
      </w:r>
      <w:r w:rsidR="00FD40ED" w:rsidRPr="00D93D74">
        <w:t>resistomes</w:t>
      </w:r>
      <w:r w:rsidRPr="00D93D74">
        <w:t xml:space="preserve"> are dynamic yet person</w:t>
      </w:r>
      <w:r w:rsidR="00FD40ED" w:rsidRPr="00D93D74">
        <w:t>-</w:t>
      </w:r>
      <w:r w:rsidRPr="00D93D74">
        <w:t xml:space="preserve">specific, with ARG loads and compositions fluctuating over time but often tracking clinical events, antibiotic courses and microbiota shifts </w:t>
      </w:r>
      <w:r w:rsidRPr="00D93D74">
        <w:fldChar w:fldCharType="begin"/>
      </w:r>
      <w:r w:rsidR="00162CD1" w:rsidRPr="00D93D74">
        <w:instrText xml:space="preserve"> ADDIN ZOTERO_ITEM CSL_CITATION {"citationID":"yQfH2Bgf","properties":{"formattedCitation":"(X. Li et al., 2023)","plainCitation":"(X. Li et al., 2023)","noteIndex":0},"citationItems":[{"id":3501,"uris":["http://zotero.org/users/8873894/items/V5ETH9ZX"],"itemData":{"id":3501,"type":"article-journal","abstract":"Despite their crucial importance for human health, there is still relatively limited knowledge on how the gut resistome changes or responds to antibiotic treatment across ages, especially in the latter case. Here, we use fecal metagenomic data from 662 Danish infants and 217 young adults to fill this gap. The gut resistomes are characterized by a bimodal distribution driven by E. coli composition. The typical profile of the gut resistome differs significantly between adults and infants, with the latter distinguished by higher gene and plasmid abundances. However, the predominant antibiotic resistance genes (ARGs) are the same. Antibiotic treatment reduces bacterial diversity and increased ARG and plasmid abundances in both cohorts, especially core ARGs. The effects of antibiotic treatments on the gut microbiome last longer in adults than in infants, and different antibiotics are associated with distinct impacts. Overall, this study broadens our current understanding of gut resistome dynamics and the impact of antibiotic treatment across age groups.","container-title":"Nature Communications","DOI":"10.1038/s41467-023-44289-6","ISSN":"2041-1723","issue":"1","journalAbbreviation":"Nat Commun","language":"en","license":"2023 The Author(s)","page":"8526","publisher":"Nature Publishing Group","source":"www.nature.com","title":"Differential responses of the gut microbiome and resistome to antibiotic exposures in infants and adults","volume":"14","author":[{"family":"Li","given":"Xuanji"},{"family":"Brejnrod","given":"Asker"},{"family":"Thorsen","given":"Jonathan"},{"family":"Zachariasen","given":"Trine"},{"family":"Trivedi","given":"Urvish"},{"family":"Russel","given":"Jakob"},{"family":"Vestergaard","given":"Gisle Alberg"},{"family":"Stokholm","given":"Jakob"},{"family":"Rasmussen","given":"Morten Arendt"},{"family":"Sørensen","given":"Søren Johannes"}],"issued":{"date-parts":[["2023",12,22]]}}}],"schema":"https://github.com/citation-style-language/schema/raw/master/csl-citation.json"} </w:instrText>
      </w:r>
      <w:r w:rsidRPr="00D93D74">
        <w:fldChar w:fldCharType="separate"/>
      </w:r>
      <w:r w:rsidR="00162CD1" w:rsidRPr="00D93D74">
        <w:rPr>
          <w:rFonts w:cs="Times New Roman"/>
        </w:rPr>
        <w:t>(X. Li et al., 2023)</w:t>
      </w:r>
      <w:r w:rsidRPr="00D93D74">
        <w:fldChar w:fldCharType="end"/>
      </w:r>
      <w:r w:rsidRPr="00D93D74">
        <w:t>.</w:t>
      </w:r>
    </w:p>
    <w:p w14:paraId="702A390A" w14:textId="77777777" w:rsidR="00DA42F5" w:rsidRPr="00D93D74" w:rsidRDefault="00DA42F5">
      <w:pPr>
        <w:spacing w:line="259" w:lineRule="auto"/>
        <w:jc w:val="left"/>
      </w:pPr>
      <w:r w:rsidRPr="00D93D74">
        <w:br w:type="page"/>
      </w:r>
    </w:p>
    <w:p w14:paraId="36BFD34A" w14:textId="586363FC" w:rsidR="00C6265A" w:rsidRPr="00D93D74" w:rsidRDefault="00281EC3" w:rsidP="00221812">
      <w:pPr>
        <w:pStyle w:val="Heading1"/>
        <w:numPr>
          <w:ilvl w:val="0"/>
          <w:numId w:val="26"/>
        </w:numPr>
      </w:pPr>
      <w:bookmarkStart w:id="48" w:name="_Toc212712189"/>
      <w:bookmarkStart w:id="49" w:name="_Toc216099709"/>
      <w:bookmarkStart w:id="50" w:name="_Toc220932831"/>
      <w:bookmarkStart w:id="51" w:name="_Toc227737863"/>
      <w:r w:rsidRPr="00D93D74">
        <w:lastRenderedPageBreak/>
        <w:t xml:space="preserve">METHODS </w:t>
      </w:r>
      <w:r w:rsidR="00221812" w:rsidRPr="00D93D74">
        <w:t>AND</w:t>
      </w:r>
      <w:r w:rsidRPr="00D93D74">
        <w:t xml:space="preserve"> MATERIALS</w:t>
      </w:r>
      <w:bookmarkEnd w:id="48"/>
      <w:bookmarkEnd w:id="49"/>
      <w:bookmarkEnd w:id="50"/>
      <w:bookmarkEnd w:id="51"/>
      <w:r w:rsidR="009D36FF" w:rsidRPr="00D93D74">
        <w:t xml:space="preserve"> </w:t>
      </w:r>
      <w:bookmarkStart w:id="52" w:name="_Toc184220081"/>
      <w:bookmarkEnd w:id="0"/>
    </w:p>
    <w:p w14:paraId="74280437" w14:textId="5E472D65" w:rsidR="002E5BE1" w:rsidRPr="00D93D74" w:rsidRDefault="00DA42F5" w:rsidP="00DA42F5">
      <w:r w:rsidRPr="00D93D74">
        <w:t xml:space="preserve">Work for this thesis encompasses </w:t>
      </w:r>
      <w:r w:rsidR="00FF249A" w:rsidRPr="00D93D74">
        <w:t>work</w:t>
      </w:r>
      <w:r w:rsidRPr="00D93D74">
        <w:t xml:space="preserve"> </w:t>
      </w:r>
      <w:r w:rsidR="002E5BE1" w:rsidRPr="00D93D74">
        <w:t xml:space="preserve">illustrated </w:t>
      </w:r>
      <w:r w:rsidRPr="00D93D74">
        <w:t xml:space="preserve">in Figure 1. </w:t>
      </w:r>
    </w:p>
    <w:p w14:paraId="0E5D3FC8" w14:textId="6795AB28" w:rsidR="002E5BE1" w:rsidRPr="00D93D74" w:rsidRDefault="00003DA5" w:rsidP="00DA42F5">
      <w:r w:rsidRPr="00D93D74">
        <w:t>Prior to the main study, protocols</w:t>
      </w:r>
      <w:r w:rsidR="00FF249A" w:rsidRPr="00D93D74">
        <w:t xml:space="preserve"> </w:t>
      </w:r>
      <w:r w:rsidRPr="00D93D74">
        <w:t xml:space="preserve">for DNA isolation </w:t>
      </w:r>
      <w:r w:rsidR="00FF249A" w:rsidRPr="00D93D74">
        <w:t>were developed and optimised</w:t>
      </w:r>
      <w:r w:rsidRPr="00D93D74">
        <w:t>.</w:t>
      </w:r>
      <w:r w:rsidR="00FF249A" w:rsidRPr="00D93D74">
        <w:t xml:space="preserve"> </w:t>
      </w:r>
      <w:r w:rsidRPr="00D93D74">
        <w:t xml:space="preserve">This involved </w:t>
      </w:r>
      <w:r w:rsidR="00DA42F5" w:rsidRPr="00D93D74">
        <w:t>testing four protocols for bulk DNA isolation from stool samples</w:t>
      </w:r>
      <w:r w:rsidRPr="00D93D74">
        <w:t xml:space="preserve">, followed by </w:t>
      </w:r>
      <w:r w:rsidR="00DA42F5" w:rsidRPr="00D93D74">
        <w:t>optimis</w:t>
      </w:r>
      <w:r w:rsidRPr="00D93D74">
        <w:t>ation of a protocol specifically targeting</w:t>
      </w:r>
      <w:r w:rsidR="00DA42F5" w:rsidRPr="00D93D74">
        <w:t xml:space="preserve"> spore-forming bacterial DNA from stool </w:t>
      </w:r>
      <w:r w:rsidRPr="00D93D74">
        <w:t>through</w:t>
      </w:r>
      <w:r w:rsidR="00DA42F5" w:rsidRPr="00D93D74">
        <w:t xml:space="preserve"> selective remov</w:t>
      </w:r>
      <w:r w:rsidRPr="00D93D74">
        <w:t>al of</w:t>
      </w:r>
      <w:r w:rsidR="00DA42F5" w:rsidRPr="00D93D74">
        <w:t xml:space="preserve"> vegetative cells. </w:t>
      </w:r>
    </w:p>
    <w:p w14:paraId="2EEF7692" w14:textId="0E08FEAE" w:rsidR="002E5BE1" w:rsidRPr="00E81268" w:rsidRDefault="00003DA5" w:rsidP="002E5BE1">
      <w:r w:rsidRPr="00E81268">
        <w:t xml:space="preserve">Stool samples were </w:t>
      </w:r>
      <w:r w:rsidR="002E5BE1" w:rsidRPr="00E81268">
        <w:t>collect</w:t>
      </w:r>
      <w:r w:rsidRPr="00E81268">
        <w:t>ed</w:t>
      </w:r>
      <w:r w:rsidR="002E5BE1" w:rsidRPr="00E81268">
        <w:t xml:space="preserve"> from nine healthy male participants every 14 days over six months. Along with each sample participants completed a questionnaire about their lifestyle, including diet, exercise, stress level, supplement and antibiotic use. Each stool sample was processed using two DNA isolation methods: untreated and ethanol-EMA (ethidium monoazide amide) treated. EMA treatment was used to remove free DNA and DNA from ethanol-damaged cells. </w:t>
      </w:r>
    </w:p>
    <w:p w14:paraId="659B4F6A" w14:textId="47431B09" w:rsidR="00A47635" w:rsidRPr="00E81268" w:rsidRDefault="00003DA5" w:rsidP="00A47635">
      <w:r w:rsidRPr="00E81268">
        <w:t>M</w:t>
      </w:r>
      <w:r w:rsidR="00A47635" w:rsidRPr="00E81268">
        <w:t>icrobial DNA was profiled using two sequencing approaches, amplicon sequencing targeting the V3-V4 region of the 16S rRNA gene and metagenomic sequencing. Comparing ethanol treated and untreated samples enabled us to distinguish ethanol-resistant from ethanol non-resistant microbial communities based on taxon presence and abundance criteria. Taxon was determined as part of the ethanol-resistant community if it met the following criteria: 1) the taxon was present in both the untreated sample and the paired ethanol treated sample of the same stool sample, and 2) was found at a higher relative abundance in the ethanol treated sample in at least 5% of samples where criterion 1) was met. Spore-forming species were determined in metagenomic dataset based on presence of at least 33 out of 66 genes associated with sporulation, as described by</w:t>
      </w:r>
      <w:r w:rsidR="00A47635" w:rsidRPr="00E81268">
        <w:fldChar w:fldCharType="begin"/>
      </w:r>
      <w:r w:rsidR="00A47635" w:rsidRPr="00E81268">
        <w:instrText xml:space="preserve"> ADDIN ZOTERO_ITEM CSL_CITATION {"citationID":"ntOXPEph","properties":{"formattedCitation":"(Browne et al., 2016b)","plainCitation":"(Browne et al., 2016b)","dontUpdate":true,"noteIndex":0},"citationItems":[{"id":376,"uris":["http://zotero.org/users/8873894/items/YDIPWJ3L"],"itemData":{"id":376,"type":"article-journal","abstract":"A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heritability.","container-title":"Nature","DOI":"10.1038/nature17645","ISSN":"0028-0836","issue":"7604","journalAbbreviation":"Nature","page":"543-546","PMID":"27144353","PMCID":"PMC4890681","source":"PubMed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D."}],"issued":{"date-parts":[["2016"]]}}}],"schema":"https://github.com/citation-style-language/schema/raw/master/csl-citation.json"} </w:instrText>
      </w:r>
      <w:r w:rsidR="00A47635" w:rsidRPr="00E81268">
        <w:fldChar w:fldCharType="separate"/>
      </w:r>
      <w:r w:rsidR="00A47635" w:rsidRPr="00E81268">
        <w:t xml:space="preserve"> Browne et al., 2016b</w:t>
      </w:r>
      <w:r w:rsidR="00A47635" w:rsidRPr="00E81268">
        <w:fldChar w:fldCharType="end"/>
      </w:r>
      <w:r w:rsidR="00A47635" w:rsidRPr="00E81268">
        <w:t>.</w:t>
      </w:r>
    </w:p>
    <w:p w14:paraId="124270A0" w14:textId="6BAF0BA7" w:rsidR="00A47635" w:rsidRPr="00E81268" w:rsidRDefault="00A47635" w:rsidP="00A47635">
      <w:r w:rsidRPr="00E81268">
        <w:t xml:space="preserve">The </w:t>
      </w:r>
      <w:r w:rsidR="00003DA5" w:rsidRPr="00E81268">
        <w:t>third</w:t>
      </w:r>
      <w:r w:rsidRPr="00E81268">
        <w:t xml:space="preserve"> part focused on isolation of spore</w:t>
      </w:r>
      <w:r w:rsidRPr="00E81268">
        <w:noBreakHyphen/>
        <w:t>forming representatives from a single selected donor (participant H). From three ethanol treated stool samples we cultivated the spore-forming species and selected </w:t>
      </w:r>
      <w:r w:rsidRPr="00E81268">
        <w:rPr>
          <w:i/>
          <w:iCs/>
        </w:rPr>
        <w:t>Clostridium saudiense</w:t>
      </w:r>
      <w:r w:rsidRPr="00E81268">
        <w:t> for further characterisation by whole</w:t>
      </w:r>
      <w:r w:rsidRPr="00E81268">
        <w:noBreakHyphen/>
        <w:t xml:space="preserve">genome sequencing.  </w:t>
      </w:r>
    </w:p>
    <w:p w14:paraId="5E8D5816" w14:textId="0FE4C380" w:rsidR="00A47635" w:rsidRPr="00E81268" w:rsidRDefault="00A47635" w:rsidP="00DA42F5">
      <w:r w:rsidRPr="00E81268">
        <w:t xml:space="preserve">The </w:t>
      </w:r>
      <w:r w:rsidR="00003DA5" w:rsidRPr="00E81268">
        <w:t>fourth</w:t>
      </w:r>
      <w:r w:rsidRPr="00E81268">
        <w:t xml:space="preserve"> part examined longitudinal changes in the human gut resistome using untreated stool samples from all participants using AMRfinder</w:t>
      </w:r>
      <w:r w:rsidR="00C15F0F" w:rsidRPr="00E81268">
        <w:t>+</w:t>
      </w:r>
      <w:r w:rsidRPr="00E81268">
        <w:t xml:space="preserve"> and CARD database.  </w:t>
      </w:r>
    </w:p>
    <w:p w14:paraId="6EC78E3C" w14:textId="4F36A25F" w:rsidR="00801198" w:rsidRPr="00D93D74" w:rsidRDefault="009D2B1C" w:rsidP="00801198">
      <w:pPr>
        <w:pStyle w:val="Caption"/>
      </w:pPr>
      <w:r w:rsidRPr="00D93D74">
        <w:rPr>
          <w:noProof/>
        </w:rPr>
        <w:lastRenderedPageBreak/>
        <w:drawing>
          <wp:inline distT="0" distB="0" distL="0" distR="0" wp14:anchorId="6AC131AA" wp14:editId="3776A8E1">
            <wp:extent cx="5814060" cy="5520906"/>
            <wp:effectExtent l="0" t="0" r="0" b="3810"/>
            <wp:docPr id="7883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32842"/>
                    <a:stretch>
                      <a:fillRect/>
                    </a:stretch>
                  </pic:blipFill>
                  <pic:spPr bwMode="auto">
                    <a:xfrm>
                      <a:off x="0" y="0"/>
                      <a:ext cx="5814060" cy="5520906"/>
                    </a:xfrm>
                    <a:prstGeom prst="rect">
                      <a:avLst/>
                    </a:prstGeom>
                    <a:noFill/>
                    <a:ln>
                      <a:noFill/>
                    </a:ln>
                    <a:extLst>
                      <a:ext uri="{53640926-AAD7-44D8-BBD7-CCE9431645EC}">
                        <a14:shadowObscured xmlns:a14="http://schemas.microsoft.com/office/drawing/2010/main"/>
                      </a:ext>
                    </a:extLst>
                  </pic:spPr>
                </pic:pic>
              </a:graphicData>
            </a:graphic>
          </wp:inline>
        </w:drawing>
      </w:r>
    </w:p>
    <w:p w14:paraId="5048B675" w14:textId="6F64F33B" w:rsidR="0052596E" w:rsidRPr="00D93D74" w:rsidRDefault="00801198" w:rsidP="00801198">
      <w:pPr>
        <w:pStyle w:val="Caption"/>
        <w:rPr>
          <w:b w:val="0"/>
          <w:bCs/>
        </w:rPr>
      </w:pPr>
      <w:bookmarkStart w:id="53" w:name="_Toc216101615"/>
      <w:r w:rsidRPr="00D93D74">
        <w:t xml:space="preserve">Figure </w:t>
      </w:r>
      <w:r w:rsidRPr="00D93D74">
        <w:fldChar w:fldCharType="begin"/>
      </w:r>
      <w:r w:rsidRPr="00D93D74">
        <w:instrText xml:space="preserve"> SEQ Figure \* ARABIC </w:instrText>
      </w:r>
      <w:r w:rsidRPr="00D93D74">
        <w:fldChar w:fldCharType="separate"/>
      </w:r>
      <w:r w:rsidR="00327FF2">
        <w:rPr>
          <w:noProof/>
        </w:rPr>
        <w:t>1</w:t>
      </w:r>
      <w:r w:rsidRPr="00D93D74">
        <w:fldChar w:fldCharType="end"/>
      </w:r>
      <w:r w:rsidRPr="00D93D74">
        <w:t>. Longitudinal study design for characterisation of gut microbiota and sporobiota in stool samples from healthy male individuals.</w:t>
      </w:r>
      <w:bookmarkEnd w:id="53"/>
      <w:r w:rsidR="00ED415C" w:rsidRPr="00D93D74">
        <w:t xml:space="preserve"> </w:t>
      </w:r>
      <w:r w:rsidR="00D660AD" w:rsidRPr="00D93D74">
        <w:rPr>
          <w:b w:val="0"/>
          <w:bCs/>
        </w:rPr>
        <w:t>Created in BioRender</w:t>
      </w:r>
      <w:r w:rsidR="00ED415C" w:rsidRPr="00D93D74">
        <w:rPr>
          <w:b w:val="0"/>
          <w:bCs/>
        </w:rPr>
        <w:t>.</w:t>
      </w:r>
      <w:r w:rsidRPr="00D93D74">
        <w:rPr>
          <w:b w:val="0"/>
          <w:bCs/>
        </w:rPr>
        <w:t xml:space="preserve"> </w:t>
      </w:r>
    </w:p>
    <w:p w14:paraId="79C4D21E" w14:textId="77777777" w:rsidR="00F53307" w:rsidRPr="00D93D74" w:rsidRDefault="00F53307" w:rsidP="00723A85">
      <w:pPr>
        <w:pStyle w:val="FigureTable"/>
        <w:rPr>
          <w:b/>
        </w:rPr>
      </w:pPr>
    </w:p>
    <w:p w14:paraId="5C007660" w14:textId="46C2E47E" w:rsidR="00335EC2" w:rsidRPr="00D93D74" w:rsidRDefault="00092E4B" w:rsidP="00221812">
      <w:pPr>
        <w:pStyle w:val="Heading2"/>
        <w:numPr>
          <w:ilvl w:val="1"/>
          <w:numId w:val="26"/>
        </w:numPr>
      </w:pPr>
      <w:bookmarkStart w:id="54" w:name="_Toc212712190"/>
      <w:bookmarkStart w:id="55" w:name="_Toc216099710"/>
      <w:bookmarkStart w:id="56" w:name="_Toc220932832"/>
      <w:bookmarkStart w:id="57" w:name="_Toc227737864"/>
      <w:r w:rsidRPr="00D93D74">
        <w:t>LONGITUDINAL STOOL</w:t>
      </w:r>
      <w:r w:rsidR="009B6064" w:rsidRPr="00D93D74">
        <w:t xml:space="preserve"> SAMPLE</w:t>
      </w:r>
      <w:r w:rsidRPr="00D93D74">
        <w:t xml:space="preserve"> COLLECTION</w:t>
      </w:r>
      <w:bookmarkEnd w:id="52"/>
      <w:bookmarkEnd w:id="54"/>
      <w:bookmarkEnd w:id="55"/>
      <w:bookmarkEnd w:id="56"/>
      <w:bookmarkEnd w:id="57"/>
      <w:r w:rsidRPr="00D93D74">
        <w:t xml:space="preserve"> </w:t>
      </w:r>
    </w:p>
    <w:p w14:paraId="2BFAC87E" w14:textId="77777777" w:rsidR="001312F2" w:rsidRPr="00D93D74" w:rsidRDefault="00555E2B" w:rsidP="00CD77AB">
      <w:pPr>
        <w:rPr>
          <w:rFonts w:cs="Times New Roman"/>
          <w:szCs w:val="24"/>
        </w:rPr>
      </w:pPr>
      <w:bookmarkStart w:id="58" w:name="_Toc184220082"/>
      <w:r w:rsidRPr="00D93D74">
        <w:rPr>
          <w:rFonts w:cs="Times New Roman"/>
          <w:szCs w:val="24"/>
        </w:rPr>
        <w:t xml:space="preserve">Stool samples for this study were collected from nine healthy, unrelated, non-cohabiting male participants aged 25–43, with no gastrointestinal infections or surgeries in the three months preceding the study (Supplement </w:t>
      </w:r>
      <w:del w:id="59" w:author="Urša Miklavčič" w:date="2026-04-21T13:13:00Z" w16du:dateUtc="2026-04-21T11:13:00Z">
        <w:r w:rsidR="001312F2" w:rsidRPr="00D93D74" w:rsidDel="006F1F1B">
          <w:rPr>
            <w:rFonts w:cs="Times New Roman"/>
            <w:szCs w:val="24"/>
          </w:rPr>
          <w:delText xml:space="preserve">A, </w:delText>
        </w:r>
      </w:del>
      <w:r w:rsidRPr="00D93D74">
        <w:rPr>
          <w:rFonts w:cs="Times New Roman"/>
          <w:szCs w:val="24"/>
        </w:rPr>
        <w:t>Table 1, 2).</w:t>
      </w:r>
      <w:r w:rsidR="001312F2" w:rsidRPr="00D93D74">
        <w:rPr>
          <w:rFonts w:cs="Times New Roman"/>
          <w:szCs w:val="24"/>
        </w:rPr>
        <w:t xml:space="preserve"> </w:t>
      </w:r>
    </w:p>
    <w:p w14:paraId="452D84BB" w14:textId="1592635E" w:rsidR="00DF556E" w:rsidRPr="00D93D74" w:rsidRDefault="00555E2B" w:rsidP="00CD77AB">
      <w:pPr>
        <w:rPr>
          <w:rFonts w:cs="Times New Roman"/>
          <w:szCs w:val="24"/>
        </w:rPr>
      </w:pPr>
      <w:r w:rsidRPr="00D93D74">
        <w:rPr>
          <w:rFonts w:cs="Times New Roman"/>
          <w:szCs w:val="24"/>
        </w:rPr>
        <w:t>Stool samples and corresponding questionnaires were collected at 14-day intervals for six months and additionally at pre-determined events: dental hygiene visits, vaccination, minor operative procedures, hospitalisation, single episodes of excessive alcohol consumption, diarrhoea, food poisoning, antibiotic treatment, or travel.</w:t>
      </w:r>
      <w:r w:rsidR="00A06FFE" w:rsidRPr="00D93D74">
        <w:rPr>
          <w:rFonts w:cs="Times New Roman"/>
          <w:szCs w:val="24"/>
        </w:rPr>
        <w:t xml:space="preserve"> A questionnaire is presented in Supplement </w:t>
      </w:r>
      <w:r w:rsidR="00D660AD" w:rsidRPr="00D93D74">
        <w:rPr>
          <w:rFonts w:cs="Times New Roman"/>
          <w:szCs w:val="24"/>
        </w:rPr>
        <w:t>B</w:t>
      </w:r>
      <w:r w:rsidR="00981828" w:rsidRPr="00D93D74">
        <w:rPr>
          <w:rFonts w:cs="Times New Roman"/>
          <w:szCs w:val="24"/>
        </w:rPr>
        <w:t xml:space="preserve">, it </w:t>
      </w:r>
      <w:r w:rsidR="00A06FFE" w:rsidRPr="00D93D74">
        <w:rPr>
          <w:rFonts w:cs="Times New Roman"/>
          <w:szCs w:val="24"/>
        </w:rPr>
        <w:t>includ</w:t>
      </w:r>
      <w:r w:rsidR="00981828" w:rsidRPr="00D93D74">
        <w:rPr>
          <w:rFonts w:cs="Times New Roman"/>
          <w:szCs w:val="24"/>
        </w:rPr>
        <w:t>ed</w:t>
      </w:r>
      <w:r w:rsidR="00A06FFE" w:rsidRPr="00D93D74">
        <w:rPr>
          <w:rFonts w:cs="Times New Roman"/>
          <w:szCs w:val="24"/>
        </w:rPr>
        <w:t xml:space="preserve"> </w:t>
      </w:r>
      <w:r w:rsidR="00A06FFE" w:rsidRPr="00D93D74">
        <w:rPr>
          <w:rFonts w:cs="Times New Roman"/>
          <w:szCs w:val="24"/>
        </w:rPr>
        <w:lastRenderedPageBreak/>
        <w:t xml:space="preserve">data on health status and history, diet, and living conditions and nature of </w:t>
      </w:r>
      <w:commentRangeStart w:id="60"/>
      <w:r w:rsidR="00A06FFE" w:rsidRPr="00D93D74">
        <w:rPr>
          <w:rFonts w:cs="Times New Roman"/>
          <w:szCs w:val="24"/>
        </w:rPr>
        <w:t>pre</w:t>
      </w:r>
      <w:r w:rsidR="00DA42F5" w:rsidRPr="00D93D74">
        <w:rPr>
          <w:rFonts w:cs="Times New Roman"/>
          <w:szCs w:val="24"/>
        </w:rPr>
        <w:t>-</w:t>
      </w:r>
      <w:r w:rsidR="00A06FFE" w:rsidRPr="00D93D74">
        <w:rPr>
          <w:rFonts w:cs="Times New Roman"/>
          <w:szCs w:val="24"/>
        </w:rPr>
        <w:t>defined</w:t>
      </w:r>
      <w:commentRangeEnd w:id="60"/>
      <w:r w:rsidR="00E95D46" w:rsidRPr="00D93D74">
        <w:rPr>
          <w:rStyle w:val="CommentReference"/>
        </w:rPr>
        <w:commentReference w:id="60"/>
      </w:r>
      <w:r w:rsidR="00E95D46" w:rsidRPr="00D93D74">
        <w:rPr>
          <w:rFonts w:cs="Times New Roman"/>
          <w:szCs w:val="24"/>
        </w:rPr>
        <w:t xml:space="preserve"> events</w:t>
      </w:r>
      <w:r w:rsidR="00A06FFE" w:rsidRPr="00D93D74">
        <w:rPr>
          <w:rFonts w:cs="Times New Roman"/>
          <w:szCs w:val="24"/>
        </w:rPr>
        <w:t>.</w:t>
      </w:r>
      <w:r w:rsidRPr="00D93D74">
        <w:rPr>
          <w:rFonts w:cs="Times New Roman"/>
          <w:szCs w:val="24"/>
        </w:rPr>
        <w:t xml:space="preserve"> Participants used sterile collection containers and delivered the samples to the laboratory within a few hours of collection. If immediate delivery was not possible, samples were stored at -20 °C until transport. Upon receipt, each sample was </w:t>
      </w:r>
      <w:r w:rsidR="00DA42F5" w:rsidRPr="00D93D74">
        <w:rPr>
          <w:rFonts w:cs="Times New Roman"/>
          <w:szCs w:val="24"/>
        </w:rPr>
        <w:t>homogenized</w:t>
      </w:r>
      <w:r w:rsidRPr="00D93D74">
        <w:rPr>
          <w:rFonts w:cs="Times New Roman"/>
          <w:szCs w:val="24"/>
        </w:rPr>
        <w:t xml:space="preserve">, divided into five aliquots (one 10 µl inoculation loop per aliquot), and stored at -80 °C. </w:t>
      </w:r>
    </w:p>
    <w:p w14:paraId="7AD69601" w14:textId="3C7DE7AC" w:rsidR="00281EC3" w:rsidRPr="00D93D74" w:rsidRDefault="00555E2B" w:rsidP="00CD77AB">
      <w:pPr>
        <w:rPr>
          <w:rFonts w:cs="Times New Roman"/>
          <w:szCs w:val="24"/>
        </w:rPr>
      </w:pPr>
      <w:r w:rsidRPr="00D93D74">
        <w:rPr>
          <w:rFonts w:cs="Times New Roman"/>
          <w:szCs w:val="24"/>
        </w:rPr>
        <w:t>Ethical approval was obtained from the National Medical Ethics Committee of the Republic of Slovenia (0120-280/2022/6).</w:t>
      </w:r>
    </w:p>
    <w:p w14:paraId="0FA2E2F8" w14:textId="490F9BC8" w:rsidR="00C6265A" w:rsidRPr="00D93D74" w:rsidRDefault="00C6265A" w:rsidP="00CD77AB">
      <w:pPr>
        <w:rPr>
          <w:rFonts w:cs="Times New Roman"/>
          <w:szCs w:val="24"/>
        </w:rPr>
      </w:pPr>
    </w:p>
    <w:p w14:paraId="3C6BADB7" w14:textId="7A6D7645" w:rsidR="00C6265A" w:rsidRPr="00D93D74" w:rsidRDefault="00C6265A" w:rsidP="00221812">
      <w:pPr>
        <w:pStyle w:val="Heading2"/>
        <w:numPr>
          <w:ilvl w:val="1"/>
          <w:numId w:val="26"/>
        </w:numPr>
      </w:pPr>
      <w:bookmarkStart w:id="61" w:name="_Toc216099711"/>
      <w:bookmarkStart w:id="62" w:name="_Toc220932833"/>
      <w:bookmarkStart w:id="63" w:name="_Toc212712191"/>
      <w:bookmarkStart w:id="64" w:name="_Toc227737865"/>
      <w:r w:rsidRPr="00D93D74">
        <w:t>COMPARISON AND OPTIMIZATION OF PROTOCOLS FOR DNA ISOLATION</w:t>
      </w:r>
      <w:bookmarkEnd w:id="61"/>
      <w:bookmarkEnd w:id="62"/>
      <w:bookmarkEnd w:id="64"/>
    </w:p>
    <w:p w14:paraId="25F0D3C2" w14:textId="4CFD7380" w:rsidR="00281EC3" w:rsidRPr="00D93D74" w:rsidRDefault="00C6265A" w:rsidP="00221812">
      <w:pPr>
        <w:pStyle w:val="Heading3"/>
        <w:numPr>
          <w:ilvl w:val="2"/>
          <w:numId w:val="26"/>
        </w:numPr>
      </w:pPr>
      <w:bookmarkStart w:id="65" w:name="_Toc216099712"/>
      <w:bookmarkStart w:id="66" w:name="_Toc220932834"/>
      <w:bookmarkStart w:id="67" w:name="_Toc227737866"/>
      <w:r w:rsidRPr="00D93D74">
        <w:t xml:space="preserve">Comparison of isolation protocols for bacterial </w:t>
      </w:r>
      <w:r w:rsidR="00F53307" w:rsidRPr="00D93D74">
        <w:t>DNA</w:t>
      </w:r>
      <w:r w:rsidRPr="00D93D74">
        <w:t xml:space="preserve"> from human stool samples</w:t>
      </w:r>
      <w:bookmarkEnd w:id="58"/>
      <w:bookmarkEnd w:id="63"/>
      <w:bookmarkEnd w:id="65"/>
      <w:bookmarkEnd w:id="66"/>
      <w:bookmarkEnd w:id="67"/>
    </w:p>
    <w:p w14:paraId="3128BDD9" w14:textId="08BA5234" w:rsidR="00281EC3" w:rsidRPr="00D93D74" w:rsidRDefault="00B23A3C" w:rsidP="00CD77AB">
      <w:pPr>
        <w:rPr>
          <w:rFonts w:cs="Times New Roman"/>
          <w:szCs w:val="24"/>
        </w:rPr>
      </w:pPr>
      <w:r w:rsidRPr="00D93D74">
        <w:rPr>
          <w:rFonts w:cs="Times New Roman"/>
          <w:szCs w:val="24"/>
        </w:rPr>
        <w:t>We compared four DNA isolation protocols: QIAamp PowerFecal Pro DNA Kit</w:t>
      </w:r>
      <w:r w:rsidR="007B5A5E" w:rsidRPr="00D93D74">
        <w:rPr>
          <w:rFonts w:cs="Times New Roman"/>
          <w:szCs w:val="24"/>
        </w:rPr>
        <w:t xml:space="preserve"> (Qiagen, Germany)</w:t>
      </w:r>
      <w:r w:rsidRPr="00D93D74">
        <w:rPr>
          <w:rFonts w:cs="Times New Roman"/>
          <w:szCs w:val="24"/>
        </w:rPr>
        <w:t xml:space="preserve">, QIAamp Fast DNA Stool Mini Kit (Qiagen, Germany), NucleoSpin Soil Mini Kit (Macherey-Nagel, Germany), and an in-house protocol based on the DNeasy Blood &amp; Tissue Kit (Qiagen, Germany) (Supplement Table 3). DNA was isolated in triplicate from three stool samples and a negative control containing 250 µl nuclease-free water. </w:t>
      </w:r>
      <w:r w:rsidR="00555E2B" w:rsidRPr="00D93D74">
        <w:rPr>
          <w:rFonts w:cs="Times New Roman"/>
          <w:szCs w:val="24"/>
        </w:rPr>
        <w:t>S</w:t>
      </w:r>
      <w:r w:rsidRPr="00D93D74">
        <w:rPr>
          <w:rFonts w:cs="Times New Roman"/>
          <w:szCs w:val="24"/>
        </w:rPr>
        <w:t xml:space="preserve">amples were </w:t>
      </w:r>
      <w:r w:rsidR="00555E2B" w:rsidRPr="00D93D74">
        <w:rPr>
          <w:rFonts w:cs="Times New Roman"/>
          <w:szCs w:val="24"/>
        </w:rPr>
        <w:t>processed</w:t>
      </w:r>
      <w:r w:rsidRPr="00D93D74">
        <w:rPr>
          <w:rFonts w:cs="Times New Roman"/>
          <w:szCs w:val="24"/>
        </w:rPr>
        <w:t xml:space="preserve"> according to the manufacturer’s instructions</w:t>
      </w:r>
      <w:r w:rsidR="00555E2B" w:rsidRPr="00D93D74">
        <w:rPr>
          <w:rFonts w:cs="Times New Roman"/>
          <w:szCs w:val="24"/>
        </w:rPr>
        <w:t>,</w:t>
      </w:r>
      <w:r w:rsidRPr="00D93D74">
        <w:rPr>
          <w:rFonts w:cs="Times New Roman"/>
          <w:szCs w:val="24"/>
        </w:rPr>
        <w:t xml:space="preserve"> with the following modification: for the FastDNA and DNeasy protocols, additional mechanical lysis </w:t>
      </w:r>
      <w:r w:rsidR="00555E2B" w:rsidRPr="00D93D74">
        <w:rPr>
          <w:rFonts w:cs="Times New Roman"/>
          <w:szCs w:val="24"/>
        </w:rPr>
        <w:t xml:space="preserve">was performed using </w:t>
      </w:r>
      <w:r w:rsidRPr="00D93D74">
        <w:rPr>
          <w:rFonts w:cs="Times New Roman"/>
          <w:szCs w:val="24"/>
        </w:rPr>
        <w:t>a mixture of 0.1 mm and 0.5 mm zirconia beads in equal parts</w:t>
      </w:r>
      <w:r w:rsidR="00555E2B" w:rsidRPr="00D93D74">
        <w:rPr>
          <w:rFonts w:cs="Times New Roman"/>
          <w:szCs w:val="24"/>
        </w:rPr>
        <w:t xml:space="preserve"> </w:t>
      </w:r>
      <w:r w:rsidRPr="00D93D74">
        <w:rPr>
          <w:rFonts w:cs="Times New Roman"/>
          <w:szCs w:val="24"/>
        </w:rPr>
        <w:t xml:space="preserve">on a MagnaLyser for 30 seconds at 7000 rpm. DNA was </w:t>
      </w:r>
      <w:r w:rsidR="00555E2B" w:rsidRPr="00D93D74">
        <w:rPr>
          <w:rFonts w:cs="Times New Roman"/>
          <w:szCs w:val="24"/>
        </w:rPr>
        <w:t xml:space="preserve">eluted </w:t>
      </w:r>
      <w:r w:rsidRPr="00D93D74">
        <w:rPr>
          <w:rFonts w:cs="Times New Roman"/>
          <w:szCs w:val="24"/>
        </w:rPr>
        <w:t>in 100 µl nuclease-free water. DNA concentration was measured using the Quant-iT™ PicoGreen™ dsDNA Assay and dsDNA Reagents (Invitrogen™, US).</w:t>
      </w:r>
    </w:p>
    <w:p w14:paraId="6AFC1D32" w14:textId="77777777" w:rsidR="00092E4B" w:rsidRPr="00D93D74" w:rsidRDefault="00092E4B" w:rsidP="00CD77AB">
      <w:pPr>
        <w:rPr>
          <w:rFonts w:cs="Times New Roman"/>
          <w:szCs w:val="24"/>
        </w:rPr>
      </w:pPr>
    </w:p>
    <w:p w14:paraId="09D11544" w14:textId="2A8020E2" w:rsidR="004B1C68" w:rsidRPr="00D93D74" w:rsidRDefault="007B5A5E" w:rsidP="0002799D">
      <w:pPr>
        <w:pStyle w:val="Heading3"/>
        <w:numPr>
          <w:ilvl w:val="2"/>
          <w:numId w:val="26"/>
        </w:numPr>
      </w:pPr>
      <w:bookmarkStart w:id="68" w:name="_Toc220932835"/>
      <w:bookmarkStart w:id="69" w:name="_Toc212712192"/>
      <w:bookmarkStart w:id="70" w:name="_Toc227737867"/>
      <w:r w:rsidRPr="00D93D74">
        <w:t>Optimization of removal of vegetative cells and their DNA from stool samples</w:t>
      </w:r>
      <w:bookmarkEnd w:id="68"/>
      <w:bookmarkEnd w:id="70"/>
      <w:r w:rsidRPr="00D93D74">
        <w:t xml:space="preserve"> </w:t>
      </w:r>
      <w:r w:rsidR="004E2BD3" w:rsidRPr="00D93D74">
        <w:t xml:space="preserve"> </w:t>
      </w:r>
      <w:bookmarkEnd w:id="69"/>
    </w:p>
    <w:p w14:paraId="4CBE953B" w14:textId="25457AF6" w:rsidR="004F2442" w:rsidRPr="00D93D74" w:rsidRDefault="00333FFC" w:rsidP="00CD77AB">
      <w:bookmarkStart w:id="71" w:name="_Hlk184885436"/>
      <w:r w:rsidRPr="00D93D74">
        <w:t xml:space="preserve">To obtain DNA from spores and other resistant cell forms we </w:t>
      </w:r>
      <w:r w:rsidR="00555E2B" w:rsidRPr="00D93D74">
        <w:t xml:space="preserve">compared heat and ethanol shock treatments </w:t>
      </w:r>
      <w:r w:rsidRPr="00D93D74">
        <w:t>o</w:t>
      </w:r>
      <w:r w:rsidR="005610BB" w:rsidRPr="00D93D74">
        <w:t>n</w:t>
      </w:r>
      <w:r w:rsidR="00555E2B" w:rsidRPr="00D93D74">
        <w:t xml:space="preserve"> stool samples</w:t>
      </w:r>
      <w:r w:rsidR="005610BB" w:rsidRPr="00D93D74">
        <w:t>, to damage vegetative cells</w:t>
      </w:r>
      <w:r w:rsidR="00555E2B" w:rsidRPr="00D93D74">
        <w:t xml:space="preserve">. Additionally, we used ethidium bromide monoazide (EMA) to remove free DNA and DNA from damaged </w:t>
      </w:r>
      <w:r w:rsidRPr="00D93D74">
        <w:t xml:space="preserve">(vegetative) </w:t>
      </w:r>
      <w:r w:rsidR="00555E2B" w:rsidRPr="00D93D74">
        <w:t>cells. EMA binds to free DNA and can enter damaged cells, where, under light exposure, it cleaves double-stranded DNA, rendering it unsuitable for PCR or sequencing. To minimise DNA fragmentation during extraction, we also optimised the bead-beating procedure.</w:t>
      </w:r>
    </w:p>
    <w:bookmarkEnd w:id="71"/>
    <w:p w14:paraId="453B49EB" w14:textId="006A905F" w:rsidR="004E2BD3" w:rsidRPr="00D93D74" w:rsidRDefault="00032A34" w:rsidP="004E2BD3">
      <w:pPr>
        <w:rPr>
          <w:rFonts w:cs="Times New Roman"/>
          <w:szCs w:val="24"/>
        </w:rPr>
      </w:pPr>
      <w:commentRangeStart w:id="72"/>
      <w:commentRangeStart w:id="73"/>
      <w:r w:rsidRPr="00D93D74">
        <w:rPr>
          <w:rFonts w:cs="Times New Roman"/>
          <w:szCs w:val="24"/>
        </w:rPr>
        <w:t>Two s</w:t>
      </w:r>
      <w:r w:rsidR="00555E2B" w:rsidRPr="00D93D74">
        <w:rPr>
          <w:rFonts w:cs="Times New Roman"/>
          <w:szCs w:val="24"/>
        </w:rPr>
        <w:t xml:space="preserve">tool aliquots were </w:t>
      </w:r>
      <w:r w:rsidR="00DA42F5" w:rsidRPr="00D93D74">
        <w:rPr>
          <w:rFonts w:cs="Times New Roman"/>
          <w:szCs w:val="24"/>
        </w:rPr>
        <w:t xml:space="preserve">each </w:t>
      </w:r>
      <w:r w:rsidR="00555E2B" w:rsidRPr="00D93D74">
        <w:rPr>
          <w:rFonts w:cs="Times New Roman"/>
          <w:szCs w:val="24"/>
        </w:rPr>
        <w:t xml:space="preserve">resuspended in </w:t>
      </w:r>
      <w:r w:rsidRPr="00D93D74">
        <w:rPr>
          <w:rFonts w:cs="Times New Roman"/>
          <w:szCs w:val="24"/>
        </w:rPr>
        <w:t xml:space="preserve">duplicates </w:t>
      </w:r>
      <w:commentRangeEnd w:id="72"/>
      <w:r w:rsidR="00702F47" w:rsidRPr="00D93D74">
        <w:rPr>
          <w:rStyle w:val="CommentReference"/>
        </w:rPr>
        <w:commentReference w:id="72"/>
      </w:r>
      <w:commentRangeEnd w:id="73"/>
      <w:r w:rsidR="00702F47" w:rsidRPr="00D93D74">
        <w:rPr>
          <w:rStyle w:val="CommentReference"/>
        </w:rPr>
        <w:commentReference w:id="73"/>
      </w:r>
      <w:r w:rsidR="00555E2B" w:rsidRPr="00D93D74">
        <w:rPr>
          <w:rFonts w:cs="Times New Roman"/>
          <w:szCs w:val="24"/>
        </w:rPr>
        <w:t>1.5 ml of 70% ethanol for 24 hours or subjected to heat shock at 80 °C for 30 minutes</w:t>
      </w:r>
      <w:r w:rsidR="007B5A5E" w:rsidRPr="00D93D74">
        <w:rPr>
          <w:rFonts w:cs="Times New Roman"/>
          <w:szCs w:val="24"/>
        </w:rPr>
        <w:t>, based on previous cultivation experiments with spore-forming bacteria</w:t>
      </w:r>
      <w:r w:rsidRPr="00D93D74">
        <w:rPr>
          <w:rFonts w:cs="Times New Roman"/>
          <w:szCs w:val="24"/>
        </w:rPr>
        <w:t xml:space="preserve"> (Supplement </w:t>
      </w:r>
      <w:r w:rsidR="005610BB" w:rsidRPr="00D93D74">
        <w:rPr>
          <w:rFonts w:cs="Times New Roman"/>
          <w:szCs w:val="24"/>
        </w:rPr>
        <w:t>T</w:t>
      </w:r>
      <w:r w:rsidRPr="00D93D74">
        <w:rPr>
          <w:rFonts w:cs="Times New Roman"/>
          <w:szCs w:val="24"/>
        </w:rPr>
        <w:t>ext 1)</w:t>
      </w:r>
      <w:r w:rsidR="00555E2B" w:rsidRPr="00D93D74">
        <w:rPr>
          <w:rFonts w:cs="Times New Roman"/>
          <w:szCs w:val="24"/>
        </w:rPr>
        <w:t xml:space="preserve">. After treatment, samples were washed three times with nuclease-free water. For EMA treatment, samples were incubated with 2.5 ng/µl EMA in the dark for 5 minutes, then illuminated on ice for 5, 10, or 15 minutes using an 8000-lumen light source. Controls included untreated stool samples and heat- or ethanol-shocked samples washed only with water but without EMA treatment, as EMA-efficiency controls. DNA was isolated using the MasterPure™ Complete DNA and RNA Purification Kit (Lucigen, USA). Prior to isolation, </w:t>
      </w:r>
      <w:r w:rsidR="00555E2B" w:rsidRPr="00D93D74">
        <w:rPr>
          <w:rFonts w:cs="Times New Roman"/>
          <w:szCs w:val="24"/>
        </w:rPr>
        <w:lastRenderedPageBreak/>
        <w:t>samples underwent bead-beating in Cell Lysis Solution with 0.5 g of 0.5 mm silica beads using a MagNA Lyser (Roche Diagnostics, Germany) at 7000 rpm. Bead-beating was performed for 70 seconds for the initial comparison and subsequently optimised to two cycles of 30 seconds at 7000 rpm to reduce DNA shearing. DNA quality was assessed by gel electrophoresis for fragmentation and by the absorbance ratio at 260/280 to estimate protein contamination.</w:t>
      </w:r>
      <w:r w:rsidR="005610BB" w:rsidRPr="00D93D74">
        <w:rPr>
          <w:rFonts w:cs="Times New Roman"/>
          <w:szCs w:val="24"/>
        </w:rPr>
        <w:t xml:space="preserve"> DNA concentration was measured using the Quant-iT™ PicoGreen™ dsDNA Assay (Thermo Fisher Scientific, USA).</w:t>
      </w:r>
    </w:p>
    <w:p w14:paraId="4F88564C" w14:textId="42DECB0E" w:rsidR="004E2BD3" w:rsidRPr="00D93D74" w:rsidRDefault="00032A34" w:rsidP="004E2BD3">
      <w:pPr>
        <w:rPr>
          <w:rFonts w:cs="Times New Roman"/>
          <w:szCs w:val="24"/>
        </w:rPr>
      </w:pPr>
      <w:r w:rsidRPr="00D93D74">
        <w:rPr>
          <w:rFonts w:cs="Times New Roman"/>
          <w:szCs w:val="24"/>
        </w:rPr>
        <w:t>E</w:t>
      </w:r>
      <w:r w:rsidR="00555E2B" w:rsidRPr="00D93D74">
        <w:rPr>
          <w:rFonts w:cs="Times New Roman"/>
          <w:szCs w:val="24"/>
        </w:rPr>
        <w:t xml:space="preserve">thanol shock combined with EMA treatment (10-minute illumination) and the optimised bead-beating protocol </w:t>
      </w:r>
      <w:r w:rsidR="005610BB" w:rsidRPr="00D93D74">
        <w:rPr>
          <w:rFonts w:cs="Times New Roman"/>
          <w:szCs w:val="24"/>
        </w:rPr>
        <w:t xml:space="preserve">(2 x 30 s at 7000 rpm) </w:t>
      </w:r>
      <w:r w:rsidR="00555E2B" w:rsidRPr="00D93D74">
        <w:rPr>
          <w:rFonts w:cs="Times New Roman"/>
          <w:szCs w:val="24"/>
        </w:rPr>
        <w:t xml:space="preserve">was </w:t>
      </w:r>
      <w:r w:rsidRPr="00D93D74">
        <w:rPr>
          <w:rFonts w:cs="Times New Roman"/>
          <w:szCs w:val="24"/>
        </w:rPr>
        <w:t xml:space="preserve">selected for isolation of </w:t>
      </w:r>
      <w:r w:rsidR="005610BB" w:rsidRPr="00D93D74">
        <w:rPr>
          <w:rFonts w:cs="Times New Roman"/>
          <w:szCs w:val="24"/>
        </w:rPr>
        <w:t xml:space="preserve">ethanol treated </w:t>
      </w:r>
      <w:r w:rsidRPr="00D93D74">
        <w:rPr>
          <w:rFonts w:cs="Times New Roman"/>
          <w:szCs w:val="24"/>
        </w:rPr>
        <w:t>samples</w:t>
      </w:r>
      <w:r w:rsidR="005610BB" w:rsidRPr="00D93D74">
        <w:rPr>
          <w:rFonts w:cs="Times New Roman"/>
          <w:szCs w:val="24"/>
        </w:rPr>
        <w:t xml:space="preserve"> from the longitudinal cohort</w:t>
      </w:r>
      <w:r w:rsidR="00555E2B" w:rsidRPr="00D93D74">
        <w:rPr>
          <w:rFonts w:cs="Times New Roman"/>
          <w:szCs w:val="24"/>
        </w:rPr>
        <w:t>. Isolated DNA was stored at -80 °C until further use.</w:t>
      </w:r>
    </w:p>
    <w:p w14:paraId="7BF15B89" w14:textId="77777777" w:rsidR="00B11A96" w:rsidRPr="00D93D74" w:rsidRDefault="00B11A96" w:rsidP="00CD77AB">
      <w:pPr>
        <w:rPr>
          <w:rFonts w:cs="Times New Roman"/>
          <w:szCs w:val="24"/>
        </w:rPr>
      </w:pPr>
    </w:p>
    <w:p w14:paraId="2B3BA2B7" w14:textId="668ED1CD" w:rsidR="00173621" w:rsidRPr="00D93D74" w:rsidRDefault="00173621" w:rsidP="00221812">
      <w:pPr>
        <w:pStyle w:val="Heading2"/>
        <w:numPr>
          <w:ilvl w:val="1"/>
          <w:numId w:val="26"/>
        </w:numPr>
      </w:pPr>
      <w:bookmarkStart w:id="74" w:name="_Toc212712195"/>
      <w:bookmarkStart w:id="75" w:name="_Toc216099714"/>
      <w:bookmarkStart w:id="76" w:name="_Toc220932836"/>
      <w:bookmarkStart w:id="77" w:name="_Toc227737868"/>
      <w:r w:rsidRPr="00D93D74">
        <w:t>DNA ISOLATION</w:t>
      </w:r>
      <w:bookmarkEnd w:id="74"/>
      <w:bookmarkEnd w:id="75"/>
      <w:bookmarkEnd w:id="76"/>
      <w:bookmarkEnd w:id="77"/>
    </w:p>
    <w:p w14:paraId="734125BB" w14:textId="261FA633" w:rsidR="008A0D22" w:rsidRPr="00D93D74" w:rsidRDefault="008A0D22" w:rsidP="00221812">
      <w:pPr>
        <w:pStyle w:val="Heading3"/>
        <w:numPr>
          <w:ilvl w:val="2"/>
          <w:numId w:val="26"/>
        </w:numPr>
      </w:pPr>
      <w:bookmarkStart w:id="78" w:name="_Toc212712196"/>
      <w:bookmarkStart w:id="79" w:name="_Toc216099715"/>
      <w:bookmarkStart w:id="80" w:name="_Toc220932837"/>
      <w:bookmarkStart w:id="81" w:name="_Toc227737869"/>
      <w:commentRangeStart w:id="82"/>
      <w:r w:rsidRPr="00D93D74">
        <w:t xml:space="preserve">DNA isolation </w:t>
      </w:r>
      <w:r w:rsidR="00702F47" w:rsidRPr="00D93D74">
        <w:t>from</w:t>
      </w:r>
      <w:r w:rsidR="000D1D0F" w:rsidRPr="00D93D74">
        <w:t xml:space="preserve"> stool sample</w:t>
      </w:r>
      <w:bookmarkEnd w:id="78"/>
      <w:r w:rsidR="00555E2B" w:rsidRPr="00D93D74">
        <w:t>s</w:t>
      </w:r>
      <w:bookmarkEnd w:id="79"/>
      <w:commentRangeEnd w:id="82"/>
      <w:r w:rsidR="00702F47" w:rsidRPr="00D93D74">
        <w:rPr>
          <w:rStyle w:val="CommentReference"/>
          <w:rFonts w:eastAsiaTheme="minorHAnsi" w:cstheme="minorBidi"/>
          <w:b w:val="0"/>
          <w:bCs w:val="0"/>
          <w:color w:val="auto"/>
        </w:rPr>
        <w:commentReference w:id="82"/>
      </w:r>
      <w:bookmarkEnd w:id="80"/>
      <w:bookmarkEnd w:id="81"/>
    </w:p>
    <w:p w14:paraId="4E086711" w14:textId="61F1235B" w:rsidR="00FA776C" w:rsidRPr="00D93D74" w:rsidRDefault="00790079" w:rsidP="00CD77AB">
      <w:pPr>
        <w:rPr>
          <w:rFonts w:cs="Times New Roman"/>
          <w:szCs w:val="24"/>
        </w:rPr>
      </w:pPr>
      <w:r w:rsidRPr="00D93D74">
        <w:rPr>
          <w:rFonts w:cs="Times New Roman"/>
          <w:szCs w:val="24"/>
        </w:rPr>
        <w:t xml:space="preserve">DNA </w:t>
      </w:r>
      <w:r w:rsidR="00B41263" w:rsidRPr="00D93D74">
        <w:rPr>
          <w:rFonts w:cs="Times New Roman"/>
          <w:szCs w:val="24"/>
        </w:rPr>
        <w:t xml:space="preserve">from untreated stool samples </w:t>
      </w:r>
      <w:r w:rsidRPr="00D93D74">
        <w:rPr>
          <w:rFonts w:cs="Times New Roman"/>
          <w:szCs w:val="24"/>
        </w:rPr>
        <w:t xml:space="preserve">was isolated </w:t>
      </w:r>
      <w:r w:rsidR="00DA42F5" w:rsidRPr="00D93D74">
        <w:rPr>
          <w:rFonts w:cs="Times New Roman"/>
          <w:szCs w:val="24"/>
        </w:rPr>
        <w:t xml:space="preserve">from an entire aliquot (one full 10 µl inoculation loop of stool) </w:t>
      </w:r>
      <w:r w:rsidRPr="00D93D74">
        <w:rPr>
          <w:rFonts w:cs="Times New Roman"/>
          <w:szCs w:val="24"/>
        </w:rPr>
        <w:t>using the PowerFecal Kit (Qiagen, Germany) according to the manufacturer’s instructions, eluted in 100 µl nuclease-free water, and stored at -80 °C. DNA concentration was measured using the Quant-iT™ PicoGreen™ dsDNA Assay (Thermo Fisher Scientific, USA).</w:t>
      </w:r>
    </w:p>
    <w:p w14:paraId="29D64C74" w14:textId="77777777" w:rsidR="00173621" w:rsidRPr="00D93D74" w:rsidRDefault="00173621" w:rsidP="00CD77AB">
      <w:pPr>
        <w:rPr>
          <w:rFonts w:cs="Times New Roman"/>
          <w:szCs w:val="24"/>
        </w:rPr>
      </w:pPr>
    </w:p>
    <w:p w14:paraId="1FA21D63" w14:textId="5BB07856" w:rsidR="0055077B" w:rsidRPr="00D93D74" w:rsidRDefault="00790079" w:rsidP="00221812">
      <w:pPr>
        <w:pStyle w:val="Heading3"/>
        <w:numPr>
          <w:ilvl w:val="2"/>
          <w:numId w:val="26"/>
        </w:numPr>
      </w:pPr>
      <w:bookmarkStart w:id="83" w:name="_Toc216099716"/>
      <w:bookmarkStart w:id="84" w:name="_Toc220932838"/>
      <w:bookmarkStart w:id="85" w:name="_Toc227737870"/>
      <w:r w:rsidRPr="00D93D74">
        <w:t>DNA isolation from pure bacterial cultures</w:t>
      </w:r>
      <w:bookmarkEnd w:id="83"/>
      <w:bookmarkEnd w:id="84"/>
      <w:bookmarkEnd w:id="85"/>
    </w:p>
    <w:p w14:paraId="5695D7D7" w14:textId="7FF4290D" w:rsidR="000E6005" w:rsidRPr="00D93D74" w:rsidRDefault="00790079" w:rsidP="00CD77AB">
      <w:pPr>
        <w:rPr>
          <w:rFonts w:cs="Times New Roman"/>
          <w:szCs w:val="24"/>
        </w:rPr>
      </w:pPr>
      <w:r w:rsidRPr="00D93D74">
        <w:rPr>
          <w:rFonts w:cs="Times New Roman"/>
          <w:szCs w:val="24"/>
        </w:rPr>
        <w:t>Genomic DNA from pure bacterial cultures was isolated using a QIAamp DNA Mini Kit (</w:t>
      </w:r>
      <w:r w:rsidR="00555E2B" w:rsidRPr="00D93D74">
        <w:rPr>
          <w:rFonts w:cs="Times New Roman"/>
          <w:szCs w:val="24"/>
        </w:rPr>
        <w:t>Qiagen</w:t>
      </w:r>
      <w:r w:rsidRPr="00D93D74">
        <w:rPr>
          <w:rFonts w:cs="Times New Roman"/>
          <w:szCs w:val="24"/>
        </w:rPr>
        <w:t xml:space="preserve">, Germany) </w:t>
      </w:r>
      <w:r w:rsidR="00555E2B" w:rsidRPr="00D93D74">
        <w:rPr>
          <w:rFonts w:cs="Times New Roman"/>
          <w:szCs w:val="24"/>
        </w:rPr>
        <w:t>with</w:t>
      </w:r>
      <w:r w:rsidRPr="00D93D74">
        <w:rPr>
          <w:rFonts w:cs="Times New Roman"/>
          <w:szCs w:val="24"/>
        </w:rPr>
        <w:t xml:space="preserve"> one </w:t>
      </w:r>
      <w:r w:rsidR="00702F47" w:rsidRPr="00D93D74">
        <w:rPr>
          <w:rFonts w:cs="Times New Roman"/>
          <w:szCs w:val="24"/>
        </w:rPr>
        <w:t xml:space="preserve">full </w:t>
      </w:r>
      <w:r w:rsidRPr="00D93D74">
        <w:rPr>
          <w:rFonts w:cs="Times New Roman"/>
          <w:szCs w:val="24"/>
        </w:rPr>
        <w:t>10 µl inoculation loop of overnight culture. DNA was eluted in 50 µl nuclease-free water</w:t>
      </w:r>
      <w:r w:rsidR="00032A34" w:rsidRPr="00D93D74">
        <w:rPr>
          <w:rFonts w:cs="Times New Roman"/>
          <w:szCs w:val="24"/>
        </w:rPr>
        <w:t xml:space="preserve"> and stored at -20 °C</w:t>
      </w:r>
      <w:r w:rsidRPr="00D93D74">
        <w:rPr>
          <w:rFonts w:cs="Times New Roman"/>
          <w:szCs w:val="24"/>
        </w:rPr>
        <w:t xml:space="preserve">. DNA concentration was measured with the Quant-iT™ PicoGreen™ dsDNA Assay (Thermo Fisher Scientific, USA). </w:t>
      </w:r>
    </w:p>
    <w:p w14:paraId="57967FB2" w14:textId="77777777" w:rsidR="00173621" w:rsidRPr="00D93D74" w:rsidRDefault="00173621" w:rsidP="00CD77AB">
      <w:pPr>
        <w:rPr>
          <w:rFonts w:cs="Times New Roman"/>
          <w:szCs w:val="24"/>
        </w:rPr>
      </w:pPr>
    </w:p>
    <w:p w14:paraId="10053271" w14:textId="5E456636" w:rsidR="0055077B" w:rsidRPr="00D93D74" w:rsidRDefault="00173621" w:rsidP="00221812">
      <w:pPr>
        <w:pStyle w:val="Heading2"/>
        <w:numPr>
          <w:ilvl w:val="1"/>
          <w:numId w:val="26"/>
        </w:numPr>
      </w:pPr>
      <w:bookmarkStart w:id="86" w:name="_Toc212712200"/>
      <w:bookmarkStart w:id="87" w:name="_Toc216099717"/>
      <w:bookmarkStart w:id="88" w:name="_Toc220932839"/>
      <w:bookmarkStart w:id="89" w:name="_Toc227737871"/>
      <w:r w:rsidRPr="00D93D74">
        <w:t xml:space="preserve">ABSOLUTE QUANTIFICATION OF THE 16S </w:t>
      </w:r>
      <w:r w:rsidR="00AB497D" w:rsidRPr="00D93D74">
        <w:t>r</w:t>
      </w:r>
      <w:r w:rsidRPr="00D93D74">
        <w:t xml:space="preserve">RNA GENE IN </w:t>
      </w:r>
      <w:r w:rsidR="00B41263" w:rsidRPr="00D93D74">
        <w:t>UNTREATED</w:t>
      </w:r>
      <w:r w:rsidRPr="00D93D74">
        <w:t xml:space="preserve"> AND ETHANOL TREATED SAMPLES USING DROPLET DIGITAL PCR</w:t>
      </w:r>
      <w:bookmarkEnd w:id="86"/>
      <w:bookmarkEnd w:id="87"/>
      <w:bookmarkEnd w:id="88"/>
      <w:bookmarkEnd w:id="89"/>
    </w:p>
    <w:p w14:paraId="0521658F" w14:textId="77777777" w:rsidR="00DA42F5" w:rsidRPr="00D93D74" w:rsidRDefault="009D4C3B" w:rsidP="00EF00DB">
      <w:pPr>
        <w:rPr>
          <w:rFonts w:cs="Times New Roman"/>
          <w:szCs w:val="24"/>
        </w:rPr>
      </w:pPr>
      <w:r w:rsidRPr="00D93D74">
        <w:rPr>
          <w:rFonts w:cs="Times New Roman"/>
          <w:szCs w:val="24"/>
        </w:rPr>
        <w:t xml:space="preserve">Droplet digital PCR </w:t>
      </w:r>
      <w:r w:rsidR="00032A34" w:rsidRPr="00D93D74">
        <w:rPr>
          <w:rFonts w:cs="Times New Roman"/>
          <w:szCs w:val="24"/>
        </w:rPr>
        <w:t xml:space="preserve">(ddPCR) </w:t>
      </w:r>
      <w:r w:rsidRPr="00D93D74">
        <w:rPr>
          <w:rFonts w:cs="Times New Roman"/>
          <w:szCs w:val="24"/>
        </w:rPr>
        <w:t>was performed using EvaGreen QX200 technology (Bio-Rad, USA) to quantify the total bacterial load</w:t>
      </w:r>
      <w:r w:rsidR="00032A34" w:rsidRPr="00D93D74">
        <w:rPr>
          <w:rFonts w:cs="Times New Roman"/>
          <w:szCs w:val="24"/>
        </w:rPr>
        <w:t xml:space="preserve">. </w:t>
      </w:r>
      <w:r w:rsidRPr="00D93D74">
        <w:rPr>
          <w:rFonts w:cs="Times New Roman"/>
          <w:szCs w:val="24"/>
        </w:rPr>
        <w:t xml:space="preserve">ddPCR was conducted on all samples included in the longitudinal study, using universal primers targeting the V3-V4 regions of the 16S rRNA gene: 341F (5'-CCTACGGGNGGCWGCAG-3') and 806R (5'-GACTACHVGGGTATCTAATCC-3') </w:t>
      </w:r>
      <w:r w:rsidR="0043153B" w:rsidRPr="00D93D74">
        <w:rPr>
          <w:rFonts w:cs="Times New Roman"/>
          <w:szCs w:val="24"/>
        </w:rPr>
        <w:fldChar w:fldCharType="begin"/>
      </w:r>
      <w:r w:rsidR="0043153B" w:rsidRPr="00D93D74">
        <w:rPr>
          <w:rFonts w:cs="Times New Roman"/>
          <w:szCs w:val="24"/>
        </w:rPr>
        <w:instrText xml:space="preserve"> ADDIN ZOTERO_ITEM CSL_CITATION {"citationID":"OvRQMKz7","properties":{"formattedCitation":"(Klindworth et al., 2013)","plainCitation":"(Klindworth et al., 2013)","noteIndex":0},"citationItems":[{"id":167,"uris":["http://zotero.org/users/8873894/items/P74F92BM"],"itemData":{"id":167,"type":"article-journal","abstract":"16S ribosomal RNA gene (rDNA) amplicon analysis remains the standard approach for the cultivation-independent investigation of microbial diversity. The accuracy of these analyses depends strongly on the choice of primers. The overall coverage and phylum spectrum of 175 primers and 512 primer pairs were evaluated in silico with respect to the SILVA 16S/18S rDNA non-redundant reference dataset (SSURef 108 NR). Based on this evaluation a selection of ‘best available’ primer pairs for Bacteria and Archaea for three amplicon size classes (100–400, 400–1000, ≥1000 bp) is provided. The most promising bacterial primer pair (S-D-Bact-0341-b-S-17/S-D-Bact-0785-a-A-21), with an amplicon size of 464 bp, was experimentally evaluated by comparing the taxonomic distribution of the 16S rDNA amplicons with 16S rDNA fragments from directly sequenced metagenomes. The results of this study may be used as a guideline for selecting primer pairs with the best overall coverage and phylum spectrum for specific applications, therefore reducing the bias in PCR-based microbial diversity studies.","container-title":"Nucleic Acids Research","DOI":"10.1093/nar/gks808","ISSN":"0305-1048","issue":"1","journalAbbreviation":"Nucleic Acids Research","page":"e1","source":"Silverchair","title":"Evaluation of general 16S ribosomal RNA gene PCR primers for classical and next-generation sequencing-based diversity studies","volume":"41","author":[{"family":"Klindworth","given":"Anna"},{"family":"Pruesse","given":"Elmar"},{"family":"Schweer","given":"Timmy"},{"family":"Peplies","given":"Jörg"},{"family":"Quast","given":"Christian"},{"family":"Horn","given":"Matthias"},{"family":"Glöckner","given":"Frank Oliver"}],"issued":{"date-parts":[["2013",1,1]]}}}],"schema":"https://github.com/citation-style-language/schema/raw/master/csl-citation.json"} </w:instrText>
      </w:r>
      <w:r w:rsidR="0043153B" w:rsidRPr="00D93D74">
        <w:rPr>
          <w:rFonts w:cs="Times New Roman"/>
          <w:szCs w:val="24"/>
        </w:rPr>
        <w:fldChar w:fldCharType="separate"/>
      </w:r>
      <w:r w:rsidR="0043153B" w:rsidRPr="00D93D74">
        <w:rPr>
          <w:rFonts w:cs="Times New Roman"/>
        </w:rPr>
        <w:t>(Klindworth et al., 2013)</w:t>
      </w:r>
      <w:r w:rsidR="0043153B" w:rsidRPr="00D93D74">
        <w:rPr>
          <w:rFonts w:cs="Times New Roman"/>
          <w:szCs w:val="24"/>
        </w:rPr>
        <w:fldChar w:fldCharType="end"/>
      </w:r>
      <w:r w:rsidRPr="00D93D74">
        <w:rPr>
          <w:rFonts w:cs="Times New Roman"/>
          <w:szCs w:val="24"/>
        </w:rPr>
        <w:t>. The reaction volume was 25 µl, comprising 2.5 µl of diluted DNA, 12.5 µl of 2</w:t>
      </w:r>
      <w:r w:rsidR="00555E2B" w:rsidRPr="00D93D74">
        <w:rPr>
          <w:rFonts w:cs="Times New Roman"/>
          <w:szCs w:val="24"/>
        </w:rPr>
        <w:t xml:space="preserve"> ×</w:t>
      </w:r>
      <w:r w:rsidRPr="00D93D74">
        <w:rPr>
          <w:rFonts w:cs="Times New Roman"/>
          <w:szCs w:val="24"/>
        </w:rPr>
        <w:t xml:space="preserve"> EvaGreen Supermix, 0.5 µl of each 10 µM primer, and 9 µl of nuclease-free water. Droplets were generated using the QX200 Droplet Generator, following the manufacturer’s instructions. </w:t>
      </w:r>
    </w:p>
    <w:p w14:paraId="7B06F2F9" w14:textId="2D99ECE2" w:rsidR="00EF00DB" w:rsidRPr="00D93D74" w:rsidRDefault="009D4C3B" w:rsidP="00EF00DB">
      <w:pPr>
        <w:rPr>
          <w:rFonts w:cs="Times New Roman"/>
          <w:szCs w:val="24"/>
        </w:rPr>
      </w:pPr>
      <w:r w:rsidRPr="00D93D74">
        <w:rPr>
          <w:rFonts w:cs="Times New Roman"/>
          <w:szCs w:val="24"/>
        </w:rPr>
        <w:t xml:space="preserve">The thermal cycling conditions were enzyme activation at 95 °C for 3 minutes, 40 cycles of denaturation at 95 °C for 30 seconds, annealing at 55 °C for 30 seconds, and elongation at 60 °C </w:t>
      </w:r>
      <w:r w:rsidRPr="00D93D74">
        <w:rPr>
          <w:rFonts w:cs="Times New Roman"/>
          <w:szCs w:val="24"/>
        </w:rPr>
        <w:lastRenderedPageBreak/>
        <w:t>for 30 seconds, followed by a final elongation at 60 °C for 5 minutes and signal stabili</w:t>
      </w:r>
      <w:r w:rsidR="00555E2B" w:rsidRPr="00D93D74">
        <w:rPr>
          <w:rFonts w:cs="Times New Roman"/>
          <w:szCs w:val="24"/>
        </w:rPr>
        <w:t>s</w:t>
      </w:r>
      <w:r w:rsidRPr="00D93D74">
        <w:rPr>
          <w:rFonts w:cs="Times New Roman"/>
          <w:szCs w:val="24"/>
        </w:rPr>
        <w:t xml:space="preserve">ation at 4 °C for 5 minutes and 90 °C for 5 minutes. Absolute quantification was performed using QuantaSoft software v7.4.1, with a minimum threshold of 10,000 droplets per sample. The copy number of the target amplicon in each sample was calculated using Equation 1. </w:t>
      </w:r>
    </w:p>
    <w:p w14:paraId="54A424A1" w14:textId="77777777" w:rsidR="00EF00DB" w:rsidRPr="00D93D74" w:rsidRDefault="00EF00DB" w:rsidP="00EF00DB">
      <w:pPr>
        <w:jc w:val="right"/>
        <w:rPr>
          <w:rFonts w:cs="Times New Roman"/>
          <w:szCs w:val="24"/>
        </w:rPr>
      </w:pPr>
      <m:oMath>
        <m:r>
          <w:rPr>
            <w:rFonts w:ascii="Cambria Math" w:hAnsi="Cambria Math" w:cs="Times New Roman"/>
            <w:szCs w:val="24"/>
          </w:rPr>
          <m:t>c⋅</m:t>
        </m:r>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V</m:t>
                </m:r>
              </m:e>
              <m:sub>
                <m:r>
                  <m:rPr>
                    <m:lit/>
                    <m:nor/>
                  </m:rPr>
                  <w:rPr>
                    <w:rFonts w:cs="Times New Roman"/>
                    <w:szCs w:val="24"/>
                  </w:rPr>
                  <m:t>reaction</m:t>
                </m:r>
              </m:sub>
            </m:sSub>
          </m:num>
          <m:den>
            <m:sSub>
              <m:sSubPr>
                <m:ctrlPr>
                  <w:rPr>
                    <w:rFonts w:ascii="Cambria Math" w:hAnsi="Cambria Math" w:cs="Times New Roman"/>
                    <w:szCs w:val="24"/>
                  </w:rPr>
                </m:ctrlPr>
              </m:sSubPr>
              <m:e>
                <m:r>
                  <w:rPr>
                    <w:rFonts w:ascii="Cambria Math" w:hAnsi="Cambria Math" w:cs="Times New Roman"/>
                    <w:szCs w:val="24"/>
                  </w:rPr>
                  <m:t>V</m:t>
                </m:r>
              </m:e>
              <m:sub>
                <m:r>
                  <m:rPr>
                    <m:lit/>
                    <m:nor/>
                  </m:rPr>
                  <w:rPr>
                    <w:rFonts w:cs="Times New Roman"/>
                    <w:szCs w:val="24"/>
                  </w:rPr>
                  <m:t>added DNA</m:t>
                </m:r>
              </m:sub>
            </m:sSub>
          </m:den>
        </m:f>
        <m:r>
          <w:rPr>
            <w:rFonts w:ascii="Cambria Math" w:hAnsi="Cambria Math" w:cs="Times New Roman"/>
            <w:szCs w:val="24"/>
          </w:rPr>
          <m:t>⋅</m:t>
        </m:r>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V</m:t>
                </m:r>
              </m:e>
              <m:sub>
                <m:r>
                  <m:rPr>
                    <m:lit/>
                    <m:nor/>
                  </m:rPr>
                  <w:rPr>
                    <w:rFonts w:cs="Times New Roman"/>
                    <w:szCs w:val="24"/>
                  </w:rPr>
                  <m:t>reaction</m:t>
                </m:r>
              </m:sub>
            </m:sSub>
          </m:num>
          <m:den>
            <m:sSub>
              <m:sSubPr>
                <m:ctrlPr>
                  <w:rPr>
                    <w:rFonts w:ascii="Cambria Math" w:hAnsi="Cambria Math" w:cs="Times New Roman"/>
                    <w:szCs w:val="24"/>
                  </w:rPr>
                </m:ctrlPr>
              </m:sSubPr>
              <m:e>
                <m:r>
                  <w:rPr>
                    <w:rFonts w:ascii="Cambria Math" w:hAnsi="Cambria Math" w:cs="Times New Roman"/>
                    <w:szCs w:val="24"/>
                  </w:rPr>
                  <m:t>V</m:t>
                </m:r>
              </m:e>
              <m:sub>
                <m:r>
                  <m:rPr>
                    <m:lit/>
                    <m:nor/>
                  </m:rPr>
                  <w:rPr>
                    <w:rFonts w:cs="Times New Roman"/>
                    <w:szCs w:val="24"/>
                  </w:rPr>
                  <m:t>used reaction</m:t>
                </m:r>
              </m:sub>
            </m:sSub>
          </m:den>
        </m:f>
        <m:r>
          <w:rPr>
            <w:rFonts w:ascii="Cambria Math" w:hAnsi="Cambria Math" w:cs="Times New Roman"/>
            <w:szCs w:val="24"/>
          </w:rPr>
          <m:t>⋅</m:t>
        </m:r>
        <m:r>
          <m:rPr>
            <m:lit/>
            <m:nor/>
          </m:rPr>
          <w:rPr>
            <w:rFonts w:cs="Times New Roman"/>
            <w:szCs w:val="24"/>
          </w:rPr>
          <m:t>dilution factor</m:t>
        </m:r>
        <m:r>
          <w:rPr>
            <w:rFonts w:ascii="Cambria Math" w:hAnsi="Cambria Math" w:cs="Times New Roman"/>
            <w:szCs w:val="24"/>
          </w:rPr>
          <m:t>⋅</m:t>
        </m:r>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c</m:t>
                </m:r>
              </m:e>
              <m:sub>
                <m:r>
                  <m:rPr>
                    <m:lit/>
                    <m:nor/>
                  </m:rPr>
                  <w:rPr>
                    <w:rFonts w:cs="Times New Roman"/>
                    <w:szCs w:val="24"/>
                  </w:rPr>
                  <m:t>original</m:t>
                </m:r>
              </m:sub>
            </m:sSub>
          </m:num>
          <m:den>
            <m:sSub>
              <m:sSubPr>
                <m:ctrlPr>
                  <w:rPr>
                    <w:rFonts w:ascii="Cambria Math" w:hAnsi="Cambria Math" w:cs="Times New Roman"/>
                    <w:szCs w:val="24"/>
                  </w:rPr>
                </m:ctrlPr>
              </m:sSubPr>
              <m:e>
                <m:r>
                  <w:rPr>
                    <w:rFonts w:ascii="Cambria Math" w:hAnsi="Cambria Math" w:cs="Times New Roman"/>
                    <w:szCs w:val="24"/>
                  </w:rPr>
                  <m:t>c</m:t>
                </m:r>
              </m:e>
              <m:sub>
                <m:r>
                  <m:rPr>
                    <m:lit/>
                    <m:nor/>
                  </m:rPr>
                  <w:rPr>
                    <w:rFonts w:cs="Times New Roman"/>
                    <w:szCs w:val="24"/>
                  </w:rPr>
                  <m:t>diluted</m:t>
                </m:r>
              </m:sub>
            </m:sSub>
          </m:den>
        </m:f>
      </m:oMath>
      <w:r w:rsidRPr="00D93D74">
        <w:rPr>
          <w:rFonts w:cs="Times New Roman"/>
          <w:szCs w:val="24"/>
        </w:rPr>
        <w:t xml:space="preserve">                              </w:t>
      </w:r>
      <w:commentRangeStart w:id="90"/>
      <w:commentRangeStart w:id="91"/>
      <w:r w:rsidRPr="00D93D74">
        <w:rPr>
          <w:rFonts w:cs="Times New Roman"/>
          <w:szCs w:val="24"/>
        </w:rPr>
        <w:t>… (1)</w:t>
      </w:r>
      <w:commentRangeEnd w:id="90"/>
      <w:r w:rsidR="00306439" w:rsidRPr="00D93D74">
        <w:rPr>
          <w:rStyle w:val="CommentReference"/>
        </w:rPr>
        <w:commentReference w:id="90"/>
      </w:r>
      <w:commentRangeEnd w:id="91"/>
      <w:r w:rsidR="00DA42F5" w:rsidRPr="00D93D74">
        <w:rPr>
          <w:rStyle w:val="CommentReference"/>
        </w:rPr>
        <w:commentReference w:id="91"/>
      </w:r>
    </w:p>
    <w:p w14:paraId="602471B1" w14:textId="33D51C68" w:rsidR="00540583" w:rsidRPr="00D93D74" w:rsidRDefault="009D4C3B" w:rsidP="00CD77AB">
      <w:pPr>
        <w:rPr>
          <w:rFonts w:cs="Times New Roman"/>
          <w:szCs w:val="24"/>
        </w:rPr>
      </w:pPr>
      <w:r w:rsidRPr="00D93D74">
        <w:rPr>
          <w:rFonts w:cs="Times New Roman"/>
          <w:szCs w:val="24"/>
        </w:rPr>
        <w:t xml:space="preserve">Where c is concentration and V is volume. The copy number of the 16S rRNA gene was multiplied by the relative abundance of each OTU to determine their normalised abundance. </w:t>
      </w:r>
    </w:p>
    <w:p w14:paraId="1E407A54" w14:textId="77777777" w:rsidR="008A0D22" w:rsidRPr="00D93D74" w:rsidRDefault="008A0D22" w:rsidP="00CD77AB">
      <w:pPr>
        <w:rPr>
          <w:rFonts w:cs="Times New Roman"/>
          <w:szCs w:val="24"/>
        </w:rPr>
      </w:pPr>
    </w:p>
    <w:p w14:paraId="4D28D16F" w14:textId="51E35425" w:rsidR="00173621" w:rsidRPr="00D93D74" w:rsidRDefault="00173621" w:rsidP="00221812">
      <w:pPr>
        <w:pStyle w:val="Heading2"/>
        <w:numPr>
          <w:ilvl w:val="1"/>
          <w:numId w:val="26"/>
        </w:numPr>
      </w:pPr>
      <w:bookmarkStart w:id="92" w:name="_Toc212712201"/>
      <w:bookmarkStart w:id="93" w:name="_Toc216099718"/>
      <w:bookmarkStart w:id="94" w:name="_Toc220932840"/>
      <w:bookmarkStart w:id="95" w:name="_Toc227737872"/>
      <w:r w:rsidRPr="00D93D74">
        <w:t>SEQUENCING</w:t>
      </w:r>
      <w:bookmarkStart w:id="96" w:name="_Toc184220088"/>
      <w:bookmarkEnd w:id="92"/>
      <w:r w:rsidR="000B4DCB" w:rsidRPr="00D93D74">
        <w:t xml:space="preserve"> OF</w:t>
      </w:r>
      <w:r w:rsidR="005610BB" w:rsidRPr="00D93D74">
        <w:t xml:space="preserve"> DNA FROM</w:t>
      </w:r>
      <w:r w:rsidR="005610BB" w:rsidRPr="00D93D74">
        <w:tab/>
        <w:t xml:space="preserve"> ETHANOL TREATED AND UNTREATED STOOL SAMPLES</w:t>
      </w:r>
      <w:r w:rsidR="000B4DCB" w:rsidRPr="00D93D74">
        <w:t>, AND BACTERIAL ISOLATES</w:t>
      </w:r>
      <w:bookmarkEnd w:id="93"/>
      <w:bookmarkEnd w:id="94"/>
      <w:bookmarkEnd w:id="95"/>
    </w:p>
    <w:p w14:paraId="15A6E1E8" w14:textId="77548977" w:rsidR="00E65962" w:rsidRPr="00D93D74" w:rsidRDefault="00CD717C" w:rsidP="00221812">
      <w:pPr>
        <w:pStyle w:val="Heading3"/>
        <w:numPr>
          <w:ilvl w:val="2"/>
          <w:numId w:val="26"/>
        </w:numPr>
      </w:pPr>
      <w:bookmarkStart w:id="97" w:name="_Toc212712202"/>
      <w:bookmarkStart w:id="98" w:name="_Toc216099719"/>
      <w:bookmarkStart w:id="99" w:name="_Toc220932841"/>
      <w:bookmarkStart w:id="100" w:name="_Toc227737873"/>
      <w:r w:rsidRPr="00D93D74">
        <w:t>Amplicon</w:t>
      </w:r>
      <w:r w:rsidR="00E65962" w:rsidRPr="00D93D74">
        <w:t xml:space="preserve"> sequencing of the 16S rRNA gene</w:t>
      </w:r>
      <w:bookmarkEnd w:id="96"/>
      <w:bookmarkEnd w:id="97"/>
      <w:r w:rsidR="000B4DCB" w:rsidRPr="00D93D74">
        <w:t xml:space="preserve"> of </w:t>
      </w:r>
      <w:bookmarkEnd w:id="98"/>
      <w:bookmarkEnd w:id="99"/>
      <w:r w:rsidR="005610BB" w:rsidRPr="00D93D74">
        <w:t>ethanol treated and untreated stool samples</w:t>
      </w:r>
      <w:bookmarkEnd w:id="100"/>
    </w:p>
    <w:p w14:paraId="0BD95A93" w14:textId="60FF5545" w:rsidR="0055077B" w:rsidRPr="00D93D74" w:rsidRDefault="009D4C3B" w:rsidP="00CD77AB">
      <w:pPr>
        <w:rPr>
          <w:rFonts w:cs="Times New Roman"/>
          <w:szCs w:val="24"/>
        </w:rPr>
      </w:pPr>
      <w:bookmarkStart w:id="101" w:name="_Toc184220089"/>
      <w:r w:rsidRPr="00D93D74">
        <w:rPr>
          <w:rFonts w:cs="Times New Roman"/>
          <w:szCs w:val="24"/>
        </w:rPr>
        <w:t xml:space="preserve">Bacterial community structure was determined by sequencing the V3-V4 region of the 16S rRNA gene using the same primers as for the ddPCR, 341F and 806R </w:t>
      </w:r>
      <w:r w:rsidR="0043153B" w:rsidRPr="00D93D74">
        <w:rPr>
          <w:rFonts w:cs="Times New Roman"/>
          <w:szCs w:val="24"/>
        </w:rPr>
        <w:fldChar w:fldCharType="begin"/>
      </w:r>
      <w:r w:rsidR="0043153B" w:rsidRPr="00D93D74">
        <w:rPr>
          <w:rFonts w:cs="Times New Roman"/>
          <w:szCs w:val="24"/>
        </w:rPr>
        <w:instrText xml:space="preserve"> ADDIN ZOTERO_ITEM CSL_CITATION {"citationID":"z8hs29Oz","properties":{"formattedCitation":"(Klindworth et al., 2013)","plainCitation":"(Klindworth et al., 2013)","noteIndex":0},"citationItems":[{"id":167,"uris":["http://zotero.org/users/8873894/items/P74F92BM"],"itemData":{"id":167,"type":"article-journal","abstract":"16S ribosomal RNA gene (rDNA) amplicon analysis remains the standard approach for the cultivation-independent investigation of microbial diversity. The accuracy of these analyses depends strongly on the choice of primers. The overall coverage and phylum spectrum of 175 primers and 512 primer pairs were evaluated in silico with respect to the SILVA 16S/18S rDNA non-redundant reference dataset (SSURef 108 NR). Based on this evaluation a selection of ‘best available’ primer pairs for Bacteria and Archaea for three amplicon size classes (100–400, 400–1000, ≥1000 bp) is provided. The most promising bacterial primer pair (S-D-Bact-0341-b-S-17/S-D-Bact-0785-a-A-21), with an amplicon size of 464 bp, was experimentally evaluated by comparing the taxonomic distribution of the 16S rDNA amplicons with 16S rDNA fragments from directly sequenced metagenomes. The results of this study may be used as a guideline for selecting primer pairs with the best overall coverage and phylum spectrum for specific applications, therefore reducing the bias in PCR-based microbial diversity studies.","container-title":"Nucleic Acids Research","DOI":"10.1093/nar/gks808","ISSN":"0305-1048","issue":"1","journalAbbreviation":"Nucleic Acids Research","page":"e1","source":"Silverchair","title":"Evaluation of general 16S ribosomal RNA gene PCR primers for classical and next-generation sequencing-based diversity studies","volume":"41","author":[{"family":"Klindworth","given":"Anna"},{"family":"Pruesse","given":"Elmar"},{"family":"Schweer","given":"Timmy"},{"family":"Peplies","given":"Jörg"},{"family":"Quast","given":"Christian"},{"family":"Horn","given":"Matthias"},{"family":"Glöckner","given":"Frank Oliver"}],"issued":{"date-parts":[["2013",1,1]]}}}],"schema":"https://github.com/citation-style-language/schema/raw/master/csl-citation.json"} </w:instrText>
      </w:r>
      <w:r w:rsidR="0043153B" w:rsidRPr="00D93D74">
        <w:rPr>
          <w:rFonts w:cs="Times New Roman"/>
          <w:szCs w:val="24"/>
        </w:rPr>
        <w:fldChar w:fldCharType="separate"/>
      </w:r>
      <w:r w:rsidR="0043153B" w:rsidRPr="00D93D74">
        <w:rPr>
          <w:rFonts w:cs="Times New Roman"/>
        </w:rPr>
        <w:t>(Klindworth et al., 2013)</w:t>
      </w:r>
      <w:r w:rsidR="0043153B" w:rsidRPr="00D93D74">
        <w:rPr>
          <w:rFonts w:cs="Times New Roman"/>
          <w:szCs w:val="24"/>
        </w:rPr>
        <w:fldChar w:fldCharType="end"/>
      </w:r>
      <w:r w:rsidRPr="00D93D74">
        <w:rPr>
          <w:rFonts w:cs="Times New Roman"/>
          <w:szCs w:val="24"/>
        </w:rPr>
        <w:t>. Library preparation followed the 16S Metagenomic Sequencing Library Preparation protocol (Illumina, USA) with Q5® High-Fidelity DNA Polymerase (New England Biolabs, USA) or KAPA HiFi HotStart ReadyMix (Kapa Biosystems, Massachusetts, USA), as specified</w:t>
      </w:r>
      <w:r w:rsidR="00032A34" w:rsidRPr="00D93D74">
        <w:rPr>
          <w:rFonts w:cs="Times New Roman"/>
          <w:szCs w:val="24"/>
        </w:rPr>
        <w:t xml:space="preserve"> in </w:t>
      </w:r>
      <w:r w:rsidRPr="00D93D74">
        <w:rPr>
          <w:rFonts w:cs="Times New Roman"/>
          <w:szCs w:val="24"/>
        </w:rPr>
        <w:t>Supplement Table 4. Sequencing was performed on Illumina’s NextSeq platform (2 × 300 cycles) or, where specified, on the Illumina MiSeq platform with the MiSeq Reagent Kit V3 (2 × 300 cycles).</w:t>
      </w:r>
    </w:p>
    <w:p w14:paraId="4D1F806D" w14:textId="77777777" w:rsidR="00B11A96" w:rsidRPr="00D93D74" w:rsidRDefault="00B11A96" w:rsidP="00CD77AB">
      <w:pPr>
        <w:rPr>
          <w:rFonts w:cs="Times New Roman"/>
          <w:szCs w:val="24"/>
        </w:rPr>
      </w:pPr>
    </w:p>
    <w:p w14:paraId="5981851E" w14:textId="384CA2D5" w:rsidR="00573083" w:rsidRPr="00D93D74" w:rsidRDefault="00573083" w:rsidP="00221812">
      <w:pPr>
        <w:pStyle w:val="Heading3"/>
        <w:numPr>
          <w:ilvl w:val="2"/>
          <w:numId w:val="26"/>
        </w:numPr>
      </w:pPr>
      <w:bookmarkStart w:id="102" w:name="_Toc212712203"/>
      <w:bookmarkStart w:id="103" w:name="_Toc216099720"/>
      <w:bookmarkStart w:id="104" w:name="_Toc220932842"/>
      <w:bookmarkStart w:id="105" w:name="_Toc227737874"/>
      <w:r w:rsidRPr="00D93D74">
        <w:t>Shotgun metagenomic sequencing</w:t>
      </w:r>
      <w:bookmarkEnd w:id="101"/>
      <w:bookmarkEnd w:id="102"/>
      <w:r w:rsidRPr="00D93D74">
        <w:t xml:space="preserve"> </w:t>
      </w:r>
      <w:r w:rsidR="000B4DCB" w:rsidRPr="00D93D74">
        <w:t xml:space="preserve">of </w:t>
      </w:r>
      <w:bookmarkEnd w:id="103"/>
      <w:bookmarkEnd w:id="104"/>
      <w:r w:rsidR="005610BB" w:rsidRPr="00D93D74">
        <w:t>ethanol treated and untreated stool samples</w:t>
      </w:r>
      <w:bookmarkEnd w:id="105"/>
    </w:p>
    <w:p w14:paraId="5A74E891" w14:textId="19C09B0F" w:rsidR="009114E3" w:rsidRPr="00D93D74" w:rsidRDefault="009D4C3B" w:rsidP="00CD77AB">
      <w:pPr>
        <w:rPr>
          <w:rFonts w:cs="Times New Roman"/>
          <w:szCs w:val="24"/>
        </w:rPr>
      </w:pPr>
      <w:r w:rsidRPr="00D93D74">
        <w:rPr>
          <w:rFonts w:cs="Times New Roman"/>
          <w:szCs w:val="24"/>
        </w:rPr>
        <w:t xml:space="preserve">Shotgun metagenomic sequencing was </w:t>
      </w:r>
      <w:r w:rsidR="00306439" w:rsidRPr="00D93D74">
        <w:rPr>
          <w:rFonts w:cs="Times New Roman"/>
          <w:szCs w:val="24"/>
        </w:rPr>
        <w:t xml:space="preserve">outsourced and </w:t>
      </w:r>
      <w:r w:rsidRPr="00D93D74">
        <w:rPr>
          <w:rFonts w:cs="Times New Roman"/>
          <w:szCs w:val="24"/>
        </w:rPr>
        <w:t xml:space="preserve">performed on the BGI DNBSeq sequencing platform (BGI, Hong Kong). The initial steps involved enzymatic </w:t>
      </w:r>
      <w:r w:rsidR="00D1418C" w:rsidRPr="00D93D74">
        <w:rPr>
          <w:rFonts w:cs="Times New Roman"/>
          <w:szCs w:val="24"/>
        </w:rPr>
        <w:t>fragmentation</w:t>
      </w:r>
      <w:r w:rsidRPr="00D93D74">
        <w:rPr>
          <w:rFonts w:cs="Times New Roman"/>
          <w:szCs w:val="24"/>
        </w:rPr>
        <w:t xml:space="preserve"> </w:t>
      </w:r>
      <w:r w:rsidR="00D1418C" w:rsidRPr="00D93D74">
        <w:rPr>
          <w:rFonts w:cs="Times New Roman"/>
          <w:szCs w:val="24"/>
        </w:rPr>
        <w:t>of</w:t>
      </w:r>
      <w:r w:rsidRPr="00D93D74">
        <w:rPr>
          <w:rFonts w:cs="Times New Roman"/>
          <w:szCs w:val="24"/>
        </w:rPr>
        <w:t xml:space="preserve"> DNA f</w:t>
      </w:r>
      <w:r w:rsidR="00D1418C" w:rsidRPr="00D93D74">
        <w:rPr>
          <w:rFonts w:cs="Times New Roman"/>
          <w:szCs w:val="24"/>
        </w:rPr>
        <w:t>rom the</w:t>
      </w:r>
      <w:r w:rsidRPr="00D93D74">
        <w:rPr>
          <w:rFonts w:cs="Times New Roman"/>
          <w:szCs w:val="24"/>
        </w:rPr>
        <w:t xml:space="preserve"> </w:t>
      </w:r>
      <w:r w:rsidR="00D1418C" w:rsidRPr="00D93D74">
        <w:rPr>
          <w:rFonts w:cs="Times New Roman"/>
          <w:szCs w:val="24"/>
        </w:rPr>
        <w:t>untreated</w:t>
      </w:r>
      <w:r w:rsidRPr="00D93D74">
        <w:rPr>
          <w:rFonts w:cs="Times New Roman"/>
          <w:szCs w:val="24"/>
        </w:rPr>
        <w:t xml:space="preserve"> samples, while for </w:t>
      </w:r>
      <w:r w:rsidR="00D1418C" w:rsidRPr="00D93D74">
        <w:rPr>
          <w:rFonts w:cs="Times New Roman"/>
          <w:szCs w:val="24"/>
        </w:rPr>
        <w:t>ethanol treated</w:t>
      </w:r>
      <w:r w:rsidRPr="00D93D74">
        <w:rPr>
          <w:rFonts w:cs="Times New Roman"/>
          <w:szCs w:val="24"/>
        </w:rPr>
        <w:t xml:space="preserve"> samples, fragmentation was unnecessary as the DNA was already fragmented. Fragments between 200 and 400 base pairs were selected using MGIEasy DNA Clean Beads (MGI, Hong Kong). The 3’ ends were then repaired by adenylation, and adapters were ligated to the DNA fragments. DNA fragments were amplified by PCR and purified using MGIEasy DNA Clean Beads (MGI, Hong Kong). The purified PCR products were denatured and circularised using a splint oligo sequence. The resulting single-stranded circular DNA (ssCir DNA) constituted the final</w:t>
      </w:r>
      <w:r w:rsidR="00D1418C" w:rsidRPr="00D93D74">
        <w:rPr>
          <w:rFonts w:cs="Times New Roman"/>
          <w:szCs w:val="24"/>
        </w:rPr>
        <w:t xml:space="preserve"> </w:t>
      </w:r>
      <w:r w:rsidRPr="00D93D74">
        <w:rPr>
          <w:rFonts w:cs="Times New Roman"/>
          <w:szCs w:val="24"/>
        </w:rPr>
        <w:t>library. Any</w:t>
      </w:r>
      <w:r w:rsidR="00D1418C" w:rsidRPr="00D93D74">
        <w:rPr>
          <w:rFonts w:cs="Times New Roman"/>
          <w:szCs w:val="24"/>
        </w:rPr>
        <w:t xml:space="preserve"> </w:t>
      </w:r>
      <w:r w:rsidRPr="00D93D74">
        <w:rPr>
          <w:rFonts w:cs="Times New Roman"/>
          <w:szCs w:val="24"/>
        </w:rPr>
        <w:t xml:space="preserve">non-circularised DNA was digested, and library concentration was measured, libraries with concentrations above 1 ng/µl were selected for sequencing. Each library was further amplified using Phi29 DNA polymerase to generate DNA nanoballs (DNBs), each containing over 300 copies of a single molecular entity. These DNBs were loaded onto a patterned </w:t>
      </w:r>
      <w:r w:rsidR="00DA42F5" w:rsidRPr="00D93D74">
        <w:rPr>
          <w:rFonts w:cs="Times New Roman"/>
          <w:szCs w:val="24"/>
        </w:rPr>
        <w:t>nanoarray</w:t>
      </w:r>
      <w:r w:rsidR="00717053" w:rsidRPr="00D93D74">
        <w:rPr>
          <w:rFonts w:cs="Times New Roman"/>
          <w:szCs w:val="24"/>
        </w:rPr>
        <w:t xml:space="preserve"> </w:t>
      </w:r>
      <w:r w:rsidR="009A34DE" w:rsidRPr="00D93D74">
        <w:rPr>
          <w:rFonts w:cs="Times New Roman"/>
          <w:szCs w:val="24"/>
        </w:rPr>
        <w:t>where</w:t>
      </w:r>
      <w:r w:rsidRPr="00D93D74">
        <w:rPr>
          <w:rFonts w:cs="Times New Roman"/>
          <w:szCs w:val="24"/>
        </w:rPr>
        <w:t xml:space="preserve"> paired-end reads of 150 bases were generated. </w:t>
      </w:r>
    </w:p>
    <w:p w14:paraId="3C1534BD" w14:textId="77777777" w:rsidR="00173621" w:rsidRPr="00D93D74" w:rsidRDefault="00173621" w:rsidP="00CD77AB">
      <w:pPr>
        <w:rPr>
          <w:rFonts w:cs="Times New Roman"/>
          <w:szCs w:val="24"/>
        </w:rPr>
      </w:pPr>
      <w:bookmarkStart w:id="106" w:name="_Toc184220092"/>
    </w:p>
    <w:p w14:paraId="1A0031EB" w14:textId="5AE5EB0F" w:rsidR="00D025AD" w:rsidRPr="00D93D74" w:rsidRDefault="009540A4" w:rsidP="00221812">
      <w:pPr>
        <w:pStyle w:val="Heading3"/>
        <w:numPr>
          <w:ilvl w:val="2"/>
          <w:numId w:val="26"/>
        </w:numPr>
      </w:pPr>
      <w:bookmarkStart w:id="107" w:name="_Toc212712204"/>
      <w:bookmarkStart w:id="108" w:name="_Toc216099721"/>
      <w:bookmarkStart w:id="109" w:name="_Toc220932843"/>
      <w:bookmarkStart w:id="110" w:name="_Toc227737875"/>
      <w:r w:rsidRPr="00D93D74">
        <w:lastRenderedPageBreak/>
        <w:t>Whole-genome sequencing using Illumina short</w:t>
      </w:r>
      <w:r w:rsidR="00D025AD" w:rsidRPr="00D93D74">
        <w:t>-</w:t>
      </w:r>
      <w:r w:rsidRPr="00D93D74">
        <w:t>read technology</w:t>
      </w:r>
      <w:bookmarkEnd w:id="107"/>
      <w:bookmarkEnd w:id="108"/>
      <w:bookmarkEnd w:id="109"/>
      <w:bookmarkEnd w:id="110"/>
    </w:p>
    <w:p w14:paraId="51DA4C5E" w14:textId="10B09F40" w:rsidR="00945370" w:rsidRPr="00D93D74" w:rsidRDefault="00227E0D" w:rsidP="00CD77AB">
      <w:pPr>
        <w:rPr>
          <w:rFonts w:cs="Times New Roman"/>
          <w:szCs w:val="24"/>
        </w:rPr>
      </w:pPr>
      <w:commentRangeStart w:id="111"/>
      <w:r w:rsidRPr="00D93D74">
        <w:rPr>
          <w:rFonts w:cs="Times New Roman"/>
          <w:szCs w:val="24"/>
        </w:rPr>
        <w:t xml:space="preserve">Libraries </w:t>
      </w:r>
      <w:r w:rsidR="0002799D" w:rsidRPr="00D93D74">
        <w:rPr>
          <w:rFonts w:cs="Times New Roman"/>
          <w:szCs w:val="24"/>
        </w:rPr>
        <w:t xml:space="preserve">for </w:t>
      </w:r>
      <w:r w:rsidR="009D4C3B" w:rsidRPr="00D93D74">
        <w:rPr>
          <w:rFonts w:cs="Times New Roman"/>
          <w:szCs w:val="24"/>
        </w:rPr>
        <w:t xml:space="preserve">whole-genome </w:t>
      </w:r>
      <w:r w:rsidRPr="00D93D74">
        <w:rPr>
          <w:rFonts w:cs="Times New Roman"/>
          <w:szCs w:val="24"/>
        </w:rPr>
        <w:t>sequencing of individual strains were</w:t>
      </w:r>
      <w:r w:rsidR="009D4C3B" w:rsidRPr="00D93D74">
        <w:rPr>
          <w:rFonts w:cs="Times New Roman"/>
          <w:szCs w:val="24"/>
        </w:rPr>
        <w:t xml:space="preserve"> prepared </w:t>
      </w:r>
      <w:commentRangeEnd w:id="111"/>
      <w:r w:rsidRPr="00D93D74">
        <w:rPr>
          <w:rStyle w:val="CommentReference"/>
        </w:rPr>
        <w:commentReference w:id="111"/>
      </w:r>
      <w:r w:rsidR="009D4C3B" w:rsidRPr="00D93D74">
        <w:rPr>
          <w:rFonts w:cs="Times New Roman"/>
          <w:szCs w:val="24"/>
        </w:rPr>
        <w:t>using the NEBNext Ultra II FS DNA Library Prep Kit for Illumina (New England Biolabs, UK) according to the manufacturer’s instructions (Supplement Table 4</w:t>
      </w:r>
      <w:r w:rsidR="00032A34" w:rsidRPr="00D93D74">
        <w:rPr>
          <w:rFonts w:cs="Times New Roman"/>
          <w:szCs w:val="24"/>
        </w:rPr>
        <w:t>, 5</w:t>
      </w:r>
      <w:r w:rsidR="009D4C3B" w:rsidRPr="00D93D74">
        <w:rPr>
          <w:rFonts w:cs="Times New Roman"/>
          <w:szCs w:val="24"/>
        </w:rPr>
        <w:t>). Libraries were sequenced using 2 × 150 bp paired-end reads on the NextSeq2000 platform (Illumina, USA).</w:t>
      </w:r>
    </w:p>
    <w:p w14:paraId="523CB162" w14:textId="77777777" w:rsidR="0002799D" w:rsidRPr="00D93D74" w:rsidRDefault="0002799D" w:rsidP="00CD77AB">
      <w:pPr>
        <w:rPr>
          <w:rFonts w:cs="Times New Roman"/>
          <w:szCs w:val="24"/>
        </w:rPr>
      </w:pPr>
    </w:p>
    <w:p w14:paraId="5E299D5C" w14:textId="5A86A386" w:rsidR="0002799D" w:rsidRPr="00D93D74" w:rsidRDefault="0002799D" w:rsidP="0002799D">
      <w:pPr>
        <w:pStyle w:val="Heading3"/>
        <w:numPr>
          <w:ilvl w:val="0"/>
          <w:numId w:val="0"/>
        </w:numPr>
        <w:ind w:left="720" w:hanging="720"/>
      </w:pPr>
      <w:bookmarkStart w:id="112" w:name="_Toc216099722"/>
      <w:bookmarkStart w:id="113" w:name="_Toc220932844"/>
      <w:bookmarkStart w:id="114" w:name="_Toc227737876"/>
      <w:r w:rsidRPr="00D93D74">
        <w:t>3.5.4 Whole-genome sequencing using Oxford Nanopore Technologies long-read technology</w:t>
      </w:r>
      <w:bookmarkEnd w:id="112"/>
      <w:bookmarkEnd w:id="113"/>
      <w:bookmarkEnd w:id="114"/>
    </w:p>
    <w:bookmarkEnd w:id="106"/>
    <w:p w14:paraId="53A92E9E" w14:textId="7FF204F6" w:rsidR="00D025AD" w:rsidRPr="00D93D74" w:rsidRDefault="00227E0D" w:rsidP="00CD77AB">
      <w:pPr>
        <w:rPr>
          <w:rFonts w:cs="Times New Roman"/>
          <w:szCs w:val="24"/>
        </w:rPr>
      </w:pPr>
      <w:r w:rsidRPr="00D93D74">
        <w:rPr>
          <w:rFonts w:cs="Times New Roman"/>
          <w:szCs w:val="24"/>
        </w:rPr>
        <w:t xml:space="preserve">Within </w:t>
      </w:r>
      <w:r w:rsidRPr="00D93D74">
        <w:rPr>
          <w:rFonts w:cs="Times New Roman"/>
          <w:i/>
          <w:iCs/>
          <w:szCs w:val="24"/>
        </w:rPr>
        <w:t>Clostridium saudiense</w:t>
      </w:r>
      <w:r w:rsidRPr="00D93D74">
        <w:rPr>
          <w:rFonts w:cs="Times New Roman"/>
          <w:szCs w:val="24"/>
        </w:rPr>
        <w:t xml:space="preserve"> analysis f</w:t>
      </w:r>
      <w:r w:rsidR="009D4C3B" w:rsidRPr="00D93D74">
        <w:rPr>
          <w:rFonts w:cs="Times New Roman"/>
          <w:szCs w:val="24"/>
        </w:rPr>
        <w:t>ive selected isolate</w:t>
      </w:r>
      <w:r w:rsidR="00032A34" w:rsidRPr="00D93D74">
        <w:rPr>
          <w:rFonts w:cs="Times New Roman"/>
          <w:szCs w:val="24"/>
        </w:rPr>
        <w:t xml:space="preserve">s, </w:t>
      </w:r>
      <w:r w:rsidR="009D4C3B" w:rsidRPr="00D93D74">
        <w:rPr>
          <w:rFonts w:cs="Times New Roman"/>
          <w:szCs w:val="24"/>
        </w:rPr>
        <w:t xml:space="preserve">representing each strain group based on ANI </w:t>
      </w:r>
      <w:r w:rsidR="00032A34" w:rsidRPr="00D93D74">
        <w:rPr>
          <w:rFonts w:cs="Times New Roman"/>
          <w:szCs w:val="24"/>
        </w:rPr>
        <w:t>score, were chosen based on containing the</w:t>
      </w:r>
      <w:r w:rsidR="009D4C3B" w:rsidRPr="00D93D74">
        <w:rPr>
          <w:rFonts w:cs="Times New Roman"/>
          <w:szCs w:val="24"/>
        </w:rPr>
        <w:t xml:space="preserve"> highest number of reads and lowest number of contigs. </w:t>
      </w:r>
      <w:r w:rsidR="00133BF6" w:rsidRPr="00D93D74">
        <w:rPr>
          <w:rFonts w:cs="Times New Roman"/>
          <w:szCs w:val="24"/>
        </w:rPr>
        <w:t>L</w:t>
      </w:r>
      <w:r w:rsidR="009D4C3B" w:rsidRPr="00D93D74">
        <w:rPr>
          <w:rFonts w:cs="Times New Roman"/>
          <w:szCs w:val="24"/>
        </w:rPr>
        <w:t xml:space="preserve">ibraries were prepared using the Rapid Barcoding Kit 24 SQK-RBK114.24 </w:t>
      </w:r>
      <w:r w:rsidR="00032A34" w:rsidRPr="00D93D74">
        <w:rPr>
          <w:rFonts w:cs="Times New Roman"/>
          <w:szCs w:val="24"/>
        </w:rPr>
        <w:t xml:space="preserve">(Oxford Nanopore Technologies – ONT, UK) </w:t>
      </w:r>
      <w:r w:rsidR="009D4C3B" w:rsidRPr="00D93D74">
        <w:rPr>
          <w:rFonts w:cs="Times New Roman"/>
          <w:szCs w:val="24"/>
        </w:rPr>
        <w:t>and sequenced on R10.4.1 flow cells for 48 hours (Supplement Table 4</w:t>
      </w:r>
      <w:r w:rsidR="00032A34" w:rsidRPr="00D93D74">
        <w:rPr>
          <w:rFonts w:cs="Times New Roman"/>
          <w:szCs w:val="24"/>
        </w:rPr>
        <w:t>, 5</w:t>
      </w:r>
      <w:r w:rsidR="009D4C3B" w:rsidRPr="00D93D74">
        <w:rPr>
          <w:rFonts w:cs="Times New Roman"/>
          <w:szCs w:val="24"/>
        </w:rPr>
        <w:t>)</w:t>
      </w:r>
      <w:r w:rsidR="00032A34" w:rsidRPr="00D93D74">
        <w:rPr>
          <w:rFonts w:cs="Times New Roman"/>
          <w:szCs w:val="24"/>
        </w:rPr>
        <w:t xml:space="preserve"> on MinION platform (ONT, UK)</w:t>
      </w:r>
      <w:r w:rsidR="009D4C3B" w:rsidRPr="00D93D74">
        <w:rPr>
          <w:rFonts w:cs="Times New Roman"/>
          <w:szCs w:val="24"/>
        </w:rPr>
        <w:t xml:space="preserve">. </w:t>
      </w:r>
    </w:p>
    <w:p w14:paraId="26D9D98C" w14:textId="77777777" w:rsidR="00DA42F5" w:rsidRPr="00D93D74" w:rsidRDefault="00DA42F5" w:rsidP="00CD77AB">
      <w:pPr>
        <w:rPr>
          <w:rFonts w:cs="Times New Roman"/>
          <w:szCs w:val="24"/>
        </w:rPr>
      </w:pPr>
    </w:p>
    <w:p w14:paraId="57C6B3AA" w14:textId="105398DF" w:rsidR="007B36A5" w:rsidRPr="00D93D74" w:rsidRDefault="00173621" w:rsidP="00221812">
      <w:pPr>
        <w:pStyle w:val="Heading2"/>
        <w:numPr>
          <w:ilvl w:val="1"/>
          <w:numId w:val="26"/>
        </w:numPr>
      </w:pPr>
      <w:bookmarkStart w:id="115" w:name="_Toc212712205"/>
      <w:bookmarkStart w:id="116" w:name="_Toc216099723"/>
      <w:bookmarkStart w:id="117" w:name="_Toc220932845"/>
      <w:bookmarkStart w:id="118" w:name="_Toc227737877"/>
      <w:r w:rsidRPr="00D93D74">
        <w:t>DATA ANALYSIS</w:t>
      </w:r>
      <w:bookmarkEnd w:id="115"/>
      <w:bookmarkEnd w:id="116"/>
      <w:bookmarkEnd w:id="117"/>
      <w:bookmarkEnd w:id="118"/>
      <w:r w:rsidRPr="00D93D74">
        <w:t xml:space="preserve"> </w:t>
      </w:r>
    </w:p>
    <w:p w14:paraId="53380AC3" w14:textId="76AE16F7" w:rsidR="00D025AD" w:rsidRPr="00D93D74" w:rsidRDefault="00A95361" w:rsidP="00CD77AB">
      <w:pPr>
        <w:rPr>
          <w:rFonts w:cs="Times New Roman"/>
          <w:szCs w:val="24"/>
        </w:rPr>
      </w:pPr>
      <w:r w:rsidRPr="00D93D74">
        <w:rPr>
          <w:rFonts w:cs="Times New Roman"/>
          <w:szCs w:val="24"/>
        </w:rPr>
        <w:t>All code</w:t>
      </w:r>
      <w:r w:rsidR="00D1418C" w:rsidRPr="00D93D74">
        <w:rPr>
          <w:rFonts w:cs="Times New Roman"/>
          <w:szCs w:val="24"/>
        </w:rPr>
        <w:t xml:space="preserve"> and tables obtained after preprocessing steps to </w:t>
      </w:r>
      <w:r w:rsidRPr="00D93D74">
        <w:rPr>
          <w:rFonts w:cs="Times New Roman"/>
          <w:szCs w:val="24"/>
        </w:rPr>
        <w:t xml:space="preserve">carry out the analysis presented along with notes showing command runs is available at: </w:t>
      </w:r>
      <w:hyperlink r:id="rId13" w:history="1">
        <w:r w:rsidR="005834B8" w:rsidRPr="00D93D74">
          <w:rPr>
            <w:rStyle w:val="Hyperlink"/>
            <w:rFonts w:cs="Times New Roman"/>
            <w:szCs w:val="24"/>
          </w:rPr>
          <w:t>https://github.com/ursamiklavcic/PhD</w:t>
        </w:r>
      </w:hyperlink>
      <w:r w:rsidRPr="00D93D74">
        <w:rPr>
          <w:rFonts w:cs="Times New Roman"/>
          <w:szCs w:val="24"/>
        </w:rPr>
        <w:t xml:space="preserve">, with sub-folders for </w:t>
      </w:r>
      <w:r w:rsidR="005834B8" w:rsidRPr="00D93D74">
        <w:rPr>
          <w:rFonts w:cs="Times New Roman"/>
          <w:szCs w:val="24"/>
        </w:rPr>
        <w:t xml:space="preserve">each </w:t>
      </w:r>
      <w:r w:rsidR="00032A34" w:rsidRPr="00D93D74">
        <w:rPr>
          <w:rFonts w:cs="Times New Roman"/>
          <w:szCs w:val="24"/>
        </w:rPr>
        <w:t>type of analysis</w:t>
      </w:r>
      <w:r w:rsidRPr="00D93D74">
        <w:rPr>
          <w:rFonts w:cs="Times New Roman"/>
          <w:szCs w:val="24"/>
        </w:rPr>
        <w:t>.</w:t>
      </w:r>
      <w:bookmarkStart w:id="119" w:name="_Toc184220091"/>
    </w:p>
    <w:p w14:paraId="0FBAEDAB" w14:textId="77777777" w:rsidR="00173621" w:rsidRPr="00D93D74" w:rsidRDefault="00173621" w:rsidP="00CD77AB">
      <w:pPr>
        <w:rPr>
          <w:rFonts w:cs="Times New Roman"/>
          <w:szCs w:val="24"/>
        </w:rPr>
      </w:pPr>
    </w:p>
    <w:p w14:paraId="4AE9DF28" w14:textId="11709806" w:rsidR="00D025AD" w:rsidRPr="00D93D74" w:rsidRDefault="00D93D74" w:rsidP="00221812">
      <w:pPr>
        <w:pStyle w:val="Heading3"/>
        <w:numPr>
          <w:ilvl w:val="2"/>
          <w:numId w:val="26"/>
        </w:numPr>
      </w:pPr>
      <w:bookmarkStart w:id="120" w:name="_Toc212712206"/>
      <w:bookmarkStart w:id="121" w:name="_Toc216099724"/>
      <w:bookmarkStart w:id="122" w:name="_Toc220932846"/>
      <w:bookmarkStart w:id="123" w:name="_Toc227737878"/>
      <w:r w:rsidRPr="00D93D74">
        <w:t>16S a</w:t>
      </w:r>
      <w:r w:rsidR="0024637F" w:rsidRPr="00D93D74">
        <w:t xml:space="preserve">mplicon </w:t>
      </w:r>
      <w:r w:rsidRPr="00D93D74">
        <w:t xml:space="preserve">(16S AS) </w:t>
      </w:r>
      <w:r w:rsidR="00032A34" w:rsidRPr="00D93D74">
        <w:t>data</w:t>
      </w:r>
      <w:r w:rsidR="0024637F" w:rsidRPr="00D93D74">
        <w:t xml:space="preserve"> </w:t>
      </w:r>
      <w:bookmarkEnd w:id="119"/>
      <w:r w:rsidR="0024637F" w:rsidRPr="00D93D74">
        <w:t>analysis</w:t>
      </w:r>
      <w:bookmarkEnd w:id="120"/>
      <w:bookmarkEnd w:id="121"/>
      <w:bookmarkEnd w:id="122"/>
      <w:bookmarkEnd w:id="123"/>
    </w:p>
    <w:p w14:paraId="7E532E45" w14:textId="28D13306" w:rsidR="004C54E4" w:rsidRPr="00D93D74" w:rsidRDefault="004C54E4" w:rsidP="00221812">
      <w:pPr>
        <w:pStyle w:val="Heading4"/>
        <w:numPr>
          <w:ilvl w:val="3"/>
          <w:numId w:val="26"/>
        </w:numPr>
      </w:pPr>
      <w:bookmarkStart w:id="124" w:name="_Toc216099725"/>
      <w:bookmarkStart w:id="125" w:name="_Toc220932847"/>
      <w:r w:rsidRPr="00D93D74">
        <w:t>Preprocessing</w:t>
      </w:r>
      <w:bookmarkEnd w:id="124"/>
      <w:bookmarkEnd w:id="125"/>
      <w:r w:rsidRPr="00D93D74">
        <w:t xml:space="preserve"> </w:t>
      </w:r>
    </w:p>
    <w:p w14:paraId="27B5E539" w14:textId="5CB2AFED" w:rsidR="00173621" w:rsidRDefault="004C54E4" w:rsidP="00CD77AB">
      <w:pPr>
        <w:rPr>
          <w:rFonts w:cs="Times New Roman"/>
          <w:szCs w:val="24"/>
        </w:rPr>
      </w:pPr>
      <w:r w:rsidRPr="00D93D74">
        <w:rPr>
          <w:rFonts w:cs="Times New Roman"/>
          <w:szCs w:val="24"/>
        </w:rPr>
        <w:t>Sequenced reads were processed and binned in mothur v.1.48.0</w:t>
      </w:r>
      <w:r w:rsidR="00D025AD" w:rsidRPr="00D93D74">
        <w:rPr>
          <w:rFonts w:cs="Times New Roman"/>
          <w:szCs w:val="24"/>
        </w:rPr>
        <w:t>,</w:t>
      </w:r>
      <w:r w:rsidRPr="00D93D74">
        <w:rPr>
          <w:rFonts w:cs="Times New Roman"/>
          <w:szCs w:val="24"/>
        </w:rPr>
        <w:t xml:space="preserve"> </w:t>
      </w:r>
      <w:r w:rsidR="0043153B" w:rsidRPr="00D93D74">
        <w:rPr>
          <w:rFonts w:cs="Times New Roman"/>
          <w:szCs w:val="24"/>
        </w:rPr>
        <w:t>following</w:t>
      </w:r>
      <w:r w:rsidRPr="00D93D74">
        <w:rPr>
          <w:rFonts w:cs="Times New Roman"/>
          <w:szCs w:val="24"/>
        </w:rPr>
        <w:t xml:space="preserve"> the MiSeq standard operating procedure for Illumina paired-end reads</w:t>
      </w:r>
      <w:r w:rsidR="0043153B" w:rsidRPr="00D93D74">
        <w:rPr>
          <w:rFonts w:cs="Times New Roman"/>
          <w:szCs w:val="24"/>
        </w:rPr>
        <w:t xml:space="preserve"> </w:t>
      </w:r>
      <w:r w:rsidR="0043153B" w:rsidRPr="00D93D74">
        <w:rPr>
          <w:rFonts w:cs="Times New Roman"/>
          <w:szCs w:val="24"/>
        </w:rPr>
        <w:fldChar w:fldCharType="begin"/>
      </w:r>
      <w:r w:rsidR="00494014" w:rsidRPr="00D93D74">
        <w:rPr>
          <w:rFonts w:cs="Times New Roman"/>
          <w:szCs w:val="24"/>
        </w:rPr>
        <w:instrText xml:space="preserve"> ADDIN ZOTERO_ITEM CSL_CITATION {"citationID":"zVTkRGip","properties":{"formattedCitation":"(Schloss et al., 2009)","plainCitation":"(Schloss et al., 2009)","noteIndex":0},"citationItems":[{"id":234,"uris":["http://zotero.org/users/8873894/items/R88TB3SK"],"itemData":{"id":234,"type":"article-journal","abstract":"mothur aims to be a comprehensive software package that allows users to use a single piece of software to analyze community sequence data. It builds upon previous tools to provide a flexible and powerful software package for analyzing sequencing data. As a case study, we used mothur to trim, screen, and align sequences; calculate distances; assign sequences to operational taxonomic units; and describe the alpha and beta diversity of eight marine samples previously characterized by pyrosequencing of 16S rRNA gene fragments. This analysis of more than 222,000 sequences was completed in less than 2 h with a laptop computer.","container-title":"Applied and Environmental Microbiology","DOI":"10.1128/AEM.01541-09","ISSN":"1098-5336","issue":"23","journalAbbreviation":"Appl Environ Microbiol","language":"eng","page":"7537-7541","PMID":"19801464","PMCID":"PMC2786419","source":"PubMed","title":"Introducing mothur: open-source, platform-independent, community-supported software for describing and comparing microbial communities","title-short":"Introducing mothur","volume":"75","author":[{"family":"Schloss","given":"Patrick D."},{"family":"Westcott","given":"Sarah L."},{"family":"Ryabin","given":"Thomas"},{"family":"Hall","given":"Justine R."},{"family":"Hartmann","given":"Martin"},{"family":"Hollister","given":"Emily B."},{"family":"Lesniewski","given":"Ryan A."},{"family":"Oakley","given":"Brian B."},{"family":"Parks","given":"Donovan H."},{"family":"Robinson","given":"Courtney J."},{"family":"Sahl","given":"Jason W."},{"family":"Stres","given":"Blaz"},{"family":"Thallinger","given":"Gerhard G."},{"family":"Van Horn","given":"David J."},{"family":"Weber","given":"Carolyn F."}],"issued":{"date-parts":[["2009",12]]}}}],"schema":"https://github.com/citation-style-language/schema/raw/master/csl-citation.json"} </w:instrText>
      </w:r>
      <w:r w:rsidR="0043153B" w:rsidRPr="00D93D74">
        <w:rPr>
          <w:rFonts w:cs="Times New Roman"/>
          <w:szCs w:val="24"/>
        </w:rPr>
        <w:fldChar w:fldCharType="separate"/>
      </w:r>
      <w:r w:rsidR="0043153B" w:rsidRPr="00D93D74">
        <w:rPr>
          <w:rFonts w:cs="Times New Roman"/>
        </w:rPr>
        <w:t>(Schloss et al., 2009)</w:t>
      </w:r>
      <w:r w:rsidR="0043153B" w:rsidRPr="00D93D74">
        <w:rPr>
          <w:rFonts w:cs="Times New Roman"/>
          <w:szCs w:val="24"/>
        </w:rPr>
        <w:fldChar w:fldCharType="end"/>
      </w:r>
      <w:r w:rsidRPr="00D93D74">
        <w:rPr>
          <w:rFonts w:cs="Times New Roman"/>
          <w:szCs w:val="24"/>
        </w:rPr>
        <w:t xml:space="preserve">. Reads were processed using the following criteria: </w:t>
      </w:r>
      <w:r w:rsidR="0043153B" w:rsidRPr="00D93D74">
        <w:rPr>
          <w:rFonts w:cs="Times New Roman"/>
          <w:szCs w:val="24"/>
        </w:rPr>
        <w:t>no</w:t>
      </w:r>
      <w:r w:rsidRPr="00D93D74">
        <w:rPr>
          <w:rFonts w:cs="Times New Roman"/>
          <w:szCs w:val="24"/>
        </w:rPr>
        <w:t xml:space="preserve"> ambiguous bases </w:t>
      </w:r>
      <w:r w:rsidR="0043153B" w:rsidRPr="00D93D74">
        <w:rPr>
          <w:rFonts w:cs="Times New Roman"/>
          <w:szCs w:val="24"/>
        </w:rPr>
        <w:t>were allowed</w:t>
      </w:r>
      <w:r w:rsidR="00FB3B5F" w:rsidRPr="00D93D74">
        <w:rPr>
          <w:rFonts w:cs="Times New Roman"/>
          <w:szCs w:val="24"/>
        </w:rPr>
        <w:t xml:space="preserve"> and </w:t>
      </w:r>
      <w:r w:rsidRPr="00D93D74">
        <w:rPr>
          <w:rFonts w:cs="Times New Roman"/>
          <w:szCs w:val="24"/>
        </w:rPr>
        <w:t>the maximum homopolymer length was set to 8 base pairs (bp)</w:t>
      </w:r>
      <w:r w:rsidR="00032A34" w:rsidRPr="00D93D74">
        <w:rPr>
          <w:rFonts w:cs="Times New Roman"/>
          <w:szCs w:val="24"/>
        </w:rPr>
        <w:t>, r</w:t>
      </w:r>
      <w:r w:rsidRPr="00D93D74">
        <w:rPr>
          <w:rFonts w:cs="Times New Roman"/>
          <w:szCs w:val="24"/>
        </w:rPr>
        <w:t xml:space="preserve">eads were </w:t>
      </w:r>
      <w:r w:rsidR="00FB3B5F" w:rsidRPr="00D93D74">
        <w:rPr>
          <w:rFonts w:cs="Times New Roman"/>
          <w:szCs w:val="24"/>
        </w:rPr>
        <w:t xml:space="preserve">then </w:t>
      </w:r>
      <w:r w:rsidRPr="00D93D74">
        <w:rPr>
          <w:rFonts w:cs="Times New Roman"/>
          <w:szCs w:val="24"/>
        </w:rPr>
        <w:t>aligned against the Silva reference alignment (Release 1</w:t>
      </w:r>
      <w:r w:rsidR="00D93D74" w:rsidRPr="00D93D74">
        <w:rPr>
          <w:rFonts w:cs="Times New Roman"/>
          <w:szCs w:val="24"/>
        </w:rPr>
        <w:t>3</w:t>
      </w:r>
      <w:r w:rsidRPr="00D93D74">
        <w:rPr>
          <w:rFonts w:cs="Times New Roman"/>
          <w:szCs w:val="24"/>
        </w:rPr>
        <w:t>8)</w:t>
      </w:r>
      <w:r w:rsidR="00FB3B5F" w:rsidRPr="00D93D74">
        <w:rPr>
          <w:rFonts w:cs="Times New Roman"/>
          <w:szCs w:val="24"/>
        </w:rPr>
        <w:t>,</w:t>
      </w:r>
      <w:r w:rsidRPr="00D93D74">
        <w:rPr>
          <w:rFonts w:cs="Times New Roman"/>
          <w:szCs w:val="24"/>
        </w:rPr>
        <w:t xml:space="preserve"> chimeras were identified using the UCHIME algorithm</w:t>
      </w:r>
      <w:r w:rsidR="0043153B" w:rsidRPr="00D93D74">
        <w:rPr>
          <w:rFonts w:cs="Times New Roman"/>
          <w:szCs w:val="24"/>
        </w:rPr>
        <w:t xml:space="preserve">, </w:t>
      </w:r>
      <w:r w:rsidRPr="00D93D74">
        <w:rPr>
          <w:rFonts w:cs="Times New Roman"/>
          <w:szCs w:val="24"/>
        </w:rPr>
        <w:t xml:space="preserve">reads </w:t>
      </w:r>
      <w:r w:rsidR="00FB3B5F" w:rsidRPr="00D93D74">
        <w:rPr>
          <w:rFonts w:cs="Times New Roman"/>
          <w:szCs w:val="24"/>
        </w:rPr>
        <w:t xml:space="preserve">were classified </w:t>
      </w:r>
      <w:r w:rsidRPr="00D93D74">
        <w:rPr>
          <w:rFonts w:cs="Times New Roman"/>
          <w:szCs w:val="24"/>
        </w:rPr>
        <w:t xml:space="preserve">using the RDP training set v.9 with </w:t>
      </w:r>
      <w:r w:rsidR="00FB3B5F" w:rsidRPr="00D93D74">
        <w:rPr>
          <w:rFonts w:cs="Times New Roman"/>
          <w:szCs w:val="24"/>
        </w:rPr>
        <w:t>a</w:t>
      </w:r>
      <w:r w:rsidRPr="00D93D74">
        <w:rPr>
          <w:rFonts w:cs="Times New Roman"/>
          <w:szCs w:val="24"/>
        </w:rPr>
        <w:t xml:space="preserve"> bootstrap threshold value</w:t>
      </w:r>
      <w:r w:rsidR="00FB3B5F" w:rsidRPr="00D93D74">
        <w:rPr>
          <w:rFonts w:cs="Times New Roman"/>
          <w:szCs w:val="24"/>
        </w:rPr>
        <w:t xml:space="preserve"> of 0.80. S</w:t>
      </w:r>
      <w:r w:rsidRPr="00D93D74">
        <w:rPr>
          <w:rFonts w:cs="Times New Roman"/>
          <w:szCs w:val="24"/>
        </w:rPr>
        <w:t xml:space="preserve">equences were clustered into operational taxonomic units (OTUs) at </w:t>
      </w:r>
      <w:r w:rsidR="00FB3B5F" w:rsidRPr="00D93D74">
        <w:rPr>
          <w:rFonts w:cs="Times New Roman"/>
          <w:szCs w:val="24"/>
        </w:rPr>
        <w:t>a</w:t>
      </w:r>
      <w:r w:rsidRPr="00D93D74">
        <w:rPr>
          <w:rFonts w:cs="Times New Roman"/>
          <w:szCs w:val="24"/>
        </w:rPr>
        <w:t xml:space="preserve"> 97% similarity cut-off</w:t>
      </w:r>
      <w:r w:rsidR="00AA6976" w:rsidRPr="00D93D74">
        <w:rPr>
          <w:rFonts w:cs="Times New Roman"/>
          <w:szCs w:val="24"/>
        </w:rPr>
        <w:t xml:space="preserve"> </w:t>
      </w:r>
      <w:r w:rsidR="00AA6976" w:rsidRPr="00D93D74">
        <w:rPr>
          <w:rFonts w:cs="Times New Roman"/>
          <w:szCs w:val="24"/>
        </w:rPr>
        <w:fldChar w:fldCharType="begin"/>
      </w:r>
      <w:r w:rsidR="00494014" w:rsidRPr="00D93D74">
        <w:rPr>
          <w:rFonts w:cs="Times New Roman"/>
          <w:szCs w:val="24"/>
        </w:rPr>
        <w:instrText xml:space="preserve"> ADDIN ZOTERO_ITEM CSL_CITATION {"citationID":"PPSfIMbS","properties":{"formattedCitation":"(Cole et al., 2014; Edgar, 2016; Edgar et al., 2011; Pruesse et al., 2007)","plainCitation":"(Cole et al., 2014; Edgar, 2016; Edgar et al., 2011; Pruesse et al., 2007)","noteIndex":0},"citationItems":[{"id":3327,"uris":["http://zotero.org/users/8873894/items/4M9EIUFJ"],"itemData":{"id":3327,"type":"article-journal","abstract":"Ribosomal Database Project (RDP; http://rdp.cme.msu.edu/) provides the research community with aligned and annotated rRNA gene sequence data, along with tools to allow researchers to analyze their own rRNA gene sequences in the RDP framework. RDP data and tools are utilized in fields as diverse as human health, microbial ecology, environmental microbiology, nucleic acid chemistry, taxonomy and phylogenetics. In addition to aligned and annotated collections of bacterial and archaeal small subunit rRNA genes, RDP now includes a collection of fungal large subunit rRNA genes. RDP tools, including Classifier and Aligner, have been updated to work with this new fungal collection. The use of high-throughput sequencing to characterize environmental microbial populations has exploded in the past several years, and as sequence technologies have improved, the sizes of environmental datasets have increased. With release 11, RDP is providing an expanded set of tools to facilitate analysis of high-throughput data, including both single-stranded and paired-end reads. In addition, most tools are now available as open source packages for download and local use by researchers with high-volume needs or who would like to develop custom analysis pipelines.","container-title":"Nucleic Acids Research","DOI":"10.1093/nar/gkt1244","ISSN":"0305-1048","issue":"Database issue","journalAbbreviation":"Nucleic Acids Res","page":"D633-D642","PMID":"24288368","PMCID":"PMC3965039","source":"PubMed Central","title":"Ribosomal Database Project: data and tools for high throughput rRNA analysis","title-short":"Ribosomal Database Project","volume":"42","author":[{"family":"Cole","given":"James R."},{"family":"Wang","given":"Qiong"},{"family":"Fish","given":"Jordan A."},{"family":"Chai","given":"Benli"},{"family":"McGarrell","given":"Donna M."},{"family":"Sun","given":"Yanni"},{"family":"Brown","given":"C. Titus"},{"family":"Porras-Alfaro","given":"Andrea"},{"family":"Kuske","given":"Cheryl R."},{"family":"Tiedje","given":"James M."}],"issued":{"date-parts":[["2014",1,1]]}}},{"id":2261,"uris":["http://zotero.org/users/8873894/items/76B7GXAJ"],"itemData":{"id":2261,"type":"article","abstract":"Amplicon sequencing generates chimeric reads which can cause spurious inferences of biological variation. I describe UCHIME2, an update of the popular UCHIME chimera detection algorithm with new modes optimized for high-resolution biological sequence reconstruction (“denoising”) and other applications. I show that chimera frequency correlates inversely with divergence, that error-free chimera prediction from sequence is impossible in principle, and that UCHIME2 achieves higher detection accuracy than previous methods.","DOI":"10.1101/074252","language":"en","license":"© 2016, Posted by Cold Spring Harbor Laboratory. The copyright holder for this pre-print is the author. All rights reserved. The material may not be redistributed, re-used or adapted without the author's permission.","note":"page: 074252\nsection: New Results","publisher":"bioRxiv","source":"bioRxiv","title":"UCHIME2: improved chimera prediction for amplicon sequencing","title-short":"UCHIME2","URL":"https://www.biorxiv.org/content/10.1101/074252v1","author":[{"family":"Edgar","given":"Robert C."}],"accessed":{"date-parts":[["2023",5,15]]},"issued":{"date-parts":[["2016",9,12]]}}},{"id":2185,"uris":["http://zotero.org/users/8873894/items/2DLFU9G8"],"itemData":{"id":2185,"type":"article-journal","abstract":"Motivation: Chimeric DNA sequences often form during polymerase chain reaction amplification, especially when sequencing single regions (e.g. 16S rRNA or fungal Internal Transcribed Spacer) to assess diversity or compare populations. Undetected chimeras may be misinterpreted as novel species, causing inflated estimates of diversity and spurious inferences of differences between populations. Detection and removal of chimeras is therefore of critical importance in such experiments., Results: We describe UCHIME, a new program that detects chimeric sequences with two or more segments. UCHIME either uses a database of chimera-free sequences or detects chimeras de novo by exploiting abundance data. UCHIME has better sensitivity than ChimeraSlayer (previously the most sensitive database method), especially with short, noisy sequences. In testing on artificial bacterial communities with known composition, UCHIME de novo sensitivity is shown to be comparable to Perseus. UCHIME is &gt;100× faster than Perseus and &gt;1000× faster than ChimeraSlayer., Contact: robert@drive5.com, Availability: Source, binaries and data: http://drive5.com/uchime., Supplementary information: Supplementary data are available at Bioinformatics online.","container-title":"Bioinformatics","DOI":"10.1093/bioinformatics/btr381","ISSN":"1367-4803","issue":"16","journalAbbreviation":"Bioinformatics","page":"2194-2200","PMID":"21700674","PMCID":"PMC3150044","source":"PubMed Central","title":"UCHIME improves sensitivity and speed of chimera detection","volume":"27","author":[{"family":"Edgar","given":"Robert C."},{"family":"Haas","given":"Brian J."},{"family":"Clemente","given":"Jose C."},{"family":"Quince","given":"Christopher"},{"family":"Knight","given":"Rob"}],"issued":{"date-parts":[["2011",8,15]]}}},{"id":3143,"uris":["http://zotero.org/users/8873894/items/CQ9DMHD6"],"itemData":{"id":3143,"type":"article-journal","abstract":"Sequencing ribosomal RNA (rRNA) genes is currently the method of choice for phylogenetic reconstruction, nucleic acid based detection and quantification of microbial diversity. The ARB software suite with its corresponding rRNA datasets has been accepted by researchers worldwide as a standard tool for large scale rRNA analysis. However, the rapid increase of publicly available rRNA sequence data has recently hampered the maintenance of comprehensive and curated rRNA knowledge databases. A new system, SILVA (from Latin silva , forest), was implemented to provide a central comprehensive web resource for up to date, quality controlled databases of aligned rRNA sequences from the Bacteria, Archaea and Eukarya domains. All sequences are checked for anomalies, carry a rich set of sequence associated contextual information, have multiple taxonomic classifications, and the latest validly described nomenclature. Furthermore, two precompiled sequence datasets compatible with ARB are offered for download on the SILVA website: (i) the reference (Ref) datasets, comprising only high quality, nearly full length sequences suitable for in-depth phylogenetic analysis and probe design and (ii) the comprehensive Parc datasets with all publicly available rRNA sequences longer than 300 nucleotides suitable for biodiversity analyses. The latest publicly available database release 91 (August 2007) hosts 547 521 sequences split into 461 823 small subunit and 85 689 large subunit rRNAs.","container-title":"Nucleic Acids Research","DOI":"10.1093/nar/gkm864","ISSN":"0305-1048","issue":"21","journalAbbreviation":"Nucleic Acids Research","page":"7188-7196","source":"Silverchair","title":"SILVA: a comprehensive online resource for quality checked and aligned ribosomal RNA sequence data compatible with ARB","title-short":"SILVA","volume":"35","author":[{"family":"Pruesse","given":"Elmar"},{"family":"Quast","given":"Christian"},{"family":"Knittel","given":"Katrin"},{"family":"Fuchs","given":"Bernhard M."},{"family":"Ludwig","given":"Wolfgang"},{"family":"Peplies","given":"Jörg"},{"family":"Glöckner","given":"Frank Oliver"}],"issued":{"date-parts":[["2007",12,1]]}}}],"schema":"https://github.com/citation-style-language/schema/raw/master/csl-citation.json"} </w:instrText>
      </w:r>
      <w:r w:rsidR="00AA6976" w:rsidRPr="00D93D74">
        <w:rPr>
          <w:rFonts w:cs="Times New Roman"/>
          <w:szCs w:val="24"/>
        </w:rPr>
        <w:fldChar w:fldCharType="separate"/>
      </w:r>
      <w:r w:rsidR="00AA6976" w:rsidRPr="00D93D74">
        <w:rPr>
          <w:rFonts w:cs="Times New Roman"/>
          <w:szCs w:val="24"/>
        </w:rPr>
        <w:t>(Cole et al., 2014; Edgar, 2016; Edgar et al., 2011; Pruesse et al., 2007)</w:t>
      </w:r>
      <w:r w:rsidR="00AA6976" w:rsidRPr="00D93D74">
        <w:rPr>
          <w:rFonts w:cs="Times New Roman"/>
          <w:szCs w:val="24"/>
        </w:rPr>
        <w:fldChar w:fldCharType="end"/>
      </w:r>
      <w:r w:rsidRPr="00D93D74">
        <w:rPr>
          <w:rFonts w:cs="Times New Roman"/>
          <w:szCs w:val="24"/>
        </w:rPr>
        <w:t xml:space="preserve">. </w:t>
      </w:r>
      <w:r w:rsidR="00D93D74" w:rsidRPr="00D93D74">
        <w:rPr>
          <w:rFonts w:cs="Times New Roman"/>
          <w:szCs w:val="24"/>
        </w:rPr>
        <w:t xml:space="preserve">OTUs were used as binned quality scores </w:t>
      </w:r>
      <w:r w:rsidR="00D93D74">
        <w:rPr>
          <w:rFonts w:cs="Times New Roman"/>
          <w:szCs w:val="24"/>
        </w:rPr>
        <w:t>outputted from</w:t>
      </w:r>
      <w:r w:rsidR="00D93D74" w:rsidRPr="00D93D74">
        <w:rPr>
          <w:rFonts w:cs="Times New Roman"/>
          <w:szCs w:val="24"/>
        </w:rPr>
        <w:t xml:space="preserve"> NextSeq2500 are not yet compatible with </w:t>
      </w:r>
      <w:r w:rsidR="00D93D74">
        <w:rPr>
          <w:rFonts w:cs="Times New Roman"/>
          <w:szCs w:val="24"/>
        </w:rPr>
        <w:t>‘</w:t>
      </w:r>
      <w:r w:rsidR="00D93D74" w:rsidRPr="00D93D74">
        <w:rPr>
          <w:rFonts w:cs="Times New Roman"/>
          <w:szCs w:val="24"/>
        </w:rPr>
        <w:t>dada2</w:t>
      </w:r>
      <w:r w:rsidR="00D93D74">
        <w:rPr>
          <w:rFonts w:cs="Times New Roman"/>
          <w:szCs w:val="24"/>
        </w:rPr>
        <w:t>’</w:t>
      </w:r>
      <w:r w:rsidR="00D93D74" w:rsidRPr="00D93D74">
        <w:rPr>
          <w:rFonts w:cs="Times New Roman"/>
          <w:szCs w:val="24"/>
        </w:rPr>
        <w:t xml:space="preserve"> pipeline. </w:t>
      </w:r>
      <w:r w:rsidRPr="00D93D74">
        <w:rPr>
          <w:rFonts w:cs="Times New Roman"/>
          <w:szCs w:val="24"/>
        </w:rPr>
        <w:t xml:space="preserve">After quality filtering, depending on the depth of coverage OTUs with </w:t>
      </w:r>
      <w:r w:rsidR="00FB3B5F" w:rsidRPr="00D93D74">
        <w:rPr>
          <w:rFonts w:cs="Times New Roman"/>
          <w:szCs w:val="24"/>
        </w:rPr>
        <w:t>fewer</w:t>
      </w:r>
      <w:r w:rsidRPr="00D93D74">
        <w:rPr>
          <w:rFonts w:cs="Times New Roman"/>
          <w:szCs w:val="24"/>
        </w:rPr>
        <w:t xml:space="preserve"> than </w:t>
      </w:r>
      <w:r w:rsidR="007A3384" w:rsidRPr="00D93D74">
        <w:rPr>
          <w:rFonts w:cs="Times New Roman"/>
          <w:szCs w:val="24"/>
        </w:rPr>
        <w:t xml:space="preserve">a </w:t>
      </w:r>
      <w:r w:rsidR="00FB3B5F" w:rsidRPr="00D93D74">
        <w:rPr>
          <w:rFonts w:cs="Times New Roman"/>
          <w:szCs w:val="24"/>
        </w:rPr>
        <w:t xml:space="preserve">specified </w:t>
      </w:r>
      <w:r w:rsidRPr="00D93D74">
        <w:rPr>
          <w:rFonts w:cs="Times New Roman"/>
          <w:szCs w:val="24"/>
        </w:rPr>
        <w:t>number of reads were removed</w:t>
      </w:r>
      <w:r w:rsidR="00032A34" w:rsidRPr="00D93D74">
        <w:rPr>
          <w:rFonts w:cs="Times New Roman"/>
          <w:szCs w:val="24"/>
        </w:rPr>
        <w:t xml:space="preserve">. Each sample was rarefied </w:t>
      </w:r>
      <w:r w:rsidRPr="00D93D74">
        <w:rPr>
          <w:rFonts w:cs="Times New Roman"/>
          <w:szCs w:val="24"/>
        </w:rPr>
        <w:t xml:space="preserve">to </w:t>
      </w:r>
      <w:r w:rsidR="00FB3B5F" w:rsidRPr="00D93D74">
        <w:rPr>
          <w:rFonts w:cs="Times New Roman"/>
          <w:szCs w:val="24"/>
        </w:rPr>
        <w:t xml:space="preserve">the </w:t>
      </w:r>
      <w:r w:rsidRPr="00D93D74">
        <w:rPr>
          <w:rFonts w:cs="Times New Roman"/>
          <w:szCs w:val="24"/>
        </w:rPr>
        <w:t xml:space="preserve">minimum number of reads after filtering, rounded down to </w:t>
      </w:r>
      <w:r w:rsidR="00555E2B" w:rsidRPr="00D93D74">
        <w:rPr>
          <w:rFonts w:cs="Times New Roman"/>
          <w:szCs w:val="24"/>
        </w:rPr>
        <w:t xml:space="preserve">the </w:t>
      </w:r>
      <w:r w:rsidR="00FB3B5F" w:rsidRPr="00D93D74">
        <w:rPr>
          <w:rFonts w:cs="Times New Roman"/>
          <w:szCs w:val="24"/>
        </w:rPr>
        <w:t>nearest</w:t>
      </w:r>
      <w:r w:rsidRPr="00D93D74">
        <w:rPr>
          <w:rFonts w:cs="Times New Roman"/>
          <w:szCs w:val="24"/>
        </w:rPr>
        <w:t xml:space="preserve"> 1000 </w:t>
      </w:r>
      <w:r w:rsidR="00032A34" w:rsidRPr="00D93D74">
        <w:rPr>
          <w:rFonts w:cs="Times New Roman"/>
          <w:szCs w:val="24"/>
        </w:rPr>
        <w:t xml:space="preserve">based on sequencing experiment </w:t>
      </w:r>
      <w:r w:rsidRPr="00D93D74">
        <w:rPr>
          <w:rFonts w:cs="Times New Roman"/>
          <w:szCs w:val="24"/>
        </w:rPr>
        <w:t>(</w:t>
      </w:r>
      <w:r w:rsidR="00D025AD" w:rsidRPr="00D93D74">
        <w:rPr>
          <w:rFonts w:cs="Times New Roman"/>
          <w:szCs w:val="24"/>
        </w:rPr>
        <w:t xml:space="preserve">Supplement Table </w:t>
      </w:r>
      <w:r w:rsidR="007A3384" w:rsidRPr="00D93D74">
        <w:rPr>
          <w:rFonts w:cs="Times New Roman"/>
          <w:szCs w:val="24"/>
        </w:rPr>
        <w:t>4</w:t>
      </w:r>
      <w:r w:rsidRPr="00D93D74">
        <w:rPr>
          <w:rFonts w:cs="Times New Roman"/>
          <w:szCs w:val="24"/>
        </w:rPr>
        <w:t xml:space="preserve">). Samples with </w:t>
      </w:r>
      <w:r w:rsidR="00FB3B5F" w:rsidRPr="00D93D74">
        <w:rPr>
          <w:rFonts w:cs="Times New Roman"/>
          <w:szCs w:val="24"/>
        </w:rPr>
        <w:t>fewer</w:t>
      </w:r>
      <w:r w:rsidRPr="00D93D74">
        <w:rPr>
          <w:rFonts w:cs="Times New Roman"/>
          <w:szCs w:val="24"/>
        </w:rPr>
        <w:t xml:space="preserve"> reads than the </w:t>
      </w:r>
      <w:r w:rsidR="00FB3B5F" w:rsidRPr="00D93D74">
        <w:rPr>
          <w:rFonts w:cs="Times New Roman"/>
          <w:szCs w:val="24"/>
        </w:rPr>
        <w:t xml:space="preserve">chosen </w:t>
      </w:r>
      <w:r w:rsidRPr="00D93D74">
        <w:rPr>
          <w:rFonts w:cs="Times New Roman"/>
          <w:szCs w:val="24"/>
        </w:rPr>
        <w:t xml:space="preserve">minimum were removed from the analysis. </w:t>
      </w:r>
      <w:r w:rsidR="007A3384" w:rsidRPr="00D93D74">
        <w:rPr>
          <w:rFonts w:cs="Times New Roman"/>
          <w:szCs w:val="24"/>
        </w:rPr>
        <w:t>Analysis and graphical representations of t</w:t>
      </w:r>
      <w:r w:rsidR="00A95361" w:rsidRPr="00D93D74">
        <w:rPr>
          <w:rFonts w:cs="Times New Roman"/>
          <w:szCs w:val="24"/>
        </w:rPr>
        <w:t xml:space="preserve">he </w:t>
      </w:r>
      <w:r w:rsidR="007A3384" w:rsidRPr="00D93D74">
        <w:rPr>
          <w:rFonts w:cs="Times New Roman"/>
          <w:szCs w:val="24"/>
        </w:rPr>
        <w:t>experiments</w:t>
      </w:r>
      <w:r w:rsidR="00032A34" w:rsidRPr="00D93D74">
        <w:rPr>
          <w:rFonts w:cs="Times New Roman"/>
          <w:szCs w:val="24"/>
        </w:rPr>
        <w:t xml:space="preserve"> </w:t>
      </w:r>
      <w:r w:rsidR="00A95361" w:rsidRPr="00D93D74">
        <w:rPr>
          <w:rFonts w:cs="Times New Roman"/>
          <w:szCs w:val="24"/>
        </w:rPr>
        <w:t xml:space="preserve">were </w:t>
      </w:r>
      <w:r w:rsidR="00A840B0" w:rsidRPr="00D93D74">
        <w:rPr>
          <w:rFonts w:cs="Times New Roman"/>
          <w:szCs w:val="24"/>
        </w:rPr>
        <w:t>performed</w:t>
      </w:r>
      <w:r w:rsidR="00A95361" w:rsidRPr="00D93D74">
        <w:rPr>
          <w:rFonts w:cs="Times New Roman"/>
          <w:szCs w:val="24"/>
        </w:rPr>
        <w:t xml:space="preserve"> in R v4.</w:t>
      </w:r>
      <w:r w:rsidR="00D93D74">
        <w:rPr>
          <w:rFonts w:cs="Times New Roman"/>
          <w:szCs w:val="24"/>
        </w:rPr>
        <w:t>4</w:t>
      </w:r>
      <w:r w:rsidR="00A95361" w:rsidRPr="00D93D74">
        <w:rPr>
          <w:rFonts w:cs="Times New Roman"/>
          <w:szCs w:val="24"/>
        </w:rPr>
        <w:t xml:space="preserve">.1 using </w:t>
      </w:r>
      <w:r w:rsidR="00A840B0" w:rsidRPr="00D93D74">
        <w:rPr>
          <w:rFonts w:cs="Times New Roman"/>
          <w:szCs w:val="24"/>
        </w:rPr>
        <w:t xml:space="preserve">the following </w:t>
      </w:r>
      <w:r w:rsidR="00A95361" w:rsidRPr="00D93D74">
        <w:rPr>
          <w:rFonts w:cs="Times New Roman"/>
          <w:szCs w:val="24"/>
        </w:rPr>
        <w:t xml:space="preserve">packages: </w:t>
      </w:r>
      <w:r w:rsidR="00202238" w:rsidRPr="00D93D74">
        <w:rPr>
          <w:rFonts w:cs="Times New Roman"/>
          <w:szCs w:val="24"/>
        </w:rPr>
        <w:t>‘</w:t>
      </w:r>
      <w:r w:rsidR="007A3384" w:rsidRPr="00D93D74">
        <w:rPr>
          <w:rFonts w:cs="Times New Roman"/>
          <w:szCs w:val="24"/>
        </w:rPr>
        <w:t>dplyr</w:t>
      </w:r>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r w:rsidR="007A3384" w:rsidRPr="00D93D74">
        <w:rPr>
          <w:rFonts w:cs="Times New Roman"/>
          <w:szCs w:val="24"/>
        </w:rPr>
        <w:t>tidyr</w:t>
      </w:r>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r w:rsidR="007A3384" w:rsidRPr="00D93D74">
        <w:rPr>
          <w:rFonts w:cs="Times New Roman"/>
          <w:szCs w:val="24"/>
        </w:rPr>
        <w:t>tibble</w:t>
      </w:r>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r w:rsidR="007A3384" w:rsidRPr="00D93D74">
        <w:rPr>
          <w:rFonts w:cs="Times New Roman"/>
          <w:szCs w:val="24"/>
        </w:rPr>
        <w:t>stringr</w:t>
      </w:r>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r w:rsidR="007A3384" w:rsidRPr="00D93D74">
        <w:rPr>
          <w:rFonts w:cs="Times New Roman"/>
          <w:szCs w:val="24"/>
        </w:rPr>
        <w:t>readr</w:t>
      </w:r>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r w:rsidR="007A3384" w:rsidRPr="00D93D74">
        <w:rPr>
          <w:rFonts w:cs="Times New Roman"/>
          <w:szCs w:val="24"/>
        </w:rPr>
        <w:t>scales</w:t>
      </w:r>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r w:rsidR="007A3384" w:rsidRPr="00D93D74">
        <w:rPr>
          <w:rFonts w:cs="Times New Roman"/>
          <w:szCs w:val="24"/>
        </w:rPr>
        <w:t>ggplot2</w:t>
      </w:r>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r w:rsidR="007A3384" w:rsidRPr="00D93D74">
        <w:rPr>
          <w:rFonts w:cs="Times New Roman"/>
          <w:szCs w:val="24"/>
        </w:rPr>
        <w:t>ggpubr</w:t>
      </w:r>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r w:rsidR="007A3384" w:rsidRPr="00D93D74">
        <w:rPr>
          <w:rFonts w:cs="Times New Roman"/>
          <w:szCs w:val="24"/>
        </w:rPr>
        <w:t>vegan</w:t>
      </w:r>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r w:rsidR="007A3384" w:rsidRPr="00D93D74">
        <w:rPr>
          <w:rFonts w:cs="Times New Roman"/>
          <w:szCs w:val="24"/>
        </w:rPr>
        <w:t>glue</w:t>
      </w:r>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r w:rsidR="007A3384" w:rsidRPr="00D93D74">
        <w:rPr>
          <w:rFonts w:cs="Times New Roman"/>
          <w:szCs w:val="24"/>
        </w:rPr>
        <w:t>lubridate</w:t>
      </w:r>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r w:rsidR="007A3384" w:rsidRPr="00D93D74">
        <w:rPr>
          <w:rFonts w:cs="Times New Roman"/>
          <w:szCs w:val="24"/>
        </w:rPr>
        <w:t>pur</w:t>
      </w:r>
      <w:r w:rsidR="00A840B0" w:rsidRPr="00D93D74">
        <w:rPr>
          <w:rFonts w:cs="Times New Roman"/>
          <w:szCs w:val="24"/>
        </w:rPr>
        <w:t>r</w:t>
      </w:r>
      <w:r w:rsidR="007A3384" w:rsidRPr="00D93D74">
        <w:rPr>
          <w:rFonts w:cs="Times New Roman"/>
          <w:szCs w:val="24"/>
        </w:rPr>
        <w:t>r</w:t>
      </w:r>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r w:rsidR="007A3384" w:rsidRPr="00D93D74">
        <w:rPr>
          <w:rFonts w:cs="Times New Roman"/>
          <w:szCs w:val="24"/>
        </w:rPr>
        <w:t>readxl</w:t>
      </w:r>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lastRenderedPageBreak/>
        <w:t>‘</w:t>
      </w:r>
      <w:r w:rsidR="007A3384" w:rsidRPr="00D93D74">
        <w:rPr>
          <w:rFonts w:cs="Times New Roman"/>
          <w:szCs w:val="24"/>
        </w:rPr>
        <w:t>forcats</w:t>
      </w:r>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r w:rsidR="007A3384" w:rsidRPr="00D93D74">
        <w:rPr>
          <w:rFonts w:cs="Times New Roman"/>
          <w:szCs w:val="24"/>
        </w:rPr>
        <w:t>ggnewscale</w:t>
      </w:r>
      <w:r w:rsidR="00202238" w:rsidRPr="00D93D74">
        <w:rPr>
          <w:rFonts w:cs="Times New Roman"/>
          <w:szCs w:val="24"/>
        </w:rPr>
        <w:t xml:space="preserve">’, </w:t>
      </w:r>
      <w:r w:rsidR="00A840B0" w:rsidRPr="00D93D74">
        <w:rPr>
          <w:rFonts w:cs="Times New Roman"/>
          <w:szCs w:val="24"/>
        </w:rPr>
        <w:t xml:space="preserve">and </w:t>
      </w:r>
      <w:r w:rsidR="00202238" w:rsidRPr="00D93D74">
        <w:rPr>
          <w:rFonts w:cs="Times New Roman"/>
          <w:szCs w:val="24"/>
        </w:rPr>
        <w:t xml:space="preserve">‘renv’, </w:t>
      </w:r>
      <w:r w:rsidR="00A840B0" w:rsidRPr="00D93D74">
        <w:rPr>
          <w:rFonts w:cs="Times New Roman"/>
          <w:szCs w:val="24"/>
        </w:rPr>
        <w:t xml:space="preserve">with </w:t>
      </w:r>
      <w:r w:rsidR="00202238" w:rsidRPr="00D93D74">
        <w:rPr>
          <w:rFonts w:cs="Times New Roman"/>
          <w:szCs w:val="24"/>
        </w:rPr>
        <w:t xml:space="preserve">versions available in the thesis.renv </w:t>
      </w:r>
      <w:r w:rsidR="00A840B0" w:rsidRPr="00D93D74">
        <w:rPr>
          <w:rFonts w:cs="Times New Roman"/>
          <w:szCs w:val="24"/>
        </w:rPr>
        <w:t xml:space="preserve">environment </w:t>
      </w:r>
      <w:commentRangeStart w:id="126"/>
      <w:r w:rsidR="00202238" w:rsidRPr="00D93D74">
        <w:rPr>
          <w:rFonts w:cs="Times New Roman"/>
          <w:szCs w:val="24"/>
        </w:rPr>
        <w:fldChar w:fldCharType="begin"/>
      </w:r>
      <w:r w:rsidR="00D9297E" w:rsidRPr="00D93D74">
        <w:rPr>
          <w:rFonts w:cs="Times New Roman"/>
          <w:szCs w:val="24"/>
        </w:rPr>
        <w:instrText xml:space="preserve"> ADDIN ZOTERO_ITEM CSL_CITATION {"citationID":"kbpTEA5N","properties":{"formattedCitation":"({\\i{}Ggplot2 Based Publication Ready Plots}, n.d.; {\\i{}Project Environments}, n.d.; {\\i{}R: The R Project for Statistical Computing}, n.d.; {\\i{}Read Excel Files}, n.d.; {\\i{}Scale Functions for Visualization}, n.d.; tidyverse, 2016/2025; Oksanen, n.d.-a, n.d.-b; Oksanen et al., 2022; Wickham et al., 2019)","plainCitation":"(Ggplot2 Based Publication Ready Plots, n.d.; Project Environments, n.d.; R: The R Project for Statistical Computing, n.d.; Read Excel Files, n.d.; Scale Functions for Visualization, n.d.; tidyverse, 2016/2025; Oksanen, n.d.-a, n.d.-b; Oksanen et al., 2022; Wickham et al., 2019)","noteIndex":0},"citationItems":[{"id":3377,"uris":["http://zotero.org/users/8873894/items/R6CZVA3K"],"itemData":{"id":3377,"type":"webpage","abstract":"The ggplot2 package is excellent and flexible for elegant data visualization in R. However the default generated plots requires some formatting before we can send them for publication. Furthermore, to customize a ggplot, the syntax is opaque and this raises the level of difficulty for researchers with no advanced R programming skills. ggpubr provides some easy-to-use functions for creating and customizing ggplot2- based publication ready plots.","language":"en","title":"ggplot2 Based Publication Ready Plots","URL":"https://rpkgs.datanovia.com/ggpubr/","accessed":{"date-parts":[["2025",11,7]]}}},{"id":3382,"uris":["http://zotero.org/users/8873894/items/YUQT254R"],"itemData":{"id":3382,"type":"webpage","abstract":"A dependency management toolkit for R. Using renv, you can create and manage project-local R libraries, save the state of these libraries to a lockfile, and later restore your library as required. Together, these tools can help make your projects more isolated, portable, and reproducible.","language":"en","title":"Project Environments","URL":"https://rstudio.github.io/renv/","accessed":{"date-parts":[["2025",11,7]]}}},{"id":3322,"uris":["http://zotero.org/users/8873894/items/EC46UBHE"],"itemData":{"id":3322,"type":"webpage","title":"R: The R Project for Statistical Computing","URL":"https://www.r-project.org/","accessed":{"date-parts":[["2025",10,21]]}}},{"id":3380,"uris":["http://zotero.org/users/8873894/items/8SBVVBIC"],"itemData":{"id":3380,"type":"webpage","abstract":"Import excel files into R. Supports .xls via the embedded libxls C library &lt;https://github.com/libxls/libxls&gt; and .xlsx via the embedded RapidXML C++ library &lt;https://rapidxml.sourceforge.net/&gt;. Works on Windows, Mac and Linux without external dependencies.","language":"en","title":"Read Excel Files","URL":"https://readxl.tidyverse.org/","accessed":{"date-parts":[["2025",11,7]]}}},{"id":3375,"uris":["http://zotero.org/users/8873894/items/HBZEQW6Q"],"itemData":{"id":3375,"type":"webpage","abstract":"Graphical scales map data to aesthetics, and provide methods for automatically determining breaks and labels for axes and legends.","language":"en","title":"Scale Functions for Visualization","URL":"https://scales.r-lib.org/","accessed":{"date-parts":[["2025",11,7]]}}},{"id":3379,"uris":["http://zotero.org/users/8873894/items/ZGSV4MT4"],"itemData":{"id":3379,"type":"software","abstract":"Glue strings to data in R. Small, fast, dependency free interpreted string literals.","genre":"R","note":"original-date: 2016-12-23T21:07:25Z","publisher":"tidyverse","source":"GitHub","title":"tidyverse/glue","URL":"https://github.com/tidyverse/glue","accessed":{"date-parts":[["2025",11,7]]},"issued":{"date-parts":[["2025",10,20]]}}},{"id":1853,"uris":["http://zotero.org/users/8873894/items/ALATME27"],"itemData":{"id":1853,"type":"article-journal","abstract":"This tutorial demostrates the use of ordination methods in R package vegan. The tutorial assumes familiarity both with R and with community ordination. Package vegan supports all basic ordination methods, including non-metric multidimensional scaling. The constrained ordination methods include constrained analysis of proximities, redundancy analysis and constrained correspondence analysis. Package vegan also has support functions for ﬁtting environmental variables and for ordination graphics.","language":"en","page":"43","source":"Zotero","title":"Multivariate Analysis of Ecological Communities in R: vegan tutorial","author":[{"family":"Oksanen","given":"Jari"}]}},{"id":229,"uris":["http://zotero.org/users/8873894/items/2YYN6HYX"],"itemData":{"id":229,"type":"article-journal","abstract":"The document describes typical, simple work pathways of vegetation ordination. Unconstrained ordination uses as examples detrended correspondence analysis and non-metric multidimensional scaling, and shows how to interpret their results by ﬁtting environmental vectors and factors or smooth environmental surfaces to the graph. The basic plotting command, and more advanced plotting commands for congested plots are also discussed, as well as adding items such as ellipses, convex hulls, and other items for classes. The constrained ordination uses constrained (canonical) correspondence analysis as an example. It is ﬁrst shown how a model is deﬁned, then the document discusses model building and signiﬁcance tests of the whole analysis, single constraints and axes.","language":"en","page":"12","source":"Zotero","title":"Vegan: an introduction to ordination","author":[{"family":"Oksanen","given":"Jari"}]}},{"id":975,"uris":["http://zotero.org/users/8873894/items/RDRITC3V"],"itemData":{"id":975,"type":"document","source":"Google Scholar","title":"vegan: Community Ecology Package. R package version 2.5–7. 2020","title-short":"vegan","author":[{"family":"Oksanen","given":"JARI"},{"family":"Blanchet","given":"F. Guillaume"},{"family":"Friendly","given":"M."},{"family":"Kindt","given":"R."},{"family":"Legendre","given":"P."},{"family":"McGlinn","given":"D."},{"family":"Minchin","given":"P. R."},{"family":"O’Hara","given":"R. B."},{"family":"Simpson","given":"G. L."},{"family":"Solymos","given":"P."}],"issued":{"date-parts":[["2022"]]}}},{"id":301,"uris":["http://zotero.org/users/8873894/items/T2ZAXF2T"],"itemData":{"id":301,"type":"article-journal","container-title":"Journal of Open Source Software","DOI":"10.21105/joss.01686","ISSN":"2475-9066","issue":"43","journalAbbreviation":"JOSS","page":"1686","source":"DOI.org (Crossref)","title":"Welcome to the Tidyverse","volume":"4","author":[{"family":"Wickham","given":"Hadley"},{"family":"Averick","given":"Mara"},{"family":"Bryan","given":"Jennifer"},{"family":"Chang","given":"Winston"},{"family":"McGowan","given":"Lucy"},{"family":"François","given":"Romain"},{"family":"Grolemund","given":"Garrett"},{"family":"Hayes","given":"Alex"},{"family":"Henry","given":"Lionel"},{"family":"Hester","given":"Jim"},{"family":"Kuhn","given":"Max"},{"family":"Pedersen","given":"Thomas"},{"family":"Miller","given":"Evan"},{"family":"Bache","given":"Stephan"},{"family":"Müller","given":"Kirill"},{"family":"Ooms","given":"Jeroen"},{"family":"Robinson","given":"David"},{"family":"Seidel","given":"Dana"},{"family":"Spinu","given":"Vitalie"},{"family":"Takahashi","given":"Kohske"},{"family":"Vaughan","given":"Davis"},{"family":"Wilke","given":"Claus"},{"family":"Woo","given":"Kara"},{"family":"Yutani","given":"Hiroaki"}],"issued":{"date-parts":[["2019",11,21]]}}}],"schema":"https://github.com/citation-style-language/schema/raw/master/csl-citation.json"} </w:instrText>
      </w:r>
      <w:r w:rsidR="00202238" w:rsidRPr="00D93D74">
        <w:rPr>
          <w:rFonts w:cs="Times New Roman"/>
          <w:szCs w:val="24"/>
        </w:rPr>
        <w:fldChar w:fldCharType="separate"/>
      </w:r>
      <w:r w:rsidR="00D9297E" w:rsidRPr="00D93D74">
        <w:rPr>
          <w:rFonts w:cs="Times New Roman"/>
        </w:rPr>
        <w:t>(</w:t>
      </w:r>
      <w:r w:rsidR="00D9297E" w:rsidRPr="00D93D74">
        <w:rPr>
          <w:rFonts w:cs="Times New Roman"/>
          <w:i/>
          <w:iCs/>
        </w:rPr>
        <w:t>Ggplot2 Based Publication Ready Plots</w:t>
      </w:r>
      <w:r w:rsidR="00D9297E" w:rsidRPr="00D93D74">
        <w:rPr>
          <w:rFonts w:cs="Times New Roman"/>
        </w:rPr>
        <w:t xml:space="preserve">, n.d.; </w:t>
      </w:r>
      <w:r w:rsidR="00D9297E" w:rsidRPr="00D93D74">
        <w:rPr>
          <w:rFonts w:cs="Times New Roman"/>
          <w:i/>
          <w:iCs/>
        </w:rPr>
        <w:t>Project Environments</w:t>
      </w:r>
      <w:r w:rsidR="00D9297E" w:rsidRPr="00D93D74">
        <w:rPr>
          <w:rFonts w:cs="Times New Roman"/>
        </w:rPr>
        <w:t xml:space="preserve">, n.d.; </w:t>
      </w:r>
      <w:r w:rsidR="00D9297E" w:rsidRPr="00D93D74">
        <w:rPr>
          <w:rFonts w:cs="Times New Roman"/>
          <w:i/>
          <w:iCs/>
        </w:rPr>
        <w:t>R: The R Project for Statistical Computing</w:t>
      </w:r>
      <w:r w:rsidR="00D9297E" w:rsidRPr="00D93D74">
        <w:rPr>
          <w:rFonts w:cs="Times New Roman"/>
        </w:rPr>
        <w:t xml:space="preserve">, n.d.; </w:t>
      </w:r>
      <w:r w:rsidR="00D9297E" w:rsidRPr="00D93D74">
        <w:rPr>
          <w:rFonts w:cs="Times New Roman"/>
          <w:i/>
          <w:iCs/>
        </w:rPr>
        <w:t>Read Excel Files</w:t>
      </w:r>
      <w:r w:rsidR="00D9297E" w:rsidRPr="00D93D74">
        <w:rPr>
          <w:rFonts w:cs="Times New Roman"/>
        </w:rPr>
        <w:t xml:space="preserve">, n.d.; </w:t>
      </w:r>
      <w:r w:rsidR="00D9297E" w:rsidRPr="00D93D74">
        <w:rPr>
          <w:rFonts w:cs="Times New Roman"/>
          <w:i/>
          <w:iCs/>
        </w:rPr>
        <w:t>Scale Functions for Visualization</w:t>
      </w:r>
      <w:r w:rsidR="00D9297E" w:rsidRPr="00D93D74">
        <w:rPr>
          <w:rFonts w:cs="Times New Roman"/>
        </w:rPr>
        <w:t>, n.d.; tidyverse, 2016/2025; Oksanen, n.d.-a, n.d.-b; Oksanen et al., 2022; Wickham et al., 2019)</w:t>
      </w:r>
      <w:r w:rsidR="00202238" w:rsidRPr="00D93D74">
        <w:rPr>
          <w:rFonts w:cs="Times New Roman"/>
          <w:szCs w:val="24"/>
        </w:rPr>
        <w:fldChar w:fldCharType="end"/>
      </w:r>
      <w:r w:rsidR="0043153B" w:rsidRPr="00D93D74">
        <w:rPr>
          <w:rFonts w:cs="Times New Roman"/>
          <w:szCs w:val="24"/>
        </w:rPr>
        <w:t xml:space="preserve">. </w:t>
      </w:r>
      <w:commentRangeEnd w:id="126"/>
      <w:r w:rsidR="00D93D74">
        <w:rPr>
          <w:rStyle w:val="CommentReference"/>
        </w:rPr>
        <w:commentReference w:id="126"/>
      </w:r>
    </w:p>
    <w:p w14:paraId="35B3DF21" w14:textId="77777777" w:rsidR="004B61A2" w:rsidRPr="00D93D74" w:rsidRDefault="004B61A2" w:rsidP="00CD77AB">
      <w:pPr>
        <w:rPr>
          <w:rFonts w:cs="Times New Roman"/>
          <w:szCs w:val="24"/>
        </w:rPr>
      </w:pPr>
    </w:p>
    <w:p w14:paraId="7B0346CC" w14:textId="52A6980B" w:rsidR="00E32385" w:rsidRPr="00D93D74" w:rsidRDefault="00133BF6" w:rsidP="00221812">
      <w:pPr>
        <w:pStyle w:val="Heading4"/>
        <w:numPr>
          <w:ilvl w:val="3"/>
          <w:numId w:val="26"/>
        </w:numPr>
      </w:pPr>
      <w:bookmarkStart w:id="127" w:name="_Toc216099726"/>
      <w:bookmarkStart w:id="128" w:name="_Toc220932848"/>
      <w:r w:rsidRPr="00D93D74">
        <w:t>Criteria for d</w:t>
      </w:r>
      <w:r w:rsidR="00D07995" w:rsidRPr="00D93D74">
        <w:t>etermination of e</w:t>
      </w:r>
      <w:r w:rsidR="00546F35" w:rsidRPr="00D93D74">
        <w:t xml:space="preserve">thanol resistant and ethanol non-resistant </w:t>
      </w:r>
      <w:r w:rsidRPr="00D93D74">
        <w:t xml:space="preserve">OTUs </w:t>
      </w:r>
      <w:r w:rsidR="00D07995" w:rsidRPr="00D93D74">
        <w:t>in the longitudinal study</w:t>
      </w:r>
      <w:bookmarkEnd w:id="127"/>
      <w:bookmarkEnd w:id="128"/>
    </w:p>
    <w:p w14:paraId="1B5AC43F" w14:textId="481F6515" w:rsidR="00227E0D" w:rsidRPr="00D93D74" w:rsidRDefault="00A840B0" w:rsidP="00CD77AB">
      <w:pPr>
        <w:rPr>
          <w:rFonts w:cs="Times New Roman"/>
          <w:szCs w:val="24"/>
        </w:rPr>
      </w:pPr>
      <w:r w:rsidRPr="00D93D74">
        <w:rPr>
          <w:rFonts w:cs="Times New Roman"/>
          <w:szCs w:val="24"/>
        </w:rPr>
        <w:t xml:space="preserve">An individual OTU was determined as a member of the ethanol-resistant community if </w:t>
      </w:r>
      <w:r w:rsidR="00555E2B" w:rsidRPr="00D93D74">
        <w:rPr>
          <w:rFonts w:cs="Times New Roman"/>
          <w:szCs w:val="24"/>
        </w:rPr>
        <w:t xml:space="preserve">it met </w:t>
      </w:r>
      <w:r w:rsidRPr="00D93D74">
        <w:rPr>
          <w:rFonts w:cs="Times New Roman"/>
          <w:szCs w:val="24"/>
        </w:rPr>
        <w:t xml:space="preserve">the following criteria: 1) the OTU was present in both the </w:t>
      </w:r>
      <w:r w:rsidR="00B41263" w:rsidRPr="00D93D74">
        <w:rPr>
          <w:rFonts w:cs="Times New Roman"/>
          <w:szCs w:val="24"/>
        </w:rPr>
        <w:t>untreated</w:t>
      </w:r>
      <w:r w:rsidRPr="00D93D74">
        <w:rPr>
          <w:rFonts w:cs="Times New Roman"/>
          <w:szCs w:val="24"/>
        </w:rPr>
        <w:t xml:space="preserve"> and ethanol</w:t>
      </w:r>
      <w:r w:rsidR="00B41263" w:rsidRPr="00D93D74">
        <w:rPr>
          <w:rFonts w:cs="Times New Roman"/>
          <w:szCs w:val="24"/>
        </w:rPr>
        <w:t xml:space="preserve"> </w:t>
      </w:r>
      <w:r w:rsidRPr="00D93D74">
        <w:rPr>
          <w:rFonts w:cs="Times New Roman"/>
          <w:szCs w:val="24"/>
        </w:rPr>
        <w:t xml:space="preserve">treated sample from the same stool sample, </w:t>
      </w:r>
      <w:commentRangeStart w:id="129"/>
      <w:commentRangeStart w:id="130"/>
      <w:r w:rsidRPr="00D93D74">
        <w:rPr>
          <w:rFonts w:cs="Times New Roman"/>
          <w:szCs w:val="24"/>
        </w:rPr>
        <w:t>and</w:t>
      </w:r>
      <w:commentRangeEnd w:id="129"/>
      <w:r w:rsidR="00227E0D" w:rsidRPr="00D93D74">
        <w:rPr>
          <w:rStyle w:val="CommentReference"/>
        </w:rPr>
        <w:commentReference w:id="129"/>
      </w:r>
      <w:commentRangeEnd w:id="130"/>
      <w:r w:rsidR="00DA42F5" w:rsidRPr="00D93D74">
        <w:rPr>
          <w:rStyle w:val="CommentReference"/>
        </w:rPr>
        <w:commentReference w:id="130"/>
      </w:r>
      <w:r w:rsidRPr="00D93D74">
        <w:rPr>
          <w:rFonts w:cs="Times New Roman"/>
          <w:szCs w:val="24"/>
        </w:rPr>
        <w:t xml:space="preserve"> 2) it was found at a higher relative abundance in the ethanol</w:t>
      </w:r>
      <w:r w:rsidR="00D93D74">
        <w:rPr>
          <w:rFonts w:cs="Times New Roman"/>
          <w:szCs w:val="24"/>
        </w:rPr>
        <w:t xml:space="preserve"> </w:t>
      </w:r>
      <w:r w:rsidRPr="00D93D74">
        <w:rPr>
          <w:rFonts w:cs="Times New Roman"/>
          <w:szCs w:val="24"/>
        </w:rPr>
        <w:t>treated sample in at least 5% of samples where criterion 1</w:t>
      </w:r>
      <w:r w:rsidR="00032A34" w:rsidRPr="00D93D74">
        <w:rPr>
          <w:rFonts w:cs="Times New Roman"/>
          <w:szCs w:val="24"/>
        </w:rPr>
        <w:t>)</w:t>
      </w:r>
      <w:r w:rsidRPr="00D93D74">
        <w:rPr>
          <w:rFonts w:cs="Times New Roman"/>
          <w:szCs w:val="24"/>
        </w:rPr>
        <w:t xml:space="preserve"> was met. OTUs absent from all ethanol</w:t>
      </w:r>
      <w:r w:rsidR="00D93D74">
        <w:rPr>
          <w:rFonts w:cs="Times New Roman"/>
          <w:szCs w:val="24"/>
        </w:rPr>
        <w:t xml:space="preserve"> </w:t>
      </w:r>
      <w:r w:rsidRPr="00D93D74">
        <w:rPr>
          <w:rFonts w:cs="Times New Roman"/>
          <w:szCs w:val="24"/>
        </w:rPr>
        <w:t>treated samples were considered ethanol non-resistant.</w:t>
      </w:r>
      <w:r w:rsidR="003E4B71" w:rsidRPr="00D93D74">
        <w:rPr>
          <w:rFonts w:cs="Times New Roman"/>
          <w:szCs w:val="24"/>
        </w:rPr>
        <w:t xml:space="preserve"> </w:t>
      </w:r>
    </w:p>
    <w:p w14:paraId="3BA97412" w14:textId="0E4EACE4" w:rsidR="00B11A96" w:rsidRDefault="00A840B0" w:rsidP="00DA42F5">
      <w:pPr>
        <w:rPr>
          <w:rFonts w:cs="Times New Roman"/>
          <w:szCs w:val="24"/>
        </w:rPr>
      </w:pPr>
      <w:r w:rsidRPr="00D93D74">
        <w:rPr>
          <w:rFonts w:cs="Times New Roman"/>
          <w:szCs w:val="24"/>
        </w:rPr>
        <w:t>OTUs detected in the ethanol-resistant community in less than 5% of the samples (determined uncertain</w:t>
      </w:r>
      <w:r w:rsidR="00032A34" w:rsidRPr="00D93D74">
        <w:rPr>
          <w:rFonts w:cs="Times New Roman"/>
          <w:szCs w:val="24"/>
        </w:rPr>
        <w:t>, n = 83</w:t>
      </w:r>
      <w:r w:rsidRPr="00D93D74">
        <w:rPr>
          <w:rFonts w:cs="Times New Roman"/>
          <w:szCs w:val="24"/>
        </w:rPr>
        <w:t xml:space="preserve">), and OTUs detected only in ethanol-treated samples (n = 141), were excluded from </w:t>
      </w:r>
      <w:r w:rsidR="00B304AC" w:rsidRPr="00D93D74">
        <w:rPr>
          <w:rFonts w:cs="Times New Roman"/>
          <w:szCs w:val="24"/>
        </w:rPr>
        <w:t xml:space="preserve">further </w:t>
      </w:r>
      <w:r w:rsidRPr="00D93D74">
        <w:rPr>
          <w:rFonts w:cs="Times New Roman"/>
          <w:szCs w:val="24"/>
        </w:rPr>
        <w:t>analysis</w:t>
      </w:r>
      <w:r w:rsidR="006B297F" w:rsidRPr="00D93D74">
        <w:rPr>
          <w:rFonts w:cs="Times New Roman"/>
          <w:szCs w:val="24"/>
        </w:rPr>
        <w:t xml:space="preserve"> (Supplement Text </w:t>
      </w:r>
      <w:ins w:id="131" w:author="Urša Miklavčič" w:date="2026-04-21T13:18:00Z" w16du:dateUtc="2026-04-21T11:18:00Z">
        <w:r w:rsidR="00554FAF">
          <w:rPr>
            <w:rFonts w:cs="Times New Roman"/>
            <w:szCs w:val="24"/>
          </w:rPr>
          <w:t>2</w:t>
        </w:r>
      </w:ins>
      <w:del w:id="132" w:author="Urša Miklavčič" w:date="2026-04-21T13:18:00Z" w16du:dateUtc="2026-04-21T11:18:00Z">
        <w:r w:rsidR="006B297F" w:rsidRPr="00D93D74" w:rsidDel="00554FAF">
          <w:rPr>
            <w:rFonts w:cs="Times New Roman"/>
            <w:szCs w:val="24"/>
          </w:rPr>
          <w:delText>3</w:delText>
        </w:r>
      </w:del>
      <w:r w:rsidR="006B297F" w:rsidRPr="00D93D74">
        <w:rPr>
          <w:rFonts w:cs="Times New Roman"/>
          <w:szCs w:val="24"/>
        </w:rPr>
        <w:t>)</w:t>
      </w:r>
      <w:r w:rsidRPr="00D93D74">
        <w:rPr>
          <w:rFonts w:cs="Times New Roman"/>
          <w:szCs w:val="24"/>
        </w:rPr>
        <w:t xml:space="preserve">. </w:t>
      </w:r>
    </w:p>
    <w:p w14:paraId="7D3677C1" w14:textId="77777777" w:rsidR="004B61A2" w:rsidRPr="004B61A2" w:rsidRDefault="004B61A2" w:rsidP="00DA42F5">
      <w:pPr>
        <w:rPr>
          <w:rFonts w:cs="Times New Roman"/>
          <w:szCs w:val="24"/>
        </w:rPr>
      </w:pPr>
    </w:p>
    <w:p w14:paraId="1E7FF09C" w14:textId="6AB99189" w:rsidR="004C54E4" w:rsidRPr="00D93D74" w:rsidRDefault="00575DD2" w:rsidP="00221812">
      <w:pPr>
        <w:pStyle w:val="Heading4"/>
        <w:numPr>
          <w:ilvl w:val="3"/>
          <w:numId w:val="26"/>
        </w:numPr>
        <w:rPr>
          <w:b/>
        </w:rPr>
      </w:pPr>
      <w:bookmarkStart w:id="133" w:name="_Toc216099727"/>
      <w:bookmarkStart w:id="134" w:name="_Toc220932849"/>
      <w:r w:rsidRPr="00D93D74">
        <w:t>Bacterial diversity and community composition analysis</w:t>
      </w:r>
      <w:bookmarkEnd w:id="133"/>
      <w:bookmarkEnd w:id="134"/>
    </w:p>
    <w:p w14:paraId="0E580989" w14:textId="77777777" w:rsidR="00617D6F" w:rsidRDefault="00A840B0" w:rsidP="00CD77AB">
      <w:pPr>
        <w:rPr>
          <w:rFonts w:cs="Times New Roman"/>
          <w:szCs w:val="24"/>
        </w:rPr>
      </w:pPr>
      <w:r w:rsidRPr="00D93D74">
        <w:rPr>
          <w:rFonts w:cs="Times New Roman"/>
          <w:szCs w:val="24"/>
        </w:rPr>
        <w:t xml:space="preserve">Community diversity of the ethanol-resistant and ethanol non-resistant communities was calculated using functions from the R package ‘vegan’. </w:t>
      </w:r>
    </w:p>
    <w:p w14:paraId="5BA3C0B8" w14:textId="03564E32" w:rsidR="00617D6F" w:rsidRDefault="00A840B0" w:rsidP="00CD77AB">
      <w:pPr>
        <w:rPr>
          <w:rFonts w:cs="Times New Roman"/>
          <w:szCs w:val="24"/>
        </w:rPr>
      </w:pPr>
      <w:r w:rsidRPr="00D93D74">
        <w:rPr>
          <w:rFonts w:cs="Times New Roman"/>
          <w:szCs w:val="24"/>
        </w:rPr>
        <w:t>For alpha diversity, we used the Shannon</w:t>
      </w:r>
      <w:r w:rsidR="00D93D74">
        <w:rPr>
          <w:rFonts w:cs="Times New Roman"/>
          <w:szCs w:val="24"/>
        </w:rPr>
        <w:t xml:space="preserve"> diversity</w:t>
      </w:r>
      <w:r w:rsidRPr="00D93D74">
        <w:rPr>
          <w:rFonts w:cs="Times New Roman"/>
          <w:szCs w:val="24"/>
        </w:rPr>
        <w:t xml:space="preserve"> index, which measures both the richness and evenness of a sample. </w:t>
      </w:r>
      <w:r w:rsidR="00617D6F" w:rsidRPr="00617D6F">
        <w:rPr>
          <w:rFonts w:cs="Times New Roman"/>
          <w:szCs w:val="24"/>
        </w:rPr>
        <w:t xml:space="preserve">Temporal changes in alpha diversity for each participant were compared between 16S amplicon and metagenomic data for untreated and ethanol-treated samples using repeated-measures correlation analysis implemented in the ‘rmcorr’ R package </w:t>
      </w:r>
      <w:r w:rsidR="00617D6F">
        <w:rPr>
          <w:rFonts w:cs="Times New Roman"/>
          <w:szCs w:val="24"/>
        </w:rPr>
        <w:fldChar w:fldCharType="begin"/>
      </w:r>
      <w:r w:rsidR="00617D6F">
        <w:rPr>
          <w:rFonts w:cs="Times New Roman"/>
          <w:szCs w:val="24"/>
        </w:rPr>
        <w:instrText xml:space="preserve"> ADDIN ZOTERO_ITEM CSL_CITATION {"citationID":"nTefjh8G","properties":{"formattedCitation":"(Bakdash &amp; Marusich, 2017)","plainCitation":"(Bakdash &amp; Marusich, 2017)","noteIndex":0},"citationItems":[{"id":3730,"uris":["http://zotero.org/users/8873894/items/P9S8B4FK"],"itemData":{"id":3730,"type":"article-journal","abstract":"Repeated measures correlation (rmcorr) is a statistical technique for determining the common within-individual association for paired measures assessed on two or more occasions for multiple individuals. Simple regression/correlation is often applied to non-independent observations or aggregated data; this may produce biased, specious results due to violation of independence and/or differing patterns between-participants versus within-participants. Unlike simple regression/correlation, rmcorr does not violate the assumption of independence of observations. Also, rmcorr tends to have much greater statistical power because neither averaging nor aggregation is necessary for an intra-individual research question. Rmcorr estimates the common regression slope, the association shared among individuals. To make rmcorr accessible, we provide background information for its assumptions and equations, visualization, power, and tradeoffs with rmcorr compared to multilevel modeling. We introduce the R package (rmcorr) and demonstrate its use for inferential statistics and visualization with two example datasets. The examples are used to illustrate research questions at different levels of analysis, intra-individual and inter-individual. Rmcorr is well-suited for research questions regarding the common linear association in paired repeated measures data. All results are fully reproducible.","container-title":"Frontiers in Psychology","DOI":"10.3389/fpsyg.2017.00456","ISSN":"1664-1078","journalAbbreviation":"Front. Psychol.","language":"English","publisher":"Frontiers","source":"Frontiers","title":"Repeated Measures Correlation","URL":"https://www.frontiersin.org/journals/psychology/articles/10.3389/fpsyg.2017.00456/full","volume":"8","author":[{"family":"Bakdash","given":"Jonathan Z."},{"family":"Marusich","given":"Laura R."}],"accessed":{"date-parts":[["2026",3,26]]},"issued":{"date-parts":[["2017",4,7]]}}}],"schema":"https://github.com/citation-style-language/schema/raw/master/csl-citation.json"} </w:instrText>
      </w:r>
      <w:r w:rsidR="00617D6F">
        <w:rPr>
          <w:rFonts w:cs="Times New Roman"/>
          <w:szCs w:val="24"/>
        </w:rPr>
        <w:fldChar w:fldCharType="separate"/>
      </w:r>
      <w:r w:rsidR="00617D6F" w:rsidRPr="00617D6F">
        <w:rPr>
          <w:rFonts w:cs="Times New Roman"/>
        </w:rPr>
        <w:t>(Bakdash &amp; Marusich, 2017)</w:t>
      </w:r>
      <w:r w:rsidR="00617D6F">
        <w:rPr>
          <w:rFonts w:cs="Times New Roman"/>
          <w:szCs w:val="24"/>
        </w:rPr>
        <w:fldChar w:fldCharType="end"/>
      </w:r>
      <w:r w:rsidR="00617D6F" w:rsidRPr="00617D6F">
        <w:rPr>
          <w:rFonts w:cs="Times New Roman"/>
          <w:szCs w:val="24"/>
        </w:rPr>
        <w:t>.</w:t>
      </w:r>
    </w:p>
    <w:p w14:paraId="08523A40" w14:textId="423C6118" w:rsidR="00617D6F" w:rsidRDefault="00A840B0" w:rsidP="00CD77AB">
      <w:pPr>
        <w:rPr>
          <w:rFonts w:cs="Times New Roman"/>
          <w:szCs w:val="24"/>
        </w:rPr>
      </w:pPr>
      <w:r w:rsidRPr="00D93D74">
        <w:rPr>
          <w:rFonts w:cs="Times New Roman"/>
          <w:szCs w:val="24"/>
        </w:rPr>
        <w:t xml:space="preserve">Between-sample diversity was assessed using Bray-Curtis dissimilarity and Jaccard distance, considering the number of OTUs and their relative abundance or presence and absence, respectively. </w:t>
      </w:r>
      <w:r w:rsidR="00617D6F" w:rsidRPr="00617D6F">
        <w:rPr>
          <w:rFonts w:cs="Times New Roman"/>
          <w:szCs w:val="24"/>
        </w:rPr>
        <w:t xml:space="preserve">Unequal group sizes in the beta diversity analysis were addressed using bootstrapping (subsample size = 104, 99 permutations). Procrustes analysis was used to assess concordance between NMDS ordinations based on Bray–Curtis dissimilarity calculated from OTU- and species-level data </w:t>
      </w:r>
      <w:r w:rsidR="00617D6F">
        <w:rPr>
          <w:rFonts w:cs="Times New Roman"/>
          <w:szCs w:val="24"/>
        </w:rPr>
        <w:fldChar w:fldCharType="begin"/>
      </w:r>
      <w:r w:rsidR="00617D6F">
        <w:rPr>
          <w:rFonts w:cs="Times New Roman"/>
          <w:szCs w:val="24"/>
        </w:rPr>
        <w:instrText xml:space="preserve"> ADDIN ZOTERO_ITEM CSL_CITATION {"citationID":"8WB3ZXWg","properties":{"formattedCitation":"(Peres-Neto &amp; Jackson, 2001)","plainCitation":"(Peres-Neto &amp; Jackson, 2001)","noteIndex":0},"citationItems":[{"id":3671,"uris":["http://zotero.org/users/8873894/items/2H7MEMVZ"],"itemData":{"id":3671,"type":"article-journal","abstract":"The Mantel test provides a means to test the association between distance matrices and has been widely used in ecological and evolutionary studies. Recently, another permutation test based on a Procrustes statistic (PROTEST) was developed to compare multivariate data sets. Our study contrasts the effectiveness, in terms of power and type I error rates, of the Mantel test and PROTEST. We illustrate the application of Procrustes superimposition to visually examine the concordance of observations for each dimension separately and how to conduct hypothesis testing in which the association between two data sets is tested while controlling for the variation related to other sources of data. Our simulation results show that PROTEST is as powerful or more powerful than the Mantel test for detecting matrix association under a variety of possible scenarios. As a result of the increased power of PROTEST and the ability to assess the match for individual observations (not available with the Mantel test), biologists now have an additional and powerful analytical tool to study ecological and evolutionary relationships.","container-title":"Oecologia","DOI":"10.1007/s004420100720","ISSN":"1432-1939","issue":"2","journalAbbreviation":"Oecologia","language":"en","page":"169-178","source":"Springer Link","title":"How well do multivariate data sets match? The advantages of a Procrustean superimposition approach over the Mantel test","title-short":"How well do multivariate data sets match?","volume":"129","author":[{"family":"Peres-Neto","given":"Pedro R."},{"family":"Jackson","given":"Donald A."}],"issued":{"date-parts":[["2001",10,1]]}}}],"schema":"https://github.com/citation-style-language/schema/raw/master/csl-citation.json"} </w:instrText>
      </w:r>
      <w:r w:rsidR="00617D6F">
        <w:rPr>
          <w:rFonts w:cs="Times New Roman"/>
          <w:szCs w:val="24"/>
        </w:rPr>
        <w:fldChar w:fldCharType="separate"/>
      </w:r>
      <w:r w:rsidR="00617D6F" w:rsidRPr="00617D6F">
        <w:rPr>
          <w:rFonts w:cs="Times New Roman"/>
        </w:rPr>
        <w:t>(Peres-Neto &amp; Jackson, 2001)</w:t>
      </w:r>
      <w:r w:rsidR="00617D6F">
        <w:rPr>
          <w:rFonts w:cs="Times New Roman"/>
          <w:szCs w:val="24"/>
        </w:rPr>
        <w:fldChar w:fldCharType="end"/>
      </w:r>
      <w:r w:rsidR="00617D6F" w:rsidRPr="00617D6F">
        <w:rPr>
          <w:rFonts w:cs="Times New Roman"/>
          <w:szCs w:val="24"/>
        </w:rPr>
        <w:t xml:space="preserve">. Jaccard distance was compared between individuals and within individuals, accounting for participant-specific clustering using </w:t>
      </w:r>
      <w:r w:rsidR="00617D6F">
        <w:rPr>
          <w:rFonts w:cs="Times New Roman"/>
          <w:szCs w:val="24"/>
        </w:rPr>
        <w:t>PERMANOVA from R package ‘vegan’.</w:t>
      </w:r>
    </w:p>
    <w:p w14:paraId="68BCBE60" w14:textId="54F50659" w:rsidR="00173621" w:rsidRDefault="00A840B0" w:rsidP="00CD77AB">
      <w:pPr>
        <w:rPr>
          <w:rFonts w:cs="Times New Roman"/>
          <w:szCs w:val="24"/>
        </w:rPr>
      </w:pPr>
      <w:r w:rsidRPr="00D93D74">
        <w:rPr>
          <w:rFonts w:cs="Times New Roman"/>
          <w:szCs w:val="24"/>
        </w:rPr>
        <w:t>The composition of ethanol-resistant and ethanol non-resistant communities was analysed by comparing differences in relative abundance, persistence</w:t>
      </w:r>
      <w:r w:rsidR="00617D6F">
        <w:rPr>
          <w:rFonts w:cs="Times New Roman"/>
          <w:szCs w:val="24"/>
        </w:rPr>
        <w:t xml:space="preserve"> </w:t>
      </w:r>
      <w:r w:rsidR="007918CE" w:rsidRPr="00D93D74">
        <w:rPr>
          <w:rFonts w:cs="Times New Roman"/>
          <w:szCs w:val="24"/>
        </w:rPr>
        <w:t>(number of samples</w:t>
      </w:r>
      <w:r w:rsidR="003E4B71" w:rsidRPr="00D93D74">
        <w:rPr>
          <w:rFonts w:cs="Times New Roman"/>
          <w:szCs w:val="24"/>
        </w:rPr>
        <w:t xml:space="preserve"> per person</w:t>
      </w:r>
      <w:r w:rsidR="007918CE" w:rsidRPr="00D93D74">
        <w:rPr>
          <w:rFonts w:cs="Times New Roman"/>
          <w:szCs w:val="24"/>
        </w:rPr>
        <w:t xml:space="preserve"> in which </w:t>
      </w:r>
      <w:r w:rsidR="00BD2E54" w:rsidRPr="00D93D74">
        <w:rPr>
          <w:rFonts w:cs="Times New Roman"/>
          <w:szCs w:val="24"/>
        </w:rPr>
        <w:t xml:space="preserve">an </w:t>
      </w:r>
      <w:r w:rsidR="007918CE" w:rsidRPr="00D93D74">
        <w:rPr>
          <w:rFonts w:cs="Times New Roman"/>
          <w:szCs w:val="24"/>
        </w:rPr>
        <w:t>OTU was detected)</w:t>
      </w:r>
      <w:r w:rsidRPr="00D93D74">
        <w:rPr>
          <w:rFonts w:cs="Times New Roman"/>
          <w:szCs w:val="24"/>
        </w:rPr>
        <w:t xml:space="preserve">, and the number of OTUs belonging to each community. </w:t>
      </w:r>
    </w:p>
    <w:p w14:paraId="71AC9B25" w14:textId="77777777" w:rsidR="004B61A2" w:rsidRPr="00D93D74" w:rsidRDefault="004B61A2" w:rsidP="00CD77AB">
      <w:pPr>
        <w:rPr>
          <w:rFonts w:cs="Times New Roman"/>
          <w:szCs w:val="24"/>
        </w:rPr>
      </w:pPr>
    </w:p>
    <w:p w14:paraId="0E8282E6" w14:textId="1F14446F" w:rsidR="00DA35C9" w:rsidRPr="00D93D74" w:rsidRDefault="00DA35C9" w:rsidP="00221812">
      <w:pPr>
        <w:pStyle w:val="Heading4"/>
        <w:numPr>
          <w:ilvl w:val="3"/>
          <w:numId w:val="26"/>
        </w:numPr>
        <w:rPr>
          <w:b/>
        </w:rPr>
      </w:pPr>
      <w:bookmarkStart w:id="135" w:name="_Toc216099728"/>
      <w:bookmarkStart w:id="136" w:name="_Toc220932850"/>
      <w:r w:rsidRPr="00D93D74">
        <w:t>Sporulation frequency calculation and analysis of host, time, and OTU-specific influences</w:t>
      </w:r>
      <w:bookmarkEnd w:id="135"/>
      <w:bookmarkEnd w:id="136"/>
    </w:p>
    <w:p w14:paraId="4958EDE7" w14:textId="37D336F9" w:rsidR="00617D6F" w:rsidRPr="00055836" w:rsidRDefault="00617D6F" w:rsidP="00617D6F">
      <w:bookmarkStart w:id="137" w:name="_Toc184220097"/>
      <w:r w:rsidRPr="00055836">
        <w:t xml:space="preserve">Sporulation frequency analysis was performed on a subset of OTUs that met two criteria: 1) classification within ethanol-resistant </w:t>
      </w:r>
      <w:r w:rsidRPr="00055836">
        <w:rPr>
          <w:i/>
          <w:iCs/>
        </w:rPr>
        <w:t>Bacillota</w:t>
      </w:r>
      <w:r w:rsidRPr="00055836">
        <w:t>, and 2) detection in at least 80% of both untreated and ethanol treated samples (to ensure robust temporal coverage). For each eligible OTU (i), sporulation frequency was defined as the ratio of the normalised abundance of the OTU in the ethanol treated sample (e</w:t>
      </w:r>
      <w:r w:rsidRPr="00055836">
        <w:rPr>
          <w:vertAlign w:val="subscript"/>
        </w:rPr>
        <w:t>i</w:t>
      </w:r>
      <w:r w:rsidRPr="00055836">
        <w:t>) to its normalised abundance in the untreated sample (m</w:t>
      </w:r>
      <w:r w:rsidRPr="00055836">
        <w:rPr>
          <w:vertAlign w:val="subscript"/>
        </w:rPr>
        <w:t>i</w:t>
      </w:r>
      <w:r w:rsidRPr="00055836">
        <w:t>), i.e., sporulation frequency = e</w:t>
      </w:r>
      <w:r w:rsidRPr="00055836">
        <w:rPr>
          <w:vertAlign w:val="subscript"/>
        </w:rPr>
        <w:t>i</w:t>
      </w:r>
      <w:r w:rsidRPr="00055836">
        <w:t>/m</w:t>
      </w:r>
      <w:r w:rsidRPr="00055836">
        <w:rPr>
          <w:vertAlign w:val="subscript"/>
        </w:rPr>
        <w:t>i</w:t>
      </w:r>
      <w:r w:rsidRPr="00055836">
        <w:t>. The untreated samples include sequences from both vegetative cells and ethanol-resistant forms, while the ethanol treated sample selectively enriches for spores and other ethanol-resistant cell forms (Supplement</w:t>
      </w:r>
      <w:del w:id="138" w:author="Urša Miklavčič" w:date="2026-04-21T13:16:00Z" w16du:dateUtc="2026-04-21T11:16:00Z">
        <w:r w:rsidRPr="00055836" w:rsidDel="006F1F1B">
          <w:delText>ary</w:delText>
        </w:r>
      </w:del>
      <w:r w:rsidRPr="00055836">
        <w:t xml:space="preserve"> Text 1). Sporulation frequency thus reflects the fraction of an OTU population in a sporulated state at a given time point in an individual host. The reliability of this measure is supported by a strong correlation between the relative and/or normalised abundance of the OTU in both sample types, despite different isolation protocols (Supplement</w:t>
      </w:r>
      <w:del w:id="139" w:author="Urša Miklavčič" w:date="2026-04-21T13:16:00Z" w16du:dateUtc="2026-04-21T11:16:00Z">
        <w:r w:rsidRPr="00055836" w:rsidDel="006F1F1B">
          <w:delText>ary</w:delText>
        </w:r>
      </w:del>
      <w:r w:rsidRPr="00055836">
        <w:t xml:space="preserve"> Text </w:t>
      </w:r>
      <w:ins w:id="140" w:author="Urša Miklavčič" w:date="2026-04-21T13:16:00Z" w16du:dateUtc="2026-04-21T11:16:00Z">
        <w:r w:rsidR="006F1F1B">
          <w:t>3</w:t>
        </w:r>
      </w:ins>
      <w:del w:id="141" w:author="Urša Miklavčič" w:date="2026-04-21T13:16:00Z" w16du:dateUtc="2026-04-21T11:16:00Z">
        <w:r w:rsidRPr="00055836" w:rsidDel="006F1F1B">
          <w:delText>2</w:delText>
        </w:r>
      </w:del>
      <w:r w:rsidRPr="00055836">
        <w:t>).</w:t>
      </w:r>
    </w:p>
    <w:p w14:paraId="73AB90C1" w14:textId="77777777" w:rsidR="00617D6F" w:rsidRPr="00055836" w:rsidRDefault="00617D6F" w:rsidP="00617D6F">
      <w:r w:rsidRPr="00055836">
        <w:t>To assess whether the temporal order of sampling influences sporulation dynamics, we compared two scenarios for each host. First, within-individual sporulation frequency was calculated for each OTU from chronologically ordered time points; second, time points were randomly shuffled prior to calculating the within-individual sporulation frequency for each OTU. Pearson correlation coefficients were then computed between ordered and reshuffled sporulation frequency values for each OTU-host pair to quantify the influence of temporal structure.</w:t>
      </w:r>
    </w:p>
    <w:p w14:paraId="17DD3427" w14:textId="77777777" w:rsidR="00617D6F" w:rsidRPr="00055836" w:rsidRDefault="00617D6F" w:rsidP="00617D6F">
      <w:r w:rsidRPr="00055836">
        <w:t xml:space="preserve">To characterise sporulation variability, we calculated the within-individual variance in sporulation frequency for each OTU and the population-wide variance for the same OTU. Differences in the distribution of these variance values across hosts and OTUs were assessed using the Kruskal–Wallis test. To evaluate the degree of synchronisation in sporulation dynamics across OTUs within individual hosts, we also computed pairwise Spearman correlation coefficients between sporulation frequencies of all OTUs within each individual and compared these with linear mixed models to remove the intra-individual effect. </w:t>
      </w:r>
    </w:p>
    <w:p w14:paraId="2EFD0F03" w14:textId="25718F52" w:rsidR="00173621" w:rsidRPr="00D93D74" w:rsidRDefault="00173621" w:rsidP="00CD77AB">
      <w:pPr>
        <w:rPr>
          <w:rFonts w:cs="Times New Roman"/>
          <w:szCs w:val="24"/>
        </w:rPr>
      </w:pPr>
    </w:p>
    <w:p w14:paraId="7EA1A2D9" w14:textId="748B3096" w:rsidR="00945370" w:rsidRPr="00D93D74" w:rsidRDefault="0076647F" w:rsidP="00945370">
      <w:pPr>
        <w:pStyle w:val="Heading3"/>
        <w:numPr>
          <w:ilvl w:val="2"/>
          <w:numId w:val="26"/>
        </w:numPr>
      </w:pPr>
      <w:bookmarkStart w:id="142" w:name="_Toc212712207"/>
      <w:bookmarkStart w:id="143" w:name="_Toc216099729"/>
      <w:bookmarkStart w:id="144" w:name="_Toc220932851"/>
      <w:bookmarkStart w:id="145" w:name="_Toc227737879"/>
      <w:r w:rsidRPr="00D93D74">
        <w:t xml:space="preserve">Shotgun </w:t>
      </w:r>
      <w:r w:rsidR="525B7A0E" w:rsidRPr="00D93D74">
        <w:t xml:space="preserve">metagenomic </w:t>
      </w:r>
      <w:bookmarkEnd w:id="137"/>
      <w:r w:rsidR="005B0BE4" w:rsidRPr="00D93D74">
        <w:t>data</w:t>
      </w:r>
      <w:r w:rsidR="525B7A0E" w:rsidRPr="00D93D74">
        <w:t xml:space="preserve"> </w:t>
      </w:r>
      <w:r w:rsidR="00CF3097" w:rsidRPr="00D93D74">
        <w:t>analysis</w:t>
      </w:r>
      <w:bookmarkEnd w:id="142"/>
      <w:bookmarkEnd w:id="143"/>
      <w:bookmarkEnd w:id="144"/>
      <w:bookmarkEnd w:id="145"/>
    </w:p>
    <w:p w14:paraId="0E6CB86B" w14:textId="1CFFD6AC" w:rsidR="00945370" w:rsidRPr="00D93D74" w:rsidRDefault="00945370" w:rsidP="00221812">
      <w:pPr>
        <w:pStyle w:val="Heading4"/>
        <w:numPr>
          <w:ilvl w:val="3"/>
          <w:numId w:val="26"/>
        </w:numPr>
        <w:rPr>
          <w:bCs w:val="0"/>
        </w:rPr>
      </w:pPr>
      <w:bookmarkStart w:id="146" w:name="_Toc216099730"/>
      <w:bookmarkStart w:id="147" w:name="_Toc220932852"/>
      <w:r w:rsidRPr="00D93D74">
        <w:rPr>
          <w:bCs w:val="0"/>
        </w:rPr>
        <w:t>Preprocessing</w:t>
      </w:r>
      <w:bookmarkEnd w:id="146"/>
      <w:bookmarkEnd w:id="147"/>
      <w:r w:rsidRPr="00D93D74">
        <w:rPr>
          <w:bCs w:val="0"/>
        </w:rPr>
        <w:t xml:space="preserve"> </w:t>
      </w:r>
    </w:p>
    <w:p w14:paraId="6D117D2F" w14:textId="480040A7" w:rsidR="00945370" w:rsidRDefault="00945370" w:rsidP="00945370">
      <w:pPr>
        <w:rPr>
          <w:rFonts w:cs="Times New Roman"/>
          <w:szCs w:val="24"/>
        </w:rPr>
      </w:pPr>
      <w:r w:rsidRPr="00D93D74">
        <w:rPr>
          <w:rFonts w:cs="Times New Roman"/>
          <w:szCs w:val="24"/>
        </w:rPr>
        <w:t xml:space="preserve">Raw metagenomic reads were filtered and trimmed </w:t>
      </w:r>
      <w:r w:rsidR="00A840B0" w:rsidRPr="00D93D74">
        <w:rPr>
          <w:rFonts w:cs="Times New Roman"/>
          <w:szCs w:val="24"/>
        </w:rPr>
        <w:t>using the S</w:t>
      </w:r>
      <w:r w:rsidRPr="00D93D74">
        <w:rPr>
          <w:rFonts w:cs="Times New Roman"/>
          <w:szCs w:val="24"/>
        </w:rPr>
        <w:t>OAPnuke</w:t>
      </w:r>
      <w:r w:rsidR="00A840B0" w:rsidRPr="00D93D74">
        <w:rPr>
          <w:rFonts w:cs="Times New Roman"/>
          <w:szCs w:val="24"/>
        </w:rPr>
        <w:t xml:space="preserve"> programme</w:t>
      </w:r>
      <w:r w:rsidRPr="00D93D74">
        <w:rPr>
          <w:rFonts w:cs="Times New Roman"/>
          <w:szCs w:val="24"/>
        </w:rPr>
        <w:t xml:space="preserve"> </w:t>
      </w:r>
      <w:r w:rsidRPr="00D93D74">
        <w:rPr>
          <w:rFonts w:cs="Times New Roman"/>
          <w:szCs w:val="24"/>
        </w:rPr>
        <w:fldChar w:fldCharType="begin"/>
      </w:r>
      <w:r w:rsidR="00162CD1" w:rsidRPr="00D93D74">
        <w:rPr>
          <w:rFonts w:cs="Times New Roman"/>
          <w:szCs w:val="24"/>
        </w:rPr>
        <w:instrText xml:space="preserve"> ADDIN ZOTERO_ITEM CSL_CITATION {"citationID":"tQw3crm1","properties":{"formattedCitation":"(Y. Chen et al., 2018)","plainCitation":"(Y. Chen et al., 2018)","noteIndex":0},"citationItems":[{"id":2239,"uris":["http://zotero.org/users/8873894/items/T2P6DQ63"],"itemData":{"id":2239,"type":"article-journal","abstract":"Quality control (QC) and preprocessing are essential steps for sequencing data analysis to ensure the accuracy of results. However, existing tools cannot provide a satisfying solution with integrated comprehensive functions, proper architectures, and highly scalable acceleration. In this article, we demonstrate SOAPnuke as a tool with abundant functions for a “QC-Preprocess-QC” workflow and MapReduce acceleration framework. Four modules with different preprocessing functions are designed for processing datasets from genomic, small RNA, Digital Gene Expression, and metagenomic experiments, respectively. As a workflow-like tool, SOAPnuke centralizes processing functions into 1 executable and predefines their order to avoid the necessity of reformatting different files when switching tools. Furthermore, the MapReduce framework enables large scalability to distribute all the processing works to an entire compute cluster.We conducted a benchmarking where SOAPnuke and other tools are used to preprocess a </w:instrText>
      </w:r>
      <w:r w:rsidR="00162CD1" w:rsidRPr="00D93D74">
        <w:rPr>
          <w:rFonts w:ascii="Cambria Math" w:hAnsi="Cambria Math" w:cs="Cambria Math"/>
          <w:szCs w:val="24"/>
        </w:rPr>
        <w:instrText>∼</w:instrText>
      </w:r>
      <w:r w:rsidR="00162CD1" w:rsidRPr="00D93D74">
        <w:rPr>
          <w:rFonts w:cs="Times New Roman"/>
          <w:szCs w:val="24"/>
        </w:rPr>
        <w:instrText xml:space="preserve">30× NA12878 dataset published by GIAB. The standalone operation of SOAPnuke struck a balance between resource occupancy and performance. When accelerated on 16 working nodes with MapReduce, SOAPnuke achieved </w:instrText>
      </w:r>
      <w:r w:rsidR="00162CD1" w:rsidRPr="00D93D74">
        <w:rPr>
          <w:rFonts w:ascii="Cambria Math" w:hAnsi="Cambria Math" w:cs="Cambria Math"/>
          <w:szCs w:val="24"/>
        </w:rPr>
        <w:instrText>∼</w:instrText>
      </w:r>
      <w:r w:rsidR="00162CD1" w:rsidRPr="00D93D74">
        <w:rPr>
          <w:rFonts w:cs="Times New Roman"/>
          <w:szCs w:val="24"/>
        </w:rPr>
        <w:instrText xml:space="preserve">5.7 times the fastest speed of other tools.","container-title":"GigaScience","DOI":"10.1093/gigascience/gix120","ISSN":"2047-217X","issue":"1","journalAbbreviation":"GigaScience","page":"gix120","source":"Silverchair","title":"SOAPnuke: a MapReduce acceleration-supported software for integrated quality control and preprocessing of high-throughput sequencing data","title-short":"SOAPnuke","volume":"7","author":[{"family":"Chen","given":"Yuxin"},{"family":"Chen","given":"Yongsheng"},{"family":"Shi","given":"Chunmei"},{"family":"Huang","given":"Zhibo"},{"family":"Zhang","given":"Yong"},{"family":"Li","given":"Shengkang"},{"family":"Li","given":"Yan"},{"family":"Ye","given":"Jia"},{"family":"Yu","given":"Chang"},{"family":"Li","given":"Zhuo"},{"family":"Zhang","given":"Xiuqing"},{"family":"Wang","given":"Jian"},{"family":"Yang","given":"Huanming"},{"family":"Fang","given":"Lin"},{"family":"Chen","given":"Qiang"}],"issued":{"date-parts":[["2018",1,1]]}}}],"schema":"https://github.com/citation-style-language/schema/raw/master/csl-citation.json"} </w:instrText>
      </w:r>
      <w:r w:rsidRPr="00D93D74">
        <w:rPr>
          <w:rFonts w:cs="Times New Roman"/>
          <w:szCs w:val="24"/>
        </w:rPr>
        <w:fldChar w:fldCharType="separate"/>
      </w:r>
      <w:r w:rsidR="00162CD1" w:rsidRPr="00D93D74">
        <w:rPr>
          <w:rFonts w:cs="Times New Roman"/>
        </w:rPr>
        <w:t>(Y. Chen et al., 2018)</w:t>
      </w:r>
      <w:r w:rsidRPr="00D93D74">
        <w:rPr>
          <w:rFonts w:cs="Times New Roman"/>
          <w:szCs w:val="24"/>
        </w:rPr>
        <w:fldChar w:fldCharType="end"/>
      </w:r>
      <w:r w:rsidRPr="00D93D74">
        <w:rPr>
          <w:rFonts w:cs="Times New Roman"/>
          <w:szCs w:val="24"/>
        </w:rPr>
        <w:t xml:space="preserve">. </w:t>
      </w:r>
      <w:r w:rsidR="00BD2E54" w:rsidRPr="00D93D74">
        <w:rPr>
          <w:rFonts w:cs="Times New Roman"/>
          <w:szCs w:val="24"/>
        </w:rPr>
        <w:t>Reads</w:t>
      </w:r>
      <w:r w:rsidRPr="00D93D74">
        <w:rPr>
          <w:rFonts w:cs="Times New Roman"/>
          <w:szCs w:val="24"/>
        </w:rPr>
        <w:t xml:space="preserve"> containing 10% </w:t>
      </w:r>
      <w:r w:rsidR="002079AE" w:rsidRPr="00D93D74">
        <w:rPr>
          <w:rFonts w:cs="Times New Roman"/>
          <w:szCs w:val="24"/>
        </w:rPr>
        <w:t xml:space="preserve">or more </w:t>
      </w:r>
      <w:r w:rsidRPr="00D93D74">
        <w:rPr>
          <w:rFonts w:cs="Times New Roman"/>
          <w:szCs w:val="24"/>
        </w:rPr>
        <w:t>of uncertain bases, adapter sequences</w:t>
      </w:r>
      <w:r w:rsidR="002079AE" w:rsidRPr="00D93D74">
        <w:rPr>
          <w:rFonts w:cs="Times New Roman"/>
          <w:szCs w:val="24"/>
        </w:rPr>
        <w:t>,</w:t>
      </w:r>
      <w:r w:rsidRPr="00D93D74">
        <w:rPr>
          <w:rFonts w:cs="Times New Roman"/>
          <w:szCs w:val="24"/>
        </w:rPr>
        <w:t xml:space="preserve"> or low-quality bases (Q &lt; 20) were removed</w:t>
      </w:r>
      <w:r w:rsidR="004502A6" w:rsidRPr="00D93D74">
        <w:rPr>
          <w:rFonts w:cs="Times New Roman"/>
          <w:szCs w:val="24"/>
        </w:rPr>
        <w:t xml:space="preserve">. </w:t>
      </w:r>
      <w:r w:rsidR="00BD2E54" w:rsidRPr="00D93D74">
        <w:rPr>
          <w:rFonts w:cs="Times New Roman"/>
          <w:szCs w:val="24"/>
        </w:rPr>
        <w:t>A</w:t>
      </w:r>
      <w:r w:rsidR="004502A6" w:rsidRPr="00D93D74">
        <w:rPr>
          <w:rFonts w:cs="Times New Roman"/>
          <w:szCs w:val="24"/>
        </w:rPr>
        <w:t>ll read</w:t>
      </w:r>
      <w:r w:rsidR="002079AE" w:rsidRPr="00D93D74">
        <w:rPr>
          <w:rFonts w:cs="Times New Roman"/>
          <w:szCs w:val="24"/>
        </w:rPr>
        <w:t>s</w:t>
      </w:r>
      <w:r w:rsidR="004502A6" w:rsidRPr="00D93D74">
        <w:rPr>
          <w:rFonts w:cs="Times New Roman"/>
          <w:szCs w:val="24"/>
        </w:rPr>
        <w:t xml:space="preserve"> with </w:t>
      </w:r>
      <w:r w:rsidR="002079AE" w:rsidRPr="00D93D74">
        <w:rPr>
          <w:rFonts w:cs="Times New Roman"/>
          <w:szCs w:val="24"/>
        </w:rPr>
        <w:t xml:space="preserve">more than </w:t>
      </w:r>
      <w:r w:rsidR="004502A6" w:rsidRPr="00D93D74">
        <w:rPr>
          <w:rFonts w:cs="Times New Roman"/>
          <w:szCs w:val="24"/>
        </w:rPr>
        <w:t xml:space="preserve">90% identity to host DNA using the </w:t>
      </w:r>
      <w:r w:rsidRPr="00D93D74">
        <w:rPr>
          <w:rFonts w:cs="Times New Roman"/>
          <w:szCs w:val="24"/>
        </w:rPr>
        <w:t>reference genome GRCh38.p14</w:t>
      </w:r>
      <w:r w:rsidR="00BD2E54" w:rsidRPr="00D93D74">
        <w:rPr>
          <w:rFonts w:cs="Times New Roman"/>
          <w:szCs w:val="24"/>
        </w:rPr>
        <w:t>, were also removed</w:t>
      </w:r>
      <w:r w:rsidRPr="00D93D74">
        <w:rPr>
          <w:rFonts w:cs="Times New Roman"/>
          <w:szCs w:val="24"/>
        </w:rPr>
        <w:t xml:space="preserve">. </w:t>
      </w:r>
    </w:p>
    <w:p w14:paraId="0DAFDEC6" w14:textId="77777777" w:rsidR="004B61A2" w:rsidRPr="00D93D74" w:rsidRDefault="004B61A2" w:rsidP="00945370">
      <w:pPr>
        <w:rPr>
          <w:rFonts w:cs="Times New Roman"/>
          <w:szCs w:val="24"/>
        </w:rPr>
      </w:pPr>
    </w:p>
    <w:p w14:paraId="69DFA251" w14:textId="34455469" w:rsidR="00216A2B" w:rsidRPr="00D93D74" w:rsidRDefault="00D07995" w:rsidP="00221812">
      <w:pPr>
        <w:pStyle w:val="Heading4"/>
        <w:numPr>
          <w:ilvl w:val="3"/>
          <w:numId w:val="26"/>
        </w:numPr>
        <w:rPr>
          <w:b/>
        </w:rPr>
      </w:pPr>
      <w:bookmarkStart w:id="148" w:name="_Toc216099731"/>
      <w:bookmarkStart w:id="149" w:name="_Toc220932853"/>
      <w:r w:rsidRPr="00D93D74">
        <w:t>Bacterial</w:t>
      </w:r>
      <w:r w:rsidR="00C02586" w:rsidRPr="00D93D74">
        <w:t>,</w:t>
      </w:r>
      <w:r w:rsidR="003125AC" w:rsidRPr="00D93D74">
        <w:t xml:space="preserve"> eukaryotic, archaeal and viral </w:t>
      </w:r>
      <w:r w:rsidRPr="00D93D74">
        <w:t xml:space="preserve">community </w:t>
      </w:r>
      <w:r w:rsidR="003125AC" w:rsidRPr="00D93D74">
        <w:t xml:space="preserve">composition </w:t>
      </w:r>
      <w:r w:rsidRPr="00D93D74">
        <w:t>analysis</w:t>
      </w:r>
      <w:bookmarkEnd w:id="148"/>
      <w:bookmarkEnd w:id="149"/>
    </w:p>
    <w:p w14:paraId="1B12E611" w14:textId="458098A9" w:rsidR="00DB6904" w:rsidRPr="00D93D74" w:rsidRDefault="00663154" w:rsidP="00CD77AB">
      <w:pPr>
        <w:rPr>
          <w:rFonts w:cs="Times New Roman"/>
          <w:szCs w:val="24"/>
        </w:rPr>
      </w:pPr>
      <w:r w:rsidRPr="00D93D74">
        <w:rPr>
          <w:rFonts w:cs="Times New Roman"/>
          <w:szCs w:val="24"/>
        </w:rPr>
        <w:lastRenderedPageBreak/>
        <w:t xml:space="preserve">Microbial composition </w:t>
      </w:r>
      <w:r w:rsidR="004A6168">
        <w:rPr>
          <w:rFonts w:cs="Times New Roman"/>
          <w:szCs w:val="24"/>
        </w:rPr>
        <w:t xml:space="preserve">(bacteria, archaea, and eukaryotes) </w:t>
      </w:r>
      <w:r w:rsidRPr="00D93D74">
        <w:rPr>
          <w:rFonts w:cs="Times New Roman"/>
          <w:szCs w:val="24"/>
        </w:rPr>
        <w:t xml:space="preserve">was determined </w:t>
      </w:r>
      <w:r w:rsidR="002079AE" w:rsidRPr="00D93D74">
        <w:rPr>
          <w:rFonts w:cs="Times New Roman"/>
          <w:szCs w:val="24"/>
        </w:rPr>
        <w:t>using</w:t>
      </w:r>
      <w:r w:rsidRPr="00D93D74">
        <w:rPr>
          <w:rFonts w:cs="Times New Roman"/>
          <w:szCs w:val="24"/>
        </w:rPr>
        <w:t xml:space="preserve"> </w:t>
      </w:r>
      <w:del w:id="150" w:author="Urša Miklavčič" w:date="2026-04-16T14:58:00Z" w16du:dateUtc="2026-04-16T12:58:00Z">
        <w:r w:rsidR="004502A6" w:rsidRPr="00D93D74" w:rsidDel="00162CD1">
          <w:rPr>
            <w:rFonts w:cs="Times New Roman"/>
            <w:szCs w:val="24"/>
          </w:rPr>
          <w:delText xml:space="preserve">DIAMOND and </w:delText>
        </w:r>
        <w:r w:rsidR="002079AE" w:rsidRPr="00D93D74" w:rsidDel="00162CD1">
          <w:rPr>
            <w:rFonts w:cs="Times New Roman"/>
            <w:szCs w:val="24"/>
          </w:rPr>
          <w:delText xml:space="preserve">the </w:delText>
        </w:r>
        <w:r w:rsidR="00DB6904" w:rsidRPr="00D93D74" w:rsidDel="00162CD1">
          <w:rPr>
            <w:rFonts w:cs="Times New Roman"/>
            <w:szCs w:val="24"/>
          </w:rPr>
          <w:delText>last common ancestor (LCA)</w:delText>
        </w:r>
        <w:r w:rsidR="004502A6" w:rsidRPr="00D93D74" w:rsidDel="00162CD1">
          <w:rPr>
            <w:rFonts w:cs="Times New Roman"/>
            <w:szCs w:val="24"/>
          </w:rPr>
          <w:delText xml:space="preserve"> algorithm in the SqueezeMeta pipeline</w:delText>
        </w:r>
        <w:r w:rsidR="002079AE" w:rsidRPr="00D93D74" w:rsidDel="00162CD1">
          <w:rPr>
            <w:rFonts w:cs="Times New Roman"/>
            <w:szCs w:val="24"/>
          </w:rPr>
          <w:delText xml:space="preserve">, </w:delText>
        </w:r>
        <w:r w:rsidR="005B0BE4" w:rsidRPr="00D93D74" w:rsidDel="00162CD1">
          <w:rPr>
            <w:rFonts w:cs="Times New Roman"/>
            <w:szCs w:val="24"/>
          </w:rPr>
          <w:delText>and using</w:delText>
        </w:r>
        <w:r w:rsidR="002079AE" w:rsidRPr="00D93D74" w:rsidDel="00162CD1">
          <w:rPr>
            <w:rFonts w:cs="Times New Roman"/>
            <w:szCs w:val="24"/>
          </w:rPr>
          <w:delText xml:space="preserve"> </w:delText>
        </w:r>
      </w:del>
      <w:r w:rsidRPr="00D93D74">
        <w:rPr>
          <w:rFonts w:cs="Times New Roman"/>
          <w:szCs w:val="24"/>
        </w:rPr>
        <w:t xml:space="preserve">MetaPhlAn </w:t>
      </w:r>
      <w:r w:rsidR="00274F2E" w:rsidRPr="00D93D74">
        <w:rPr>
          <w:rFonts w:cs="Times New Roman"/>
          <w:szCs w:val="24"/>
        </w:rPr>
        <w:t>v</w:t>
      </w:r>
      <w:r w:rsidRPr="00D93D74">
        <w:rPr>
          <w:rFonts w:cs="Times New Roman"/>
          <w:szCs w:val="24"/>
        </w:rPr>
        <w:t>4.2.2, database vJan25_202503</w:t>
      </w:r>
      <w:r w:rsidR="002079AE" w:rsidRPr="00D93D74">
        <w:rPr>
          <w:rFonts w:cs="Times New Roman"/>
          <w:szCs w:val="24"/>
        </w:rPr>
        <w:t>,</w:t>
      </w:r>
      <w:r w:rsidR="00A571C2" w:rsidRPr="00D93D74">
        <w:rPr>
          <w:rFonts w:cs="Times New Roman"/>
          <w:szCs w:val="24"/>
        </w:rPr>
        <w:t xml:space="preserve"> with default settings</w:t>
      </w:r>
      <w:r w:rsidR="005B0BE4" w:rsidRPr="00D93D74">
        <w:rPr>
          <w:rFonts w:cs="Times New Roman"/>
          <w:szCs w:val="24"/>
        </w:rPr>
        <w:t xml:space="preserve">, but the </w:t>
      </w:r>
      <w:r w:rsidR="00A571C2" w:rsidRPr="00D93D74">
        <w:rPr>
          <w:rFonts w:cs="Times New Roman"/>
          <w:szCs w:val="24"/>
        </w:rPr>
        <w:t>calculation of relative abundance</w:t>
      </w:r>
      <w:r w:rsidR="002079AE" w:rsidRPr="00D93D74">
        <w:rPr>
          <w:rFonts w:cs="Times New Roman"/>
          <w:szCs w:val="24"/>
        </w:rPr>
        <w:t xml:space="preserve"> </w:t>
      </w:r>
      <w:r w:rsidR="005B0BE4" w:rsidRPr="00D93D74">
        <w:rPr>
          <w:rFonts w:cs="Times New Roman"/>
          <w:szCs w:val="24"/>
        </w:rPr>
        <w:t>also included</w:t>
      </w:r>
      <w:r w:rsidR="002079AE" w:rsidRPr="00D93D74">
        <w:rPr>
          <w:rFonts w:cs="Times New Roman"/>
          <w:szCs w:val="24"/>
        </w:rPr>
        <w:t xml:space="preserve"> unclassified taxa</w:t>
      </w:r>
      <w:r w:rsidR="00607519" w:rsidRPr="00D93D74">
        <w:rPr>
          <w:rFonts w:cs="Times New Roman"/>
          <w:szCs w:val="24"/>
        </w:rPr>
        <w:t xml:space="preserve"> </w:t>
      </w:r>
      <w:r w:rsidR="00607519" w:rsidRPr="00D93D74">
        <w:rPr>
          <w:rFonts w:cs="Times New Roman"/>
          <w:szCs w:val="24"/>
        </w:rPr>
        <w:fldChar w:fldCharType="begin"/>
      </w:r>
      <w:r w:rsidR="00162CD1" w:rsidRPr="00D93D74">
        <w:rPr>
          <w:rFonts w:cs="Times New Roman"/>
          <w:szCs w:val="24"/>
        </w:rPr>
        <w:instrText xml:space="preserve"> ADDIN ZOTERO_ITEM CSL_CITATION {"citationID":"k3kJ95SO","properties":{"formattedCitation":"(Blanco-M\\uc0\\u237{}guez et al., 2023a)","plainCitation":"(Blanco-Míguez et al., 2023a)","noteIndex":0},"citationItems":[{"id":3283,"uris":["http://zotero.org/users/8873894/items/38JJ9IGH"],"itemData":{"id":3283,"type":"article-journal","abstract":"Metagenomic assembly enables new organism discovery from microbial communities, but it can only capture few abundant organisms from most metagenomes. Here we present MetaPhlAn 4, which integrates information from metagenome assemblies and microbial isolate genomes for more comprehensive metagenomic taxonomic profiling. From a curated collection of 1.01 M prokaryotic reference and metagenome-assembled genomes, we define unique marker genes for 26,970 species-level genome bins, 4,992 of them taxonomically unidentified at the species level. MetaPhlAn 4 explains ~20% more reads in most international human gut microbiomes and &gt;40% in less-characterized environments such as the rumen microbiome and proves more accurate than available alternatives on synthetic evaluations while also reliably quantifying organisms with no cultured isolates. Application of the method to &gt;24,500 metagenomes highlights previously undetected species to be strong biomarkers for host conditions and lifestyles in human and mouse microbiomes and shows that even previously uncharacterized species can be genetically profiled at the resolution of single microbial strains.","container-title":"Nature Biotechnology","DOI":"10.1038/s41587-023-01688-w","ISSN":"1546-1696","issue":"11","journalAbbreviation":"Nat Biotechnol","language":"en","license":"2023 The Author(s)","page":"1633-1644","publisher":"Nature Publishing Group","source":"www.nature.com","title":"Extending and improving metagenomic taxonomic profiling with uncharacterized species using MetaPhlAn 4","volume":"41","author":[{"family":"Blanco-Míguez","given":"Aitor"},{"family":"Beghini","given":"Francesco"},{"family":"Cumbo","given":"Fabio"},{"family":"McIver","given":"Lauren J."},{"family":"Thompson","given":"Kelsey N."},{"family":"Zolfo","given":"Moreno"},{"family":"Manghi","given":"Paolo"},{"family":"Dubois","given":"Leonard"},{"family":"Huang","given":"Kun D."},{"family":"Thomas","given":"Andrew Maltez"},{"family":"Nickols","given":"William A."},{"family":"Piccinno","given":"Gianmarco"},{"family":"Piperni","given":"Elisa"},{"family":"Punčochář","given":"Michal"},{"family":"Valles-Colomer","given":"Mireia"},{"family":"Tett","given":"Adrian"},{"family":"Giordano","given":"Francesca"},{"family":"Davies","given":"Richard"},{"family":"Wolf","given":"Jonathan"},{"family":"Berry","given":"Sarah E."},{"family":"Spector","given":"Tim D."},{"family":"Franzosa","given":"Eric A."},{"family":"Pasolli","given":"Edoardo"},{"family":"Asnicar","given":"Francesco"},{"family":"Huttenhower","given":"Curtis"},{"family":"Segata","given":"Nicola"}],"issued":{"date-parts":[["2023",11]]}}}],"schema":"https://github.com/citation-style-language/schema/raw/master/csl-citation.json"} </w:instrText>
      </w:r>
      <w:r w:rsidR="00607519" w:rsidRPr="00D93D74">
        <w:rPr>
          <w:rFonts w:cs="Times New Roman"/>
          <w:szCs w:val="24"/>
        </w:rPr>
        <w:fldChar w:fldCharType="separate"/>
      </w:r>
      <w:r w:rsidR="00162CD1" w:rsidRPr="00D93D74">
        <w:rPr>
          <w:rFonts w:cs="Times New Roman"/>
        </w:rPr>
        <w:t>(Blanco-Míguez et al., 2023a)</w:t>
      </w:r>
      <w:r w:rsidR="00607519" w:rsidRPr="00D93D74">
        <w:rPr>
          <w:rFonts w:cs="Times New Roman"/>
          <w:szCs w:val="24"/>
        </w:rPr>
        <w:fldChar w:fldCharType="end"/>
      </w:r>
      <w:r w:rsidRPr="00D93D74">
        <w:rPr>
          <w:rFonts w:cs="Times New Roman"/>
          <w:szCs w:val="24"/>
        </w:rPr>
        <w:t xml:space="preserve">. </w:t>
      </w:r>
      <w:del w:id="151" w:author="Urša Miklavčič" w:date="2026-04-16T14:59:00Z" w16du:dateUtc="2026-04-16T12:59:00Z">
        <w:r w:rsidR="004502A6" w:rsidRPr="00D93D74" w:rsidDel="00162CD1">
          <w:rPr>
            <w:rFonts w:cs="Times New Roman"/>
            <w:szCs w:val="24"/>
          </w:rPr>
          <w:delText xml:space="preserve">These are two </w:delText>
        </w:r>
        <w:r w:rsidR="00BD2E54" w:rsidRPr="00D93D74" w:rsidDel="00162CD1">
          <w:rPr>
            <w:rFonts w:cs="Times New Roman"/>
            <w:szCs w:val="24"/>
          </w:rPr>
          <w:delText>distinct</w:delText>
        </w:r>
        <w:r w:rsidR="004502A6" w:rsidRPr="00D93D74" w:rsidDel="00162CD1">
          <w:rPr>
            <w:rFonts w:cs="Times New Roman"/>
            <w:szCs w:val="24"/>
          </w:rPr>
          <w:delText xml:space="preserve"> approaches</w:delText>
        </w:r>
        <w:r w:rsidR="002079AE" w:rsidRPr="00D93D74" w:rsidDel="00162CD1">
          <w:rPr>
            <w:rFonts w:cs="Times New Roman"/>
            <w:szCs w:val="24"/>
          </w:rPr>
          <w:delText>,</w:delText>
        </w:r>
        <w:r w:rsidR="004502A6" w:rsidRPr="00D93D74" w:rsidDel="00162CD1">
          <w:rPr>
            <w:rFonts w:cs="Times New Roman"/>
            <w:szCs w:val="24"/>
          </w:rPr>
          <w:delText xml:space="preserve"> each with its </w:delText>
        </w:r>
        <w:r w:rsidR="002079AE" w:rsidRPr="00D93D74" w:rsidDel="00162CD1">
          <w:rPr>
            <w:rFonts w:cs="Times New Roman"/>
            <w:szCs w:val="24"/>
          </w:rPr>
          <w:delText xml:space="preserve">own </w:delText>
        </w:r>
        <w:r w:rsidR="00BD2E54" w:rsidRPr="00D93D74" w:rsidDel="00162CD1">
          <w:rPr>
            <w:rFonts w:cs="Times New Roman"/>
            <w:szCs w:val="24"/>
          </w:rPr>
          <w:delText>advantages and disadvantages</w:delText>
        </w:r>
        <w:r w:rsidR="004502A6" w:rsidRPr="00D93D74" w:rsidDel="00162CD1">
          <w:rPr>
            <w:rFonts w:cs="Times New Roman"/>
            <w:szCs w:val="24"/>
          </w:rPr>
          <w:delText xml:space="preserve">. </w:delText>
        </w:r>
        <w:r w:rsidR="00DB6904" w:rsidRPr="00D93D74" w:rsidDel="00162CD1">
          <w:rPr>
            <w:rFonts w:cs="Times New Roman"/>
            <w:szCs w:val="24"/>
          </w:rPr>
          <w:delText>The first approach requires read assembly</w:delText>
        </w:r>
        <w:r w:rsidR="002079AE" w:rsidRPr="00D93D74" w:rsidDel="00162CD1">
          <w:rPr>
            <w:rFonts w:cs="Times New Roman"/>
            <w:szCs w:val="24"/>
          </w:rPr>
          <w:delText xml:space="preserve"> </w:delText>
        </w:r>
        <w:r w:rsidR="00DB6904" w:rsidRPr="00D93D74" w:rsidDel="00162CD1">
          <w:rPr>
            <w:rFonts w:cs="Times New Roman"/>
            <w:szCs w:val="24"/>
          </w:rPr>
          <w:delText xml:space="preserve">and </w:delText>
        </w:r>
        <w:r w:rsidR="002079AE" w:rsidRPr="00D93D74" w:rsidDel="00162CD1">
          <w:rPr>
            <w:rFonts w:cs="Times New Roman"/>
            <w:szCs w:val="24"/>
          </w:rPr>
          <w:delText>gene prediction</w:delText>
        </w:r>
        <w:r w:rsidR="00DB6904" w:rsidRPr="00D93D74" w:rsidDel="00162CD1">
          <w:rPr>
            <w:rFonts w:cs="Times New Roman"/>
            <w:szCs w:val="24"/>
          </w:rPr>
          <w:delText xml:space="preserve"> on each contig. </w:delText>
        </w:r>
        <w:r w:rsidR="002079AE" w:rsidRPr="00D93D74" w:rsidDel="00162CD1">
          <w:rPr>
            <w:rFonts w:cs="Times New Roman"/>
            <w:szCs w:val="24"/>
          </w:rPr>
          <w:delText>T</w:delText>
        </w:r>
        <w:r w:rsidR="00BD2E54" w:rsidRPr="00D93D74" w:rsidDel="00162CD1">
          <w:rPr>
            <w:rFonts w:cs="Times New Roman"/>
            <w:szCs w:val="24"/>
          </w:rPr>
          <w:delText>he t</w:delText>
        </w:r>
        <w:r w:rsidR="002079AE" w:rsidRPr="00D93D74" w:rsidDel="00162CD1">
          <w:rPr>
            <w:rFonts w:cs="Times New Roman"/>
            <w:szCs w:val="24"/>
          </w:rPr>
          <w:delText>axonomy of each gene is determined by</w:delText>
        </w:r>
        <w:r w:rsidR="008624F9" w:rsidRPr="00D93D74" w:rsidDel="00162CD1">
          <w:rPr>
            <w:rFonts w:cs="Times New Roman"/>
            <w:szCs w:val="24"/>
          </w:rPr>
          <w:delText xml:space="preserve"> the most common taxon </w:delText>
        </w:r>
        <w:r w:rsidR="00BD2E54" w:rsidRPr="00D93D74" w:rsidDel="00162CD1">
          <w:rPr>
            <w:rFonts w:cs="Times New Roman"/>
            <w:szCs w:val="24"/>
          </w:rPr>
          <w:delText>among</w:delText>
        </w:r>
        <w:r w:rsidR="008624F9" w:rsidRPr="00D93D74" w:rsidDel="00162CD1">
          <w:rPr>
            <w:rFonts w:cs="Times New Roman"/>
            <w:szCs w:val="24"/>
          </w:rPr>
          <w:delText xml:space="preserve"> the </w:delText>
        </w:r>
        <w:r w:rsidR="002079AE" w:rsidRPr="00D93D74" w:rsidDel="00162CD1">
          <w:rPr>
            <w:rFonts w:cs="Times New Roman"/>
            <w:szCs w:val="24"/>
          </w:rPr>
          <w:delText>top</w:delText>
        </w:r>
        <w:r w:rsidR="008624F9" w:rsidRPr="00D93D74" w:rsidDel="00162CD1">
          <w:rPr>
            <w:rFonts w:cs="Times New Roman"/>
            <w:szCs w:val="24"/>
          </w:rPr>
          <w:delText xml:space="preserve"> 10 </w:delText>
        </w:r>
        <w:r w:rsidR="00BD2E54" w:rsidRPr="00D93D74" w:rsidDel="00162CD1">
          <w:rPr>
            <w:rFonts w:cs="Times New Roman"/>
            <w:szCs w:val="24"/>
          </w:rPr>
          <w:delText>BLAST</w:delText>
        </w:r>
        <w:r w:rsidR="002079AE" w:rsidRPr="00D93D74" w:rsidDel="00162CD1">
          <w:rPr>
            <w:rFonts w:cs="Times New Roman"/>
            <w:szCs w:val="24"/>
          </w:rPr>
          <w:delText xml:space="preserve"> </w:delText>
        </w:r>
        <w:r w:rsidR="008624F9" w:rsidRPr="00D93D74" w:rsidDel="00162CD1">
          <w:rPr>
            <w:rFonts w:cs="Times New Roman"/>
            <w:szCs w:val="24"/>
          </w:rPr>
          <w:delText>hits. Additional</w:delText>
        </w:r>
        <w:r w:rsidR="00DB6904" w:rsidRPr="00D93D74" w:rsidDel="00162CD1">
          <w:rPr>
            <w:rFonts w:cs="Times New Roman"/>
            <w:szCs w:val="24"/>
          </w:rPr>
          <w:delText xml:space="preserve"> </w:delText>
        </w:r>
        <w:r w:rsidR="002079AE" w:rsidRPr="00D93D74" w:rsidDel="00162CD1">
          <w:rPr>
            <w:rFonts w:cs="Times New Roman"/>
            <w:szCs w:val="24"/>
          </w:rPr>
          <w:delText>contig regions</w:delText>
        </w:r>
        <w:r w:rsidR="00DB6904" w:rsidRPr="00D93D74" w:rsidDel="00162CD1">
          <w:rPr>
            <w:rFonts w:cs="Times New Roman"/>
            <w:szCs w:val="24"/>
          </w:rPr>
          <w:delText xml:space="preserve"> without gene prediction</w:delText>
        </w:r>
        <w:r w:rsidR="002079AE" w:rsidRPr="00D93D74" w:rsidDel="00162CD1">
          <w:rPr>
            <w:rFonts w:cs="Times New Roman"/>
            <w:szCs w:val="24"/>
          </w:rPr>
          <w:delText>s</w:delText>
        </w:r>
        <w:r w:rsidR="00DB6904" w:rsidRPr="00D93D74" w:rsidDel="00162CD1">
          <w:rPr>
            <w:rFonts w:cs="Times New Roman"/>
            <w:szCs w:val="24"/>
          </w:rPr>
          <w:delText xml:space="preserve"> are </w:delText>
        </w:r>
        <w:r w:rsidR="002079AE" w:rsidRPr="00D93D74" w:rsidDel="00162CD1">
          <w:rPr>
            <w:rFonts w:cs="Times New Roman"/>
            <w:szCs w:val="24"/>
          </w:rPr>
          <w:delText>analysed</w:delText>
        </w:r>
        <w:r w:rsidR="00DB6904" w:rsidRPr="00D93D74" w:rsidDel="00162CD1">
          <w:rPr>
            <w:rFonts w:cs="Times New Roman"/>
            <w:szCs w:val="24"/>
          </w:rPr>
          <w:delText xml:space="preserve"> with blastx using the non-redundant NCBI database </w:delText>
        </w:r>
        <w:r w:rsidR="00DB6904" w:rsidRPr="00D93D74" w:rsidDel="00162CD1">
          <w:rPr>
            <w:rFonts w:cs="Times New Roman"/>
            <w:szCs w:val="24"/>
          </w:rPr>
          <w:fldChar w:fldCharType="begin"/>
        </w:r>
        <w:r w:rsidR="00494014" w:rsidRPr="00D93D74" w:rsidDel="00162CD1">
          <w:rPr>
            <w:rFonts w:cs="Times New Roman"/>
            <w:szCs w:val="24"/>
          </w:rPr>
          <w:delInstrText xml:space="preserve"> ADDIN ZOTERO_ITEM CSL_CITATION {"citationID":"eLPGHvgh","properties":{"formattedCitation":"(Camacho et al., 2009)","plainCitation":"(Camacho et al., 2009)","noteIndex":0},"citationItems":[{"id":3332,"uris":["http://zotero.org/users/8873894/items/CBS3P4K9"],"itemData":{"id":3332,"type":"article-journal","abstract":"BACKGROUND: Sequence similarity searching is a very important bioinformatics task. While Basic Local Alignment Search Tool (BLAST) outperforms exact methods through its use of heuristics, the speed of the current BLAST software is suboptimal for very long queries or database sequences. There are also some shortcomings in the user-interface of the current command-line applications.\nRESULTS: We describe features and improvements of rewritten BLAST software and introduce new command-line applications. Long query sequences are broken into chunks for processing, in some cases leading to dramatically shorter run times. For long database sequences, it is possible to retrieve only the relevant parts of the sequence, reducing CPU time and memory usage for searches of short queries against databases of contigs or chromosomes. The program can now retrieve masking information for database sequences from the BLAST databases. A new modular software library can now access subject sequence data from arbitrary data sources. We introduce several new features, including strategy files that allow a user to save and reuse their favorite set of options. The strategy files can be uploaded to and downloaded from the NCBI BLAST web site.\nCONCLUSION: The new BLAST command-line applications, compared to the current BLAST tools, demonstrate substantial speed improvements for long queries as well as chromosome length database sequences. We have also improved the user interface of the command-line applications.","container-title":"BMC bioinformatics","DOI":"10.1186/1471-2105-10-421","ISSN":"1471-2105","journalAbbreviation":"BMC Bioinformatics","language":"eng","page":"421","PMID":"20003500","PMCID":"PMC2803857","source":"PubMed","title":"BLAST+: architecture and applications","title-short":"BLAST+","volume":"10","author":[{"family":"Camacho","given":"Christiam"},{"family":"Coulouris","given":"George"},{"family":"Avagyan","given":"Vahram"},{"family":"Ma","given":"Ning"},{"family":"Papadopoulos","given":"Jason"},{"family":"Bealer","given":"Kevin"},{"family":"Madden","given":"Thomas L."}],"issued":{"date-parts":[["2009",12,15]]}}}],"schema":"https://github.com/citation-style-language/schema/raw/master/csl-citation.json"} </w:delInstrText>
        </w:r>
        <w:r w:rsidR="00DB6904" w:rsidRPr="00D93D74" w:rsidDel="00162CD1">
          <w:rPr>
            <w:rFonts w:cs="Times New Roman"/>
            <w:szCs w:val="24"/>
          </w:rPr>
          <w:fldChar w:fldCharType="separate"/>
        </w:r>
        <w:r w:rsidR="00DB6904" w:rsidRPr="00D93D74" w:rsidDel="00162CD1">
          <w:rPr>
            <w:rFonts w:cs="Times New Roman"/>
          </w:rPr>
          <w:delText>(Camacho et al., 2009)</w:delText>
        </w:r>
        <w:r w:rsidR="00DB6904" w:rsidRPr="00D93D74" w:rsidDel="00162CD1">
          <w:rPr>
            <w:rFonts w:cs="Times New Roman"/>
            <w:szCs w:val="24"/>
          </w:rPr>
          <w:fldChar w:fldCharType="end"/>
        </w:r>
        <w:r w:rsidR="00DB6904" w:rsidRPr="00D93D74" w:rsidDel="00162CD1">
          <w:rPr>
            <w:rFonts w:cs="Times New Roman"/>
            <w:szCs w:val="24"/>
          </w:rPr>
          <w:delText xml:space="preserve">. Taxonomic classification is </w:delText>
        </w:r>
        <w:r w:rsidR="002079AE" w:rsidRPr="00D93D74" w:rsidDel="00162CD1">
          <w:rPr>
            <w:rFonts w:cs="Times New Roman"/>
            <w:szCs w:val="24"/>
          </w:rPr>
          <w:delText xml:space="preserve">then </w:delText>
        </w:r>
        <w:r w:rsidR="00DB6904" w:rsidRPr="00D93D74" w:rsidDel="00162CD1">
          <w:rPr>
            <w:rFonts w:cs="Times New Roman"/>
            <w:szCs w:val="24"/>
          </w:rPr>
          <w:delText xml:space="preserve">determined </w:delText>
        </w:r>
        <w:r w:rsidR="002079AE" w:rsidRPr="00D93D74" w:rsidDel="00162CD1">
          <w:rPr>
            <w:rFonts w:cs="Times New Roman"/>
            <w:szCs w:val="24"/>
          </w:rPr>
          <w:delText>by</w:delText>
        </w:r>
        <w:r w:rsidR="00DB6904" w:rsidRPr="00D93D74" w:rsidDel="00162CD1">
          <w:rPr>
            <w:rFonts w:cs="Times New Roman"/>
            <w:szCs w:val="24"/>
          </w:rPr>
          <w:delText xml:space="preserve"> consensus among the top hits </w:delText>
        </w:r>
        <w:r w:rsidR="002079AE" w:rsidRPr="00D93D74" w:rsidDel="00162CD1">
          <w:rPr>
            <w:rFonts w:cs="Times New Roman"/>
            <w:szCs w:val="24"/>
          </w:rPr>
          <w:delText>using the</w:delText>
        </w:r>
        <w:r w:rsidR="00DB6904" w:rsidRPr="00D93D74" w:rsidDel="00162CD1">
          <w:rPr>
            <w:rFonts w:cs="Times New Roman"/>
            <w:szCs w:val="24"/>
          </w:rPr>
          <w:delText xml:space="preserve"> LCA algorithm.</w:delText>
        </w:r>
      </w:del>
      <w:r w:rsidR="00ED29DA" w:rsidRPr="00D93D74">
        <w:rPr>
          <w:rFonts w:cs="Times New Roman"/>
          <w:szCs w:val="24"/>
        </w:rPr>
        <w:t xml:space="preserve">MetaPhlAn profiles microbial communities by mapping reads to a curated database of unique species-level marker genes derived from </w:t>
      </w:r>
      <w:r w:rsidR="005B0BE4" w:rsidRPr="00D93D74">
        <w:rPr>
          <w:rFonts w:cs="Times New Roman"/>
          <w:szCs w:val="24"/>
        </w:rPr>
        <w:t xml:space="preserve">single-genome bins (SGBs) from </w:t>
      </w:r>
      <w:r w:rsidR="00ED29DA" w:rsidRPr="00D93D74">
        <w:rPr>
          <w:rFonts w:cs="Times New Roman"/>
          <w:szCs w:val="24"/>
        </w:rPr>
        <w:t>isolate genomes and metagenome-assembled genomes</w:t>
      </w:r>
      <w:r w:rsidR="00D253B0" w:rsidRPr="00D93D74">
        <w:rPr>
          <w:rFonts w:cs="Times New Roman"/>
          <w:szCs w:val="24"/>
        </w:rPr>
        <w:t xml:space="preserve"> of </w:t>
      </w:r>
      <w:r w:rsidR="00ED29DA" w:rsidRPr="00D93D74">
        <w:rPr>
          <w:rFonts w:cs="Times New Roman"/>
          <w:szCs w:val="24"/>
        </w:rPr>
        <w:t>bacteria, archaea, and eukaryotes</w:t>
      </w:r>
      <w:r w:rsidR="00D253B0" w:rsidRPr="00D93D74">
        <w:rPr>
          <w:rFonts w:cs="Times New Roman"/>
          <w:szCs w:val="24"/>
        </w:rPr>
        <w:t xml:space="preserve">. </w:t>
      </w:r>
    </w:p>
    <w:p w14:paraId="5DD698A3" w14:textId="039AC550" w:rsidR="009A34DE" w:rsidRPr="00D93D74" w:rsidRDefault="009A34DE" w:rsidP="00CD77AB">
      <w:pPr>
        <w:rPr>
          <w:rFonts w:cs="Times New Roman"/>
          <w:szCs w:val="24"/>
        </w:rPr>
      </w:pPr>
      <w:r w:rsidRPr="00D93D74">
        <w:rPr>
          <w:rFonts w:cs="Times New Roman"/>
          <w:szCs w:val="24"/>
        </w:rPr>
        <w:t xml:space="preserve">Additionally, we also used EukDetect to improve detection of </w:t>
      </w:r>
      <w:r w:rsidR="00BD7FD1" w:rsidRPr="00D93D74">
        <w:rPr>
          <w:rFonts w:cs="Times New Roman"/>
          <w:szCs w:val="24"/>
        </w:rPr>
        <w:t>eukaryotes</w:t>
      </w:r>
      <w:r w:rsidRPr="00D93D74">
        <w:rPr>
          <w:rFonts w:cs="Times New Roman"/>
          <w:szCs w:val="24"/>
        </w:rPr>
        <w:t xml:space="preserve"> especially fungal species </w:t>
      </w:r>
      <w:r w:rsidRPr="00D93D74">
        <w:rPr>
          <w:rFonts w:cs="Times New Roman"/>
          <w:szCs w:val="24"/>
        </w:rPr>
        <w:fldChar w:fldCharType="begin"/>
      </w:r>
      <w:r w:rsidR="00BD7FD1" w:rsidRPr="00D93D74">
        <w:rPr>
          <w:rFonts w:cs="Times New Roman"/>
          <w:szCs w:val="24"/>
        </w:rPr>
        <w:instrText xml:space="preserve"> ADDIN ZOTERO_ITEM CSL_CITATION {"citationID":"qgmad8fI","properties":{"formattedCitation":"(Lind &amp; Pollard, 2021)","plainCitation":"(Lind &amp; Pollard, 2021)","noteIndex":0},"citationItems":[{"id":3604,"uris":["http://zotero.org/users/8873894/items/GKV55FH5"],"itemData":{"id":3604,"type":"article-journal","abstract":"Microbial eukaryotes are found alongside bacteria and archaea in natural microbial systems, including host-associated microbiomes. While microbial eukaryotes are critical to these communities, they are challenging to study with shotgun sequencing techniques and are therefore often excluded.","container-title":"Microbiome","DOI":"10.1186/s40168-021-01015-y","ISSN":"2049-2618","issue":"1","journalAbbreviation":"Microbiome","language":"en","page":"58","source":"Springer Link","title":"Accurate and sensitive detection of microbial eukaryotes from whole metagenome shotgun sequencing","volume":"9","author":[{"family":"Lind","given":"Abigail L."},{"family":"Pollard","given":"Katherine S."}],"issued":{"date-parts":[["2021",3,3]]}}}],"schema":"https://github.com/citation-style-language/schema/raw/master/csl-citation.json"} </w:instrText>
      </w:r>
      <w:r w:rsidRPr="00D93D74">
        <w:rPr>
          <w:rFonts w:cs="Times New Roman"/>
          <w:szCs w:val="24"/>
        </w:rPr>
        <w:fldChar w:fldCharType="separate"/>
      </w:r>
      <w:r w:rsidR="00BD7FD1" w:rsidRPr="00D93D74">
        <w:rPr>
          <w:rFonts w:cs="Times New Roman"/>
        </w:rPr>
        <w:t>(Lind &amp; Pollard, 2021)</w:t>
      </w:r>
      <w:r w:rsidRPr="00D93D74">
        <w:rPr>
          <w:rFonts w:cs="Times New Roman"/>
          <w:szCs w:val="24"/>
        </w:rPr>
        <w:fldChar w:fldCharType="end"/>
      </w:r>
      <w:r w:rsidR="00BD7FD1" w:rsidRPr="00D93D74">
        <w:rPr>
          <w:rFonts w:cs="Times New Roman"/>
          <w:szCs w:val="24"/>
        </w:rPr>
        <w:t xml:space="preserve">. EukDetect has been shown to detect the highest number of eukaryotic species within mixed shotgun metagenomic data using a specialised species-specific marker gene database </w:t>
      </w:r>
      <w:r w:rsidR="00BD7FD1" w:rsidRPr="00D93D74">
        <w:rPr>
          <w:rFonts w:cs="Times New Roman"/>
          <w:szCs w:val="24"/>
        </w:rPr>
        <w:fldChar w:fldCharType="begin"/>
      </w:r>
      <w:r w:rsidR="00BD7FD1" w:rsidRPr="00D93D74">
        <w:rPr>
          <w:rFonts w:cs="Times New Roman"/>
          <w:szCs w:val="24"/>
        </w:rPr>
        <w:instrText xml:space="preserve"> ADDIN ZOTERO_ITEM CSL_CITATION {"citationID":"to1nhVjT","properties":{"formattedCitation":"(Avershina et al., 2025)","plainCitation":"(Avershina et al., 2025)","noteIndex":0},"citationItems":[{"id":3576,"uris":["http://zotero.org/users/8873894/items/EAEXSAJR"],"itemData":{"id":3576,"type":"article-journal","abstract":"Background\nThe mycobiome, representing the fungal component of microbial communities, is increasingly acknowledged as an integral part of the gut microbiome. However, research in this area remains relatively limited. The characterization of mycobiome taxa from metagenomic data is heavily reliant on the quality of the software and databases. In this study, we evaluated the feasibility of mycobiome profiling using existing bioinformatics tools on simulated fungal metagenomic data.\n\nResults\nWe identified seven tools claiming to perform taxonomic assignment of fungal shotgun metagenomic sequences. One of these was outdated and required substantial modifications of the code to be functional and was thus excluded. To evaluate the accuracy of identification and relative abundance of the remaining tools (Kraken2, MetaPhlAn4, EukDetect, FunOMIC, MiCoP, and HumanMycobiomeScan), we constructed 18 mock communities of varying species richness and abundance levels. The mock communities comprised up to 165 fungal species belonging to the phyla Ascomycota and Basidiomycota, commonly found in gut microbiomes. Of the tools, FunOMIC and HumanMycobiomeScan needed source code modifications to run. Notably, only one species, Candida orthopsilosis, was consistently identified by all tools across all communities where it was included. Increasing community richness improved precision of Kraken2 and the relative abundance accuracy of all tools on species, genus, and family levels. MetaPhlAn4 accurately identified all genera present in the communities and FunOMIC identified most species. The top three tools for overall accuracy in both identification and relative abundance estimation were EukDetect, MiCoP, and FunOMIC, respectively. Adding 90% and 99% bacterial background did not significantly impact these tools’ performance. Among the whole genome reference tools (Kraken2, HMS, and MiCoP), MiCoP exhibited the highest accuracy when the same reference database was used.\n\nConclusion\nOur survey of mycobiome-specific software revealed a very limited selection of such tools and their poor robustness due to error-prone software, along with a significant lack of comprehensive databases enabling characterization of the mycobiome. None of the implemented tools fully agreed on the mock community profiles. FunOMIC recognized most of the species, but EukDetect and MiCoP provided predictions that were closest to the correct compositions. The bacterial background did not impact these tools’ performance., \nVideo Abstract\n\nSupplementary Information\nThe online version contains supplementary material available at 10.1186/s40168-025-02048-3.","container-title":"Microbiome","DOI":"10.1186/s40168-025-02048-3","ISSN":"2049-2618","journalAbbreviation":"Microbiome","page":"66","PMID":"40055808","PMCID":"PMC11887097","source":"PubMed Central","title":"Challenges in capturing the mycobiome from shotgun metagenome data: lack of software and databases","title-short":"Challenges in capturing the mycobiome from shotgun metagenome data","volume":"13","author":[{"family":"Avershina","given":"Ekaterina"},{"family":"Qureshi","given":"Arfa Irej"},{"family":"Winther-Larsen","given":"Hanne C."},{"family":"Rounge","given":"Trine B."}],"issued":{"date-parts":[["2025",3,7]]}}}],"schema":"https://github.com/citation-style-language/schema/raw/master/csl-citation.json"} </w:instrText>
      </w:r>
      <w:r w:rsidR="00BD7FD1" w:rsidRPr="00D93D74">
        <w:rPr>
          <w:rFonts w:cs="Times New Roman"/>
          <w:szCs w:val="24"/>
        </w:rPr>
        <w:fldChar w:fldCharType="separate"/>
      </w:r>
      <w:r w:rsidR="00BD7FD1" w:rsidRPr="00D93D74">
        <w:rPr>
          <w:rFonts w:cs="Times New Roman"/>
        </w:rPr>
        <w:t>(Avershina et al., 2025)</w:t>
      </w:r>
      <w:r w:rsidR="00BD7FD1" w:rsidRPr="00D93D74">
        <w:rPr>
          <w:rFonts w:cs="Times New Roman"/>
          <w:szCs w:val="24"/>
        </w:rPr>
        <w:fldChar w:fldCharType="end"/>
      </w:r>
      <w:r w:rsidR="00BD7FD1" w:rsidRPr="00D93D74">
        <w:rPr>
          <w:rFonts w:cs="Times New Roman"/>
          <w:szCs w:val="24"/>
        </w:rPr>
        <w:t xml:space="preserve">. </w:t>
      </w:r>
    </w:p>
    <w:p w14:paraId="04C66EC9" w14:textId="3E2F6404" w:rsidR="00D16657" w:rsidRPr="004A6168" w:rsidRDefault="00EE659B" w:rsidP="00CD77AB">
      <w:pPr>
        <w:rPr>
          <w:rFonts w:cs="Times New Roman"/>
          <w:szCs w:val="24"/>
        </w:rPr>
      </w:pPr>
      <w:r w:rsidRPr="00D93D74">
        <w:rPr>
          <w:rFonts w:cs="Times New Roman"/>
          <w:szCs w:val="24"/>
        </w:rPr>
        <w:t xml:space="preserve">For </w:t>
      </w:r>
      <w:r w:rsidR="00A571C2" w:rsidRPr="00D93D74">
        <w:rPr>
          <w:rFonts w:cs="Times New Roman"/>
          <w:szCs w:val="24"/>
        </w:rPr>
        <w:t xml:space="preserve">the </w:t>
      </w:r>
      <w:r w:rsidRPr="00D93D74">
        <w:rPr>
          <w:rFonts w:cs="Times New Roman"/>
          <w:szCs w:val="24"/>
        </w:rPr>
        <w:t>analysis of viral communit</w:t>
      </w:r>
      <w:r w:rsidR="002079AE" w:rsidRPr="00D93D74">
        <w:rPr>
          <w:rFonts w:cs="Times New Roman"/>
          <w:szCs w:val="24"/>
        </w:rPr>
        <w:t>ies</w:t>
      </w:r>
      <w:r w:rsidRPr="00D93D74">
        <w:rPr>
          <w:rFonts w:cs="Times New Roman"/>
          <w:szCs w:val="24"/>
        </w:rPr>
        <w:t xml:space="preserve"> in the shotgun metagenomic </w:t>
      </w:r>
      <w:r w:rsidR="00960FC0" w:rsidRPr="00D93D74">
        <w:rPr>
          <w:rFonts w:cs="Times New Roman"/>
          <w:szCs w:val="24"/>
        </w:rPr>
        <w:t>samples</w:t>
      </w:r>
      <w:r w:rsidR="002079AE" w:rsidRPr="00D93D74">
        <w:rPr>
          <w:rFonts w:cs="Times New Roman"/>
          <w:szCs w:val="24"/>
        </w:rPr>
        <w:t>,</w:t>
      </w:r>
      <w:r w:rsidRPr="00D93D74">
        <w:rPr>
          <w:rFonts w:cs="Times New Roman"/>
          <w:szCs w:val="24"/>
        </w:rPr>
        <w:t xml:space="preserve"> w</w:t>
      </w:r>
      <w:r w:rsidR="00EB228B" w:rsidRPr="00D93D74">
        <w:rPr>
          <w:rFonts w:cs="Times New Roman"/>
          <w:szCs w:val="24"/>
        </w:rPr>
        <w:t>e used geNo</w:t>
      </w:r>
      <w:r w:rsidR="00607519" w:rsidRPr="00D93D74">
        <w:rPr>
          <w:rFonts w:cs="Times New Roman"/>
          <w:szCs w:val="24"/>
        </w:rPr>
        <w:t xml:space="preserve">mad </w:t>
      </w:r>
      <w:r w:rsidR="00607519" w:rsidRPr="00D93D74">
        <w:rPr>
          <w:rFonts w:cs="Times New Roman"/>
          <w:szCs w:val="24"/>
        </w:rPr>
        <w:fldChar w:fldCharType="begin"/>
      </w:r>
      <w:r w:rsidR="00494014" w:rsidRPr="00D93D74">
        <w:rPr>
          <w:rFonts w:cs="Times New Roman"/>
          <w:szCs w:val="24"/>
        </w:rPr>
        <w:instrText xml:space="preserve"> ADDIN ZOTERO_ITEM CSL_CITATION {"citationID":"JBHiwcoM","properties":{"formattedCitation":"(Camargo et al., 2024)","plainCitation":"(Camargo et al., 2024)","noteIndex":0},"citationItems":[{"id":3070,"uris":["http://zotero.org/users/8873894/items/P2PP22VE"],"itemData":{"id":3070,"type":"article-journal","abstract":"Identifying and characterizing mobile genetic elements in sequencing data is essential for understanding their diversity, ecology, biotechnological applications and impact on public health. Here we introduce geNomad, a classification and annotation framework that combines information from gene content and a deep neural network to identify sequences of plasmids and viruses. geNomad uses a dataset of more than 200,000 marker protein profiles to provide functional gene annotation and taxonomic assignment of viral genomes. Using a conditional random field model, geNomad also detects proviruses integrated into host genomes with high precision. In benchmarks, geNomad achieved high classification performance for diverse plasmids and viruses (Matthews correlation coefficient of 77.8% and 95.3%, respectively), substantially outperforming other tools. Leveraging geNomad’s speed and scalability, we processed over 2.7 trillion base pairs of sequencing data, leading to the discovery of millions of viruses and plasmids that are available through the IMG/VR and IMG/PR databases. geNomad is available at https://portal.nersc.gov/genomad.","container-title":"Nature Biotechnology","DOI":"10.1038/s41587-023-01953-y","ISSN":"1546-1696","issue":"8","journalAbbreviation":"Nat Biotechnol","language":"en","license":"2023 This is a U.S. Government work and not under copyright protection in the US; foreign copyright protection may apply","page":"1303-1312","publisher":"Nature Publishing Group","source":"www.nature.com","title":"Identification of mobile genetic elements with geNomad","volume":"42","author":[{"family":"Camargo","given":"Antonio Pedro"},{"family":"Roux","given":"Simon"},{"family":"Schulz","given":"Frederik"},{"family":"Babinski","given":"Michal"},{"family":"Xu","given":"Yan"},{"family":"Hu","given":"Bin"},{"family":"Chain","given":"Patrick S. G."},{"family":"Nayfach","given":"Stephen"},{"family":"Kyrpides","given":"Nikos C."}],"issued":{"date-parts":[["2024",8]]}}}],"schema":"https://github.com/citation-style-language/schema/raw/master/csl-citation.json"} </w:instrText>
      </w:r>
      <w:r w:rsidR="00607519" w:rsidRPr="00D93D74">
        <w:rPr>
          <w:rFonts w:cs="Times New Roman"/>
          <w:szCs w:val="24"/>
        </w:rPr>
        <w:fldChar w:fldCharType="separate"/>
      </w:r>
      <w:r w:rsidR="00607519" w:rsidRPr="00D93D74">
        <w:rPr>
          <w:rFonts w:cs="Times New Roman"/>
          <w:szCs w:val="24"/>
        </w:rPr>
        <w:t>(Camargo et al., 2024)</w:t>
      </w:r>
      <w:r w:rsidR="00607519" w:rsidRPr="00D93D74">
        <w:rPr>
          <w:rFonts w:cs="Times New Roman"/>
          <w:szCs w:val="24"/>
        </w:rPr>
        <w:fldChar w:fldCharType="end"/>
      </w:r>
      <w:r w:rsidR="00EB228B" w:rsidRPr="00D93D74">
        <w:rPr>
          <w:rFonts w:cs="Times New Roman"/>
          <w:szCs w:val="24"/>
        </w:rPr>
        <w:t>. geNomad combine</w:t>
      </w:r>
      <w:r w:rsidR="00A571C2" w:rsidRPr="00D93D74">
        <w:rPr>
          <w:rFonts w:cs="Times New Roman"/>
          <w:szCs w:val="24"/>
        </w:rPr>
        <w:t>s</w:t>
      </w:r>
      <w:r w:rsidR="00EB228B" w:rsidRPr="00D93D74">
        <w:rPr>
          <w:rFonts w:cs="Times New Roman"/>
          <w:szCs w:val="24"/>
        </w:rPr>
        <w:t xml:space="preserve"> alignment-free and gene-based classifier</w:t>
      </w:r>
      <w:r w:rsidR="002079AE" w:rsidRPr="00D93D74">
        <w:rPr>
          <w:rFonts w:cs="Times New Roman"/>
          <w:szCs w:val="24"/>
        </w:rPr>
        <w:t>s</w:t>
      </w:r>
      <w:r w:rsidR="00EB228B" w:rsidRPr="00D93D74">
        <w:rPr>
          <w:rFonts w:cs="Times New Roman"/>
          <w:szCs w:val="24"/>
        </w:rPr>
        <w:t xml:space="preserve"> to improve </w:t>
      </w:r>
      <w:r w:rsidR="002079AE" w:rsidRPr="00D93D74">
        <w:rPr>
          <w:rFonts w:cs="Times New Roman"/>
          <w:szCs w:val="24"/>
        </w:rPr>
        <w:t xml:space="preserve">the </w:t>
      </w:r>
      <w:r w:rsidR="00EB228B" w:rsidRPr="00D93D74">
        <w:rPr>
          <w:rFonts w:cs="Times New Roman"/>
          <w:szCs w:val="24"/>
        </w:rPr>
        <w:t>classification performance</w:t>
      </w:r>
      <w:r w:rsidR="00607519" w:rsidRPr="00D93D74">
        <w:rPr>
          <w:rFonts w:cs="Times New Roman"/>
          <w:szCs w:val="24"/>
        </w:rPr>
        <w:t xml:space="preserve"> of viral sequences. Viral sequences were analysed at the </w:t>
      </w:r>
      <w:r w:rsidR="002079AE" w:rsidRPr="00D93D74">
        <w:rPr>
          <w:rFonts w:cs="Times New Roman"/>
          <w:szCs w:val="24"/>
        </w:rPr>
        <w:t>f</w:t>
      </w:r>
      <w:r w:rsidR="00607519" w:rsidRPr="00D93D74">
        <w:rPr>
          <w:rFonts w:cs="Times New Roman"/>
          <w:szCs w:val="24"/>
        </w:rPr>
        <w:t>amily level</w:t>
      </w:r>
      <w:r w:rsidR="002079AE" w:rsidRPr="00D93D74">
        <w:rPr>
          <w:rFonts w:cs="Times New Roman"/>
          <w:szCs w:val="24"/>
        </w:rPr>
        <w:t>s</w:t>
      </w:r>
      <w:r w:rsidR="00607519" w:rsidRPr="00D93D74">
        <w:rPr>
          <w:rFonts w:cs="Times New Roman"/>
          <w:szCs w:val="24"/>
        </w:rPr>
        <w:t xml:space="preserve"> where possible, to explore abundance, diversity</w:t>
      </w:r>
      <w:r w:rsidR="002079AE" w:rsidRPr="00D93D74">
        <w:rPr>
          <w:rFonts w:cs="Times New Roman"/>
          <w:szCs w:val="24"/>
        </w:rPr>
        <w:t>,</w:t>
      </w:r>
      <w:r w:rsidR="00607519" w:rsidRPr="00D93D74">
        <w:rPr>
          <w:rFonts w:cs="Times New Roman"/>
          <w:szCs w:val="24"/>
        </w:rPr>
        <w:t xml:space="preserve"> and persistence within and across individuals</w:t>
      </w:r>
      <w:r w:rsidR="00A571C2" w:rsidRPr="00D93D74">
        <w:rPr>
          <w:rFonts w:cs="Times New Roman"/>
          <w:szCs w:val="24"/>
        </w:rPr>
        <w:t>.</w:t>
      </w:r>
    </w:p>
    <w:p w14:paraId="4204B97F" w14:textId="04643321" w:rsidR="00173621" w:rsidRDefault="00DB6904" w:rsidP="00CD77AB">
      <w:pPr>
        <w:rPr>
          <w:rFonts w:cs="Times New Roman"/>
          <w:szCs w:val="24"/>
        </w:rPr>
      </w:pPr>
      <w:r w:rsidRPr="00D93D74">
        <w:rPr>
          <w:rFonts w:cs="Times New Roman"/>
          <w:szCs w:val="24"/>
        </w:rPr>
        <w:t>Alpha and beta diversity, composition</w:t>
      </w:r>
      <w:r w:rsidR="002079AE" w:rsidRPr="00D93D74">
        <w:rPr>
          <w:rFonts w:cs="Times New Roman"/>
          <w:szCs w:val="24"/>
        </w:rPr>
        <w:t>,</w:t>
      </w:r>
      <w:r w:rsidRPr="00D93D74">
        <w:rPr>
          <w:rFonts w:cs="Times New Roman"/>
          <w:szCs w:val="24"/>
        </w:rPr>
        <w:t xml:space="preserve"> and other graphical representations were calculated </w:t>
      </w:r>
      <w:r w:rsidR="002079AE" w:rsidRPr="00D93D74">
        <w:rPr>
          <w:rFonts w:cs="Times New Roman"/>
          <w:szCs w:val="24"/>
        </w:rPr>
        <w:t>using</w:t>
      </w:r>
      <w:r w:rsidRPr="00D93D74">
        <w:rPr>
          <w:rFonts w:cs="Times New Roman"/>
          <w:szCs w:val="24"/>
        </w:rPr>
        <w:t xml:space="preserve"> functions in the R package ‘vegan’ at the </w:t>
      </w:r>
      <w:r w:rsidR="004A6168">
        <w:rPr>
          <w:rFonts w:cs="Times New Roman"/>
          <w:szCs w:val="24"/>
        </w:rPr>
        <w:t>species-</w:t>
      </w:r>
      <w:r w:rsidR="005B0BE4" w:rsidRPr="00D93D74">
        <w:rPr>
          <w:rFonts w:cs="Times New Roman"/>
          <w:szCs w:val="24"/>
        </w:rPr>
        <w:t xml:space="preserve">level </w:t>
      </w:r>
      <w:r w:rsidR="00506EB8" w:rsidRPr="00D93D74">
        <w:rPr>
          <w:rFonts w:cs="Times New Roman"/>
          <w:szCs w:val="24"/>
        </w:rPr>
        <w:t>for bacterial, archaeal</w:t>
      </w:r>
      <w:r w:rsidR="002079AE" w:rsidRPr="00D93D74">
        <w:rPr>
          <w:rFonts w:cs="Times New Roman"/>
          <w:szCs w:val="24"/>
        </w:rPr>
        <w:t xml:space="preserve">, </w:t>
      </w:r>
      <w:r w:rsidR="00506EB8" w:rsidRPr="00D93D74">
        <w:rPr>
          <w:rFonts w:cs="Times New Roman"/>
          <w:szCs w:val="24"/>
        </w:rPr>
        <w:t>and eukaryotic data</w:t>
      </w:r>
      <w:r w:rsidR="002079AE" w:rsidRPr="00D93D74">
        <w:rPr>
          <w:rFonts w:cs="Times New Roman"/>
          <w:szCs w:val="24"/>
        </w:rPr>
        <w:t>,</w:t>
      </w:r>
      <w:r w:rsidR="00506EB8" w:rsidRPr="00D93D74">
        <w:rPr>
          <w:rFonts w:cs="Times New Roman"/>
          <w:szCs w:val="24"/>
        </w:rPr>
        <w:t xml:space="preserve"> and at</w:t>
      </w:r>
      <w:r w:rsidRPr="00D93D74">
        <w:rPr>
          <w:rFonts w:cs="Times New Roman"/>
          <w:szCs w:val="24"/>
        </w:rPr>
        <w:t xml:space="preserve"> </w:t>
      </w:r>
      <w:r w:rsidR="00BD2E54" w:rsidRPr="00D93D74">
        <w:rPr>
          <w:rFonts w:cs="Times New Roman"/>
          <w:szCs w:val="24"/>
        </w:rPr>
        <w:t xml:space="preserve">the </w:t>
      </w:r>
      <w:r w:rsidR="00506EB8" w:rsidRPr="00D93D74">
        <w:rPr>
          <w:rFonts w:cs="Times New Roman"/>
          <w:szCs w:val="24"/>
        </w:rPr>
        <w:t xml:space="preserve">family </w:t>
      </w:r>
      <w:r w:rsidRPr="00D93D74">
        <w:rPr>
          <w:rFonts w:cs="Times New Roman"/>
          <w:szCs w:val="24"/>
        </w:rPr>
        <w:t xml:space="preserve">level for viral sequences. </w:t>
      </w:r>
    </w:p>
    <w:p w14:paraId="21630B9E" w14:textId="77777777" w:rsidR="004B61A2" w:rsidRPr="004B61A2" w:rsidRDefault="004B61A2" w:rsidP="00CD77AB">
      <w:pPr>
        <w:rPr>
          <w:rFonts w:cs="Times New Roman"/>
          <w:color w:val="70AD47" w:themeColor="accent6"/>
          <w:szCs w:val="24"/>
        </w:rPr>
      </w:pPr>
    </w:p>
    <w:p w14:paraId="395B1019" w14:textId="0CF93DF5" w:rsidR="005B2B25" w:rsidRPr="00D93D74" w:rsidRDefault="005C0775" w:rsidP="00221812">
      <w:pPr>
        <w:pStyle w:val="Heading4"/>
        <w:numPr>
          <w:ilvl w:val="3"/>
          <w:numId w:val="26"/>
        </w:numPr>
        <w:rPr>
          <w:b/>
        </w:rPr>
      </w:pPr>
      <w:bookmarkStart w:id="152" w:name="_Toc216099732"/>
      <w:bookmarkStart w:id="153" w:name="_Toc220932854"/>
      <w:r w:rsidRPr="00D93D74">
        <w:t>Gene</w:t>
      </w:r>
      <w:r w:rsidR="003125AC" w:rsidRPr="00D93D74">
        <w:t>-</w:t>
      </w:r>
      <w:r w:rsidR="003467DA" w:rsidRPr="00D93D74">
        <w:t>based d</w:t>
      </w:r>
      <w:r w:rsidR="00ED29DA" w:rsidRPr="00D93D74">
        <w:t xml:space="preserve">etermination of sporulation </w:t>
      </w:r>
      <w:r w:rsidR="004A6168">
        <w:t>ability</w:t>
      </w:r>
      <w:r w:rsidR="00ED29DA" w:rsidRPr="00D93D74">
        <w:t xml:space="preserve"> </w:t>
      </w:r>
      <w:r w:rsidR="003125AC" w:rsidRPr="00D93D74">
        <w:t>for bacterial species</w:t>
      </w:r>
      <w:bookmarkEnd w:id="152"/>
      <w:bookmarkEnd w:id="153"/>
    </w:p>
    <w:p w14:paraId="292010DD" w14:textId="75266615" w:rsidR="00173621" w:rsidRDefault="00A81532" w:rsidP="00CD77AB">
      <w:pPr>
        <w:rPr>
          <w:rFonts w:cs="Times New Roman"/>
          <w:szCs w:val="24"/>
        </w:rPr>
      </w:pPr>
      <w:r w:rsidRPr="00D93D74">
        <w:rPr>
          <w:rFonts w:cs="Times New Roman"/>
          <w:szCs w:val="24"/>
        </w:rPr>
        <w:t xml:space="preserve">Sporulation </w:t>
      </w:r>
      <w:r w:rsidR="004A6168">
        <w:rPr>
          <w:rFonts w:cs="Times New Roman"/>
          <w:szCs w:val="24"/>
        </w:rPr>
        <w:t>ability</w:t>
      </w:r>
      <w:r w:rsidRPr="00D93D74">
        <w:rPr>
          <w:rFonts w:cs="Times New Roman"/>
          <w:szCs w:val="24"/>
        </w:rPr>
        <w:t xml:space="preserve"> was determined for all bacterial species detected in </w:t>
      </w:r>
      <w:r w:rsidR="00B41263" w:rsidRPr="00D93D74">
        <w:rPr>
          <w:rFonts w:cs="Times New Roman"/>
          <w:szCs w:val="24"/>
        </w:rPr>
        <w:t>untreated</w:t>
      </w:r>
      <w:r w:rsidRPr="00D93D74">
        <w:rPr>
          <w:rFonts w:cs="Times New Roman"/>
          <w:szCs w:val="24"/>
        </w:rPr>
        <w:t xml:space="preserve"> and ethanol treated samples</w:t>
      </w:r>
      <w:r w:rsidR="005B0BE4" w:rsidRPr="00D93D74">
        <w:rPr>
          <w:rFonts w:cs="Times New Roman"/>
          <w:szCs w:val="24"/>
        </w:rPr>
        <w:t xml:space="preserve"> where the </w:t>
      </w:r>
      <w:r w:rsidR="004A6168">
        <w:rPr>
          <w:rFonts w:cs="Times New Roman"/>
          <w:szCs w:val="24"/>
        </w:rPr>
        <w:t>species</w:t>
      </w:r>
      <w:r w:rsidR="005B0BE4" w:rsidRPr="00D93D74">
        <w:rPr>
          <w:rFonts w:cs="Times New Roman"/>
          <w:szCs w:val="24"/>
        </w:rPr>
        <w:t xml:space="preserve"> also had an</w:t>
      </w:r>
      <w:r w:rsidR="004A6168">
        <w:rPr>
          <w:rFonts w:cs="Times New Roman"/>
          <w:szCs w:val="24"/>
        </w:rPr>
        <w:t xml:space="preserve"> NCBI </w:t>
      </w:r>
      <w:r w:rsidR="005B0BE4" w:rsidRPr="00D93D74">
        <w:rPr>
          <w:rFonts w:cs="Times New Roman"/>
          <w:szCs w:val="24"/>
        </w:rPr>
        <w:t>species-level classification</w:t>
      </w:r>
      <w:r w:rsidR="00D16657" w:rsidRPr="00D93D74">
        <w:rPr>
          <w:rFonts w:cs="Times New Roman"/>
          <w:szCs w:val="24"/>
        </w:rPr>
        <w:t xml:space="preserve">. </w:t>
      </w:r>
      <w:r w:rsidR="001D04C4" w:rsidRPr="00D93D74">
        <w:rPr>
          <w:rFonts w:cs="Times New Roman"/>
          <w:szCs w:val="24"/>
        </w:rPr>
        <w:t>The g</w:t>
      </w:r>
      <w:r w:rsidR="00D16657" w:rsidRPr="00D93D74">
        <w:rPr>
          <w:rFonts w:cs="Times New Roman"/>
          <w:szCs w:val="24"/>
        </w:rPr>
        <w:t xml:space="preserve">ene signature </w:t>
      </w:r>
      <w:r w:rsidR="001D04C4" w:rsidRPr="00D93D74">
        <w:rPr>
          <w:rFonts w:cs="Times New Roman"/>
          <w:szCs w:val="24"/>
        </w:rPr>
        <w:t>comprised</w:t>
      </w:r>
      <w:r w:rsidR="00D16657" w:rsidRPr="00D93D74">
        <w:rPr>
          <w:rFonts w:cs="Times New Roman"/>
          <w:szCs w:val="24"/>
        </w:rPr>
        <w:t xml:space="preserve"> </w:t>
      </w:r>
      <w:r w:rsidR="005B2B25" w:rsidRPr="00D93D74">
        <w:rPr>
          <w:rFonts w:cs="Times New Roman"/>
          <w:szCs w:val="24"/>
        </w:rPr>
        <w:t>66 conserved genes</w:t>
      </w:r>
      <w:r w:rsidR="00D16657" w:rsidRPr="00D93D74">
        <w:rPr>
          <w:rFonts w:cs="Times New Roman"/>
          <w:szCs w:val="24"/>
        </w:rPr>
        <w:t xml:space="preserve"> </w:t>
      </w:r>
      <w:r w:rsidR="005B2B25" w:rsidRPr="00D93D74">
        <w:rPr>
          <w:rFonts w:cs="Times New Roman"/>
          <w:szCs w:val="24"/>
        </w:rPr>
        <w:t>(</w:t>
      </w:r>
      <w:r w:rsidR="005C0775" w:rsidRPr="00D93D74">
        <w:rPr>
          <w:rFonts w:cs="Times New Roman"/>
          <w:szCs w:val="24"/>
        </w:rPr>
        <w:t xml:space="preserve">Supplement Table </w:t>
      </w:r>
      <w:r w:rsidR="005B0BE4" w:rsidRPr="00D93D74">
        <w:rPr>
          <w:rFonts w:cs="Times New Roman"/>
          <w:szCs w:val="24"/>
        </w:rPr>
        <w:t>6</w:t>
      </w:r>
      <w:r w:rsidR="005B2B25" w:rsidRPr="00D93D74">
        <w:rPr>
          <w:rFonts w:cs="Times New Roman"/>
          <w:szCs w:val="24"/>
        </w:rPr>
        <w:t>) previously shown to predict</w:t>
      </w:r>
      <w:r w:rsidR="001D04C4" w:rsidRPr="00D93D74">
        <w:rPr>
          <w:rFonts w:cs="Times New Roman"/>
          <w:szCs w:val="24"/>
        </w:rPr>
        <w:t xml:space="preserve"> the</w:t>
      </w:r>
      <w:r w:rsidR="005B2B25" w:rsidRPr="00D93D74">
        <w:rPr>
          <w:rFonts w:cs="Times New Roman"/>
          <w:szCs w:val="24"/>
        </w:rPr>
        <w:t xml:space="preserve"> </w:t>
      </w:r>
      <w:r w:rsidR="00494014" w:rsidRPr="00D93D74">
        <w:rPr>
          <w:rFonts w:cs="Times New Roman"/>
          <w:szCs w:val="24"/>
        </w:rPr>
        <w:t xml:space="preserve">sporulation </w:t>
      </w:r>
      <w:r w:rsidR="004A6168">
        <w:rPr>
          <w:rFonts w:cs="Times New Roman"/>
          <w:szCs w:val="24"/>
        </w:rPr>
        <w:t>ability</w:t>
      </w:r>
      <w:r w:rsidR="005B2B25" w:rsidRPr="00D93D74">
        <w:rPr>
          <w:rFonts w:cs="Times New Roman"/>
          <w:szCs w:val="24"/>
        </w:rPr>
        <w:t xml:space="preserve"> of bacterial species isolated from diverse environment with high accuracy </w:t>
      </w:r>
      <w:r w:rsidR="00607519" w:rsidRPr="00D93D74">
        <w:rPr>
          <w:rFonts w:cs="Times New Roman"/>
          <w:szCs w:val="24"/>
        </w:rPr>
        <w:fldChar w:fldCharType="begin"/>
      </w:r>
      <w:r w:rsidR="00494014" w:rsidRPr="00D93D74">
        <w:rPr>
          <w:rFonts w:cs="Times New Roman"/>
          <w:szCs w:val="24"/>
        </w:rPr>
        <w:instrText xml:space="preserve"> ADDIN ZOTERO_ITEM CSL_CITATION {"citationID":"laokekbz","properties":{"formattedCitation":"(Browne et al., 2016a, 2021)","plainCitation":"(Browne et al., 2016a, 2021)","noteIndex":0},"citationItems":[{"id":3164,"uris":["http://zotero.org/users/8873894/items/S6UVG3L2"],"itemData":{"id":3164,"type":"article-journal","abstract":"A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heritability.","container-title":"Nature","DOI":"10.1038/nature17645","ISSN":"0028-0836","issue":"7604","journalAbbreviation":"Nature","page":"543-546","PMID":"27144353","PMCID":"PMC4890681","source":"PubMed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D."}],"issued":{"date-parts":[["2016"]]}}},{"id":380,"uris":["http://zotero.org/users/8873894/items/N88GZHKF"],"itemData":{"id":380,"type":"article-journal","abstract":"Background: Human-to-human transmission of symbiotic, anaerobic bacteria is a fundamental evolutionary adaptation essential for membership of the human gut microbiota. However, despite its importance, the genomic and biological adaptations underpinning symbiont transmission remain poorly understood. The Firmicutes are a dominant phylum within the intestinal microbiota that are capable of producing resistant endospores that maintain viability within the environment and germinate within the intestine to facilitate transmission. However, the impact of host transmission on the evolutionary and adaptive processes within the intestinal microbiota remains unknown.\nResults: We analyze 1358 genomes of Firmicutes bacteria derived from host and environment-associated habitats. Characterization of genomes as spore-forming based on the presence of sporulation-predictive genes reveals multiple losses of sporulation in many distinct lineages. Loss of sporulation in gut Firmicutes is associated with features of host-adaptation such as genome reduction and specialized metabolic capabilities. Consistent with these data, analysis of 9966 gut metagenomes from adults around the world demonstrates that bacteria now incapable of sporulation are more abundant within individuals but less prevalent in the human population compared to spore-forming bacteria.\nConclusions: Our results suggest host adaptation in gut Firmicutes is an evolutionary trade-off between transmission range and colonization abundance. We reveal host transmission as an underappreciated process that shapes the evolution, assembly, and functions of gut Firmicutes.","container-title":"Genome Biology","DOI":"10.1186/s13059-021-02428-6","ISSN":"1474-760X","issue":"1","journalAbbreviation":"Genome Biol","language":"en","page":"204","source":"DOI.org (Crossref)","title":"Host adaptation in gut Firmicutes is associated with sporulation loss and altered transmission cycle","volume":"22","author":[{"family":"Browne","given":"Hilary P."},{"family":"Almeida","given":"Alexandre"},{"family":"Kumar","given":"Nitin"},{"family":"Vervier","given":"Kevin"},{"family":"Adoum","given":"Anne T."},{"family":"Viciani","given":"Elisa"},{"family":"Dawson","given":"Nicholas J. R."},{"family":"Forster","given":"Samuel C."},{"family":"Cormie","given":"Claire"},{"family":"Goulding","given":"David"},{"family":"Lawley","given":"Trevor D."}],"issued":{"date-parts":[["2021",12]]}}}],"schema":"https://github.com/citation-style-language/schema/raw/master/csl-citation.json"} </w:instrText>
      </w:r>
      <w:r w:rsidR="00607519" w:rsidRPr="00D93D74">
        <w:rPr>
          <w:rFonts w:cs="Times New Roman"/>
          <w:szCs w:val="24"/>
        </w:rPr>
        <w:fldChar w:fldCharType="separate"/>
      </w:r>
      <w:r w:rsidR="00494014" w:rsidRPr="00D93D74">
        <w:rPr>
          <w:rFonts w:cs="Times New Roman"/>
        </w:rPr>
        <w:t>(Browne et al., 2016a, 2021)</w:t>
      </w:r>
      <w:r w:rsidR="00607519" w:rsidRPr="00D93D74">
        <w:rPr>
          <w:rFonts w:cs="Times New Roman"/>
          <w:szCs w:val="24"/>
        </w:rPr>
        <w:fldChar w:fldCharType="end"/>
      </w:r>
      <w:r w:rsidRPr="00D93D74">
        <w:rPr>
          <w:rFonts w:cs="Times New Roman"/>
          <w:szCs w:val="24"/>
        </w:rPr>
        <w:t xml:space="preserve">. </w:t>
      </w:r>
      <w:r w:rsidR="00575DD2" w:rsidRPr="00D93D74">
        <w:rPr>
          <w:rFonts w:cs="Times New Roman"/>
          <w:szCs w:val="24"/>
        </w:rPr>
        <w:t>Reference genome</w:t>
      </w:r>
      <w:r w:rsidR="001D04C4" w:rsidRPr="00D93D74">
        <w:rPr>
          <w:rFonts w:cs="Times New Roman"/>
          <w:szCs w:val="24"/>
        </w:rPr>
        <w:t>s</w:t>
      </w:r>
      <w:r w:rsidR="00575DD2" w:rsidRPr="00D93D74">
        <w:rPr>
          <w:rFonts w:cs="Times New Roman"/>
          <w:szCs w:val="24"/>
        </w:rPr>
        <w:t xml:space="preserve"> </w:t>
      </w:r>
      <w:r w:rsidR="004B61A2">
        <w:rPr>
          <w:rFonts w:cs="Times New Roman"/>
          <w:szCs w:val="24"/>
        </w:rPr>
        <w:t xml:space="preserve">(the representative genome for each species based on GTDB) </w:t>
      </w:r>
      <w:r w:rsidR="00575DD2" w:rsidRPr="00D93D74">
        <w:rPr>
          <w:rFonts w:cs="Times New Roman"/>
          <w:szCs w:val="24"/>
        </w:rPr>
        <w:t>for detected species were retrieved from the NCBI</w:t>
      </w:r>
      <w:r w:rsidR="004A6168">
        <w:rPr>
          <w:rFonts w:cs="Times New Roman"/>
          <w:szCs w:val="24"/>
        </w:rPr>
        <w:t xml:space="preserve"> Genome database</w:t>
      </w:r>
      <w:r w:rsidR="003125AC" w:rsidRPr="00D93D74">
        <w:rPr>
          <w:rFonts w:cs="Times New Roman"/>
          <w:szCs w:val="24"/>
        </w:rPr>
        <w:t>. For each s</w:t>
      </w:r>
      <w:r w:rsidR="00D16657" w:rsidRPr="00D93D74">
        <w:rPr>
          <w:rFonts w:cs="Times New Roman"/>
          <w:szCs w:val="24"/>
        </w:rPr>
        <w:t>pecies</w:t>
      </w:r>
      <w:r w:rsidR="001D04C4" w:rsidRPr="00D93D74">
        <w:rPr>
          <w:rFonts w:cs="Times New Roman"/>
          <w:szCs w:val="24"/>
        </w:rPr>
        <w:t>,</w:t>
      </w:r>
      <w:r w:rsidR="00D16657" w:rsidRPr="00D93D74">
        <w:rPr>
          <w:rFonts w:cs="Times New Roman"/>
          <w:szCs w:val="24"/>
        </w:rPr>
        <w:t xml:space="preserve"> </w:t>
      </w:r>
      <w:r w:rsidR="003125AC" w:rsidRPr="00D93D74">
        <w:rPr>
          <w:rFonts w:cs="Times New Roman"/>
          <w:szCs w:val="24"/>
        </w:rPr>
        <w:t>gene presence</w:t>
      </w:r>
      <w:r w:rsidR="00D16657" w:rsidRPr="00D93D74">
        <w:rPr>
          <w:rFonts w:cs="Times New Roman"/>
          <w:szCs w:val="24"/>
        </w:rPr>
        <w:t xml:space="preserve"> was </w:t>
      </w:r>
      <w:r w:rsidR="001D04C4" w:rsidRPr="00D93D74">
        <w:rPr>
          <w:rFonts w:cs="Times New Roman"/>
          <w:szCs w:val="24"/>
        </w:rPr>
        <w:t>assessed</w:t>
      </w:r>
      <w:r w:rsidR="00D16657" w:rsidRPr="00D93D74">
        <w:rPr>
          <w:rFonts w:cs="Times New Roman"/>
          <w:szCs w:val="24"/>
        </w:rPr>
        <w:t xml:space="preserve"> using BLAST-based gene detection</w:t>
      </w:r>
      <w:r w:rsidR="005C0775" w:rsidRPr="00D93D74">
        <w:rPr>
          <w:rFonts w:cs="Times New Roman"/>
          <w:szCs w:val="24"/>
        </w:rPr>
        <w:t xml:space="preserve"> (e-value &lt; 1</w:t>
      </w:r>
      <w:r w:rsidR="00BD2E54" w:rsidRPr="00D93D74">
        <w:rPr>
          <w:rFonts w:cs="Times New Roman"/>
          <w:szCs w:val="24"/>
        </w:rPr>
        <w:t xml:space="preserve"> × 10</w:t>
      </w:r>
      <w:r w:rsidR="0007616D" w:rsidRPr="00D93D74">
        <w:rPr>
          <w:rFonts w:cs="Times New Roman"/>
          <w:szCs w:val="24"/>
          <w:vertAlign w:val="superscript"/>
        </w:rPr>
        <w:t>-5</w:t>
      </w:r>
      <w:r w:rsidR="005C0775" w:rsidRPr="00D93D74">
        <w:rPr>
          <w:rFonts w:cs="Times New Roman"/>
          <w:szCs w:val="24"/>
        </w:rPr>
        <w:t xml:space="preserve"> and identity &gt; 30%)</w:t>
      </w:r>
      <w:r w:rsidR="00330798" w:rsidRPr="00D93D74">
        <w:rPr>
          <w:rFonts w:cs="Times New Roman"/>
          <w:szCs w:val="24"/>
        </w:rPr>
        <w:t xml:space="preserve"> </w:t>
      </w:r>
      <w:r w:rsidR="00330798" w:rsidRPr="00D93D74">
        <w:rPr>
          <w:rFonts w:cs="Times New Roman"/>
          <w:szCs w:val="24"/>
        </w:rPr>
        <w:fldChar w:fldCharType="begin"/>
      </w:r>
      <w:r w:rsidR="00494014" w:rsidRPr="00D93D74">
        <w:rPr>
          <w:rFonts w:cs="Times New Roman"/>
          <w:szCs w:val="24"/>
        </w:rPr>
        <w:instrText xml:space="preserve"> ADDIN ZOTERO_ITEM CSL_CITATION {"citationID":"IpDZybkz","properties":{"formattedCitation":"(Camacho et al., 2009; Sayers et al., 2024)","plainCitation":"(Camacho et al., 2009; Sayers et al., 2024)","noteIndex":0},"citationItems":[{"id":3332,"uris":["http://zotero.org/users/8873894/items/CBS3P4K9"],"itemData":{"id":3332,"type":"article-journal","abstract":"BACKGROUND: Sequence similarity searching is a very important bioinformatics task. While Basic Local Alignment Search Tool (BLAST) outperforms exact methods through its use of heuristics, the speed of the current BLAST software is suboptimal for very long queries or database sequences. There are also some shortcomings in the user-interface of the current command-line applications.\nRESULTS: We describe features and improvements of rewritten BLAST software and introduce new command-line applications. Long query sequences are broken into chunks for processing, in some cases leading to dramatically shorter run times. For long database sequences, it is possible to retrieve only the relevant parts of the sequence, reducing CPU time and memory usage for searches of short queries against databases of contigs or chromosomes. The program can now retrieve masking information for database sequences from the BLAST databases. A new modular software library can now access subject sequence data from arbitrary data sources. We introduce several new features, including strategy files that allow a user to save and reuse their favorite set of options. The strategy files can be uploaded to and downloaded from the NCBI BLAST web site.\nCONCLUSION: The new BLAST command-line applications, compared to the current BLAST tools, demonstrate substantial speed improvements for long queries as well as chromosome length database sequences. We have also improved the user interface of the command-line applications.","container-title":"BMC bioinformatics","DOI":"10.1186/1471-2105-10-421","ISSN":"1471-2105","journalAbbreviation":"BMC Bioinformatics","language":"eng","page":"421","PMID":"20003500","PMCID":"PMC2803857","source":"PubMed","title":"BLAST+: architecture and applications","title-short":"BLAST+","volume":"10","author":[{"family":"Camacho","given":"Christiam"},{"family":"Coulouris","given":"George"},{"family":"Avagyan","given":"Vahram"},{"family":"Ma","given":"Ning"},{"family":"Papadopoulos","given":"Jason"},{"family":"Bealer","given":"Kevin"},{"family":"Madden","given":"Thomas L."}],"issued":{"date-parts":[["2009",12,15]]}}},{"id":3330,"uris":["http://zotero.org/users/8873894/items/8868G9NW"],"itemData":{"id":3330,"type":"article-journal","abstract":"The National Center for Biotechnology Information (NCBI) provides online information resources for biology, including the GenBank® nucleic acid sequence repository and the PubMed® repository of citations and abstracts published in life science journals. NCBI provides search and retrieval operations for most of these data from 31 distinct repositories and knowledgebases. The E-utilities serve as the programming interface for most of these. Resources receiving significant updates in the past year include PubMed, PubMed Central, Bookshelf, the NIH Comparative Genomics Resource, BLAST, Sequence Read Archive, Taxonomy, iCn3D, Conserved Domain Database, Pathogen Detection, antimicrobial resistance resources and PubChem. These resources can be accessed through the NCBI home page at https://www.ncbi.nlm.nih.gov., \nGraphical Abstract","container-title":"Nucleic Acids Research","DOI":"10.1093/nar/gkae979","ISSN":"0305-1048","issue":"D1","journalAbbreviation":"Nucleic Acids Res","page":"D20-D29","PMID":"39526373","PMCID":"PMC11701734","source":"PubMed Central","title":"Database resources of the National Center for Biotechnology Information in 2025","volume":"53","author":[{"family":"Sayers","given":"Eric W"},{"family":"Beck","given":"Jeffrey"},{"family":"Bolton","given":"Evan E"},{"family":"Brister","given":"J Rodney"},{"family":"Chan","given":"Jessica"},{"family":"Connor","given":"Ryan"},{"family":"Feldgarden","given":"Michael"},{"family":"Fine","given":"Anna M"},{"family":"Funk","given":"Kathryn"},{"family":"Hoffman","given":"Jinna"},{"family":"Kannan","given":"Sivakumar"},{"family":"Kelly","given":"Christopher"},{"family":"Klimke","given":"William"},{"family":"Kim","given":"Sunghwan"},{"family":"Lathrop","given":"Stacy"},{"family":"Marchler-Bauer","given":"Aron"},{"family":"Murphy","given":"Terence D"},{"family":"O’Sullivan","given":"Chris"},{"family":"Schmieder","given":"Erin"},{"family":"Skripchenko","given":"Yuriy"},{"family":"Stine","given":"Adam"},{"family":"Thibaud-Nissen","given":"Francoise"},{"family":"Wang","given":"Jiyao"},{"family":"Ye","given":"Jian"},{"family":"Zellers","given":"Erin"},{"family":"Schneider","given":"Valerie A"},{"family":"Pruitt","given":"Kim D"}],"issued":{"date-parts":[["2024",11,11]]}}}],"schema":"https://github.com/citation-style-language/schema/raw/master/csl-citation.json"} </w:instrText>
      </w:r>
      <w:r w:rsidR="00330798" w:rsidRPr="00D93D74">
        <w:rPr>
          <w:rFonts w:cs="Times New Roman"/>
          <w:szCs w:val="24"/>
        </w:rPr>
        <w:fldChar w:fldCharType="separate"/>
      </w:r>
      <w:r w:rsidR="00330798" w:rsidRPr="00D93D74">
        <w:rPr>
          <w:rFonts w:cs="Times New Roman"/>
          <w:szCs w:val="24"/>
        </w:rPr>
        <w:t>(Camacho et al., 2009; Sayers et al., 2024)</w:t>
      </w:r>
      <w:r w:rsidR="00330798" w:rsidRPr="00D93D74">
        <w:rPr>
          <w:rFonts w:cs="Times New Roman"/>
          <w:szCs w:val="24"/>
        </w:rPr>
        <w:fldChar w:fldCharType="end"/>
      </w:r>
      <w:r w:rsidR="00330798" w:rsidRPr="00D93D74">
        <w:rPr>
          <w:rFonts w:cs="Times New Roman"/>
          <w:szCs w:val="24"/>
        </w:rPr>
        <w:t>.</w:t>
      </w:r>
      <w:r w:rsidR="005C0775" w:rsidRPr="00D93D74">
        <w:rPr>
          <w:rFonts w:cs="Times New Roman"/>
          <w:szCs w:val="24"/>
        </w:rPr>
        <w:t xml:space="preserve"> If a genome had more than 33 genes present, </w:t>
      </w:r>
      <w:r w:rsidR="001D04C4" w:rsidRPr="00D93D74">
        <w:rPr>
          <w:rFonts w:cs="Times New Roman"/>
          <w:szCs w:val="24"/>
        </w:rPr>
        <w:t xml:space="preserve">the </w:t>
      </w:r>
      <w:r w:rsidR="005C0775" w:rsidRPr="00D93D74">
        <w:rPr>
          <w:rFonts w:cs="Times New Roman"/>
          <w:szCs w:val="24"/>
        </w:rPr>
        <w:t>species was classified as spore-forming.</w:t>
      </w:r>
      <w:r w:rsidR="00575DD2" w:rsidRPr="00D93D74">
        <w:rPr>
          <w:rFonts w:cs="Times New Roman"/>
          <w:szCs w:val="24"/>
        </w:rPr>
        <w:t xml:space="preserve"> The method is </w:t>
      </w:r>
      <w:r w:rsidR="001D04C4" w:rsidRPr="00D93D74">
        <w:rPr>
          <w:rFonts w:cs="Times New Roman"/>
          <w:szCs w:val="24"/>
        </w:rPr>
        <w:t>supported</w:t>
      </w:r>
      <w:r w:rsidR="00575DD2" w:rsidRPr="00D93D74">
        <w:rPr>
          <w:rFonts w:cs="Times New Roman"/>
          <w:szCs w:val="24"/>
        </w:rPr>
        <w:t xml:space="preserve"> by the distribution of the number of genes present in </w:t>
      </w:r>
      <w:r w:rsidR="001D04C4" w:rsidRPr="00D93D74">
        <w:rPr>
          <w:rFonts w:cs="Times New Roman"/>
          <w:szCs w:val="24"/>
        </w:rPr>
        <w:t xml:space="preserve">a </w:t>
      </w:r>
      <w:r w:rsidR="00575DD2" w:rsidRPr="00D93D74">
        <w:rPr>
          <w:rFonts w:cs="Times New Roman"/>
          <w:szCs w:val="24"/>
        </w:rPr>
        <w:t>diverse set of genomes, with a clear break at 30 genes</w:t>
      </w:r>
      <w:r w:rsidR="001D04C4" w:rsidRPr="00D93D74">
        <w:rPr>
          <w:rFonts w:cs="Times New Roman"/>
          <w:szCs w:val="24"/>
        </w:rPr>
        <w:t xml:space="preserve"> (Supplement Figure </w:t>
      </w:r>
      <w:ins w:id="154" w:author="Urša Miklavčič" w:date="2026-04-21T13:19:00Z" w16du:dateUtc="2026-04-21T11:19:00Z">
        <w:r w:rsidR="00554FAF">
          <w:rPr>
            <w:rFonts w:cs="Times New Roman"/>
            <w:szCs w:val="24"/>
          </w:rPr>
          <w:t>8</w:t>
        </w:r>
      </w:ins>
      <w:del w:id="155" w:author="Urša Miklavčič" w:date="2026-04-21T13:19:00Z" w16du:dateUtc="2026-04-21T11:19:00Z">
        <w:r w:rsidR="005B0BE4" w:rsidRPr="00D93D74" w:rsidDel="00554FAF">
          <w:rPr>
            <w:rFonts w:cs="Times New Roman"/>
            <w:szCs w:val="24"/>
          </w:rPr>
          <w:delText>6</w:delText>
        </w:r>
      </w:del>
      <w:r w:rsidR="001D04C4" w:rsidRPr="00D93D74">
        <w:rPr>
          <w:rFonts w:cs="Times New Roman"/>
          <w:szCs w:val="24"/>
        </w:rPr>
        <w:t>),</w:t>
      </w:r>
      <w:r w:rsidR="00575DD2" w:rsidRPr="00D93D74">
        <w:rPr>
          <w:rFonts w:cs="Times New Roman"/>
          <w:szCs w:val="24"/>
        </w:rPr>
        <w:t xml:space="preserve"> and </w:t>
      </w:r>
      <w:r w:rsidR="001D04C4" w:rsidRPr="00D93D74">
        <w:rPr>
          <w:rFonts w:cs="Times New Roman"/>
          <w:szCs w:val="24"/>
        </w:rPr>
        <w:t>by</w:t>
      </w:r>
      <w:r w:rsidR="00575DD2" w:rsidRPr="00D93D74">
        <w:rPr>
          <w:rFonts w:cs="Times New Roman"/>
          <w:szCs w:val="24"/>
        </w:rPr>
        <w:t xml:space="preserve"> previous transmission electron microscopy of spores from species determined as spore-forming</w:t>
      </w:r>
      <w:r w:rsidR="003125AC" w:rsidRPr="00D93D74">
        <w:rPr>
          <w:rFonts w:cs="Times New Roman"/>
          <w:szCs w:val="24"/>
        </w:rPr>
        <w:t xml:space="preserve"> </w:t>
      </w:r>
      <w:r w:rsidR="003125AC" w:rsidRPr="00D93D74">
        <w:rPr>
          <w:rFonts w:cs="Times New Roman"/>
          <w:szCs w:val="24"/>
        </w:rPr>
        <w:fldChar w:fldCharType="begin"/>
      </w:r>
      <w:r w:rsidR="003125AC" w:rsidRPr="00D93D74">
        <w:rPr>
          <w:rFonts w:cs="Times New Roman"/>
          <w:szCs w:val="24"/>
        </w:rPr>
        <w:instrText xml:space="preserve"> ADDIN ZOTERO_ITEM CSL_CITATION {"citationID":"D3M7Gq9f","properties":{"formattedCitation":"(Browne et al., 2021)","plainCitation":"(Browne et al., 2021)","noteIndex":0},"citationItems":[{"id":380,"uris":["http://zotero.org/users/8873894/items/N88GZHKF"],"itemData":{"id":380,"type":"article-journal","abstract":"Background: Human-to-human transmission of symbiotic, anaerobic bacteria is a fundamental evolutionary adaptation essential for membership of the human gut microbiota. However, despite its importance, the genomic and biological adaptations underpinning symbiont transmission remain poorly understood. The Firmicutes are a dominant phylum within the intestinal microbiota that are capable of producing resistant endospores that maintain viability within the environment and germinate within the intestine to facilitate transmission. However, the impact of host transmission on the evolutionary and adaptive processes within the intestinal microbiota remains unknown.\nResults: We analyze 1358 genomes of Firmicutes bacteria derived from host and environment-associated habitats. Characterization of genomes as spore-forming based on the presence of sporulation-predictive genes reveals multiple losses of sporulation in many distinct lineages. Loss of sporulation in gut Firmicutes is associated with features of host-adaptation such as genome reduction and specialized metabolic capabilities. Consistent with these data, analysis of 9966 gut metagenomes from adults around the world demonstrates that bacteria now incapable of sporulation are more abundant within individuals but less prevalent in the human population compared to spore-forming bacteria.\nConclusions: Our results suggest host adaptation in gut Firmicutes is an evolutionary trade-off between transmission range and colonization abundance. We reveal host transmission as an underappreciated process that shapes the evolution, assembly, and functions of gut Firmicutes.","container-title":"Genome Biology","DOI":"10.1186/s13059-021-02428-6","ISSN":"1474-760X","issue":"1","journalAbbreviation":"Genome Biol","language":"en","page":"204","source":"DOI.org (Crossref)","title":"Host adaptation in gut Firmicutes is associated with sporulation loss and altered transmission cycle","volume":"22","author":[{"family":"Browne","given":"Hilary P."},{"family":"Almeida","given":"Alexandre"},{"family":"Kumar","given":"Nitin"},{"family":"Vervier","given":"Kevin"},{"family":"Adoum","given":"Anne T."},{"family":"Viciani","given":"Elisa"},{"family":"Dawson","given":"Nicholas J. R."},{"family":"Forster","given":"Samuel C."},{"family":"Cormie","given":"Claire"},{"family":"Goulding","given":"David"},{"family":"Lawley","given":"Trevor D."}],"issued":{"date-parts":[["2021",12]]}}}],"schema":"https://github.com/citation-style-language/schema/raw/master/csl-citation.json"} </w:instrText>
      </w:r>
      <w:r w:rsidR="003125AC" w:rsidRPr="00D93D74">
        <w:rPr>
          <w:rFonts w:cs="Times New Roman"/>
          <w:szCs w:val="24"/>
        </w:rPr>
        <w:fldChar w:fldCharType="separate"/>
      </w:r>
      <w:r w:rsidR="003125AC" w:rsidRPr="00D93D74">
        <w:rPr>
          <w:rFonts w:cs="Times New Roman"/>
        </w:rPr>
        <w:t>(Browne et al., 2021)</w:t>
      </w:r>
      <w:r w:rsidR="003125AC" w:rsidRPr="00D93D74">
        <w:rPr>
          <w:rFonts w:cs="Times New Roman"/>
          <w:szCs w:val="24"/>
        </w:rPr>
        <w:fldChar w:fldCharType="end"/>
      </w:r>
      <w:r w:rsidR="00575DD2" w:rsidRPr="00D93D74">
        <w:rPr>
          <w:rFonts w:cs="Times New Roman"/>
          <w:szCs w:val="24"/>
        </w:rPr>
        <w:t>.</w:t>
      </w:r>
    </w:p>
    <w:p w14:paraId="461CBE01" w14:textId="77777777" w:rsidR="004B61A2" w:rsidRPr="00D93D74" w:rsidRDefault="004B61A2" w:rsidP="00CD77AB">
      <w:pPr>
        <w:rPr>
          <w:rFonts w:cs="Times New Roman"/>
          <w:szCs w:val="24"/>
        </w:rPr>
      </w:pPr>
    </w:p>
    <w:p w14:paraId="6571F425" w14:textId="14339D68" w:rsidR="00636461" w:rsidRPr="00D93D74" w:rsidRDefault="003F3118" w:rsidP="00221812">
      <w:pPr>
        <w:pStyle w:val="Heading4"/>
        <w:numPr>
          <w:ilvl w:val="3"/>
          <w:numId w:val="26"/>
        </w:numPr>
        <w:rPr>
          <w:b/>
        </w:rPr>
      </w:pPr>
      <w:bookmarkStart w:id="156" w:name="_Toc216099733"/>
      <w:bookmarkStart w:id="157" w:name="_Toc220932855"/>
      <w:r w:rsidRPr="00D93D74">
        <w:t>Determination</w:t>
      </w:r>
      <w:r w:rsidR="007D52EA" w:rsidRPr="00D93D74">
        <w:t xml:space="preserve"> of ethanol</w:t>
      </w:r>
      <w:r w:rsidR="003125AC" w:rsidRPr="00D93D74">
        <w:t>-resistant bacterial species</w:t>
      </w:r>
      <w:bookmarkEnd w:id="156"/>
      <w:bookmarkEnd w:id="157"/>
    </w:p>
    <w:p w14:paraId="2CCAA399" w14:textId="534B7B53" w:rsidR="00173621" w:rsidRDefault="00696A64" w:rsidP="00CD77AB">
      <w:pPr>
        <w:rPr>
          <w:rFonts w:cs="Times New Roman"/>
          <w:szCs w:val="24"/>
        </w:rPr>
      </w:pPr>
      <w:r w:rsidRPr="00D93D74">
        <w:rPr>
          <w:rFonts w:cs="Times New Roman"/>
          <w:szCs w:val="24"/>
        </w:rPr>
        <w:t xml:space="preserve">Ethanol resistance was determined for all bacterial species detected in </w:t>
      </w:r>
      <w:r w:rsidR="00B41263" w:rsidRPr="00D93D74">
        <w:rPr>
          <w:rFonts w:cs="Times New Roman"/>
          <w:szCs w:val="24"/>
        </w:rPr>
        <w:t>untreated</w:t>
      </w:r>
      <w:r w:rsidRPr="00D93D74">
        <w:rPr>
          <w:rFonts w:cs="Times New Roman"/>
          <w:szCs w:val="24"/>
        </w:rPr>
        <w:t xml:space="preserve"> and ethanol treated samples</w:t>
      </w:r>
      <w:r w:rsidR="003125AC" w:rsidRPr="00D93D74">
        <w:rPr>
          <w:rFonts w:cs="Times New Roman"/>
          <w:szCs w:val="24"/>
        </w:rPr>
        <w:t xml:space="preserve"> </w:t>
      </w:r>
      <w:r w:rsidR="00DA53D7" w:rsidRPr="00D93D74">
        <w:rPr>
          <w:rFonts w:cs="Times New Roman"/>
          <w:szCs w:val="24"/>
        </w:rPr>
        <w:t>using</w:t>
      </w:r>
      <w:r w:rsidR="003125AC" w:rsidRPr="00D93D74">
        <w:rPr>
          <w:rFonts w:cs="Times New Roman"/>
          <w:szCs w:val="24"/>
        </w:rPr>
        <w:t xml:space="preserve"> the same criteria as for the OTUs (</w:t>
      </w:r>
      <w:r w:rsidR="00DA53D7" w:rsidRPr="00D93D74">
        <w:rPr>
          <w:rFonts w:cs="Times New Roman"/>
          <w:szCs w:val="24"/>
        </w:rPr>
        <w:t>s</w:t>
      </w:r>
      <w:r w:rsidR="003125AC" w:rsidRPr="00D93D74">
        <w:rPr>
          <w:rFonts w:cs="Times New Roman"/>
          <w:szCs w:val="24"/>
        </w:rPr>
        <w:t xml:space="preserve">ee Chapter </w:t>
      </w:r>
      <w:r w:rsidR="00B62600" w:rsidRPr="00D93D74">
        <w:rPr>
          <w:rFonts w:cs="Times New Roman"/>
          <w:szCs w:val="24"/>
        </w:rPr>
        <w:t>2</w:t>
      </w:r>
      <w:r w:rsidR="003125AC" w:rsidRPr="00D93D74">
        <w:rPr>
          <w:rFonts w:cs="Times New Roman"/>
          <w:szCs w:val="24"/>
        </w:rPr>
        <w:t>.6.1.</w:t>
      </w:r>
      <w:r w:rsidR="00B62600" w:rsidRPr="00D93D74">
        <w:rPr>
          <w:rFonts w:cs="Times New Roman"/>
          <w:szCs w:val="24"/>
        </w:rPr>
        <w:t>2</w:t>
      </w:r>
      <w:r w:rsidR="003125AC" w:rsidRPr="00D93D74">
        <w:rPr>
          <w:rFonts w:cs="Times New Roman"/>
          <w:szCs w:val="24"/>
        </w:rPr>
        <w:t>)</w:t>
      </w:r>
      <w:r w:rsidRPr="00D93D74">
        <w:rPr>
          <w:rFonts w:cs="Times New Roman"/>
          <w:szCs w:val="24"/>
        </w:rPr>
        <w:t xml:space="preserve">. </w:t>
      </w:r>
      <w:r w:rsidR="004B61A2">
        <w:rPr>
          <w:rFonts w:cs="Times New Roman"/>
          <w:szCs w:val="24"/>
        </w:rPr>
        <w:t>Species</w:t>
      </w:r>
      <w:r w:rsidR="00D93D74" w:rsidRPr="00D93D74">
        <w:rPr>
          <w:rFonts w:cs="Times New Roman"/>
          <w:szCs w:val="24"/>
        </w:rPr>
        <w:t xml:space="preserve"> detected in the </w:t>
      </w:r>
      <w:r w:rsidR="00D93D74" w:rsidRPr="00D93D74">
        <w:rPr>
          <w:rFonts w:cs="Times New Roman"/>
          <w:szCs w:val="24"/>
        </w:rPr>
        <w:lastRenderedPageBreak/>
        <w:t xml:space="preserve">ethanol-resistant community in less than 5% of the samples (determined uncertain, n = </w:t>
      </w:r>
      <w:r w:rsidR="004B61A2">
        <w:rPr>
          <w:rFonts w:cs="Times New Roman"/>
          <w:szCs w:val="24"/>
        </w:rPr>
        <w:t>187</w:t>
      </w:r>
      <w:r w:rsidR="00D93D74" w:rsidRPr="00D93D74">
        <w:rPr>
          <w:rFonts w:cs="Times New Roman"/>
          <w:szCs w:val="24"/>
        </w:rPr>
        <w:t xml:space="preserve">), and </w:t>
      </w:r>
      <w:r w:rsidR="004B61A2">
        <w:rPr>
          <w:rFonts w:cs="Times New Roman"/>
          <w:szCs w:val="24"/>
        </w:rPr>
        <w:t>species</w:t>
      </w:r>
      <w:r w:rsidR="00D93D74" w:rsidRPr="00D93D74">
        <w:rPr>
          <w:rFonts w:cs="Times New Roman"/>
          <w:szCs w:val="24"/>
        </w:rPr>
        <w:t xml:space="preserve"> detected only in ethanol-treated samples (n = </w:t>
      </w:r>
      <w:r w:rsidR="004B61A2">
        <w:rPr>
          <w:rFonts w:cs="Times New Roman"/>
          <w:szCs w:val="24"/>
        </w:rPr>
        <w:t>37</w:t>
      </w:r>
      <w:r w:rsidR="00D93D74" w:rsidRPr="00D93D74">
        <w:rPr>
          <w:rFonts w:cs="Times New Roman"/>
          <w:szCs w:val="24"/>
        </w:rPr>
        <w:t xml:space="preserve">), were excluded from further analysis (Supplement Text </w:t>
      </w:r>
      <w:ins w:id="158" w:author="Urša Miklavčič" w:date="2026-04-21T13:19:00Z" w16du:dateUtc="2026-04-21T11:19:00Z">
        <w:r w:rsidR="00554FAF">
          <w:rPr>
            <w:rFonts w:cs="Times New Roman"/>
            <w:szCs w:val="24"/>
          </w:rPr>
          <w:t>2</w:t>
        </w:r>
      </w:ins>
      <w:del w:id="159" w:author="Urša Miklavčič" w:date="2026-04-21T13:19:00Z" w16du:dateUtc="2026-04-21T11:19:00Z">
        <w:r w:rsidR="00D93D74" w:rsidRPr="00D93D74" w:rsidDel="00554FAF">
          <w:rPr>
            <w:rFonts w:cs="Times New Roman"/>
            <w:szCs w:val="24"/>
          </w:rPr>
          <w:delText>3</w:delText>
        </w:r>
      </w:del>
      <w:r w:rsidR="00D93D74" w:rsidRPr="00D93D74">
        <w:rPr>
          <w:rFonts w:cs="Times New Roman"/>
          <w:szCs w:val="24"/>
        </w:rPr>
        <w:t xml:space="preserve">). </w:t>
      </w:r>
    </w:p>
    <w:p w14:paraId="1E3CB724" w14:textId="77777777" w:rsidR="004B61A2" w:rsidRPr="00D93D74" w:rsidRDefault="004B61A2" w:rsidP="00CD77AB">
      <w:pPr>
        <w:rPr>
          <w:rFonts w:cs="Times New Roman"/>
          <w:szCs w:val="24"/>
        </w:rPr>
      </w:pPr>
    </w:p>
    <w:p w14:paraId="5D573337" w14:textId="495F38F3" w:rsidR="00780C9D" w:rsidRPr="00D93D74" w:rsidRDefault="00780C9D" w:rsidP="00221812">
      <w:pPr>
        <w:pStyle w:val="Heading4"/>
        <w:numPr>
          <w:ilvl w:val="3"/>
          <w:numId w:val="26"/>
        </w:numPr>
        <w:rPr>
          <w:b/>
        </w:rPr>
      </w:pPr>
      <w:bookmarkStart w:id="160" w:name="_Toc216099734"/>
      <w:bookmarkStart w:id="161" w:name="_Toc220932856"/>
      <w:r w:rsidRPr="00D93D74">
        <w:t>A</w:t>
      </w:r>
      <w:r w:rsidR="004B61A2">
        <w:t>nalysis of a</w:t>
      </w:r>
      <w:r w:rsidRPr="00D93D74">
        <w:t xml:space="preserve">ntibiotic resistance gene </w:t>
      </w:r>
      <w:bookmarkEnd w:id="160"/>
      <w:bookmarkEnd w:id="161"/>
      <w:r w:rsidR="004B61A2">
        <w:t xml:space="preserve">in untreated stool samples </w:t>
      </w:r>
    </w:p>
    <w:p w14:paraId="349C13EB" w14:textId="4B47D09F" w:rsidR="003125AC" w:rsidRPr="00D93D74" w:rsidRDefault="00B10359" w:rsidP="00CD77AB">
      <w:pPr>
        <w:rPr>
          <w:rFonts w:cs="Times New Roman"/>
          <w:szCs w:val="24"/>
        </w:rPr>
      </w:pPr>
      <w:r w:rsidRPr="00D93D74">
        <w:rPr>
          <w:rFonts w:cs="Times New Roman"/>
          <w:szCs w:val="24"/>
        </w:rPr>
        <w:t>W</w:t>
      </w:r>
      <w:r w:rsidR="00780C9D" w:rsidRPr="00D93D74">
        <w:rPr>
          <w:rFonts w:cs="Times New Roman"/>
          <w:szCs w:val="24"/>
        </w:rPr>
        <w:t xml:space="preserve">e used AMRfinder </w:t>
      </w:r>
      <w:r w:rsidR="008A2B5E" w:rsidRPr="00D93D74">
        <w:rPr>
          <w:rFonts w:cs="Times New Roman"/>
          <w:szCs w:val="24"/>
        </w:rPr>
        <w:t>v4.0.3, db</w:t>
      </w:r>
      <w:r w:rsidR="00025252" w:rsidRPr="00D93D74">
        <w:rPr>
          <w:rFonts w:cs="Times New Roman"/>
          <w:szCs w:val="24"/>
        </w:rPr>
        <w:t>2025-07-16.1</w:t>
      </w:r>
      <w:r w:rsidR="00DA53D7" w:rsidRPr="00D93D74">
        <w:rPr>
          <w:rFonts w:cs="Times New Roman"/>
          <w:szCs w:val="24"/>
        </w:rPr>
        <w:t>,</w:t>
      </w:r>
      <w:r w:rsidR="008A2B5E" w:rsidRPr="00D93D74">
        <w:rPr>
          <w:rFonts w:cs="Times New Roman"/>
          <w:szCs w:val="24"/>
        </w:rPr>
        <w:t xml:space="preserve"> </w:t>
      </w:r>
      <w:r w:rsidR="00780C9D" w:rsidRPr="00D93D74">
        <w:rPr>
          <w:rFonts w:cs="Times New Roman"/>
          <w:szCs w:val="24"/>
        </w:rPr>
        <w:t xml:space="preserve">which </w:t>
      </w:r>
      <w:r w:rsidR="00DA53D7" w:rsidRPr="00D93D74">
        <w:rPr>
          <w:rFonts w:cs="Times New Roman"/>
          <w:szCs w:val="24"/>
        </w:rPr>
        <w:t>identifies</w:t>
      </w:r>
      <w:r w:rsidR="00780C9D" w:rsidRPr="00D93D74">
        <w:rPr>
          <w:rFonts w:cs="Times New Roman"/>
          <w:szCs w:val="24"/>
        </w:rPr>
        <w:t xml:space="preserve"> antimicrobial resistance genes </w:t>
      </w:r>
      <w:r w:rsidR="00DA53D7" w:rsidRPr="00D93D74">
        <w:rPr>
          <w:rFonts w:cs="Times New Roman"/>
          <w:szCs w:val="24"/>
        </w:rPr>
        <w:t>using</w:t>
      </w:r>
      <w:r w:rsidR="00780C9D" w:rsidRPr="00D93D74">
        <w:rPr>
          <w:rFonts w:cs="Times New Roman"/>
          <w:szCs w:val="24"/>
        </w:rPr>
        <w:t xml:space="preserve"> basic local alignment to known sequences </w:t>
      </w:r>
      <w:r w:rsidR="00696A64" w:rsidRPr="00D93D74">
        <w:rPr>
          <w:rFonts w:cs="Times New Roman"/>
          <w:szCs w:val="24"/>
        </w:rPr>
        <w:fldChar w:fldCharType="begin"/>
      </w:r>
      <w:r w:rsidR="00494014" w:rsidRPr="00D93D74">
        <w:rPr>
          <w:rFonts w:cs="Times New Roman"/>
          <w:szCs w:val="24"/>
        </w:rPr>
        <w:instrText xml:space="preserve"> ADDIN ZOTERO_ITEM CSL_CITATION {"citationID":"WbJFM5YH","properties":{"formattedCitation":"(Feldgarden et al., 2019, 2021)","plainCitation":"(Feldgarden et al., 2019, 2021)","noteIndex":0},"citationItems":[{"id":3338,"uris":["http://zotero.org/users/8873894/items/LIDDZD68"],"itemData":{"id":3338,"type":"article-journal","abstract":"Antimicrobial resistance (AMR) is a major public health problem that requires publicly available tools for rapid analysis. To identify AMR genes in whole-genome sequences, the National Center for Biotechnology Information (NCBI) has produced AMRFinder, a tool that identifies AMR genes using a high-quality curated AMR gene reference database., Antimicrobial resistance (AMR) is a major public health problem that requires publicly available tools for rapid analysis. To identify AMR genes in whole-genome sequences, the National Center for Biotechnology Information (NCBI) has produced AMRFinder, a tool that identifies AMR genes using a high-quality curated AMR gene reference database. The Bacterial Antimicrobial Resistance Reference Gene Database consists of up-to-date gene nomenclature, a set of hidden Markov models (HMMs), and a curated protein family hierarchy. Currently, it contains 4,579 antimicrobial resistance proteins and more than 560 HMMs. Here, we describe AMRFinder and its associated database. To assess the predictive ability of AMRFinder, we measured the consistency between predicted AMR genotypes from AMRFinder and resistance phenotypes of 6,242 isolates from the National Antimicrobial Resistance Monitoring System (NARMS). This included 5,425 Salmonella enterica, 770 Campylobacter spp., and 47 Escherichia coli isolates phenotypically tested against various antimicrobial agents. Of 87,679 susceptibility tests performed, 98.4% were consistent with predictions. To assess the accuracy of AMRFinder, we compared its gene symbol output with that of a 2017 version of ResFinder, another publicly available resistance gene detection system. Most gene calls were identical, but there were 1,229 gene symbol differences (8.8%) between them, with differences due to both algorithmic differences and database composition. AMRFinder missed 16 loci that ResFinder found, while ResFinder missed 216 loci that AMRFinder identified. Based on these results, AMRFinder appears to be a highly accurate AMR gene detection system.","container-title":"Antimicrobial Agents and Chemotherapy","DOI":"10.1128/AAC.00483-19","ISSN":"0066-4804","issue":"11","journalAbbreviation":"Antimicrob Agents Chemother","page":"e00483-19","PMID":"31427293","PMCID":"PMC6811410","source":"PubMed Central","title":"Validating the AMRFinder Tool and Resistance Gene Database by Using Antimicrobial Resistance Genotype-Phenotype Correlations in a Collection of Isolates","volume":"63","author":[{"family":"Feldgarden","given":"Michael"},{"family":"Brover","given":"Vyacheslav"},{"family":"Haft","given":"Daniel H."},{"family":"Prasad","given":"Arjun B."},{"family":"Slotta","given":"Douglas J."},{"family":"Tolstoy","given":"Igor"},{"family":"Tyson","given":"Gregory H."},{"family":"Zhao","given":"Shaohua"},{"family":"Hsu","given":"Chih-Hao"},{"family":"McDermott","given":"Patrick F."},{"family":"Tadesse","given":"Daniel A."},{"family":"Morales","given":"Cesar"},{"family":"Simmons","given":"Mustafa"},{"family":"Tillman","given":"Glenn"},{"family":"Wasilenko","given":"Jamie"},{"family":"Folster","given":"Jason P."},{"family":"Klimke","given":"William"}],"issued":{"date-parts":[["2019",10,22]]}}},{"id":3335,"uris":["http://zotero.org/users/8873894/items/AB86VQVC"],"itemData":{"id":3335,"type":"article-journal","abstract":"Antimicrobial resistance (AMR) is a significant public health threat. With the rise of affordable whole genome sequencing, in silico approaches to assessing AMR gene content can be used to detect known resistance mechanisms and potentially identify novel mechanisms. To enable accurate assessment of AMR gene content, as part of a multi-agency collaboration, NCBI developed a comprehensive AMR gene database, the Bacterial Antimicrobial Resistance Reference Gene Database and the AMR gene detection tool AMRFinder. Here, we describe the expansion of the Reference Gene Database, now called the Reference Gene Catalog, to include putative acid, biocide, metal, stress resistance genes, in addition to virulence genes and species-specific point mutations. Genes and point mutations are classified by broad functions, as well as more detailed functions. As we have expanded both the functional repertoire of identified genes and functionality, NCBI released a new version of AMRFinder, known as AMRFinderPlus. This new tool allows users the option to utilize only the core set of AMR elements, or include stress response and virulence genes, too. AMRFinderPlus can detect acquired genes and point mutations in both protein and nucleotide sequence. In addition, the evidence used to identify the gene has been expanded to include whether nucleotide or protein sequence was used, its location in the contig, and presence of an internal stop codon. These database improvements and functional expansions will enable increased precision in identifying AMR genes, linking AMR genotypes and phenotypes, and determining possible relationships between AMR, virulence, and stress response.","container-title":"Scientific Reports","DOI":"10.1038/s41598-021-91456-0","ISSN":"2045-2322","issue":"1","journalAbbreviation":"Sci Rep","language":"eng","page":"12728","PMID":"34135355","PMCID":"PMC8208984","source":"PubMed","title":"AMRFinderPlus and the Reference Gene Catalog facilitate examination of the genomic links among antimicrobial resistance, stress response, and virulence","volume":"11","author":[{"family":"Feldgarden","given":"Michael"},{"family":"Brover","given":"Vyacheslav"},{"family":"Gonzalez-Escalona","given":"Narjol"},{"family":"Frye","given":"Jonathan G."},{"family":"Haendiges","given":"Julie"},{"family":"Haft","given":"Daniel H."},{"family":"Hoffmann","given":"Maria"},{"family":"Pettengill","given":"James B."},{"family":"Prasad","given":"Arjun B."},{"family":"Tillman","given":"Glenn E."},{"family":"Tyson","given":"Gregory H."},{"family":"Klimke","given":"William"}],"issued":{"date-parts":[["2021",6,16]]}}}],"schema":"https://github.com/citation-style-language/schema/raw/master/csl-citation.json"} </w:instrText>
      </w:r>
      <w:r w:rsidR="00696A64" w:rsidRPr="00D93D74">
        <w:rPr>
          <w:rFonts w:cs="Times New Roman"/>
          <w:szCs w:val="24"/>
        </w:rPr>
        <w:fldChar w:fldCharType="separate"/>
      </w:r>
      <w:r w:rsidR="00696A64" w:rsidRPr="00D93D74">
        <w:rPr>
          <w:rFonts w:cs="Times New Roman"/>
          <w:szCs w:val="24"/>
        </w:rPr>
        <w:t>(Feldgarden et al., 2019, 2021)</w:t>
      </w:r>
      <w:r w:rsidR="00696A64" w:rsidRPr="00D93D74">
        <w:rPr>
          <w:rFonts w:cs="Times New Roman"/>
          <w:szCs w:val="24"/>
        </w:rPr>
        <w:fldChar w:fldCharType="end"/>
      </w:r>
      <w:r w:rsidR="008941CE" w:rsidRPr="00D93D74">
        <w:rPr>
          <w:rFonts w:cs="Times New Roman"/>
          <w:szCs w:val="24"/>
        </w:rPr>
        <w:t xml:space="preserve">. </w:t>
      </w:r>
      <w:r w:rsidR="00696A64" w:rsidRPr="00D93D74">
        <w:rPr>
          <w:rFonts w:cs="Times New Roman"/>
          <w:szCs w:val="24"/>
        </w:rPr>
        <w:t>AMRfinder reports exact BLAST matches over the full length of the reference protein or</w:t>
      </w:r>
      <w:r w:rsidR="00DA53D7" w:rsidRPr="00D93D74">
        <w:rPr>
          <w:rFonts w:cs="Times New Roman"/>
          <w:szCs w:val="24"/>
        </w:rPr>
        <w:t>,</w:t>
      </w:r>
      <w:r w:rsidR="00696A64" w:rsidRPr="00D93D74">
        <w:rPr>
          <w:rFonts w:cs="Times New Roman"/>
          <w:szCs w:val="24"/>
        </w:rPr>
        <w:t xml:space="preserve"> if there </w:t>
      </w:r>
      <w:r w:rsidR="00DA53D7" w:rsidRPr="00D93D74">
        <w:rPr>
          <w:rFonts w:cs="Times New Roman"/>
          <w:szCs w:val="24"/>
        </w:rPr>
        <w:t>is no</w:t>
      </w:r>
      <w:r w:rsidR="00696A64" w:rsidRPr="00D93D74">
        <w:rPr>
          <w:rFonts w:cs="Times New Roman"/>
          <w:szCs w:val="24"/>
        </w:rPr>
        <w:t xml:space="preserve"> exact match, </w:t>
      </w:r>
      <w:r w:rsidR="00DA53D7" w:rsidRPr="00D93D74">
        <w:rPr>
          <w:rFonts w:cs="Times New Roman"/>
          <w:szCs w:val="24"/>
        </w:rPr>
        <w:t>reports</w:t>
      </w:r>
      <w:r w:rsidR="00696A64" w:rsidRPr="00D93D74">
        <w:rPr>
          <w:rFonts w:cs="Times New Roman"/>
          <w:szCs w:val="24"/>
        </w:rPr>
        <w:t xml:space="preserve"> </w:t>
      </w:r>
      <w:r w:rsidR="005B0BE4" w:rsidRPr="00D93D74">
        <w:rPr>
          <w:rFonts w:cs="Times New Roman"/>
          <w:szCs w:val="24"/>
        </w:rPr>
        <w:t>match</w:t>
      </w:r>
      <w:r w:rsidR="00696A64" w:rsidRPr="00D93D74">
        <w:rPr>
          <w:rFonts w:cs="Times New Roman"/>
          <w:szCs w:val="24"/>
        </w:rPr>
        <w:t xml:space="preserve"> with </w:t>
      </w:r>
      <w:r w:rsidR="00DA53D7" w:rsidRPr="00D93D74">
        <w:rPr>
          <w:rFonts w:cs="Times New Roman"/>
          <w:szCs w:val="24"/>
        </w:rPr>
        <w:t>greater than</w:t>
      </w:r>
      <w:r w:rsidR="00780C9D" w:rsidRPr="00D93D74">
        <w:rPr>
          <w:rFonts w:cs="Times New Roman"/>
          <w:szCs w:val="24"/>
        </w:rPr>
        <w:t xml:space="preserve"> 90% identity or with </w:t>
      </w:r>
      <w:r w:rsidR="00DA53D7" w:rsidRPr="00D93D74">
        <w:rPr>
          <w:rFonts w:cs="Times New Roman"/>
          <w:szCs w:val="24"/>
        </w:rPr>
        <w:t xml:space="preserve">greater </w:t>
      </w:r>
      <w:r w:rsidR="00BD2E54" w:rsidRPr="00D93D74">
        <w:rPr>
          <w:rFonts w:cs="Times New Roman"/>
          <w:szCs w:val="24"/>
        </w:rPr>
        <w:t>than</w:t>
      </w:r>
      <w:r w:rsidR="00696A64" w:rsidRPr="00D93D74">
        <w:rPr>
          <w:rFonts w:cs="Times New Roman"/>
          <w:szCs w:val="24"/>
        </w:rPr>
        <w:t xml:space="preserve"> </w:t>
      </w:r>
      <w:r w:rsidR="00780C9D" w:rsidRPr="00D93D74">
        <w:rPr>
          <w:rFonts w:cs="Times New Roman"/>
          <w:szCs w:val="24"/>
        </w:rPr>
        <w:t xml:space="preserve">50% coverage of the protein. </w:t>
      </w:r>
      <w:r w:rsidRPr="00D93D74">
        <w:rPr>
          <w:rFonts w:cs="Times New Roman"/>
          <w:szCs w:val="24"/>
        </w:rPr>
        <w:t>Results were imported into R for visualisation and statistical analysis</w:t>
      </w:r>
      <w:r w:rsidR="005C0775" w:rsidRPr="00D93D74">
        <w:rPr>
          <w:rFonts w:cs="Times New Roman"/>
          <w:szCs w:val="24"/>
        </w:rPr>
        <w:t xml:space="preserve"> </w:t>
      </w:r>
      <w:r w:rsidR="00696A64" w:rsidRPr="00D93D74">
        <w:rPr>
          <w:rFonts w:cs="Times New Roman"/>
          <w:szCs w:val="24"/>
        </w:rPr>
        <w:t>to report abundance, diversity, taxonomy</w:t>
      </w:r>
      <w:r w:rsidR="00DA53D7" w:rsidRPr="00D93D74">
        <w:rPr>
          <w:rFonts w:cs="Times New Roman"/>
          <w:szCs w:val="24"/>
        </w:rPr>
        <w:t>,</w:t>
      </w:r>
      <w:r w:rsidR="00696A64" w:rsidRPr="00D93D74">
        <w:rPr>
          <w:rFonts w:cs="Times New Roman"/>
          <w:szCs w:val="24"/>
        </w:rPr>
        <w:t xml:space="preserve"> and persistence of these genes </w:t>
      </w:r>
      <w:r w:rsidR="00DA53D7" w:rsidRPr="00D93D74">
        <w:rPr>
          <w:rFonts w:cs="Times New Roman"/>
          <w:szCs w:val="24"/>
        </w:rPr>
        <w:t>over</w:t>
      </w:r>
      <w:r w:rsidR="00696A64" w:rsidRPr="00D93D74">
        <w:rPr>
          <w:rFonts w:cs="Times New Roman"/>
          <w:szCs w:val="24"/>
        </w:rPr>
        <w:t xml:space="preserve"> time within individual</w:t>
      </w:r>
      <w:r w:rsidR="00DA53D7" w:rsidRPr="00D93D74">
        <w:rPr>
          <w:rFonts w:cs="Times New Roman"/>
          <w:szCs w:val="24"/>
        </w:rPr>
        <w:t>s</w:t>
      </w:r>
      <w:r w:rsidR="00696A64" w:rsidRPr="00D93D74">
        <w:rPr>
          <w:rFonts w:cs="Times New Roman"/>
          <w:szCs w:val="24"/>
        </w:rPr>
        <w:t xml:space="preserve">. </w:t>
      </w:r>
    </w:p>
    <w:p w14:paraId="658ADAAC" w14:textId="77777777" w:rsidR="003125AC" w:rsidRPr="00D93D74" w:rsidRDefault="003125AC" w:rsidP="00CD77AB">
      <w:pPr>
        <w:rPr>
          <w:rFonts w:cs="Times New Roman"/>
          <w:szCs w:val="24"/>
        </w:rPr>
      </w:pPr>
    </w:p>
    <w:p w14:paraId="56443B01" w14:textId="0815FFF3" w:rsidR="00213B80" w:rsidRPr="00D93D74" w:rsidRDefault="002F2009" w:rsidP="00221812">
      <w:pPr>
        <w:pStyle w:val="Heading2"/>
        <w:numPr>
          <w:ilvl w:val="1"/>
          <w:numId w:val="26"/>
        </w:numPr>
      </w:pPr>
      <w:bookmarkStart w:id="162" w:name="_Toc212712208"/>
      <w:bookmarkStart w:id="163" w:name="_Toc216099735"/>
      <w:bookmarkStart w:id="164" w:name="_Toc220932857"/>
      <w:bookmarkStart w:id="165" w:name="_Toc227737880"/>
      <w:r w:rsidRPr="00D93D74">
        <w:t>C</w:t>
      </w:r>
      <w:r w:rsidR="00173621" w:rsidRPr="00D93D74">
        <w:t>ULTIVATION AND MOLECULAR CHARACTERISATION OF SELECTED SPORE-FORMING BACTERIA FROM HUMAN STOOL SAMPLES</w:t>
      </w:r>
      <w:bookmarkEnd w:id="162"/>
      <w:bookmarkEnd w:id="163"/>
      <w:bookmarkEnd w:id="164"/>
      <w:bookmarkEnd w:id="165"/>
      <w:r w:rsidR="00173621" w:rsidRPr="00D93D74">
        <w:t xml:space="preserve"> </w:t>
      </w:r>
    </w:p>
    <w:p w14:paraId="6CA3488A" w14:textId="20BC21D4" w:rsidR="00213B80" w:rsidRPr="00D93D74" w:rsidRDefault="00B10359" w:rsidP="00221812">
      <w:pPr>
        <w:pStyle w:val="Heading3"/>
        <w:numPr>
          <w:ilvl w:val="2"/>
          <w:numId w:val="26"/>
        </w:numPr>
      </w:pPr>
      <w:bookmarkStart w:id="166" w:name="_Toc212712209"/>
      <w:bookmarkStart w:id="167" w:name="_Toc216099736"/>
      <w:bookmarkStart w:id="168" w:name="_Toc220932858"/>
      <w:bookmarkStart w:id="169" w:name="_Toc227737881"/>
      <w:r w:rsidRPr="00D93D74">
        <w:t>Isolat</w:t>
      </w:r>
      <w:r w:rsidR="00173621" w:rsidRPr="00D93D74">
        <w:t>ion of selected spore-forming bacteria from ethanol treated stool samples</w:t>
      </w:r>
      <w:bookmarkEnd w:id="166"/>
      <w:bookmarkEnd w:id="167"/>
      <w:bookmarkEnd w:id="168"/>
      <w:bookmarkEnd w:id="169"/>
      <w:r w:rsidR="00213B80" w:rsidRPr="00D93D74">
        <w:rPr>
          <w:rStyle w:val="Heading2Char"/>
          <w:rFonts w:eastAsiaTheme="majorEastAsia"/>
          <w:szCs w:val="24"/>
        </w:rPr>
        <w:t xml:space="preserve"> </w:t>
      </w:r>
    </w:p>
    <w:p w14:paraId="6D2FD0FA" w14:textId="585041CB" w:rsidR="00B10359" w:rsidRPr="00D93D74" w:rsidRDefault="00242307" w:rsidP="004A18D8">
      <w:bookmarkStart w:id="170" w:name="_Hlk207883674"/>
      <w:r w:rsidRPr="00D93D74">
        <w:t xml:space="preserve">Individual H was selected for this analysis. Based on </w:t>
      </w:r>
      <w:r w:rsidR="00B10359" w:rsidRPr="00D93D74">
        <w:t xml:space="preserve">amplicon data from </w:t>
      </w:r>
      <w:r w:rsidR="00B41263" w:rsidRPr="00D93D74">
        <w:t>untreated</w:t>
      </w:r>
      <w:r w:rsidR="00B10359" w:rsidRPr="00D93D74">
        <w:t xml:space="preserve"> and ethanol treated samples, we </w:t>
      </w:r>
      <w:r w:rsidR="00DA53D7" w:rsidRPr="00D93D74">
        <w:t>observed</w:t>
      </w:r>
      <w:r w:rsidR="00B10359" w:rsidRPr="00D93D74">
        <w:t xml:space="preserve"> a reduction in diversity and </w:t>
      </w:r>
      <w:r w:rsidR="00213B80" w:rsidRPr="00D93D74">
        <w:t>normalised</w:t>
      </w:r>
      <w:r w:rsidR="00B10359" w:rsidRPr="00D93D74">
        <w:t xml:space="preserve"> abundance of bacteria during </w:t>
      </w:r>
      <w:r w:rsidR="008941CE" w:rsidRPr="00D93D74">
        <w:t>a</w:t>
      </w:r>
      <w:r w:rsidR="00B10359" w:rsidRPr="00D93D74">
        <w:t xml:space="preserve"> period</w:t>
      </w:r>
      <w:r w:rsidR="008941CE" w:rsidRPr="00D93D74">
        <w:t xml:space="preserve"> in individual H that coincided with antibiotic </w:t>
      </w:r>
      <w:r w:rsidR="004B61A2">
        <w:t>treatment</w:t>
      </w:r>
      <w:r w:rsidR="008941CE" w:rsidRPr="00D93D74">
        <w:t xml:space="preserve"> (amoxicillin)</w:t>
      </w:r>
      <w:r w:rsidR="00B10359" w:rsidRPr="00D93D74">
        <w:t xml:space="preserve">. </w:t>
      </w:r>
      <w:r w:rsidRPr="00D93D74">
        <w:t>Stool samples from one month before, during and after antibiotic use were used for isolation of spore-forming bacteria.</w:t>
      </w:r>
    </w:p>
    <w:bookmarkEnd w:id="170"/>
    <w:p w14:paraId="2F203108" w14:textId="2643AB60" w:rsidR="004A18D8" w:rsidRPr="004A18D8" w:rsidDel="008F1D82" w:rsidRDefault="004A18D8" w:rsidP="004A18D8">
      <w:pPr>
        <w:rPr>
          <w:del w:id="171" w:author="Urša Miklavčič" w:date="2026-04-14T09:09:00Z" w16du:dateUtc="2026-04-14T07:09:00Z"/>
          <w:rFonts w:eastAsia="Calibri"/>
          <w:lang w:val="en-US"/>
        </w:rPr>
      </w:pPr>
      <w:r w:rsidRPr="004A18D8">
        <w:rPr>
          <w:rFonts w:eastAsia="Calibri"/>
          <w:lang w:val="en-US"/>
        </w:rPr>
        <w:t>To isolate selected spore-forming bacteria, we treated stool samples with 70% ethanol for 24 hours at room temperature (23 °C) with mixing. Samples were then serially diluted to 10</w:t>
      </w:r>
      <w:r w:rsidRPr="004A18D8">
        <w:rPr>
          <w:rFonts w:eastAsia="Calibri"/>
          <w:vertAlign w:val="superscript"/>
          <w:lang w:val="en-US"/>
        </w:rPr>
        <w:t>-5</w:t>
      </w:r>
      <w:r w:rsidRPr="004A18D8">
        <w:rPr>
          <w:rFonts w:eastAsia="Calibri"/>
          <w:lang w:val="en-US"/>
        </w:rPr>
        <w:t>, One hundred microliters of undiluted sample and its 10-fold serial dilutions were plated on oxygen-reduced Wilkins-Chalgren Anaerobe agar (Thermo Fisher Scientific, USA) with the addition of bile acids (Merck, USA) and incubated for 2 days at 37 °C in an anaerobic workstation (Whitley A35 Workstation, Don Whitley Scientific, UK</w:t>
      </w:r>
      <w:r w:rsidRPr="004A18D8">
        <w:t xml:space="preserve"> </w:t>
      </w:r>
      <w:r w:rsidRPr="00D93D74">
        <w:t xml:space="preserve">WCAB has previously been shown to enable germination and sustain the growth of the highest number of different spore-forming bacteria from human stool samples </w:t>
      </w:r>
      <w:r w:rsidRPr="00D93D74">
        <w:fldChar w:fldCharType="begin"/>
      </w:r>
      <w:r w:rsidRPr="00D93D74">
        <w:instrText xml:space="preserve"> ADDIN ZOTERO_ITEM CSL_CITATION {"citationID":"DP2sAL04","properties":{"formattedCitation":"(Dobovi\\uc0\\u353{}ek, 2021)","plainCitation":"(Dobovišek, 2021)","noteIndex":0},"citationItems":[{"id":3341,"uris":["http://zotero.org/users/8873894/items/9PZKTBQG"],"itemData":{"id":3341,"type":"thesis","abstract":"Črevesna mikrobiota človeka ima pomembno vlogo v človekovem življenju. Sodeluje pri prebavi, proizvaja kratko-verižne maščobne kisline in vitamine, ščiti gostitelja pred patogeni in vpliva na razvoj imunskega sistema. Poseben pomen imajo sporogeni predstavniki črevesne mikrobiote, ki zaradi lažjega prenosa spor omogočajo ponovno vzpostavitev ravnovesja po disbiozi, imajo pa tudi potencial za uporabo kot probiotiki. Za preverjanje in dokazovanje interakcij posameznih delov mikrobiote z gostiteljem in raziskave na črevesnih bakterijah je potrebno pridobiti čisto kulturo, kar nam omogoča le gojenje na trdnih gojiščih. Namen naše naloge je bila optimizacija metod za osamitev širokega spektra sporogenih bakterij iz fecesa človeka. Uporabili smo štiri vzorce fecesov, ki smo jih obdelali z alkoholnim šokom. Dobljene suspenzije spor smo sprva nacepili na trdna gojišča z dodatkom fekalne suspenzije ali vampnega soka, nato pa smo preverili še vpliv predhodne bogatitve suspenzije spor na uspešnost rasti na trdnih gojiščih. Za predhodno bogatitev smo uporabili štiri različna tekoča gojišča, ki so se razlikovala po razpoložljivih virih ogljika. Uporaba fekalne suspenzije je glede na ostale pristope na trdnih gojiščih povečala število različnih bakterijskih skupin. Predhodna bogatitev je omogočila rast nekaterim novim bakterijskih skupinam, hkrati pa je onemogočila razmnoževanje nekaterih drugih. Nacepitev predhodne bogatitve na trdna gojišča v primerjavi z direktno nacepitvijo suspenzije spor ni povečala števila različnih bakterijskih skupin, je pa omogočila zaznavo številnih še neidentificiranih bakterijskih skupin. Na podlagi dobljenih rezultatov lahko sklepamo, da je za osamitev širokega spektra nabora različnih sporogenih bakterijskih vrst iz fecesa človeka potrebna uporaba več različnih gojišč.","genre":"thesis","language":"slv","publisher":"Univerza v Ljubljani, Biotehniška fakulteta","source":"repozitorij.uni-lj.si","title":"Optimizacija metod za osamitev sporogenih bakterij iz fecesa človeka","URL":"https://repozitorij.uni-lj.si/IzpisGradiva.php?id=131236","author":[{"family":"Dobovišek","given":"Urška"}],"accessed":{"date-parts":[["2025",10,22]]},"issued":{"date-parts":[["2021"]]}}}],"schema":"https://github.com/citation-style-language/schema/raw/master/csl-citation.json"} </w:instrText>
      </w:r>
      <w:r w:rsidRPr="00D93D74">
        <w:fldChar w:fldCharType="separate"/>
      </w:r>
      <w:r w:rsidRPr="00D93D74">
        <w:t>(Dobovišek, 2021)</w:t>
      </w:r>
      <w:r w:rsidRPr="00D93D74">
        <w:fldChar w:fldCharType="end"/>
      </w:r>
      <w:r w:rsidRPr="00D93D74">
        <w:t xml:space="preserve">. </w:t>
      </w:r>
      <w:r w:rsidRPr="004A18D8">
        <w:rPr>
          <w:rFonts w:eastAsia="Calibri"/>
          <w:lang w:val="en-US"/>
        </w:rPr>
        <w:t xml:space="preserve">After 2 days, approximately 60 colonies from each sample were picked and subculture on fresh WCAB. </w:t>
      </w:r>
    </w:p>
    <w:p w14:paraId="5E70FB8F" w14:textId="25330D9E" w:rsidR="00B10359" w:rsidRPr="00D93D74" w:rsidRDefault="004A18D8" w:rsidP="004A18D8">
      <w:r w:rsidRPr="004A18D8">
        <w:rPr>
          <w:rFonts w:eastAsia="Calibri"/>
          <w:lang w:val="en-US"/>
        </w:rPr>
        <w:t>Identification of colonies was performed on overnight cultures with a commercial MALDI-TOF MS identification system (Bruker, USA).</w:t>
      </w:r>
      <w:r>
        <w:rPr>
          <w:rFonts w:eastAsia="Calibri"/>
          <w:lang w:val="en-US"/>
        </w:rPr>
        <w:t xml:space="preserve"> </w:t>
      </w:r>
      <w:r w:rsidRPr="004A18D8">
        <w:rPr>
          <w:rFonts w:eastAsia="Calibri"/>
          <w:lang w:val="en-US"/>
        </w:rPr>
        <w:t xml:space="preserve">Based on the number of isolates we chose </w:t>
      </w:r>
      <w:r w:rsidRPr="004A18D8">
        <w:rPr>
          <w:rFonts w:eastAsia="Calibri"/>
          <w:i/>
          <w:iCs/>
          <w:lang w:val="en-US"/>
        </w:rPr>
        <w:t>C. saudiense</w:t>
      </w:r>
      <w:r w:rsidRPr="004A18D8">
        <w:rPr>
          <w:rFonts w:eastAsia="Calibri"/>
          <w:lang w:val="en-US"/>
        </w:rPr>
        <w:t xml:space="preserve"> for further investigation (Table 1). We froze selected isolates in oxygen-reduced 20% glycerol with WCAB medium at -80 °C until further use. </w:t>
      </w:r>
      <w:r w:rsidR="00B10359" w:rsidRPr="00D93D74">
        <w:t xml:space="preserve">DNA was isolated from </w:t>
      </w:r>
      <w:r w:rsidR="008941CE" w:rsidRPr="00D93D74">
        <w:t>a</w:t>
      </w:r>
      <w:r w:rsidR="00B10359" w:rsidRPr="00D93D74">
        <w:t xml:space="preserve"> single colony</w:t>
      </w:r>
      <w:r w:rsidR="003125AC" w:rsidRPr="00D93D74">
        <w:t xml:space="preserve"> overnight culture</w:t>
      </w:r>
      <w:r w:rsidR="00B10359" w:rsidRPr="00D93D74">
        <w:t xml:space="preserve"> </w:t>
      </w:r>
      <w:r w:rsidR="007A0B34" w:rsidRPr="00D93D74">
        <w:t>and sequence</w:t>
      </w:r>
      <w:r w:rsidR="003125AC" w:rsidRPr="00D93D74">
        <w:t>d</w:t>
      </w:r>
      <w:r w:rsidR="007A0B34" w:rsidRPr="00D93D74">
        <w:t xml:space="preserve"> as described in </w:t>
      </w:r>
      <w:r w:rsidR="005B0BE4" w:rsidRPr="00D93D74">
        <w:t>chapters</w:t>
      </w:r>
      <w:r w:rsidR="003125AC" w:rsidRPr="00D93D74">
        <w:t xml:space="preserve"> 3.5.3</w:t>
      </w:r>
      <w:r w:rsidR="005B0BE4" w:rsidRPr="00D93D74">
        <w:t xml:space="preserve"> and 3.5.4 (Supplement Table 5). </w:t>
      </w:r>
    </w:p>
    <w:p w14:paraId="294C0773" w14:textId="77777777" w:rsidR="00801198" w:rsidRPr="00D93D74" w:rsidRDefault="00B10359" w:rsidP="00801198">
      <w:pPr>
        <w:keepNext/>
      </w:pPr>
      <w:r w:rsidRPr="00D93D74">
        <w:rPr>
          <w:rFonts w:cs="Times New Roman"/>
          <w:noProof/>
          <w:szCs w:val="24"/>
        </w:rPr>
        <w:lastRenderedPageBreak/>
        <w:drawing>
          <wp:inline distT="0" distB="0" distL="0" distR="0" wp14:anchorId="71C1F379" wp14:editId="34861AEB">
            <wp:extent cx="5339751" cy="3138116"/>
            <wp:effectExtent l="0" t="0" r="0" b="5715"/>
            <wp:docPr id="1379565907" name="Picture 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65907" name="Picture 3" descr="A screenshot of a cell phone&#10;&#10;AI-generated content may be incorrect."/>
                    <pic:cNvPicPr/>
                  </pic:nvPicPr>
                  <pic:blipFill rotWithShape="1">
                    <a:blip r:embed="rId14" cstate="print">
                      <a:extLst>
                        <a:ext uri="{28A0092B-C50C-407E-A947-70E740481C1C}">
                          <a14:useLocalDpi xmlns:a14="http://schemas.microsoft.com/office/drawing/2010/main" val="0"/>
                        </a:ext>
                      </a:extLst>
                    </a:blip>
                    <a:srcRect b="58449"/>
                    <a:stretch/>
                  </pic:blipFill>
                  <pic:spPr bwMode="auto">
                    <a:xfrm>
                      <a:off x="0" y="0"/>
                      <a:ext cx="5356603" cy="3148020"/>
                    </a:xfrm>
                    <a:prstGeom prst="rect">
                      <a:avLst/>
                    </a:prstGeom>
                    <a:ln>
                      <a:noFill/>
                    </a:ln>
                    <a:extLst>
                      <a:ext uri="{53640926-AAD7-44D8-BBD7-CCE9431645EC}">
                        <a14:shadowObscured xmlns:a14="http://schemas.microsoft.com/office/drawing/2010/main"/>
                      </a:ext>
                    </a:extLst>
                  </pic:spPr>
                </pic:pic>
              </a:graphicData>
            </a:graphic>
          </wp:inline>
        </w:drawing>
      </w:r>
    </w:p>
    <w:p w14:paraId="2F6F76CA" w14:textId="48FD2C47" w:rsidR="00B10359" w:rsidRPr="004A18D8" w:rsidRDefault="00801198" w:rsidP="00801198">
      <w:pPr>
        <w:pStyle w:val="Caption"/>
        <w:rPr>
          <w:rFonts w:cs="Times New Roman"/>
          <w:b w:val="0"/>
          <w:bCs/>
          <w:szCs w:val="24"/>
        </w:rPr>
      </w:pPr>
      <w:bookmarkStart w:id="172" w:name="_Toc216101616"/>
      <w:r w:rsidRPr="00D93D74">
        <w:t xml:space="preserve">Figure </w:t>
      </w:r>
      <w:r w:rsidRPr="00D93D74">
        <w:fldChar w:fldCharType="begin"/>
      </w:r>
      <w:r w:rsidRPr="00D93D74">
        <w:instrText xml:space="preserve"> SEQ Figure \* ARABIC </w:instrText>
      </w:r>
      <w:r w:rsidRPr="00D93D74">
        <w:fldChar w:fldCharType="separate"/>
      </w:r>
      <w:r w:rsidR="00327FF2">
        <w:rPr>
          <w:noProof/>
        </w:rPr>
        <w:t>2</w:t>
      </w:r>
      <w:r w:rsidRPr="00D93D74">
        <w:fldChar w:fldCharType="end"/>
      </w:r>
      <w:r w:rsidRPr="00D93D74">
        <w:t>. Workflow for isolation of selected spore-forming bacteria from ethanol treated stool samples and subsequent whole-genome sequencing.</w:t>
      </w:r>
      <w:bookmarkEnd w:id="172"/>
      <w:r w:rsidR="00ED415C" w:rsidRPr="00D93D74">
        <w:t xml:space="preserve"> </w:t>
      </w:r>
      <w:r w:rsidR="00657A77" w:rsidRPr="004A18D8">
        <w:rPr>
          <w:b w:val="0"/>
          <w:bCs/>
        </w:rPr>
        <w:t>Created</w:t>
      </w:r>
      <w:r w:rsidR="00ED415C" w:rsidRPr="004A18D8">
        <w:rPr>
          <w:b w:val="0"/>
          <w:bCs/>
        </w:rPr>
        <w:t xml:space="preserve"> in BioRender.</w:t>
      </w:r>
    </w:p>
    <w:p w14:paraId="7BA51AD3" w14:textId="77777777" w:rsidR="00D95346" w:rsidRPr="00D93D74" w:rsidRDefault="00D95346" w:rsidP="00CD77AB">
      <w:pPr>
        <w:rPr>
          <w:rFonts w:cs="Times New Roman"/>
          <w:szCs w:val="24"/>
        </w:rPr>
      </w:pPr>
    </w:p>
    <w:p w14:paraId="67FF70D1" w14:textId="125C46C8" w:rsidR="00B114D7" w:rsidRPr="00D93D74" w:rsidRDefault="00C2031F" w:rsidP="00221812">
      <w:pPr>
        <w:pStyle w:val="Heading3"/>
        <w:numPr>
          <w:ilvl w:val="2"/>
          <w:numId w:val="26"/>
        </w:numPr>
      </w:pPr>
      <w:bookmarkStart w:id="173" w:name="_Toc212712210"/>
      <w:bookmarkStart w:id="174" w:name="_Toc216099737"/>
      <w:bookmarkStart w:id="175" w:name="_Toc220932859"/>
      <w:bookmarkStart w:id="176" w:name="_Toc227737882"/>
      <w:r w:rsidRPr="00D93D74">
        <w:t>Analysis of w</w:t>
      </w:r>
      <w:r w:rsidR="00D95346" w:rsidRPr="00D93D74">
        <w:t>hole</w:t>
      </w:r>
      <w:r w:rsidRPr="00D93D74">
        <w:t>-</w:t>
      </w:r>
      <w:r w:rsidR="00D95346" w:rsidRPr="00D93D74">
        <w:t xml:space="preserve">genome </w:t>
      </w:r>
      <w:bookmarkEnd w:id="173"/>
      <w:bookmarkEnd w:id="174"/>
      <w:bookmarkEnd w:id="175"/>
      <w:r w:rsidR="004A18D8">
        <w:t>sequences</w:t>
      </w:r>
      <w:bookmarkEnd w:id="176"/>
    </w:p>
    <w:p w14:paraId="0653D1AB" w14:textId="5D50EA95" w:rsidR="00832312" w:rsidRPr="00D93D74" w:rsidRDefault="00832312" w:rsidP="00221812">
      <w:pPr>
        <w:pStyle w:val="Heading4"/>
        <w:numPr>
          <w:ilvl w:val="3"/>
          <w:numId w:val="26"/>
        </w:numPr>
      </w:pPr>
      <w:bookmarkStart w:id="177" w:name="_Toc216099738"/>
      <w:bookmarkStart w:id="178" w:name="_Toc220932860"/>
      <w:r w:rsidRPr="00D93D74">
        <w:t xml:space="preserve">Preprocessing </w:t>
      </w:r>
      <w:r w:rsidR="00025252" w:rsidRPr="00D93D74">
        <w:t>and</w:t>
      </w:r>
      <w:r w:rsidR="00C2031F" w:rsidRPr="00D93D74">
        <w:t xml:space="preserve"> assembly</w:t>
      </w:r>
      <w:r w:rsidR="00A81E78" w:rsidRPr="00D93D74">
        <w:t xml:space="preserve"> of short</w:t>
      </w:r>
      <w:r w:rsidR="00AE070D" w:rsidRPr="00D93D74">
        <w:t>-</w:t>
      </w:r>
      <w:r w:rsidR="00A81E78" w:rsidRPr="00D93D74">
        <w:t>read</w:t>
      </w:r>
      <w:r w:rsidR="00AE070D" w:rsidRPr="00D93D74">
        <w:t xml:space="preserve"> </w:t>
      </w:r>
      <w:r w:rsidR="00A81E78" w:rsidRPr="00D93D74">
        <w:t>s</w:t>
      </w:r>
      <w:r w:rsidR="00AE070D" w:rsidRPr="00D93D74">
        <w:t>equences</w:t>
      </w:r>
      <w:bookmarkEnd w:id="177"/>
      <w:bookmarkEnd w:id="178"/>
      <w:r w:rsidR="004A18D8">
        <w:t xml:space="preserve"> </w:t>
      </w:r>
    </w:p>
    <w:p w14:paraId="2818CDED" w14:textId="415374D6" w:rsidR="00B10359" w:rsidRPr="00D93D74" w:rsidRDefault="00242307" w:rsidP="00CD77AB">
      <w:pPr>
        <w:rPr>
          <w:rFonts w:cs="Times New Roman"/>
          <w:szCs w:val="24"/>
        </w:rPr>
      </w:pPr>
      <w:r w:rsidRPr="00D93D74">
        <w:rPr>
          <w:rFonts w:cs="Times New Roman"/>
          <w:szCs w:val="24"/>
        </w:rPr>
        <w:t>Sequencing was performed as described in chapter</w:t>
      </w:r>
      <w:r w:rsidR="00494014" w:rsidRPr="00D93D74">
        <w:rPr>
          <w:rFonts w:cs="Times New Roman"/>
          <w:szCs w:val="24"/>
        </w:rPr>
        <w:t xml:space="preserve"> 3.5.3</w:t>
      </w:r>
      <w:r w:rsidRPr="00D93D74">
        <w:rPr>
          <w:rFonts w:cs="Times New Roman"/>
          <w:szCs w:val="24"/>
        </w:rPr>
        <w:t xml:space="preserve">. </w:t>
      </w:r>
      <w:r w:rsidR="00DA53D7" w:rsidRPr="00D93D74">
        <w:rPr>
          <w:rFonts w:cs="Times New Roman"/>
          <w:szCs w:val="24"/>
        </w:rPr>
        <w:t>The q</w:t>
      </w:r>
      <w:r w:rsidR="007F18F0" w:rsidRPr="00D93D74">
        <w:rPr>
          <w:rFonts w:cs="Times New Roman"/>
          <w:szCs w:val="24"/>
        </w:rPr>
        <w:t xml:space="preserve">uality of Illumina short-read sequences </w:t>
      </w:r>
      <w:r w:rsidR="00DA53D7" w:rsidRPr="00D93D74">
        <w:rPr>
          <w:rFonts w:cs="Times New Roman"/>
          <w:szCs w:val="24"/>
        </w:rPr>
        <w:t>was</w:t>
      </w:r>
      <w:r w:rsidR="00EB228B" w:rsidRPr="00D93D74">
        <w:rPr>
          <w:rFonts w:cs="Times New Roman"/>
          <w:szCs w:val="24"/>
        </w:rPr>
        <w:t xml:space="preserve"> assessed </w:t>
      </w:r>
      <w:r w:rsidR="007F18F0" w:rsidRPr="00D93D74">
        <w:rPr>
          <w:rFonts w:cs="Times New Roman"/>
          <w:szCs w:val="24"/>
        </w:rPr>
        <w:t xml:space="preserve">with </w:t>
      </w:r>
      <w:r w:rsidR="00DA53D7" w:rsidRPr="00D93D74">
        <w:rPr>
          <w:rFonts w:cs="Times New Roman"/>
          <w:szCs w:val="24"/>
        </w:rPr>
        <w:t>FastQC</w:t>
      </w:r>
      <w:r w:rsidR="007A0B34" w:rsidRPr="00D93D74">
        <w:rPr>
          <w:rFonts w:cs="Times New Roman"/>
          <w:szCs w:val="24"/>
        </w:rPr>
        <w:t xml:space="preserve"> </w:t>
      </w:r>
      <w:r w:rsidR="007F18F0" w:rsidRPr="00D93D74">
        <w:rPr>
          <w:rFonts w:cs="Times New Roman"/>
          <w:szCs w:val="24"/>
        </w:rPr>
        <w:t>v0.12.1</w:t>
      </w:r>
      <w:r w:rsidR="00EB228B" w:rsidRPr="00D93D74">
        <w:rPr>
          <w:rFonts w:cs="Times New Roman"/>
          <w:color w:val="70AD47" w:themeColor="accent6"/>
          <w:szCs w:val="24"/>
        </w:rPr>
        <w:t xml:space="preserve"> </w:t>
      </w:r>
      <w:r w:rsidR="00EB228B" w:rsidRPr="00D93D74">
        <w:rPr>
          <w:rFonts w:cs="Times New Roman"/>
          <w:szCs w:val="24"/>
        </w:rPr>
        <w:t xml:space="preserve">and </w:t>
      </w:r>
      <w:r w:rsidR="00B114D7" w:rsidRPr="00D93D74">
        <w:rPr>
          <w:rFonts w:cs="Times New Roman"/>
          <w:szCs w:val="24"/>
        </w:rPr>
        <w:t xml:space="preserve">trimmed </w:t>
      </w:r>
      <w:r w:rsidR="00DA53D7" w:rsidRPr="00D93D74">
        <w:rPr>
          <w:rFonts w:cs="Times New Roman"/>
          <w:szCs w:val="24"/>
        </w:rPr>
        <w:t>using</w:t>
      </w:r>
      <w:r w:rsidR="00B114D7" w:rsidRPr="00D93D74">
        <w:rPr>
          <w:rFonts w:cs="Times New Roman"/>
          <w:szCs w:val="24"/>
        </w:rPr>
        <w:t xml:space="preserve"> Trimmomatic v0.39 using the following settings:</w:t>
      </w:r>
      <w:r w:rsidR="00C02586" w:rsidRPr="00D93D74">
        <w:rPr>
          <w:rFonts w:cs="Times New Roman"/>
          <w:szCs w:val="24"/>
        </w:rPr>
        <w:t xml:space="preserve"> </w:t>
      </w:r>
      <w:r w:rsidR="00B114D7" w:rsidRPr="00D93D74">
        <w:rPr>
          <w:rFonts w:cs="Times New Roman"/>
          <w:szCs w:val="24"/>
        </w:rPr>
        <w:t>ILLUMINACLIP:NEBPE-PE.fa:2:30:10, LEADING:10, TRAILING:10, SLIDINGWINDOW:4:20, MINLEN:40</w:t>
      </w:r>
      <w:r w:rsidR="007A0B34" w:rsidRPr="00D93D74">
        <w:rPr>
          <w:rFonts w:cs="Times New Roman"/>
          <w:szCs w:val="24"/>
        </w:rPr>
        <w:t xml:space="preserve"> </w:t>
      </w:r>
      <w:r w:rsidR="007A0B34" w:rsidRPr="00D93D74">
        <w:rPr>
          <w:rFonts w:cs="Times New Roman"/>
          <w:szCs w:val="24"/>
        </w:rPr>
        <w:fldChar w:fldCharType="begin"/>
      </w:r>
      <w:r w:rsidR="007A0B34" w:rsidRPr="00D93D74">
        <w:rPr>
          <w:rFonts w:cs="Times New Roman"/>
          <w:szCs w:val="24"/>
        </w:rPr>
        <w:instrText xml:space="preserve"> ADDIN ZOTERO_ITEM CSL_CITATION {"citationID":"jSl4UwOq","properties":{"formattedCitation":"({\\i{}Babraham Bioinformatics - FastQC A Quality Control Tool for High Throughput Sequence Data}, n.d.; Bolger et al., 2014)","plainCitation":"(Babraham Bioinformatics - FastQC A Quality Control Tool for High Throughput Sequence Data, n.d.; Bolger et al., 2014)","noteIndex":0},"citationItems":[{"id":2038,"uris":["http://zotero.org/users/8873894/items/9J7NKW4U"],"itemData":{"id":2038,"type":"webpage","title":"Babraham Bioinformatics - FastQC A Quality Control tool for High Throughput Sequence Data","URL":"https://www.bioinformatics.babraham.ac.uk/projects/fastqc/","accessed":{"date-parts":[["2023",2,22]]}}},{"id":1308,"uris":["http://zotero.org/users/8873894/items/GDVEDME7"],"itemData":{"id":1308,"type":"article-journal","abstract":"Motivation: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 Results: The value of NGS read preprocessing is demonstrated for both reference-based and reference-free tasks. Trimmomatic is shown to produce output that is at least competitive with, and in many cases superior to, that produced by other tools, in all scenarios tested. Availability and implementation: Trimmomatic is licensed under GPL V3. It is cross-platform (Java 1.5+ required) and available at http://www.usadellab.org/cms/index.php?page=trimmomaticContact:usadel@bio1.rwth-aachen.deSupplementary information:Supplementary data are available at Bioinformatics online.","container-title":"Bioinformatics","DOI":"10.1093/bioinformatics/btu170","ISSN":"1367-4803","issue":"15","journalAbbreviation":"Bioinformatics","page":"2114-2120","source":"Silverchair","title":"Trimmomatic: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007A0B34" w:rsidRPr="00D93D74">
        <w:rPr>
          <w:rFonts w:cs="Times New Roman"/>
          <w:szCs w:val="24"/>
        </w:rPr>
        <w:fldChar w:fldCharType="separate"/>
      </w:r>
      <w:r w:rsidR="007A0B34" w:rsidRPr="00D93D74">
        <w:rPr>
          <w:rFonts w:cs="Times New Roman"/>
          <w:szCs w:val="24"/>
        </w:rPr>
        <w:t>(</w:t>
      </w:r>
      <w:r w:rsidR="007A0B34" w:rsidRPr="00D93D74">
        <w:rPr>
          <w:rFonts w:cs="Times New Roman"/>
          <w:i/>
          <w:iCs/>
          <w:szCs w:val="24"/>
        </w:rPr>
        <w:t>Babraham Bioinformatics - FastQC A Quality Control Tool for High Throughput Sequence Data</w:t>
      </w:r>
      <w:r w:rsidR="007A0B34" w:rsidRPr="00D93D74">
        <w:rPr>
          <w:rFonts w:cs="Times New Roman"/>
          <w:szCs w:val="24"/>
        </w:rPr>
        <w:t>, n.d.; Bolger et al., 2014)</w:t>
      </w:r>
      <w:r w:rsidR="007A0B34" w:rsidRPr="00D93D74">
        <w:rPr>
          <w:rFonts w:cs="Times New Roman"/>
          <w:szCs w:val="24"/>
        </w:rPr>
        <w:fldChar w:fldCharType="end"/>
      </w:r>
      <w:r w:rsidR="00B114D7" w:rsidRPr="00D93D74">
        <w:rPr>
          <w:rFonts w:cs="Times New Roman"/>
          <w:szCs w:val="24"/>
        </w:rPr>
        <w:t>. The trimmed reads were assembled de novo into contigs using SPAdes v3.13.0 with the -</w:t>
      </w:r>
      <w:r w:rsidR="00571F06" w:rsidRPr="00D93D74">
        <w:rPr>
          <w:rFonts w:cs="Times New Roman"/>
          <w:szCs w:val="24"/>
        </w:rPr>
        <w:t>-</w:t>
      </w:r>
      <w:r w:rsidR="00B114D7" w:rsidRPr="00D93D74">
        <w:rPr>
          <w:rFonts w:cs="Times New Roman"/>
          <w:szCs w:val="24"/>
        </w:rPr>
        <w:t>careful option, retaining all other settings at their default values</w:t>
      </w:r>
      <w:r w:rsidR="007A0B34" w:rsidRPr="00D93D74">
        <w:rPr>
          <w:rFonts w:cs="Times New Roman"/>
          <w:szCs w:val="24"/>
        </w:rPr>
        <w:t xml:space="preserve"> </w:t>
      </w:r>
      <w:r w:rsidR="007A0B34" w:rsidRPr="00D93D74">
        <w:rPr>
          <w:rFonts w:cs="Times New Roman"/>
          <w:szCs w:val="24"/>
        </w:rPr>
        <w:fldChar w:fldCharType="begin"/>
      </w:r>
      <w:r w:rsidR="007A0B34" w:rsidRPr="00D93D74">
        <w:rPr>
          <w:rFonts w:cs="Times New Roman"/>
          <w:szCs w:val="24"/>
        </w:rPr>
        <w:instrText xml:space="preserve"> ADDIN ZOTERO_ITEM CSL_CITATION {"citationID":"RyUQ2dfU","properties":{"formattedCitation":"(Prjibelski et al., 2020)","plainCitation":"(Prjibelski et al., 2020)","noteIndex":0},"citationItems":[{"id":2046,"uris":["http://zotero.org/users/8873894/items/EUDDPHE8"],"itemData":{"id":2046,"type":"article-journal","abstract":"SPAdes—St.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 Basic Protocol 1: Assembling isolate bacterial datasets Basic Protocol 2: Assembling metagenomic datasets Basic Protocol 3: Assembling sets of putative plasmids Basic Protocol 4: Assembling transcriptomes Basic Protocol 5: Assembling putative biosynthetic gene clusters Support Protocol 1: Installing SPAdes Support Protocol 2: Providing input via command line Support Protocol 3: Providing input data via YAML format Support Protocol 4: Restarting previous run Support Protocol 5: Determining strand-specificity of RNA-seq data","container-title":"Current Protocols in Bioinformatics","DOI":"10.1002/cpbi.102","ISSN":"1934-340X","issue":"1","language":"en","note":"_eprint: https://onlinelibrary.wiley.com/doi/pdf/10.1002/cpbi.102","page":"e102","source":"Wiley Online Library","title":"Using SPAdes De Novo Assembler","volume":"70","author":[{"family":"Prjibelski","given":"Andrey"},{"family":"Antipov","given":"Dmitry"},{"family":"Meleshko","given":"Dmitry"},{"family":"Lapidus","given":"Alla"},{"family":"Korobeynikov","given":"Anton"}],"issued":{"date-parts":[["2020"]]}}}],"schema":"https://github.com/citation-style-language/schema/raw/master/csl-citation.json"} </w:instrText>
      </w:r>
      <w:r w:rsidR="007A0B34" w:rsidRPr="00D93D74">
        <w:rPr>
          <w:rFonts w:cs="Times New Roman"/>
          <w:szCs w:val="24"/>
        </w:rPr>
        <w:fldChar w:fldCharType="separate"/>
      </w:r>
      <w:r w:rsidR="007A0B34" w:rsidRPr="00D93D74">
        <w:rPr>
          <w:rFonts w:cs="Times New Roman"/>
          <w:szCs w:val="24"/>
        </w:rPr>
        <w:t>(Prjibelski et al., 2020)</w:t>
      </w:r>
      <w:r w:rsidR="007A0B34" w:rsidRPr="00D93D74">
        <w:rPr>
          <w:rFonts w:cs="Times New Roman"/>
          <w:szCs w:val="24"/>
        </w:rPr>
        <w:fldChar w:fldCharType="end"/>
      </w:r>
      <w:r w:rsidR="00B114D7" w:rsidRPr="00D93D74">
        <w:rPr>
          <w:rFonts w:cs="Times New Roman"/>
          <w:szCs w:val="24"/>
        </w:rPr>
        <w:t xml:space="preserve">. </w:t>
      </w:r>
      <w:r w:rsidR="00EB228B" w:rsidRPr="00D93D74">
        <w:rPr>
          <w:rFonts w:cs="Times New Roman"/>
          <w:szCs w:val="24"/>
        </w:rPr>
        <w:t xml:space="preserve">The assembly was assessed with QUAST </w:t>
      </w:r>
      <w:r w:rsidR="007A0B34" w:rsidRPr="00D93D74">
        <w:rPr>
          <w:rFonts w:cs="Times New Roman"/>
          <w:szCs w:val="24"/>
        </w:rPr>
        <w:fldChar w:fldCharType="begin"/>
      </w:r>
      <w:r w:rsidR="007A0B34" w:rsidRPr="00D93D74">
        <w:rPr>
          <w:rFonts w:cs="Times New Roman"/>
          <w:szCs w:val="24"/>
        </w:rPr>
        <w:instrText xml:space="preserve"> ADDIN ZOTERO_ITEM CSL_CITATION {"citationID":"VYUDH72W","properties":{"formattedCitation":"(Gurevich et al., 2013)","plainCitation":"(Gurevich et al., 2013)","noteIndex":0},"citationItems":[{"id":2043,"uris":["http://zotero.org/users/8873894/items/R4DELIAW"],"itemData":{"id":2043,"type":"article-journal","abstract":"Summary: Limitations of genome sequencing techniques have led to dozens of assembly algorithms, none of which is perfect. A number of methods for comparing assemblers have been developed, but none is yet a recognized benchmark. Further, most existing methods for comparing assemblies are only applicable to new assemblies of finished genomes; the problem of evaluating assemblies of previously unsequenced species has not been adequately considered. Here, we present QUAST—a quality assessment tool for evaluating and comparing genome assemblies. This tool improves on leading assembly comparison software with new ideas and quality metrics. QUAST can evaluate assemblies both with a reference genome, as well as without a reference. QUAST produces many reports, summary tables and plots to help scientists in their research and in their publications. In this study, we used QUAST to compare several genome assemblers on three datasets. QUAST tables and plots for all of them are available in the Supplementary Material, and interactive versions of these reports are on the QUAST website.Availability:  http://bioinf.spbau.ru/quastContact:  gurevich@bioinf.spbau.ruSupplementary information:  Supplementary data are available at Bioinformatics online.","container-title":"Bioinformatics","DOI":"10.1093/bioinformatics/btt086","ISSN":"1367-4803","issue":"8","journalAbbreviation":"Bioinformatics","page":"1072-1075","source":"Silverchair","title":"QUAST: quality assessment tool for genome assemblies","title-short":"QUAST","volume":"29","author":[{"family":"Gurevich","given":"Alexey"},{"family":"Saveliev","given":"Vladislav"},{"family":"Vyahhi","given":"Nikolay"},{"family":"Tesler","given":"Glenn"}],"issued":{"date-parts":[["2013",4,15]]}}}],"schema":"https://github.com/citation-style-language/schema/raw/master/csl-citation.json"} </w:instrText>
      </w:r>
      <w:r w:rsidR="007A0B34" w:rsidRPr="00D93D74">
        <w:rPr>
          <w:rFonts w:cs="Times New Roman"/>
          <w:szCs w:val="24"/>
        </w:rPr>
        <w:fldChar w:fldCharType="separate"/>
      </w:r>
      <w:r w:rsidR="007A0B34" w:rsidRPr="00D93D74">
        <w:rPr>
          <w:rFonts w:cs="Times New Roman"/>
          <w:szCs w:val="24"/>
        </w:rPr>
        <w:t>(Gurevich et al., 2013)</w:t>
      </w:r>
      <w:r w:rsidR="007A0B34" w:rsidRPr="00D93D74">
        <w:rPr>
          <w:rFonts w:cs="Times New Roman"/>
          <w:szCs w:val="24"/>
        </w:rPr>
        <w:fldChar w:fldCharType="end"/>
      </w:r>
      <w:r w:rsidR="00EB228B" w:rsidRPr="00D93D74">
        <w:rPr>
          <w:rFonts w:cs="Times New Roman"/>
          <w:szCs w:val="24"/>
        </w:rPr>
        <w:t xml:space="preserve">. </w:t>
      </w:r>
    </w:p>
    <w:p w14:paraId="2576942C" w14:textId="22048313" w:rsidR="00D91312" w:rsidRPr="00D93D74" w:rsidRDefault="00D91312" w:rsidP="00CD77AB">
      <w:pPr>
        <w:rPr>
          <w:rFonts w:cs="Times New Roman"/>
          <w:szCs w:val="24"/>
        </w:rPr>
      </w:pPr>
      <w:r w:rsidRPr="00D93D74">
        <w:rPr>
          <w:rFonts w:cs="Times New Roman"/>
          <w:szCs w:val="24"/>
        </w:rPr>
        <w:t>Trimmed short</w:t>
      </w:r>
      <w:r w:rsidR="00DA53D7" w:rsidRPr="00D93D74">
        <w:rPr>
          <w:rFonts w:cs="Times New Roman"/>
          <w:szCs w:val="24"/>
        </w:rPr>
        <w:t xml:space="preserve"> </w:t>
      </w:r>
      <w:r w:rsidRPr="00D93D74">
        <w:rPr>
          <w:rFonts w:cs="Times New Roman"/>
          <w:szCs w:val="24"/>
        </w:rPr>
        <w:t>reads were mapped to a reference genome from NCBI (NCBI R</w:t>
      </w:r>
      <w:r w:rsidR="00BD2E54" w:rsidRPr="00D93D74">
        <w:rPr>
          <w:rFonts w:cs="Times New Roman"/>
          <w:szCs w:val="24"/>
        </w:rPr>
        <w:t>e</w:t>
      </w:r>
      <w:r w:rsidRPr="00D93D74">
        <w:rPr>
          <w:rFonts w:cs="Times New Roman"/>
          <w:szCs w:val="24"/>
        </w:rPr>
        <w:t xml:space="preserve">fSeq assembly GCF_000577815.1) </w:t>
      </w:r>
      <w:r w:rsidR="00DA53D7" w:rsidRPr="00D93D74">
        <w:rPr>
          <w:rFonts w:cs="Times New Roman"/>
          <w:szCs w:val="24"/>
        </w:rPr>
        <w:t>using</w:t>
      </w:r>
      <w:r w:rsidRPr="00D93D74">
        <w:rPr>
          <w:rFonts w:cs="Times New Roman"/>
          <w:szCs w:val="24"/>
        </w:rPr>
        <w:t xml:space="preserve"> bowtie2 with </w:t>
      </w:r>
      <w:r w:rsidR="00DA53D7" w:rsidRPr="00D93D74">
        <w:rPr>
          <w:rFonts w:cs="Times New Roman"/>
          <w:szCs w:val="24"/>
        </w:rPr>
        <w:t>the --</w:t>
      </w:r>
      <w:r w:rsidRPr="00D93D74">
        <w:rPr>
          <w:rFonts w:cs="Times New Roman"/>
          <w:szCs w:val="24"/>
        </w:rPr>
        <w:t xml:space="preserve">sensitive </w:t>
      </w:r>
      <w:r w:rsidR="00DA53D7" w:rsidRPr="00D93D74">
        <w:rPr>
          <w:rFonts w:cs="Times New Roman"/>
          <w:szCs w:val="24"/>
        </w:rPr>
        <w:t xml:space="preserve">flag </w:t>
      </w:r>
      <w:r w:rsidRPr="00D93D74">
        <w:rPr>
          <w:rFonts w:cs="Times New Roman"/>
          <w:szCs w:val="24"/>
        </w:rPr>
        <w:fldChar w:fldCharType="begin"/>
      </w:r>
      <w:r w:rsidR="00494014" w:rsidRPr="00D93D74">
        <w:rPr>
          <w:rFonts w:cs="Times New Roman"/>
          <w:szCs w:val="24"/>
        </w:rPr>
        <w:instrText xml:space="preserve"> ADDIN ZOTERO_ITEM CSL_CITATION {"citationID":"i3vzonrt","properties":{"formattedCitation":"(Langmead &amp; Salzberg, 2012)","plainCitation":"(Langmead &amp; Salzberg, 2012)","noteIndex":0},"citationItems":[{"id":3343,"uris":["http://zotero.org/users/8873894/items/4U5YNPWK"],"itemData":{"id":3343,"type":"article-journal","abstract":"As the rate of sequencing increases, greater throughput is demanded from read aligners. The full-text minute index is often used to make alignment very fast and memory-efficient, but the approach is ill-suited to finding longer, gapped alignments. Bowtie 2 combines the strengths of the full-text minute index with the flexibility and speed of hardware-accelerated dynamic programming algorithms to achieve a combination of high speed, sensitivity and accuracy.","container-title":"Nature methods","DOI":"10.1038/nmeth.1923","ISSN":"1548-7091","issue":"4","journalAbbreviation":"Nat Methods","page":"357-359","PMID":"22388286","PMCID":"PMC3322381","source":"PubMed Central","title":"Fast gapped-read alignment with Bowtie 2","volume":"9","author":[{"family":"Langmead","given":"Ben"},{"family":"Salzberg","given":"Steven L"}],"issued":{"date-parts":[["2012",3,4]]}}}],"schema":"https://github.com/citation-style-language/schema/raw/master/csl-citation.json"} </w:instrText>
      </w:r>
      <w:r w:rsidRPr="00D93D74">
        <w:rPr>
          <w:rFonts w:cs="Times New Roman"/>
          <w:szCs w:val="24"/>
        </w:rPr>
        <w:fldChar w:fldCharType="separate"/>
      </w:r>
      <w:r w:rsidRPr="00D93D74">
        <w:rPr>
          <w:rFonts w:cs="Times New Roman"/>
        </w:rPr>
        <w:t>(Langmead &amp; Salzberg, 2012)</w:t>
      </w:r>
      <w:r w:rsidRPr="00D93D74">
        <w:rPr>
          <w:rFonts w:cs="Times New Roman"/>
          <w:szCs w:val="24"/>
        </w:rPr>
        <w:fldChar w:fldCharType="end"/>
      </w:r>
      <w:r w:rsidRPr="00D93D74">
        <w:rPr>
          <w:rFonts w:cs="Times New Roman"/>
          <w:szCs w:val="24"/>
        </w:rPr>
        <w:t xml:space="preserve">. </w:t>
      </w:r>
      <w:r w:rsidR="00DA53D7" w:rsidRPr="00D93D74">
        <w:rPr>
          <w:rFonts w:cs="Times New Roman"/>
          <w:szCs w:val="24"/>
        </w:rPr>
        <w:t>Samtools was then used to sort and index the SAM files</w:t>
      </w:r>
      <w:r w:rsidRPr="00D93D74">
        <w:rPr>
          <w:rFonts w:cs="Times New Roman"/>
          <w:szCs w:val="24"/>
        </w:rPr>
        <w:t xml:space="preserve"> </w:t>
      </w:r>
      <w:r w:rsidRPr="00D93D74">
        <w:rPr>
          <w:rFonts w:cs="Times New Roman"/>
          <w:szCs w:val="24"/>
        </w:rPr>
        <w:fldChar w:fldCharType="begin"/>
      </w:r>
      <w:r w:rsidR="00162CD1" w:rsidRPr="00D93D74">
        <w:rPr>
          <w:rFonts w:cs="Times New Roman"/>
          <w:szCs w:val="24"/>
        </w:rPr>
        <w:instrText xml:space="preserve"> ADDIN ZOTERO_ITEM CSL_CITATION {"citationID":"SvPHtdlI","properties":{"formattedCitation":"(H. Li et al., 2009)","plainCitation":"(H. Li et al., 2009)","noteIndex":0},"citationItems":[{"id":3346,"uris":["http://zotero.org/users/8873894/items/SCMHLNXZ"],"itemData":{"id":3346,"type":"article-journal","abstract":"Summary: The Sequence Alignment/Map (SAM) format is a generic alignment format for storing read alignments against reference sequences, supporting short and long reads (up to 128 Mbp) produced by different sequencing platforms. It is flexible in style, compact in size, efficient in random access and is the format in which alignments from the 1000 Genomes Project are released. SAMtools implements various utilities for post-processing alignments in the SAM format, such as indexing, variant caller and alignment viewer, and thus provides universal tools for processing read alignments.Availability:  http://samtools.sourceforge.netContact:  rd@sanger.ac.uk","container-title":"Bioinformatics","DOI":"10.1093/bioinformatics/btp352","ISSN":"1367-4803","issue":"16","journalAbbreviation":"Bioinformatics","page":"2078-2079","source":"Silverchair","title":"The Sequence Alignment/Map format and SAMtools","volume":"25","author":[{"family":"Li","given":"Heng"},{"family":"Handsaker","given":"Bob"},{"family":"Wysoker","given":"Alec"},{"family":"Fennell","given":"Tim"},{"family":"Ruan","given":"Jue"},{"family":"Homer","given":"Nils"},{"family":"Marth","given":"Gabor"},{"family":"Abecasis","given":"Goncalo"},{"family":"Durbin","given":"Richard"},{"literal":"1000 Genome Project Data Processing Subgroup"}],"issued":{"date-parts":[["2009",8,15]]}}}],"schema":"https://github.com/citation-style-language/schema/raw/master/csl-citation.json"} </w:instrText>
      </w:r>
      <w:r w:rsidRPr="00D93D74">
        <w:rPr>
          <w:rFonts w:cs="Times New Roman"/>
          <w:szCs w:val="24"/>
        </w:rPr>
        <w:fldChar w:fldCharType="separate"/>
      </w:r>
      <w:r w:rsidR="00162CD1" w:rsidRPr="00D93D74">
        <w:rPr>
          <w:rFonts w:cs="Times New Roman"/>
        </w:rPr>
        <w:t>(H. Li et al., 2009)</w:t>
      </w:r>
      <w:r w:rsidRPr="00D93D74">
        <w:rPr>
          <w:rFonts w:cs="Times New Roman"/>
          <w:szCs w:val="24"/>
        </w:rPr>
        <w:fldChar w:fldCharType="end"/>
      </w:r>
      <w:r w:rsidR="00A81E78" w:rsidRPr="00D93D74">
        <w:rPr>
          <w:rFonts w:cs="Times New Roman"/>
          <w:szCs w:val="24"/>
        </w:rPr>
        <w:t xml:space="preserve">. Coverage was calculated using genomeCoverageBed within </w:t>
      </w:r>
      <w:r w:rsidR="006F7CD1" w:rsidRPr="00D93D74">
        <w:rPr>
          <w:rFonts w:cs="Times New Roman"/>
          <w:szCs w:val="24"/>
        </w:rPr>
        <w:t>BED</w:t>
      </w:r>
      <w:r w:rsidR="00A81E78" w:rsidRPr="00D93D74">
        <w:rPr>
          <w:rFonts w:cs="Times New Roman"/>
          <w:szCs w:val="24"/>
        </w:rPr>
        <w:t xml:space="preserve">tools for each individual genome and for </w:t>
      </w:r>
      <w:r w:rsidR="00BD2E54" w:rsidRPr="00D93D74">
        <w:rPr>
          <w:rFonts w:cs="Times New Roman"/>
          <w:szCs w:val="24"/>
        </w:rPr>
        <w:t xml:space="preserve">the </w:t>
      </w:r>
      <w:r w:rsidR="006F7CD1" w:rsidRPr="00D93D74">
        <w:rPr>
          <w:rFonts w:cs="Times New Roman"/>
          <w:szCs w:val="24"/>
        </w:rPr>
        <w:t xml:space="preserve">combined coverage of </w:t>
      </w:r>
      <w:r w:rsidR="00A81E78" w:rsidRPr="00D93D74">
        <w:rPr>
          <w:rFonts w:cs="Times New Roman"/>
          <w:szCs w:val="24"/>
        </w:rPr>
        <w:t xml:space="preserve">all genomes </w:t>
      </w:r>
      <w:r w:rsidR="00A81E78" w:rsidRPr="00D93D74">
        <w:rPr>
          <w:rFonts w:cs="Times New Roman"/>
          <w:szCs w:val="24"/>
        </w:rPr>
        <w:fldChar w:fldCharType="begin"/>
      </w:r>
      <w:r w:rsidR="00A81E78" w:rsidRPr="00D93D74">
        <w:rPr>
          <w:rFonts w:cs="Times New Roman"/>
          <w:szCs w:val="24"/>
        </w:rPr>
        <w:instrText xml:space="preserve"> ADDIN ZOTERO_ITEM CSL_CITATION {"citationID":"nU1DOg5j","properties":{"formattedCitation":"({\\i{}Quinlan AR and Hall IM, 2010. BEDTools: A Flexible Suite of Utilities for Comparing Genomic Features. Bioinformatics. 26, 6, Pp. 841\\uc0\\u8211{}842. - Google Search}, n.d.)","plainCitation":"(Quinlan AR and Hall IM, 2010. BEDTools: A Flexible Suite of Utilities for Comparing Genomic Features. Bioinformatics. 26, 6, Pp. 841–842. - Google Search, n.d.)","noteIndex":0},"citationItems":[{"id":3400,"uris":["http://zotero.org/users/8873894/items/J29S2INB"],"itemData":{"id":3400,"type":"webpage","title":"Quinlan AR and Hall IM, 2010. BEDTools: a flexible suite of utilities for comparing genomic features. Bioinformatics. 26, 6, pp. 841–842. - Google Search","URL":"https://www.google.com/search?q=Quinlan+AR+and+Hall+IM%2C+2010.+BEDTools%3A+a+flexible+suite+of+utilities+for+comparing+genomic+features.+Bioinformatics.+26%2C+6%2C+pp.+841%E2%80%93842.&amp;oq=Quinlan+AR+and+Hall+IM%2C+2010.+BEDTools%3A+a+flexible+suite+of+utilities+for+comparing+genomic+features.+Bioinformatics.+26%2C+6%2C+pp.+841%E2%80%93842.&amp;gs_lcrp=EgZjaHJvbWUyBggAEEUYOTIGCAEQLhhA0gEHNTQyajBqNKgCALACAQ&amp;sourceid=chrome&amp;ie=UTF-8","accessed":{"date-parts":[["2025",11,10]]}}}],"schema":"https://github.com/citation-style-language/schema/raw/master/csl-citation.json"} </w:instrText>
      </w:r>
      <w:r w:rsidR="00A81E78" w:rsidRPr="00D93D74">
        <w:rPr>
          <w:rFonts w:cs="Times New Roman"/>
          <w:szCs w:val="24"/>
        </w:rPr>
        <w:fldChar w:fldCharType="separate"/>
      </w:r>
      <w:r w:rsidR="00A81E78" w:rsidRPr="00D93D74">
        <w:rPr>
          <w:rFonts w:cs="Times New Roman"/>
        </w:rPr>
        <w:t>(</w:t>
      </w:r>
      <w:r w:rsidR="00A81E78" w:rsidRPr="00D93D74">
        <w:rPr>
          <w:rFonts w:cs="Times New Roman"/>
          <w:i/>
          <w:iCs/>
        </w:rPr>
        <w:t>Quinlan AR and Hall IM, 2010. BEDTools: A Flexible Suite of Utilities for Comparing Genomic Features. Bioinformatics. 26, 6, Pp. 841–842. - Google Search</w:t>
      </w:r>
      <w:r w:rsidR="00A81E78" w:rsidRPr="00D93D74">
        <w:rPr>
          <w:rFonts w:cs="Times New Roman"/>
        </w:rPr>
        <w:t>, n.d.)</w:t>
      </w:r>
      <w:r w:rsidR="00A81E78" w:rsidRPr="00D93D74">
        <w:rPr>
          <w:rFonts w:cs="Times New Roman"/>
          <w:szCs w:val="24"/>
        </w:rPr>
        <w:fldChar w:fldCharType="end"/>
      </w:r>
      <w:r w:rsidR="00A81E78" w:rsidRPr="00D93D74">
        <w:rPr>
          <w:rFonts w:cs="Times New Roman"/>
          <w:szCs w:val="24"/>
        </w:rPr>
        <w:t xml:space="preserve">. </w:t>
      </w:r>
    </w:p>
    <w:p w14:paraId="48071470" w14:textId="77777777" w:rsidR="00D91312" w:rsidRDefault="00D91312" w:rsidP="00CD77AB">
      <w:pPr>
        <w:rPr>
          <w:rFonts w:cs="Times New Roman"/>
          <w:szCs w:val="24"/>
        </w:rPr>
      </w:pPr>
    </w:p>
    <w:p w14:paraId="01F2F310" w14:textId="77777777" w:rsidR="004A18D8" w:rsidRPr="00D93D74" w:rsidRDefault="004A18D8" w:rsidP="004A18D8">
      <w:pPr>
        <w:pStyle w:val="Heading4"/>
        <w:numPr>
          <w:ilvl w:val="3"/>
          <w:numId w:val="26"/>
        </w:numPr>
      </w:pPr>
      <w:bookmarkStart w:id="179" w:name="_Toc216099741"/>
      <w:bookmarkStart w:id="180" w:name="_Toc220932863"/>
      <w:r w:rsidRPr="00D93D74">
        <w:lastRenderedPageBreak/>
        <w:t>Preprocessing of long-read sequences and hybrid assembly</w:t>
      </w:r>
      <w:bookmarkEnd w:id="179"/>
      <w:bookmarkEnd w:id="180"/>
    </w:p>
    <w:p w14:paraId="6063502D" w14:textId="27C739A9" w:rsidR="004A18D8" w:rsidRPr="00D93D74" w:rsidRDefault="004A18D8" w:rsidP="004A18D8">
      <w:pPr>
        <w:rPr>
          <w:rFonts w:cs="Times New Roman"/>
          <w:szCs w:val="24"/>
        </w:rPr>
      </w:pPr>
      <w:r w:rsidRPr="00D93D74">
        <w:t xml:space="preserve">Five isolates were additionally sequenced on an ONT MinION platform as described in chapter 3.5.4. </w:t>
      </w:r>
      <w:r w:rsidRPr="00D93D74">
        <w:rPr>
          <w:rFonts w:cs="Times New Roman"/>
          <w:szCs w:val="24"/>
        </w:rPr>
        <w:t xml:space="preserve">The quality of long-reads was assessed with NanoPlot v1.43.0 and NanoStat v1.6.0, and reads were filtered with NanoFilt v2.8.0 using a minimum Q-score of 10 and a minimum read length of 3000 bases </w:t>
      </w:r>
      <w:r w:rsidRPr="00D93D74">
        <w:rPr>
          <w:rFonts w:cs="Times New Roman"/>
          <w:szCs w:val="24"/>
        </w:rPr>
        <w:fldChar w:fldCharType="begin"/>
      </w:r>
      <w:r w:rsidRPr="00D93D74">
        <w:rPr>
          <w:rFonts w:cs="Times New Roman"/>
          <w:szCs w:val="24"/>
        </w:rPr>
        <w:instrText xml:space="preserve"> ADDIN ZOTERO_ITEM CSL_CITATION {"citationID":"dyTNbwOu","properties":{"formattedCitation":"(De Coster et al., 2018; De Coster &amp; Rademakers, 2023)","plainCitation":"(De Coster et al., 2018; De Coster &amp; Rademakers, 2023)","noteIndex":0},"citationItems":[{"id":3389,"uris":["http://zotero.org/users/8873894/items/WDWGGYEG"],"itemData":{"id":3389,"type":"article-journal","abstract":"Here we describe NanoPack, a set of tools developed for visualization and processing of long-read sequencing data from Oxford Nanopore Technologies and Pacific Biosciences.The NanoPack tools are written in Python3 and released under the GNU GPL3.0 License. The source code can be found at https://github.com/wdecoster/nanopack, together with links to separate scripts and their documentation. The scripts are compatible with Linux, Mac OS and the MS Windows 10 subsystem for Linux and are available as a graphical user interface, a web service at http://nanoplot.bioinf.be and command line tools.Supplementary data are available at Bioinformatics online.","container-title":"Bioinformatics","DOI":"10.1093/bioinformatics/bty149","ISSN":"1367-4803","issue":"15","journalAbbreviation":"Bioinformatics","page":"2666-2669","source":"Silverchair","title":"NanoPack: visualizing and processing long-read sequencing data","title-short":"NanoPack","volume":"34","author":[{"family":"De Coster","given":"Wouter"},{"family":"D’Hert","given":"Svenn"},{"family":"Schultz","given":"Darrin T"},{"family":"Cruts","given":"Marc"},{"family":"Van Broeckhoven","given":"Christine"}],"issued":{"date-parts":[["2018",8,1]]}}},{"id":3394,"uris":["http://zotero.org/users/8873894/items/VVJ2S84R"],"itemData":{"id":3394,"type":"article-journal","abstract":"Increases in the cohort size in long-read sequencing projects necessitate more efficient software for quality assessment and processing of sequencing data from Oxford Nanopore Technologies and Pacific Biosciences. Here, we describe novel tools for summarizing experiments, filtering datasets, visualizing phased alignments results, and updates to the NanoPack software suite.The cramino, chopper, kyber, and phasius tools are written in Rust and available as executable binaries without requiring installation or managing dependencies. Binaries build on musl are available for broad compatibility. NanoPlot and NanoComp are written in Python3. Links to the separate tools and their documentation can be found at https://github.com/wdecoster/nanopack. All tools are compatible with Linux, Mac OS, and the MS Windows Subsystem for Linux and are released under the MIT license. The repositories include test data, and the tools are continuously tested using GitHub Actions and can be installed with the conda dependency manager.","container-title":"Bioinformatics","DOI":"10.1093/bioinformatics/btad311","ISSN":"1367-4811","issue":"5","journalAbbreviation":"Bioinformatics","page":"btad311","source":"Silverchair","title":"NanoPack2: population-scale evaluation of long-read sequencing data","title-short":"NanoPack2","volume":"39","author":[{"family":"De Coster","given":"Wouter"},{"family":"Rademakers","given":"Rosa"}],"issued":{"date-parts":[["2023",5,1]]}}}],"schema":"https://github.com/citation-style-language/schema/raw/master/csl-citation.json"} </w:instrText>
      </w:r>
      <w:r w:rsidRPr="00D93D74">
        <w:rPr>
          <w:rFonts w:cs="Times New Roman"/>
          <w:szCs w:val="24"/>
        </w:rPr>
        <w:fldChar w:fldCharType="separate"/>
      </w:r>
      <w:r w:rsidRPr="00D93D74">
        <w:rPr>
          <w:rFonts w:cs="Times New Roman"/>
        </w:rPr>
        <w:t>(De Coster et al., 2018; De Coster &amp; Rademakers, 2023)</w:t>
      </w:r>
      <w:r w:rsidRPr="00D93D74">
        <w:rPr>
          <w:rFonts w:cs="Times New Roman"/>
          <w:szCs w:val="24"/>
        </w:rPr>
        <w:fldChar w:fldCharType="end"/>
      </w:r>
      <w:r w:rsidRPr="00D93D74">
        <w:rPr>
          <w:rFonts w:cs="Times New Roman"/>
          <w:szCs w:val="24"/>
        </w:rPr>
        <w:t>. Hybrid assemblies were constructed with flye v2.9.6 using trimmed short-read sequences and filtered long-read sequences with default settings</w:t>
      </w:r>
      <w:r w:rsidR="0089030D">
        <w:rPr>
          <w:rFonts w:cs="Times New Roman"/>
          <w:szCs w:val="24"/>
        </w:rPr>
        <w:t xml:space="preserve"> </w:t>
      </w:r>
      <w:r w:rsidRPr="00D93D74">
        <w:rPr>
          <w:rFonts w:cs="Times New Roman"/>
          <w:szCs w:val="24"/>
        </w:rPr>
        <w:fldChar w:fldCharType="begin"/>
      </w:r>
      <w:r w:rsidRPr="00D93D74">
        <w:rPr>
          <w:rFonts w:cs="Times New Roman"/>
          <w:szCs w:val="24"/>
        </w:rPr>
        <w:instrText xml:space="preserve"> ADDIN ZOTERO_ITEM CSL_CITATION {"citationID":"Iyk955Hu","properties":{"formattedCitation":"(Kolmogorov et al., 2019)","plainCitation":"(Kolmogorov et al., 2019)","noteIndex":0},"citationItems":[{"id":3587,"uris":["http://zotero.org/users/8873894/items/47BJZDP3"],"itemData":{"id":3587,"type":"article-journal","abstract":"Accurate genome assembly is hampered by repetitive regions. Although long single molecule sequencing reads are better able to resolve genomic repeats than short-read data, most long-read assembly algorithms do not provide the repeat characterization necessary for producing optimal assemblies. Here, we present Flye, a long-read assembly algorithm that generates arbitrary paths in an unknown repeat graph, called disjointigs, and constructs an accurate repeat graph from these error-riddled disjointigs. We benchmark Flye against five state-of-the-art assemblers and show that it generates better or comparable assemblies, while being an order of magnitude faster. Flye nearly doubled the contiguity of the human genome assembly (as measured by the NGA50 assembly quality metric) compared with existing assemblers.","container-title":"Nature Biotechnology","DOI":"10.1038/s41587-019-0072-8","ISSN":"1546-1696","issue":"5","journalAbbreviation":"Nat Biotechnol","language":"en","license":"2019 The Author(s), under exclusive licence to Springer Nature America, Inc.","page":"540-546","publisher":"Nature Publishing Group","source":"www.nature.com","title":"Assembly of long, error-prone reads using repeat graphs","volume":"37","author":[{"family":"Kolmogorov","given":"Mikhail"},{"family":"Yuan","given":"Jeffrey"},{"family":"Lin","given":"Yu"},{"family":"Pevzner","given":"Pavel A."}],"issued":{"date-parts":[["2019",5]]}}}],"schema":"https://github.com/citation-style-language/schema/raw/master/csl-citation.json"} </w:instrText>
      </w:r>
      <w:r w:rsidRPr="00D93D74">
        <w:rPr>
          <w:rFonts w:cs="Times New Roman"/>
          <w:szCs w:val="24"/>
        </w:rPr>
        <w:fldChar w:fldCharType="separate"/>
      </w:r>
      <w:r w:rsidRPr="00D93D74">
        <w:rPr>
          <w:rFonts w:cs="Times New Roman"/>
        </w:rPr>
        <w:t>(Kolmogorov et al., 2019)</w:t>
      </w:r>
      <w:r w:rsidRPr="00D93D74">
        <w:rPr>
          <w:rFonts w:cs="Times New Roman"/>
          <w:szCs w:val="24"/>
        </w:rPr>
        <w:fldChar w:fldCharType="end"/>
      </w:r>
      <w:r w:rsidRPr="00D93D74">
        <w:rPr>
          <w:rFonts w:cs="Times New Roman"/>
          <w:szCs w:val="24"/>
        </w:rPr>
        <w:t xml:space="preserve">. </w:t>
      </w:r>
    </w:p>
    <w:p w14:paraId="74839A07" w14:textId="77777777" w:rsidR="004A18D8" w:rsidRPr="00D93D74" w:rsidRDefault="004A18D8" w:rsidP="00CD77AB">
      <w:pPr>
        <w:rPr>
          <w:rFonts w:cs="Times New Roman"/>
          <w:szCs w:val="24"/>
        </w:rPr>
      </w:pPr>
    </w:p>
    <w:p w14:paraId="148F864F" w14:textId="6BAE73FF" w:rsidR="00A81E78" w:rsidRPr="00D93D74" w:rsidRDefault="00A81E78" w:rsidP="00A81E78">
      <w:pPr>
        <w:pStyle w:val="Heading4"/>
        <w:numPr>
          <w:ilvl w:val="3"/>
          <w:numId w:val="26"/>
        </w:numPr>
      </w:pPr>
      <w:bookmarkStart w:id="181" w:name="_Toc216099739"/>
      <w:bookmarkStart w:id="182" w:name="_Toc220932861"/>
      <w:r w:rsidRPr="00D93D74">
        <w:t>Average nucleotide identity (ANI)</w:t>
      </w:r>
      <w:bookmarkEnd w:id="181"/>
      <w:bookmarkEnd w:id="182"/>
      <w:r w:rsidRPr="00D93D74">
        <w:t xml:space="preserve"> </w:t>
      </w:r>
    </w:p>
    <w:p w14:paraId="4E567595" w14:textId="6223D91F" w:rsidR="006F7CD1" w:rsidRPr="00D93D74" w:rsidRDefault="00A81E78" w:rsidP="004F43A6">
      <w:pPr>
        <w:rPr>
          <w:rFonts w:cs="Times New Roman"/>
          <w:szCs w:val="24"/>
        </w:rPr>
      </w:pPr>
      <w:r w:rsidRPr="00D93D74">
        <w:rPr>
          <w:rFonts w:cs="Times New Roman"/>
          <w:szCs w:val="24"/>
        </w:rPr>
        <w:t>pyANI</w:t>
      </w:r>
      <w:r w:rsidR="005B0BE4" w:rsidRPr="00D93D74">
        <w:rPr>
          <w:rFonts w:cs="Times New Roman"/>
          <w:szCs w:val="24"/>
        </w:rPr>
        <w:t>-plus was used</w:t>
      </w:r>
      <w:r w:rsidRPr="00D93D74">
        <w:rPr>
          <w:rFonts w:cs="Times New Roman"/>
          <w:szCs w:val="24"/>
        </w:rPr>
        <w:t xml:space="preserve"> to calculate pairwise ANI</w:t>
      </w:r>
      <w:r w:rsidR="00CF2F1F" w:rsidRPr="00D93D74">
        <w:rPr>
          <w:rFonts w:cs="Times New Roman"/>
          <w:szCs w:val="24"/>
        </w:rPr>
        <w:t>b, ANIm</w:t>
      </w:r>
      <w:r w:rsidR="00BD2E54" w:rsidRPr="00D93D74">
        <w:rPr>
          <w:rFonts w:cs="Times New Roman"/>
          <w:szCs w:val="24"/>
        </w:rPr>
        <w:t>,</w:t>
      </w:r>
      <w:r w:rsidR="00CF2F1F" w:rsidRPr="00D93D74">
        <w:rPr>
          <w:rFonts w:cs="Times New Roman"/>
          <w:szCs w:val="24"/>
        </w:rPr>
        <w:t xml:space="preserve"> and sourmash</w:t>
      </w:r>
      <w:r w:rsidRPr="00D93D74">
        <w:rPr>
          <w:rFonts w:cs="Times New Roman"/>
          <w:szCs w:val="24"/>
        </w:rPr>
        <w:t xml:space="preserve"> </w:t>
      </w:r>
      <w:r w:rsidR="005B0BE4" w:rsidRPr="00D93D74">
        <w:rPr>
          <w:rFonts w:cs="Times New Roman"/>
          <w:szCs w:val="24"/>
        </w:rPr>
        <w:t xml:space="preserve">scores </w:t>
      </w:r>
      <w:r w:rsidR="00CF2F1F" w:rsidRPr="00D93D74">
        <w:rPr>
          <w:rFonts w:cs="Times New Roman"/>
          <w:szCs w:val="24"/>
        </w:rPr>
        <w:t xml:space="preserve">with default </w:t>
      </w:r>
      <w:r w:rsidR="005B0BE4" w:rsidRPr="00D93D74">
        <w:rPr>
          <w:rFonts w:cs="Times New Roman"/>
          <w:szCs w:val="24"/>
        </w:rPr>
        <w:t>parameters</w:t>
      </w:r>
      <w:r w:rsidR="00CF2F1F" w:rsidRPr="00D93D74">
        <w:rPr>
          <w:rFonts w:cs="Times New Roman"/>
          <w:szCs w:val="24"/>
        </w:rPr>
        <w:t xml:space="preserve"> </w:t>
      </w:r>
      <w:r w:rsidRPr="00D93D74">
        <w:rPr>
          <w:rFonts w:cs="Times New Roman"/>
          <w:szCs w:val="24"/>
        </w:rPr>
        <w:t xml:space="preserve">between </w:t>
      </w:r>
      <w:r w:rsidR="006F7CD1" w:rsidRPr="00D93D74">
        <w:rPr>
          <w:rFonts w:cs="Times New Roman"/>
          <w:szCs w:val="24"/>
        </w:rPr>
        <w:t xml:space="preserve">the </w:t>
      </w:r>
      <w:r w:rsidRPr="00D93D74">
        <w:rPr>
          <w:rFonts w:cs="Times New Roman"/>
          <w:szCs w:val="24"/>
        </w:rPr>
        <w:t>core genome</w:t>
      </w:r>
      <w:r w:rsidR="004F43A6" w:rsidRPr="00D93D74">
        <w:rPr>
          <w:rFonts w:cs="Times New Roman"/>
          <w:szCs w:val="24"/>
        </w:rPr>
        <w:t>s</w:t>
      </w:r>
      <w:r w:rsidRPr="00D93D74">
        <w:rPr>
          <w:rFonts w:cs="Times New Roman"/>
          <w:szCs w:val="24"/>
        </w:rPr>
        <w:t xml:space="preserve"> of all sequenced isolates</w:t>
      </w:r>
      <w:r w:rsidR="005B0BE4" w:rsidRPr="00D93D74">
        <w:rPr>
          <w:rFonts w:cs="Times New Roman"/>
          <w:szCs w:val="24"/>
        </w:rPr>
        <w:t>. Core genomes is here</w:t>
      </w:r>
      <w:r w:rsidRPr="00D93D74">
        <w:rPr>
          <w:rFonts w:cs="Times New Roman"/>
          <w:szCs w:val="24"/>
        </w:rPr>
        <w:t xml:space="preserve"> defined as </w:t>
      </w:r>
      <w:r w:rsidR="00C81F8E" w:rsidRPr="00D93D74">
        <w:rPr>
          <w:rFonts w:cs="Times New Roman"/>
          <w:szCs w:val="24"/>
        </w:rPr>
        <w:t xml:space="preserve">genes </w:t>
      </w:r>
      <w:r w:rsidRPr="00D93D74">
        <w:rPr>
          <w:rFonts w:cs="Times New Roman"/>
          <w:szCs w:val="24"/>
        </w:rPr>
        <w:t>present in all genomes</w:t>
      </w:r>
      <w:r w:rsidR="00C81F8E" w:rsidRPr="00D93D74">
        <w:rPr>
          <w:rFonts w:cs="Times New Roman"/>
          <w:szCs w:val="24"/>
        </w:rPr>
        <w:t xml:space="preserve"> analysed </w:t>
      </w:r>
      <w:r w:rsidR="00C81F8E" w:rsidRPr="00D93D74">
        <w:rPr>
          <w:rFonts w:cs="Times New Roman"/>
          <w:szCs w:val="24"/>
        </w:rPr>
        <w:fldChar w:fldCharType="begin"/>
      </w:r>
      <w:r w:rsidR="00494014" w:rsidRPr="00D93D74">
        <w:rPr>
          <w:rFonts w:cs="Times New Roman"/>
          <w:szCs w:val="24"/>
        </w:rPr>
        <w:instrText xml:space="preserve"> ADDIN ZOTERO_ITEM CSL_CITATION {"citationID":"oZClCnSV","properties":{"formattedCitation":"(Pritchard et al., 2015)","plainCitation":"(Pritchard et al., 2015)","noteIndex":0},"citationItems":[{"id":3280,"uris":["http://zotero.org/users/8873894/items/GZ4CUSKQ"],"itemData":{"id":3280,"type":"article-journal","abstract":"Soft rot Enterobacteriaceae (SRE) are bacterial plant pathogens that cause blackleg, wilt and soft rot diseases on a broad range of important crop and ornamental plants worldwide. These organisms (spanning the genera Erwinia, Pectobacterium, Dickeya, and Pantoea) cause significant economic and yield losses in the field, and in storage. They are transmissible through surface water, by trade and other movement of plant material and soil, and in some cases are subject to international legislative and quarantine restrictions. Effective detection and diagnosis in support of food security legislation and epidemiology is dependent on the ability to classify pathogenic isolates precisely. Diagnostics and classification are made more difficult by the influence of horizontal gene transfer on phenotype, and historically complex and sometimes inaccurate nomenclatural and taxonomic assignments that persist in strain collections and online sequence databases. Here, we briefly discuss the relationship between taxonomy, genotype and phenotype in the SRE, and their implications for diagnostic testing and legislation. We present novel whole-genome classifications of the SRE, illustrating inconsistencies between the established taxonomies and evidence from completely sequenced isolates. We conclude with a perspective on the future impact of widespread whole-genome sequencing and classification methods on detection and identification of bacterial plant pathogens in support of legislative and policy efforts in food security.","container-title":"Analytical Methods","DOI":"10.1039/C5AY02550H","ISSN":"1759-9679","issue":"1","journalAbbreviation":"Anal. Methods","language":"en","page":"12-24","publisher":"The Royal Society of Chemistry","source":"pubs.rsc.org","title":"Genomics and taxonomy in diagnostics for food security: soft-rotting enterobacterial plant pathogens","title-short":"Genomics and taxonomy in diagnostics for food security","volume":"8","author":[{"family":"Pritchard","given":"Leighton"},{"family":"Glover","given":"Rachel H."},{"family":"Humphris","given":"Sonia"},{"family":"Elphinstone","given":"John G."},{"family":"Toth","given":"Ian K."}],"issued":{"date-parts":[["2015",12,17]]}}}],"schema":"https://github.com/citation-style-language/schema/raw/master/csl-citation.json"} </w:instrText>
      </w:r>
      <w:r w:rsidR="00C81F8E" w:rsidRPr="00D93D74">
        <w:rPr>
          <w:rFonts w:cs="Times New Roman"/>
          <w:szCs w:val="24"/>
        </w:rPr>
        <w:fldChar w:fldCharType="separate"/>
      </w:r>
      <w:r w:rsidR="00CF2F1F" w:rsidRPr="00D93D74">
        <w:rPr>
          <w:rFonts w:cs="Times New Roman"/>
        </w:rPr>
        <w:t>(Pritchard et al., 2015)</w:t>
      </w:r>
      <w:r w:rsidR="00C81F8E" w:rsidRPr="00D93D74">
        <w:rPr>
          <w:rFonts w:cs="Times New Roman"/>
          <w:szCs w:val="24"/>
        </w:rPr>
        <w:fldChar w:fldCharType="end"/>
      </w:r>
      <w:r w:rsidRPr="00D93D74">
        <w:rPr>
          <w:rFonts w:cs="Times New Roman"/>
          <w:szCs w:val="24"/>
        </w:rPr>
        <w:t>.</w:t>
      </w:r>
      <w:r w:rsidR="00C81F8E" w:rsidRPr="00D93D74">
        <w:rPr>
          <w:rFonts w:cs="Times New Roman"/>
          <w:szCs w:val="24"/>
        </w:rPr>
        <w:t xml:space="preserve"> </w:t>
      </w:r>
      <w:r w:rsidR="004A18D8" w:rsidRPr="004A18D8">
        <w:rPr>
          <w:rFonts w:cs="Times New Roman"/>
          <w:szCs w:val="24"/>
        </w:rPr>
        <w:t xml:space="preserve">To delineate strain boundaries, a strain break was determined by plotting ANI pairwise scores on a histogram in R. The strain break was then applied to filter the results, retaining only genome pairs that exceeded the defined identity cutoff. An undirected graph was constructed from the filtered genome pairs using the `igraph` R package </w:t>
      </w:r>
      <w:r w:rsidR="004A18D8">
        <w:rPr>
          <w:rFonts w:cs="Times New Roman"/>
          <w:szCs w:val="24"/>
        </w:rPr>
        <w:fldChar w:fldCharType="begin"/>
      </w:r>
      <w:r w:rsidR="004A18D8">
        <w:rPr>
          <w:rFonts w:cs="Times New Roman"/>
          <w:szCs w:val="24"/>
        </w:rPr>
        <w:instrText xml:space="preserve"> ADDIN ZOTERO_ITEM CSL_CITATION {"citationID":"BKo7G3G0","properties":{"formattedCitation":"(Antonov et al., 2023)","plainCitation":"(Antonov et al., 2023)","noteIndex":0},"citationItems":[{"id":3441,"uris":["http://zotero.org/users/8873894/items/T97HQGRA"],"itemData":{"id":3441,"type":"article","abstract":"Networks or graphs are widely used across the sciences to represent relationships of many kinds. igraph (https://igraph.org) is a general-purpose software library for graph construction, analysis, and visualisation, combining fast and robust performance with a low entry barrier. igraph pairs a fast core written in C with beginner-friendly interfaces in Python, R, and Mathematica. Over the last two decades, igraph has expanded substantially. It now scales to billions of edges, supports Mathematica and interactive plotting, integrates with Jupyter notebooks and other network libraries, includes new graph layouts and community detection algorithms, and has streamlined the documentation with examples and Spanish translations. Modern testing features such as continuous integration, address sanitizers, stricter typing, and memory-managed vectors have also increased robustness. Hundreds of bug reports have been fixed and a community forum has been opened to connect users and developers. Specific effort has been made to broaden use and community participation by women, non-binary people, and other demographic groups typically underrepresented in open source software.","DOI":"10.48550/arXiv.2311.10260","note":"arXiv:2311.10260 [cs]","number":"arXiv:2311.10260","publisher":"arXiv","source":"arXiv.org","title":"igraph enables fast and robust network analysis across programming languages","URL":"http://arxiv.org/abs/2311.10260","author":[{"family":"Antonov","given":"Michael"},{"family":"Csárdi","given":"Gábor"},{"family":"Horvát","given":"Szabolcs"},{"family":"Müller","given":"Kirill"},{"family":"Nepusz","given":"Tamás"},{"family":"Noom","given":"Daniel"},{"family":"Salmon","given":"Maëlle"},{"family":"Traag","given":"Vincent"},{"family":"Welles","given":"Brooke Foucault"},{"family":"Zanini","given":"Fabio"}],"accessed":{"date-parts":[["2025",11,26]]},"issued":{"date-parts":[["2023",11,17]]}}}],"schema":"https://github.com/citation-style-language/schema/raw/master/csl-citation.json"} </w:instrText>
      </w:r>
      <w:r w:rsidR="004A18D8">
        <w:rPr>
          <w:rFonts w:cs="Times New Roman"/>
          <w:szCs w:val="24"/>
        </w:rPr>
        <w:fldChar w:fldCharType="separate"/>
      </w:r>
      <w:r w:rsidR="004A18D8" w:rsidRPr="004A18D8">
        <w:rPr>
          <w:rFonts w:cs="Times New Roman"/>
        </w:rPr>
        <w:t>(Antonov et al., 2023)</w:t>
      </w:r>
      <w:r w:rsidR="004A18D8">
        <w:rPr>
          <w:rFonts w:cs="Times New Roman"/>
          <w:szCs w:val="24"/>
        </w:rPr>
        <w:fldChar w:fldCharType="end"/>
      </w:r>
      <w:r w:rsidR="004A18D8" w:rsidRPr="004A18D8">
        <w:rPr>
          <w:rFonts w:cs="Times New Roman"/>
          <w:szCs w:val="24"/>
        </w:rPr>
        <w:t xml:space="preserve">. Each genome was represented as a node and each qualifying pairwise relationship as an edge. Connected components within the graph were identified, corresponding to discrete strain groups. Each genome was assigned to a strain group based on its graph membership. Alternatively, we also used pyANI-plus ‘classify’ </w:t>
      </w:r>
      <w:r w:rsidR="004A18D8">
        <w:rPr>
          <w:rFonts w:cs="Times New Roman"/>
          <w:szCs w:val="24"/>
        </w:rPr>
        <w:t xml:space="preserve">with strain break at 99.72% to confirm the network determination of strain groups. </w:t>
      </w:r>
    </w:p>
    <w:p w14:paraId="6DB45106" w14:textId="77777777" w:rsidR="00A81E78" w:rsidRPr="00D93D74" w:rsidRDefault="00A81E78" w:rsidP="00CD77AB">
      <w:pPr>
        <w:rPr>
          <w:rFonts w:cs="Times New Roman"/>
          <w:szCs w:val="24"/>
        </w:rPr>
      </w:pPr>
    </w:p>
    <w:p w14:paraId="2166A552" w14:textId="07567406" w:rsidR="00AE070D" w:rsidRPr="00D93D74" w:rsidRDefault="00AE070D" w:rsidP="00AE070D">
      <w:pPr>
        <w:pStyle w:val="Heading4"/>
        <w:numPr>
          <w:ilvl w:val="3"/>
          <w:numId w:val="26"/>
        </w:numPr>
      </w:pPr>
      <w:bookmarkStart w:id="183" w:name="_Toc216099740"/>
      <w:bookmarkStart w:id="184" w:name="_Toc220932862"/>
      <w:r w:rsidRPr="00D93D74">
        <w:t>SNP analysis</w:t>
      </w:r>
      <w:bookmarkEnd w:id="183"/>
      <w:bookmarkEnd w:id="184"/>
      <w:r w:rsidRPr="00D93D74">
        <w:t xml:space="preserve"> </w:t>
      </w:r>
    </w:p>
    <w:p w14:paraId="0DA229A6" w14:textId="63EB7776" w:rsidR="00AE070D" w:rsidRDefault="00AE070D" w:rsidP="004A18D8">
      <w:pPr>
        <w:rPr>
          <w:rFonts w:cs="Times New Roman"/>
          <w:szCs w:val="24"/>
        </w:rPr>
      </w:pPr>
      <w:r w:rsidRPr="00D93D74">
        <w:t xml:space="preserve">SNPs </w:t>
      </w:r>
      <w:r w:rsidR="004A18D8">
        <w:t xml:space="preserve">in core genome were determined </w:t>
      </w:r>
      <w:r w:rsidR="006F7CD1" w:rsidRPr="00D93D74">
        <w:t>using</w:t>
      </w:r>
      <w:r w:rsidRPr="00D93D74">
        <w:t xml:space="preserve"> Snippy v4.6.0 </w:t>
      </w:r>
      <w:r w:rsidRPr="00D93D74">
        <w:fldChar w:fldCharType="begin"/>
      </w:r>
      <w:r w:rsidRPr="00D93D74">
        <w:instrText xml:space="preserve"> ADDIN ZOTERO_ITEM CSL_CITATION {"citationID":"nQhnIrW9","properties":{"formattedCitation":"(Seemann, 2014/2022)","plainCitation":"(Seemann, 2014/2022)","noteIndex":0},"citationItems":[{"id":1816,"uris":["http://zotero.org/users/8873894/items/JPKEYHSQ"],"itemData":{"id":1816,"type":"software","abstract":":scissors: :zap: Rapid haploid variant calling and core genome alignment","genre":"Perl","license":"GPL-2.0","note":"original-date: 2014-05-15T01:56:12Z","source":"GitHub","title":"Snippy","URL":"https://github.com/tseemann/snippy","author":[{"family":"Seemann","given":"Torsten"}],"accessed":{"date-parts":[["2022",11,18]]},"issued":{"date-parts":[["2022",11,10]]}}}],"schema":"https://github.com/citation-style-language/schema/raw/master/csl-citation.json"} </w:instrText>
      </w:r>
      <w:r w:rsidRPr="00D93D74">
        <w:fldChar w:fldCharType="separate"/>
      </w:r>
      <w:r w:rsidRPr="00D93D74">
        <w:rPr>
          <w:rFonts w:cs="Times New Roman"/>
        </w:rPr>
        <w:t>(Seemann, 2014/2022)</w:t>
      </w:r>
      <w:r w:rsidRPr="00D93D74">
        <w:fldChar w:fldCharType="end"/>
      </w:r>
      <w:r w:rsidRPr="00D93D74">
        <w:t xml:space="preserve">. </w:t>
      </w:r>
      <w:r w:rsidR="00571F06" w:rsidRPr="00D93D74">
        <w:t>C</w:t>
      </w:r>
      <w:r w:rsidRPr="00D93D74">
        <w:t xml:space="preserve">ore </w:t>
      </w:r>
      <w:r w:rsidR="00571F06" w:rsidRPr="00D93D74">
        <w:t xml:space="preserve">genome is here defined </w:t>
      </w:r>
      <w:r w:rsidRPr="00D93D74">
        <w:t>as all sites in a genome present in all genomes</w:t>
      </w:r>
      <w:r w:rsidR="006F7CD1" w:rsidRPr="00D93D74">
        <w:t xml:space="preserve">. </w:t>
      </w:r>
      <w:r w:rsidR="004F43A6" w:rsidRPr="00D93D74">
        <w:t>W</w:t>
      </w:r>
      <w:r w:rsidRPr="00D93D74">
        <w:t xml:space="preserve">e used the </w:t>
      </w:r>
      <w:r w:rsidR="000D604A">
        <w:t xml:space="preserve">hybrid assembly of genome H009_98 </w:t>
      </w:r>
      <w:r w:rsidR="004F43A6" w:rsidRPr="00D93D74">
        <w:rPr>
          <w:rFonts w:cs="Times New Roman"/>
          <w:szCs w:val="24"/>
        </w:rPr>
        <w:t>as the reference genome</w:t>
      </w:r>
      <w:r w:rsidRPr="00D93D74">
        <w:rPr>
          <w:rFonts w:cs="Times New Roman"/>
          <w:szCs w:val="24"/>
        </w:rPr>
        <w:t>. G</w:t>
      </w:r>
      <w:r w:rsidR="004F43A6" w:rsidRPr="00D93D74">
        <w:rPr>
          <w:rFonts w:cs="Times New Roman"/>
          <w:szCs w:val="24"/>
        </w:rPr>
        <w:t>u</w:t>
      </w:r>
      <w:r w:rsidRPr="00D93D74">
        <w:rPr>
          <w:rFonts w:cs="Times New Roman"/>
          <w:szCs w:val="24"/>
        </w:rPr>
        <w:t xml:space="preserve">bbins v3.4.1 </w:t>
      </w:r>
      <w:r w:rsidR="000D604A">
        <w:rPr>
          <w:rFonts w:cs="Times New Roman"/>
          <w:szCs w:val="24"/>
        </w:rPr>
        <w:t xml:space="preserve">was used to remove recombinant loci </w:t>
      </w:r>
      <w:r w:rsidRPr="00D93D74">
        <w:rPr>
          <w:rFonts w:cs="Times New Roman"/>
          <w:szCs w:val="24"/>
        </w:rPr>
        <w:fldChar w:fldCharType="begin"/>
      </w:r>
      <w:r w:rsidRPr="00D93D74">
        <w:rPr>
          <w:rFonts w:cs="Times New Roman"/>
          <w:szCs w:val="24"/>
        </w:rPr>
        <w:instrText xml:space="preserve"> ADDIN ZOTERO_ITEM CSL_CITATION {"citationID":"8LIsPj4h","properties":{"formattedCitation":"(Croucher et al., 2015)","plainCitation":"(Croucher et al., 2015)","noteIndex":0},"citationItems":[{"id":3360,"uris":["http://zotero.org/users/8873894/items/82WCRMEW"],"itemData":{"id":3360,"type":"article-journal","abstract":"The emergence of new sequencing technologies has facilitated the use of bacterial whole genome alignments for evolutionary studies and outbreak analyses. These datasets, of increasing size, often include examples of multiple different mechanisms of horizontal sequence transfer resulting in substantial alterations to prokaryotic chromosomes. The impact of these processes demands rapid and flexible approaches able to account for recombination when reconstructing isolates’ recent diversification. Gubbins is an iterative algorithm that uses spatial scanning statistics to identify loci containing elevated densities of base substitutions suggestive of horizontal sequence transfer while concurrently constructing a maximum likelihood phylogeny based on the putative point mutations outside these regions of high sequence diversity. Simulations demonstrate the algorithm generates highly accurate reconstructions under realistically parameterized models of bacterial evolution, and achieves convergence in only a few hours on alignments of hundreds of bacterial genome sequences. Gubbins is appropriate for reconstructing the recent evolutionary history of a variety of haploid genotype alignments, as it makes no assumptions about the underlying mechanism of recombination. The software is freely available for download at github.com/sanger-pathogens/Gubbins, implemented in Python and C and supported on Linux and Mac OS X.","container-title":"Nucleic Acids Research","DOI":"10.1093/nar/gku1196","ISSN":"0305-1048","issue":"3","journalAbbreviation":"Nucleic Acids Res","page":"e15","source":"Silverchair","title":"Rapid phylogenetic analysis of large samples of recombinant bacterial whole genome sequences using Gubbins","volume":"43","author":[{"family":"Croucher","given":"Nicholas J."},{"family":"Page","given":"Andrew J."},{"family":"Connor","given":"Thomas R."},{"family":"Delaney","given":"Aidan J."},{"family":"Keane","given":"Jacqueline A."},{"family":"Bentley","given":"Stephen D."},{"family":"Parkhill","given":"Julian"},{"family":"Harris","given":"Simon R."}],"issued":{"date-parts":[["2015",2,18]]}}}],"schema":"https://github.com/citation-style-language/schema/raw/master/csl-citation.json"} </w:instrText>
      </w:r>
      <w:r w:rsidRPr="00D93D74">
        <w:rPr>
          <w:rFonts w:cs="Times New Roman"/>
          <w:szCs w:val="24"/>
        </w:rPr>
        <w:fldChar w:fldCharType="separate"/>
      </w:r>
      <w:r w:rsidRPr="00D93D74">
        <w:rPr>
          <w:rFonts w:cs="Times New Roman"/>
          <w:szCs w:val="24"/>
        </w:rPr>
        <w:t>(Croucher et al., 2015)</w:t>
      </w:r>
      <w:r w:rsidRPr="00D93D74">
        <w:rPr>
          <w:rFonts w:cs="Times New Roman"/>
          <w:szCs w:val="24"/>
        </w:rPr>
        <w:fldChar w:fldCharType="end"/>
      </w:r>
      <w:r w:rsidRPr="00D93D74">
        <w:rPr>
          <w:rFonts w:cs="Times New Roman"/>
          <w:szCs w:val="24"/>
        </w:rPr>
        <w:t xml:space="preserve">. The filtered SNP matrix </w:t>
      </w:r>
      <w:r w:rsidR="004F43A6" w:rsidRPr="00D93D74">
        <w:rPr>
          <w:rFonts w:cs="Times New Roman"/>
          <w:szCs w:val="24"/>
        </w:rPr>
        <w:t>was used to construct</w:t>
      </w:r>
      <w:r w:rsidRPr="00D93D74">
        <w:rPr>
          <w:rFonts w:cs="Times New Roman"/>
          <w:szCs w:val="24"/>
        </w:rPr>
        <w:t xml:space="preserve"> a neighbour-joining tree</w:t>
      </w:r>
      <w:r w:rsidR="00CF2F1F" w:rsidRPr="00D93D74">
        <w:rPr>
          <w:rFonts w:cs="Times New Roman"/>
          <w:szCs w:val="24"/>
        </w:rPr>
        <w:t xml:space="preserve"> in Gubbins</w:t>
      </w:r>
      <w:r w:rsidRPr="00D93D74">
        <w:rPr>
          <w:rFonts w:cs="Times New Roman"/>
          <w:szCs w:val="24"/>
        </w:rPr>
        <w:t>,</w:t>
      </w:r>
      <w:r w:rsidR="00CF2F1F" w:rsidRPr="00D93D74">
        <w:rPr>
          <w:rFonts w:cs="Times New Roman"/>
          <w:szCs w:val="24"/>
        </w:rPr>
        <w:t xml:space="preserve"> </w:t>
      </w:r>
      <w:r w:rsidR="004F43A6" w:rsidRPr="00D93D74">
        <w:rPr>
          <w:rFonts w:cs="Times New Roman"/>
          <w:szCs w:val="24"/>
        </w:rPr>
        <w:t>which we</w:t>
      </w:r>
      <w:r w:rsidRPr="00D93D74">
        <w:rPr>
          <w:rFonts w:cs="Times New Roman"/>
          <w:szCs w:val="24"/>
        </w:rPr>
        <w:t xml:space="preserve"> visualised in MEGA v12 </w:t>
      </w:r>
      <w:r w:rsidRPr="00D93D74">
        <w:rPr>
          <w:rFonts w:cs="Times New Roman"/>
          <w:szCs w:val="24"/>
        </w:rPr>
        <w:fldChar w:fldCharType="begin"/>
      </w:r>
      <w:r w:rsidRPr="00D93D74">
        <w:rPr>
          <w:rFonts w:cs="Times New Roman"/>
          <w:szCs w:val="24"/>
        </w:rPr>
        <w:instrText xml:space="preserve"> ADDIN ZOTERO_ITEM CSL_CITATION {"citationID":"BpGBcQ54","properties":{"formattedCitation":"(Tamura et al., 2021)","plainCitation":"(Tamura et al., 2021)","noteIndex":0},"citationItems":[{"id":3363,"uris":["http://zotero.org/users/8873894/items/MGTEFQWH"],"itemData":{"id":3363,"type":"article-journal","abstract":"The Molecular Evolutionary Genetics Analysis (MEGA) software has matured to contain a large collection of methods and tools of computational molecular evolution. Here, we describe new additions that make MEGA a more comprehensive tool for building timetrees of species, pathogens, and gene families using rapid relaxed-clock methods. Methods for estimating divergence times and confidence intervals are implemented to use probability densities for calibration constraints for node-dating and sequence sampling dates for tip-dating analyses. They are supported by new options for tagging sequences with spatiotemporal sampling information, an expanded interactive Node Calibrations Editor, and an extended Tree Explorer to display timetrees. Also added is a Bayesian method for estimating neutral evolutionary probabilities of alleles in a species using multispecies sequence alignments and a machine learning method to test for the autocorrelation of evolutionary rates in phylogenies. The computer memory requirements for the maximum likelihood analysis are reduced significantly through reprogramming, and the graphical user interface has been made more responsive and interactive for very big data sets. These enhancements will improve the user experience, quality of results, and the pace of biological discovery. Natively compiled graphical user interface and command-line versions of MEGA11 are available for Microsoft Windows, Linux, and macOS from www.megasoftware.net.","container-title":"Molecular Biology and Evolution","DOI":"10.1093/molbev/msab120","ISSN":"1537-1719","issue":"7","journalAbbreviation":"Mol Biol Evol","page":"3022-3027","source":"Silverchair","title":"MEGA11: Molecular Evolutionary Genetics Analysis Version 11","title-short":"MEGA11","volume":"38","author":[{"family":"Tamura","given":"Koichiro"},{"family":"Stecher","given":"Glen"},{"family":"Kumar","given":"Sudhir"}],"issued":{"date-parts":[["2021",7,1]]}}}],"schema":"https://github.com/citation-style-language/schema/raw/master/csl-citation.json"} </w:instrText>
      </w:r>
      <w:r w:rsidRPr="00D93D74">
        <w:rPr>
          <w:rFonts w:cs="Times New Roman"/>
          <w:szCs w:val="24"/>
        </w:rPr>
        <w:fldChar w:fldCharType="separate"/>
      </w:r>
      <w:r w:rsidRPr="00D93D74">
        <w:rPr>
          <w:rFonts w:cs="Times New Roman"/>
          <w:szCs w:val="24"/>
        </w:rPr>
        <w:t>(Tamura et al., 2021)</w:t>
      </w:r>
      <w:r w:rsidRPr="00D93D74">
        <w:rPr>
          <w:rFonts w:cs="Times New Roman"/>
          <w:szCs w:val="24"/>
        </w:rPr>
        <w:fldChar w:fldCharType="end"/>
      </w:r>
      <w:r w:rsidRPr="00D93D74">
        <w:rPr>
          <w:rFonts w:cs="Times New Roman"/>
          <w:szCs w:val="24"/>
        </w:rPr>
        <w:t>.</w:t>
      </w:r>
      <w:r w:rsidR="00571F06" w:rsidRPr="00D93D74">
        <w:rPr>
          <w:rFonts w:cs="Times New Roman"/>
          <w:szCs w:val="24"/>
        </w:rPr>
        <w:t xml:space="preserve"> </w:t>
      </w:r>
    </w:p>
    <w:p w14:paraId="5BFD826F" w14:textId="77777777" w:rsidR="004A18D8" w:rsidRPr="004A18D8" w:rsidRDefault="004A18D8" w:rsidP="004A18D8">
      <w:pPr>
        <w:rPr>
          <w:rFonts w:cs="Times New Roman"/>
          <w:szCs w:val="24"/>
        </w:rPr>
      </w:pPr>
    </w:p>
    <w:p w14:paraId="14D7919D" w14:textId="2C13061F" w:rsidR="00895E4C" w:rsidRPr="00D93D74" w:rsidRDefault="00895E4C" w:rsidP="00221812">
      <w:pPr>
        <w:pStyle w:val="Heading4"/>
        <w:numPr>
          <w:ilvl w:val="3"/>
          <w:numId w:val="26"/>
        </w:numPr>
      </w:pPr>
      <w:bookmarkStart w:id="185" w:name="_Toc216099742"/>
      <w:bookmarkStart w:id="186" w:name="_Toc220932864"/>
      <w:r w:rsidRPr="00D93D74">
        <w:t>P</w:t>
      </w:r>
      <w:r w:rsidR="008941CE" w:rsidRPr="00D93D74">
        <w:t xml:space="preserve">angenome </w:t>
      </w:r>
      <w:r w:rsidR="00D95346" w:rsidRPr="00D93D74">
        <w:t>analysis</w:t>
      </w:r>
      <w:bookmarkEnd w:id="185"/>
      <w:bookmarkEnd w:id="186"/>
      <w:r w:rsidR="000D604A">
        <w:t xml:space="preserve"> </w:t>
      </w:r>
    </w:p>
    <w:p w14:paraId="4AE35FAE" w14:textId="658DB0B0" w:rsidR="00D95346" w:rsidRPr="00D93D74" w:rsidRDefault="00B049FB" w:rsidP="00CD77AB">
      <w:pPr>
        <w:rPr>
          <w:rFonts w:cs="Times New Roman"/>
          <w:szCs w:val="24"/>
        </w:rPr>
      </w:pPr>
      <w:r w:rsidRPr="00D93D74">
        <w:rPr>
          <w:rFonts w:cs="Times New Roman"/>
          <w:szCs w:val="24"/>
        </w:rPr>
        <w:t xml:space="preserve">All genome assemblies were annotated </w:t>
      </w:r>
      <w:r w:rsidR="00C9255A" w:rsidRPr="00D93D74">
        <w:rPr>
          <w:rFonts w:cs="Times New Roman"/>
          <w:szCs w:val="24"/>
        </w:rPr>
        <w:t xml:space="preserve">with </w:t>
      </w:r>
      <w:r w:rsidR="004F43A6" w:rsidRPr="00D93D74">
        <w:rPr>
          <w:rFonts w:cs="Times New Roman"/>
          <w:szCs w:val="24"/>
        </w:rPr>
        <w:t>P</w:t>
      </w:r>
      <w:r w:rsidR="00C9255A" w:rsidRPr="00D93D74">
        <w:rPr>
          <w:rFonts w:cs="Times New Roman"/>
          <w:szCs w:val="24"/>
        </w:rPr>
        <w:t>rokka v1.14.6</w:t>
      </w:r>
      <w:r w:rsidRPr="00D93D74">
        <w:rPr>
          <w:rFonts w:cs="Times New Roman"/>
          <w:szCs w:val="24"/>
        </w:rPr>
        <w:t xml:space="preserve"> prior to pangenome construction</w:t>
      </w:r>
      <w:r w:rsidR="00C9255A" w:rsidRPr="00D93D74">
        <w:rPr>
          <w:rFonts w:cs="Times New Roman"/>
          <w:szCs w:val="24"/>
        </w:rPr>
        <w:t xml:space="preserve"> </w:t>
      </w:r>
      <w:r w:rsidR="00C9255A" w:rsidRPr="00D93D74">
        <w:rPr>
          <w:rFonts w:cs="Times New Roman"/>
          <w:szCs w:val="24"/>
        </w:rPr>
        <w:fldChar w:fldCharType="begin"/>
      </w:r>
      <w:r w:rsidR="00C9255A" w:rsidRPr="00D93D74">
        <w:rPr>
          <w:rFonts w:cs="Times New Roman"/>
          <w:szCs w:val="24"/>
        </w:rPr>
        <w:instrText xml:space="preserve"> ADDIN ZOTERO_ITEM CSL_CITATION {"citationID":"VCVY1BHg","properties":{"formattedCitation":"(Seemann, 2014)","plainCitation":"(Seemann, 2014)","noteIndex":0},"citationItems":[{"id":2204,"uris":["http://zotero.org/users/8873894/items/93T5ZAEQ"],"itemData":{"id":2204,"type":"article-journal","abstract":"Summary: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C9255A" w:rsidRPr="00D93D74">
        <w:rPr>
          <w:rFonts w:cs="Times New Roman"/>
          <w:szCs w:val="24"/>
        </w:rPr>
        <w:fldChar w:fldCharType="separate"/>
      </w:r>
      <w:r w:rsidR="00C9255A" w:rsidRPr="00D93D74">
        <w:rPr>
          <w:rFonts w:cs="Times New Roman"/>
        </w:rPr>
        <w:t>(Seemann, 2014)</w:t>
      </w:r>
      <w:r w:rsidR="00C9255A" w:rsidRPr="00D93D74">
        <w:rPr>
          <w:rFonts w:cs="Times New Roman"/>
          <w:szCs w:val="24"/>
        </w:rPr>
        <w:fldChar w:fldCharType="end"/>
      </w:r>
      <w:r w:rsidR="00C9255A" w:rsidRPr="00D93D74">
        <w:rPr>
          <w:rFonts w:cs="Times New Roman"/>
          <w:szCs w:val="24"/>
        </w:rPr>
        <w:t xml:space="preserve">. </w:t>
      </w:r>
      <w:r w:rsidRPr="00D93D74">
        <w:rPr>
          <w:rFonts w:cs="Times New Roman"/>
          <w:szCs w:val="24"/>
        </w:rPr>
        <w:t xml:space="preserve">The pangenome was inferred with </w:t>
      </w:r>
      <w:r w:rsidR="004F43A6" w:rsidRPr="00D93D74">
        <w:rPr>
          <w:rFonts w:cs="Times New Roman"/>
          <w:szCs w:val="24"/>
        </w:rPr>
        <w:t>R</w:t>
      </w:r>
      <w:r w:rsidR="00C9255A" w:rsidRPr="00D93D74">
        <w:rPr>
          <w:rFonts w:cs="Times New Roman"/>
          <w:szCs w:val="24"/>
        </w:rPr>
        <w:t xml:space="preserve">oary v3.11.2 and visualised with </w:t>
      </w:r>
      <w:r w:rsidR="004F43A6" w:rsidRPr="00D93D74">
        <w:rPr>
          <w:rFonts w:cs="Times New Roman"/>
          <w:szCs w:val="24"/>
        </w:rPr>
        <w:t>P</w:t>
      </w:r>
      <w:r w:rsidR="00C9255A" w:rsidRPr="00D93D74">
        <w:rPr>
          <w:rFonts w:cs="Times New Roman"/>
          <w:szCs w:val="24"/>
        </w:rPr>
        <w:t>handango</w:t>
      </w:r>
      <w:r w:rsidR="006B77C8" w:rsidRPr="00D93D74">
        <w:rPr>
          <w:rFonts w:cs="Times New Roman"/>
          <w:szCs w:val="24"/>
        </w:rPr>
        <w:t>,</w:t>
      </w:r>
      <w:r w:rsidR="00C9255A" w:rsidRPr="00D93D74">
        <w:rPr>
          <w:rFonts w:cs="Times New Roman"/>
          <w:szCs w:val="24"/>
        </w:rPr>
        <w:t xml:space="preserve"> </w:t>
      </w:r>
      <w:r w:rsidR="00606C72" w:rsidRPr="00D93D74">
        <w:rPr>
          <w:rFonts w:cs="Times New Roman"/>
          <w:szCs w:val="24"/>
        </w:rPr>
        <w:t>including</w:t>
      </w:r>
      <w:r w:rsidR="00C9255A" w:rsidRPr="00D93D74">
        <w:rPr>
          <w:rFonts w:cs="Times New Roman"/>
          <w:szCs w:val="24"/>
        </w:rPr>
        <w:t xml:space="preserve"> metadata on </w:t>
      </w:r>
      <w:r w:rsidR="006B77C8" w:rsidRPr="00D93D74">
        <w:rPr>
          <w:rFonts w:cs="Times New Roman"/>
          <w:szCs w:val="24"/>
        </w:rPr>
        <w:t xml:space="preserve">the </w:t>
      </w:r>
      <w:r w:rsidR="00C9255A" w:rsidRPr="00D93D74">
        <w:rPr>
          <w:rFonts w:cs="Times New Roman"/>
          <w:szCs w:val="24"/>
        </w:rPr>
        <w:t xml:space="preserve">sampling </w:t>
      </w:r>
      <w:r w:rsidR="00606C72" w:rsidRPr="00D93D74">
        <w:rPr>
          <w:rFonts w:cs="Times New Roman"/>
          <w:szCs w:val="24"/>
        </w:rPr>
        <w:t>day for each</w:t>
      </w:r>
      <w:r w:rsidR="00C9255A" w:rsidRPr="00D93D74">
        <w:rPr>
          <w:rFonts w:cs="Times New Roman"/>
          <w:szCs w:val="24"/>
        </w:rPr>
        <w:t xml:space="preserve"> stool sample</w:t>
      </w:r>
      <w:r w:rsidR="004343B2" w:rsidRPr="00D93D74">
        <w:rPr>
          <w:rFonts w:cs="Times New Roman"/>
          <w:szCs w:val="24"/>
        </w:rPr>
        <w:t xml:space="preserve"> </w:t>
      </w:r>
      <w:r w:rsidR="00C9255A" w:rsidRPr="00D93D74">
        <w:rPr>
          <w:rFonts w:cs="Times New Roman"/>
          <w:szCs w:val="24"/>
        </w:rPr>
        <w:fldChar w:fldCharType="begin"/>
      </w:r>
      <w:r w:rsidR="00494014" w:rsidRPr="00D93D74">
        <w:rPr>
          <w:rFonts w:cs="Times New Roman"/>
          <w:szCs w:val="24"/>
        </w:rPr>
        <w:instrText xml:space="preserve"> ADDIN ZOTERO_ITEM CSL_CITATION {"citationID":"P4VHBIN1","properties":{"formattedCitation":"(Hadfield et al., 2018; Page et al., 2015)","plainCitation":"(Hadfield et al., 2018; Page et al., 2015)","noteIndex":0},"citationItems":[{"id":3402,"uris":["http://zotero.org/users/8873894/items/DMCDDYVD"],"itemData":{"id":3402,"type":"article-journal","abstract":"Fully exploiting the wealth of data in current bacterial population genomics datasets requires synthesizing and integrating different types of analysis across millions of base pairs in hundreds or thousands of isolates. Current approaches often use static representations of phylogenetic, epidemiological, statistical and evolutionary analysis results that are difficult to relate to one another. Phandango is an interactive application running in a web browser allowing fast exploration of large-scale population genomics datasets combining the output from multiple genomic analysis methods in an intuitive and interactive manner.Phandango is a web application freely available for use at www.phandango.net and includes a diverse collection of datasets as examples. Source code together with a detailed wiki page is available on GitHub at https://github.com/jameshadfield/phandango.","container-title":"Bioinformatics","DOI":"10.1093/bioinformatics/btx610","ISSN":"1367-4803","issue":"2","journalAbbreviation":"Bioinformatics","page":"292-293","source":"Silverchair","title":"Phandango: an interactive viewer for bacterial population genomics","title-short":"Phandango","volume":"34","author":[{"family":"Hadfield","given":"James"},{"family":"Croucher","given":"Nicholas J"},{"family":"Goater","given":"Richard J"},{"family":"Abudahab","given":"Khalil"},{"family":"Aanensen","given":"David M"},{"family":"Harris","given":"Simon R"}],"issued":{"date-parts":[["2018",1,1]]}}},{"id":3356,"uris":["http://zotero.org/users/8873894/items/FDX9LF5R"],"itemData":{"id":3356,"type":"article-journal","abstract":"A typical prokaryote population sequencing study can now consist of hundreds or thousands of isolates. Interrogating these datasets can provide detailed insights into the genetic structure of prokaryotic genomes. We introduce Roary, a tool that rapidly builds large-scale pan genomes, identifying the core and accessory genes. Roary makes construction of the pan genome of thousands of prokaryote samples possible on a standard desktop without compromising on the accuracy of results. Using a single CPU Roary can produce a pan genome consisting of 1000 isolates in 4.5 hours using 13 GB of RAM, with further speedups possible using multiple processors.\nAVAILABILITY AND IMPLEMENTATION: Roary is implemented in Perl and is freely available under an open source GPLv3 license from http://sanger-pathogens.github.io/Roary\nCONTACT: roary@sanger.ac.uk\nSUPPLEMENTARY INFORMATION: Supplementary data are available at Bioinformatics online.","container-title":"Bioinformatics (Oxford, England)","DOI":"10.1093/bioinformatics/btv421","ISSN":"1367-4811","issue":"22","journalAbbreviation":"Bioinformatics","language":"eng","page":"3691-3693","PMID":"26198102","PMCID":"PMC4817141","source":"PubMed","title":"Roary: rapid large-scale prokaryote pan genome analysis","title-short":"Roary","volume":"31","author":[{"family":"Page","given":"Andrew J."},{"family":"Cummins","given":"Carla A."},{"family":"Hunt","given":"Martin"},{"family":"Wong","given":"Vanessa K."},{"family":"Reuter","given":"Sandra"},{"family":"Holden","given":"Matthew T. G."},{"family":"Fookes","given":"Maria"},{"family":"Falush","given":"Daniel"},{"family":"Keane","given":"Jacqueline A."},{"family":"Parkhill","given":"Julian"}],"issued":{"date-parts":[["2015",11,15]]}}}],"schema":"https://github.com/citation-style-language/schema/raw/master/csl-citation.json"} </w:instrText>
      </w:r>
      <w:r w:rsidR="00C9255A" w:rsidRPr="00D93D74">
        <w:rPr>
          <w:rFonts w:cs="Times New Roman"/>
          <w:szCs w:val="24"/>
        </w:rPr>
        <w:fldChar w:fldCharType="separate"/>
      </w:r>
      <w:r w:rsidR="00C9255A" w:rsidRPr="00D93D74">
        <w:rPr>
          <w:rFonts w:cs="Times New Roman"/>
        </w:rPr>
        <w:t>(Hadfield et al., 2018; Page et al., 2015)</w:t>
      </w:r>
      <w:r w:rsidR="00C9255A" w:rsidRPr="00D93D74">
        <w:rPr>
          <w:rFonts w:cs="Times New Roman"/>
          <w:szCs w:val="24"/>
        </w:rPr>
        <w:fldChar w:fldCharType="end"/>
      </w:r>
      <w:r w:rsidR="00C9255A" w:rsidRPr="00D93D74">
        <w:rPr>
          <w:rFonts w:cs="Times New Roman"/>
          <w:szCs w:val="24"/>
        </w:rPr>
        <w:t xml:space="preserve">. </w:t>
      </w:r>
      <w:r w:rsidR="00606C72" w:rsidRPr="00D93D74">
        <w:rPr>
          <w:rFonts w:cs="Times New Roman"/>
          <w:szCs w:val="24"/>
        </w:rPr>
        <w:t>In addition, reads from all genomes were mapped to the annotated H00</w:t>
      </w:r>
      <w:r w:rsidR="0089030D">
        <w:rPr>
          <w:rFonts w:cs="Times New Roman"/>
          <w:szCs w:val="24"/>
        </w:rPr>
        <w:t>5</w:t>
      </w:r>
      <w:r w:rsidR="00606C72" w:rsidRPr="00D93D74">
        <w:rPr>
          <w:rFonts w:cs="Times New Roman"/>
          <w:szCs w:val="24"/>
        </w:rPr>
        <w:t>_</w:t>
      </w:r>
      <w:r w:rsidR="0089030D">
        <w:rPr>
          <w:rFonts w:cs="Times New Roman"/>
          <w:szCs w:val="24"/>
        </w:rPr>
        <w:t>98</w:t>
      </w:r>
      <w:r w:rsidR="00606C72" w:rsidRPr="00D93D74">
        <w:rPr>
          <w:rFonts w:cs="Times New Roman"/>
          <w:szCs w:val="24"/>
        </w:rPr>
        <w:t xml:space="preserve"> hybrid assembly with breseq v0.39.0 to detect and annotate genetic differences</w:t>
      </w:r>
      <w:r w:rsidR="0089030D">
        <w:rPr>
          <w:rFonts w:cs="Times New Roman"/>
          <w:szCs w:val="24"/>
        </w:rPr>
        <w:t xml:space="preserve">, </w:t>
      </w:r>
      <w:r w:rsidR="0089030D" w:rsidRPr="0089030D">
        <w:rPr>
          <w:rFonts w:cs="Times New Roman"/>
          <w:szCs w:val="24"/>
        </w:rPr>
        <w:t xml:space="preserve">such as large deletions and new junctions supported by mosaic reads including those produced by new mobile element </w:t>
      </w:r>
      <w:r w:rsidR="0089030D" w:rsidRPr="0089030D">
        <w:rPr>
          <w:rFonts w:cs="Times New Roman"/>
          <w:szCs w:val="24"/>
        </w:rPr>
        <w:lastRenderedPageBreak/>
        <w:t>insertions</w:t>
      </w:r>
      <w:r w:rsidR="00606C72" w:rsidRPr="00D93D74">
        <w:rPr>
          <w:rFonts w:cs="Times New Roman"/>
          <w:szCs w:val="24"/>
        </w:rPr>
        <w:t xml:space="preserve"> </w:t>
      </w:r>
      <w:r w:rsidR="00E54622" w:rsidRPr="00D93D74">
        <w:rPr>
          <w:rFonts w:cs="Times New Roman"/>
          <w:szCs w:val="24"/>
        </w:rPr>
        <w:fldChar w:fldCharType="begin"/>
      </w:r>
      <w:r w:rsidR="00494014" w:rsidRPr="00D93D74">
        <w:rPr>
          <w:rFonts w:cs="Times New Roman"/>
          <w:szCs w:val="24"/>
        </w:rPr>
        <w:instrText xml:space="preserve"> ADDIN ZOTERO_ITEM CSL_CITATION {"citationID":"jZoWxV8q","properties":{"formattedCitation":"(Deatherage &amp; Barrick, 2014)","plainCitation":"(Deatherage &amp; Barrick, 2014)","noteIndex":0},"citationItems":[{"id":3405,"uris":["http://zotero.org/users/8873894/items/ARPADY5B"],"itemData":{"id":3405,"type":"article-journal","abstract":"Next-generation DNA sequencing (NGS) can be used to reconstruct eco-evolutionary population dynamics and to identify the genetic basis of adaptation in laboratory evolution experiments. Here, we describe how to run the open-source breseq computational pipeline to identify and annotate genetic differences found in whole-genome and whole-population NGS data from haploid microbes where a high-quality reference genome is available. These methods can also be used to analyze mutants isolated in genetic screens and to detect unintended mutations that may occur during strain construction and genome editing.","container-title":"Methods in molecular biology (Clifton, N.J.)","DOI":"10.1007/978-1-4939-0554-6_12","ISSN":"1064-3745","journalAbbreviation":"Methods Mol Biol","page":"165-188","PMID":"24838886","PMCID":"PMC4239701","source":"PubMed Central","title":"Identification of mutations in laboratory evolved microbes from next-generation sequencing data using breseq","volume":"1151","author":[{"family":"Deatherage","given":"Daniel E."},{"family":"Barrick","given":"Jeffrey E."}],"issued":{"date-parts":[["2014"]]}}}],"schema":"https://github.com/citation-style-language/schema/raw/master/csl-citation.json"} </w:instrText>
      </w:r>
      <w:r w:rsidR="00E54622" w:rsidRPr="00D93D74">
        <w:rPr>
          <w:rFonts w:cs="Times New Roman"/>
          <w:szCs w:val="24"/>
        </w:rPr>
        <w:fldChar w:fldCharType="separate"/>
      </w:r>
      <w:r w:rsidR="00E54622" w:rsidRPr="00D93D74">
        <w:rPr>
          <w:rFonts w:cs="Times New Roman"/>
        </w:rPr>
        <w:t>(Deatherage &amp; Barrick, 2014)</w:t>
      </w:r>
      <w:r w:rsidR="00E54622" w:rsidRPr="00D93D74">
        <w:rPr>
          <w:rFonts w:cs="Times New Roman"/>
          <w:szCs w:val="24"/>
        </w:rPr>
        <w:fldChar w:fldCharType="end"/>
      </w:r>
      <w:r w:rsidR="00E54622" w:rsidRPr="00D93D74">
        <w:rPr>
          <w:rFonts w:cs="Times New Roman"/>
          <w:szCs w:val="24"/>
        </w:rPr>
        <w:t xml:space="preserve">. </w:t>
      </w:r>
      <w:r w:rsidR="0089030D" w:rsidRPr="0089030D">
        <w:rPr>
          <w:rFonts w:cs="Times New Roman"/>
          <w:szCs w:val="24"/>
        </w:rPr>
        <w:t>We used AMRfinder v4.0.3, db2025-07-16.1</w:t>
      </w:r>
      <w:r w:rsidR="0089030D">
        <w:rPr>
          <w:rFonts w:cs="Times New Roman"/>
          <w:szCs w:val="24"/>
        </w:rPr>
        <w:t xml:space="preserve"> on all assembled genomes </w:t>
      </w:r>
      <w:r w:rsidR="0089030D">
        <w:rPr>
          <w:rFonts w:cs="Times New Roman"/>
          <w:szCs w:val="24"/>
        </w:rPr>
        <w:fldChar w:fldCharType="begin"/>
      </w:r>
      <w:r w:rsidR="0089030D">
        <w:rPr>
          <w:rFonts w:cs="Times New Roman"/>
          <w:szCs w:val="24"/>
        </w:rPr>
        <w:instrText xml:space="preserve"> ADDIN ZOTERO_ITEM CSL_CITATION {"citationID":"C5e1TIwa","properties":{"formattedCitation":"(Feldgarden et al., 2019, 2021)","plainCitation":"(Feldgarden et al., 2019, 2021)","noteIndex":0},"citationItems":[{"id":3338,"uris":["http://zotero.org/users/8873894/items/LIDDZD68"],"itemData":{"id":3338,"type":"article-journal","abstract":"Antimicrobial resistance (AMR) is a major public health problem that requires publicly available tools for rapid analysis. To identify AMR genes in whole-genome sequences, the National Center for Biotechnology Information (NCBI) has produced AMRFinder, a tool that identifies AMR genes using a high-quality curated AMR gene reference database., Antimicrobial resistance (AMR) is a major public health problem that requires publicly available tools for rapid analysis. To identify AMR genes in whole-genome sequences, the National Center for Biotechnology Information (NCBI) has produced AMRFinder, a tool that identifies AMR genes using a high-quality curated AMR gene reference database. The Bacterial Antimicrobial Resistance Reference Gene Database consists of up-to-date gene nomenclature, a set of hidden Markov models (HMMs), and a curated protein family hierarchy. Currently, it contains 4,579 antimicrobial resistance proteins and more than 560 HMMs. Here, we describe AMRFinder and its associated database. To assess the predictive ability of AMRFinder, we measured the consistency between predicted AMR genotypes from AMRFinder and resistance phenotypes of 6,242 isolates from the National Antimicrobial Resistance Monitoring System (NARMS). This included 5,425 Salmonella enterica, 770 Campylobacter spp., and 47 Escherichia coli isolates phenotypically tested against various antimicrobial agents. Of 87,679 susceptibility tests performed, 98.4% were consistent with predictions. To assess the accuracy of AMRFinder, we compared its gene symbol output with that of a 2017 version of ResFinder, another publicly available resistance gene detection system. Most gene calls were identical, but there were 1,229 gene symbol differences (8.8%) between them, with differences due to both algorithmic differences and database composition. AMRFinder missed 16 loci that ResFinder found, while ResFinder missed 216 loci that AMRFinder identified. Based on these results, AMRFinder appears to be a highly accurate AMR gene detection system.","container-title":"Antimicrobial Agents and Chemotherapy","DOI":"10.1128/AAC.00483-19","ISSN":"0066-4804","issue":"11","journalAbbreviation":"Antimicrob Agents Chemother","page":"e00483-19","PMID":"31427293","PMCID":"PMC6811410","source":"PubMed Central","title":"Validating the AMRFinder Tool and Resistance Gene Database by Using Antimicrobial Resistance Genotype-Phenotype Correlations in a Collection of Isolates","volume":"63","author":[{"family":"Feldgarden","given":"Michael"},{"family":"Brover","given":"Vyacheslav"},{"family":"Haft","given":"Daniel H."},{"family":"Prasad","given":"Arjun B."},{"family":"Slotta","given":"Douglas J."},{"family":"Tolstoy","given":"Igor"},{"family":"Tyson","given":"Gregory H."},{"family":"Zhao","given":"Shaohua"},{"family":"Hsu","given":"Chih-Hao"},{"family":"McDermott","given":"Patrick F."},{"family":"Tadesse","given":"Daniel A."},{"family":"Morales","given":"Cesar"},{"family":"Simmons","given":"Mustafa"},{"family":"Tillman","given":"Glenn"},{"family":"Wasilenko","given":"Jamie"},{"family":"Folster","given":"Jason P."},{"family":"Klimke","given":"William"}],"issued":{"date-parts":[["2019",10,22]]}}},{"id":3335,"uris":["http://zotero.org/users/8873894/items/AB86VQVC"],"itemData":{"id":3335,"type":"article-journal","abstract":"Antimicrobial resistance (AMR) is a significant public health threat. With the rise of affordable whole genome sequencing, in silico approaches to assessing AMR gene content can be used to detect known resistance mechanisms and potentially identify novel mechanisms. To enable accurate assessment of AMR gene content, as part of a multi-agency collaboration, NCBI developed a comprehensive AMR gene database, the Bacterial Antimicrobial Resistance Reference Gene Database and the AMR gene detection tool AMRFinder. Here, we describe the expansion of the Reference Gene Database, now called the Reference Gene Catalog, to include putative acid, biocide, metal, stress resistance genes, in addition to virulence genes and species-specific point mutations. Genes and point mutations are classified by broad functions, as well as more detailed functions. As we have expanded both the functional repertoire of identified genes and functionality, NCBI released a new version of AMRFinder, known as AMRFinderPlus. This new tool allows users the option to utilize only the core set of AMR elements, or include stress response and virulence genes, too. AMRFinderPlus can detect acquired genes and point mutations in both protein and nucleotide sequence. In addition, the evidence used to identify the gene has been expanded to include whether nucleotide or protein sequence was used, its location in the contig, and presence of an internal stop codon. These database improvements and functional expansions will enable increased precision in identifying AMR genes, linking AMR genotypes and phenotypes, and determining possible relationships between AMR, virulence, and stress response.","container-title":"Scientific Reports","DOI":"10.1038/s41598-021-91456-0","ISSN":"2045-2322","issue":"1","journalAbbreviation":"Sci Rep","language":"eng","page":"12728","PMID":"34135355","PMCID":"PMC8208984","source":"PubMed","title":"AMRFinderPlus and the Reference Gene Catalog facilitate examination of the genomic links among antimicrobial resistance, stress response, and virulence","volume":"11","author":[{"family":"Feldgarden","given":"Michael"},{"family":"Brover","given":"Vyacheslav"},{"family":"Gonzalez-Escalona","given":"Narjol"},{"family":"Frye","given":"Jonathan G."},{"family":"Haendiges","given":"Julie"},{"family":"Haft","given":"Daniel H."},{"family":"Hoffmann","given":"Maria"},{"family":"Pettengill","given":"James B."},{"family":"Prasad","given":"Arjun B."},{"family":"Tillman","given":"Glenn E."},{"family":"Tyson","given":"Gregory H."},{"family":"Klimke","given":"William"}],"issued":{"date-parts":[["2021",6,16]]}}}],"schema":"https://github.com/citation-style-language/schema/raw/master/csl-citation.json"} </w:instrText>
      </w:r>
      <w:r w:rsidR="0089030D">
        <w:rPr>
          <w:rFonts w:cs="Times New Roman"/>
          <w:szCs w:val="24"/>
        </w:rPr>
        <w:fldChar w:fldCharType="separate"/>
      </w:r>
      <w:r w:rsidR="0089030D" w:rsidRPr="0089030D">
        <w:rPr>
          <w:rFonts w:cs="Times New Roman"/>
        </w:rPr>
        <w:t>(Feldgarden et al., 2019, 2021)</w:t>
      </w:r>
      <w:r w:rsidR="0089030D">
        <w:rPr>
          <w:rFonts w:cs="Times New Roman"/>
          <w:szCs w:val="24"/>
        </w:rPr>
        <w:fldChar w:fldCharType="end"/>
      </w:r>
      <w:r w:rsidR="0089030D">
        <w:rPr>
          <w:rFonts w:cs="Times New Roman"/>
          <w:szCs w:val="24"/>
        </w:rPr>
        <w:t xml:space="preserve">. </w:t>
      </w:r>
    </w:p>
    <w:p w14:paraId="003EE14E" w14:textId="77777777" w:rsidR="00D95346" w:rsidRPr="00D93D74" w:rsidRDefault="00D95346" w:rsidP="00CD77AB">
      <w:pPr>
        <w:rPr>
          <w:rFonts w:cs="Times New Roman"/>
          <w:szCs w:val="24"/>
        </w:rPr>
      </w:pPr>
    </w:p>
    <w:p w14:paraId="506283BA" w14:textId="45A4603F" w:rsidR="00B10359" w:rsidRPr="00D93D74" w:rsidRDefault="00ED0C51" w:rsidP="0028419B">
      <w:pPr>
        <w:pStyle w:val="Heading4"/>
        <w:numPr>
          <w:ilvl w:val="3"/>
          <w:numId w:val="26"/>
        </w:numPr>
      </w:pPr>
      <w:r>
        <w:t xml:space="preserve">Determination of </w:t>
      </w:r>
      <w:r>
        <w:rPr>
          <w:i/>
          <w:iCs w:val="0"/>
        </w:rPr>
        <w:t xml:space="preserve">C. saudiense </w:t>
      </w:r>
      <w:r>
        <w:t xml:space="preserve">strains in metagenomic data </w:t>
      </w:r>
    </w:p>
    <w:p w14:paraId="5AD7BB77" w14:textId="7D71B237" w:rsidR="00ED0C51" w:rsidRPr="00A90451" w:rsidRDefault="00ED0C51" w:rsidP="00ED0C51">
      <w:pPr>
        <w:rPr>
          <w:rFonts w:cs="Times New Roman"/>
          <w:szCs w:val="24"/>
        </w:rPr>
      </w:pPr>
      <w:r w:rsidRPr="00A90451">
        <w:rPr>
          <w:rFonts w:cs="Times New Roman"/>
          <w:szCs w:val="24"/>
        </w:rPr>
        <w:t xml:space="preserve">Using two published tools and a novel approach using similar mindset, we compared </w:t>
      </w:r>
      <w:r>
        <w:rPr>
          <w:rFonts w:cs="Times New Roman"/>
          <w:szCs w:val="24"/>
        </w:rPr>
        <w:t xml:space="preserve">the </w:t>
      </w:r>
      <w:r w:rsidRPr="00A90451">
        <w:rPr>
          <w:rFonts w:cs="Times New Roman"/>
          <w:szCs w:val="24"/>
        </w:rPr>
        <w:t xml:space="preserve">determination of strain structure of </w:t>
      </w:r>
      <w:r w:rsidRPr="00A90451">
        <w:rPr>
          <w:rFonts w:cs="Times New Roman"/>
          <w:i/>
          <w:iCs/>
          <w:szCs w:val="24"/>
        </w:rPr>
        <w:t>C. saudiense</w:t>
      </w:r>
      <w:r w:rsidRPr="00A90451">
        <w:rPr>
          <w:rFonts w:cs="Times New Roman"/>
          <w:szCs w:val="24"/>
        </w:rPr>
        <w:t xml:space="preserve"> in shotgun metagenomic samples f</w:t>
      </w:r>
      <w:r>
        <w:rPr>
          <w:rFonts w:cs="Times New Roman"/>
          <w:szCs w:val="24"/>
        </w:rPr>
        <w:t>rom</w:t>
      </w:r>
      <w:r w:rsidRPr="00A90451">
        <w:rPr>
          <w:rFonts w:cs="Times New Roman"/>
          <w:szCs w:val="24"/>
        </w:rPr>
        <w:t xml:space="preserve"> participant H. </w:t>
      </w:r>
    </w:p>
    <w:p w14:paraId="213FA6D7" w14:textId="7CF8591B" w:rsidR="00ED0C51" w:rsidRPr="00A90451" w:rsidRDefault="00ED0C51" w:rsidP="00ED0C51">
      <w:pPr>
        <w:rPr>
          <w:rFonts w:cs="Times New Roman"/>
          <w:szCs w:val="24"/>
        </w:rPr>
      </w:pPr>
      <w:r w:rsidRPr="00A90451">
        <w:rPr>
          <w:rFonts w:cs="Times New Roman"/>
          <w:szCs w:val="24"/>
        </w:rPr>
        <w:t xml:space="preserve">We first used StrainPhlAn v4.1.1 to identify the dominant </w:t>
      </w:r>
      <w:r w:rsidRPr="00A90451">
        <w:rPr>
          <w:rFonts w:cs="Times New Roman"/>
          <w:i/>
          <w:iCs/>
          <w:szCs w:val="24"/>
        </w:rPr>
        <w:t xml:space="preserve">C. saudiense </w:t>
      </w:r>
      <w:r w:rsidRPr="00A90451">
        <w:rPr>
          <w:rFonts w:cs="Times New Roman"/>
          <w:szCs w:val="24"/>
        </w:rPr>
        <w:t xml:space="preserve">strain in </w:t>
      </w:r>
      <w:r>
        <w:rPr>
          <w:rFonts w:cs="Times New Roman"/>
          <w:szCs w:val="24"/>
        </w:rPr>
        <w:t>the</w:t>
      </w:r>
      <w:r w:rsidRPr="00A90451">
        <w:rPr>
          <w:rFonts w:cs="Times New Roman"/>
          <w:szCs w:val="24"/>
        </w:rPr>
        <w:t xml:space="preserve"> samples </w:t>
      </w:r>
      <w:r>
        <w:rPr>
          <w:rFonts w:cs="Times New Roman"/>
          <w:szCs w:val="24"/>
        </w:rPr>
        <w:t xml:space="preserve">from </w:t>
      </w:r>
      <w:r w:rsidRPr="00A90451">
        <w:rPr>
          <w:rFonts w:cs="Times New Roman"/>
          <w:szCs w:val="24"/>
        </w:rPr>
        <w:t xml:space="preserve">participant H and to construct a dendrogram based on average site substitutions between samples </w:t>
      </w:r>
      <w:r w:rsidRPr="00A90451">
        <w:rPr>
          <w:rFonts w:cs="Times New Roman"/>
          <w:szCs w:val="24"/>
        </w:rPr>
        <w:fldChar w:fldCharType="begin"/>
      </w:r>
      <w:r w:rsidR="00AC672D">
        <w:rPr>
          <w:rFonts w:cs="Times New Roman"/>
          <w:szCs w:val="24"/>
        </w:rPr>
        <w:instrText xml:space="preserve"> ADDIN ZOTERO_ITEM CSL_CITATION {"citationID":"vXBaKRdn","properties":{"formattedCitation":"(Blanco-M\\uc0\\u237{}guez et al., 2023b)","plainCitation":"(Blanco-Míguez et al., 2023b)","noteIndex":0},"citationItems":[{"id":2075,"uris":["http://zotero.org/users/8873894/items/NJE9Z5AS"],"itemData":{"id":2075,"type":"article-journal","abstract":"Metagenomic assembly enables new organism discovery from microbial communities, but it can only capture few abundant organisms from most metagenomes. Here we present MetaPhlAn 4, which integrates information from metagenome assemblies and microbial isolate genomes for more comprehensive metagenomic taxonomic profiling. From a curated collection of 1.01 M prokaryotic reference and metagenome-assembled genomes, we define unique marker genes for 26,970 species-level genome bins, 4,992 of them taxonomically unidentified at the species level. MetaPhlAn 4 explains ~20% more reads in most international human gut microbiomes and &gt;40% in less-characterized environments such as the rumen microbiome and proves more accurate than available alternatives on synthetic evaluations while also reliably quantifying organisms with no cultured isolates. Application of the method to &gt;24,500 metagenomes highlights previously undetected species to be strong biomarkers for host conditions and lifestyles in human and mouse microbiomes and shows that even previously uncharacterized species can be genetically profiled at the resolution of single microbial strains.","container-title":"Nature Biotechnology","DOI":"10.1038/s41587-023-01688-w","ISSN":"1546-1696","journalAbbreviation":"Nat Biotechnol","language":"en","license":"2023 The Author(s)","page":"1-12","publisher":"Nature Publishing Group","source":"www.nature.com","title":"Extending and improving metagenomic taxonomic profiling with uncharacterized species using MetaPhlAn 4","author":[{"family":"Blanco-Míguez","given":"Aitor"},{"family":"Beghini","given":"Francesco"},{"family":"Cumbo","given":"Fabio"},{"family":"McIver","given":"Lauren J."},{"family":"Thompson","given":"Kelsey N."},{"family":"Zolfo","given":"Moreno"},{"family":"Manghi","given":"Paolo"},{"family":"Dubois","given":"Leonard"},{"family":"Huang","given":"Kun D."},{"family":"Thomas","given":"Andrew Maltez"},{"family":"Nickols","given":"William A."},{"family":"Piccinno","given":"Gianmarco"},{"family":"Piperni","given":"Elisa"},{"family":"Punčochář","given":"Michal"},{"family":"Valles-Colomer","given":"Mireia"},{"family":"Tett","given":"Adrian"},{"family":"Giordano","given":"Francesca"},{"family":"Davies","given":"Richard"},{"family":"Wolf","given":"Jonathan"},{"family":"Berry","given":"Sarah E."},{"family":"Spector","given":"Tim D."},{"family":"Franzosa","given":"Eric A."},{"family":"Pasolli","given":"Edoardo"},{"family":"Asnicar","given":"Francesco"},{"family":"Huttenhower","given":"Curtis"},{"family":"Segata","given":"Nicola"}],"issued":{"date-parts":[["2023",2,23]]}}}],"schema":"https://github.com/citation-style-language/schema/raw/master/csl-citation.json"} </w:instrText>
      </w:r>
      <w:r w:rsidRPr="00A90451">
        <w:rPr>
          <w:rFonts w:cs="Times New Roman"/>
          <w:szCs w:val="24"/>
        </w:rPr>
        <w:fldChar w:fldCharType="separate"/>
      </w:r>
      <w:r w:rsidR="00AC672D" w:rsidRPr="00AC672D">
        <w:rPr>
          <w:rFonts w:cs="Times New Roman"/>
        </w:rPr>
        <w:t>(Blanco-Míguez et al., 2023b)</w:t>
      </w:r>
      <w:r w:rsidRPr="00A90451">
        <w:rPr>
          <w:rFonts w:cs="Times New Roman"/>
          <w:szCs w:val="24"/>
        </w:rPr>
        <w:fldChar w:fldCharType="end"/>
      </w:r>
      <w:r w:rsidRPr="00A90451">
        <w:rPr>
          <w:rFonts w:cs="Times New Roman"/>
          <w:szCs w:val="24"/>
        </w:rPr>
        <w:t>. This approach reconstructs only the dominant strain of a target species. It aligns all reads to species-specific marker genes and generates a multiple sequence alignment, which is then used by PhyloPhlAn to build a phylogenetic tree.</w:t>
      </w:r>
    </w:p>
    <w:p w14:paraId="21F03B15" w14:textId="2C6A952A" w:rsidR="00ED0C51" w:rsidRPr="00A90451" w:rsidRDefault="00ED0C51" w:rsidP="00ED0C51">
      <w:pPr>
        <w:rPr>
          <w:rFonts w:cs="Times New Roman"/>
          <w:szCs w:val="24"/>
        </w:rPr>
      </w:pPr>
      <w:r>
        <w:rPr>
          <w:rFonts w:cs="Times New Roman"/>
          <w:szCs w:val="24"/>
        </w:rPr>
        <w:t>T</w:t>
      </w:r>
      <w:r w:rsidRPr="00A90451">
        <w:rPr>
          <w:rFonts w:cs="Times New Roman"/>
          <w:szCs w:val="24"/>
        </w:rPr>
        <w:t>o connect</w:t>
      </w:r>
      <w:r>
        <w:rPr>
          <w:rFonts w:cs="Times New Roman"/>
          <w:szCs w:val="24"/>
        </w:rPr>
        <w:t xml:space="preserve"> the</w:t>
      </w:r>
      <w:r w:rsidRPr="00A90451">
        <w:rPr>
          <w:rFonts w:cs="Times New Roman"/>
          <w:szCs w:val="24"/>
        </w:rPr>
        <w:t xml:space="preserve"> whole-genome dataset with </w:t>
      </w:r>
      <w:r>
        <w:rPr>
          <w:rFonts w:cs="Times New Roman"/>
          <w:szCs w:val="24"/>
        </w:rPr>
        <w:t xml:space="preserve">the </w:t>
      </w:r>
      <w:r w:rsidRPr="00A90451">
        <w:rPr>
          <w:rFonts w:cs="Times New Roman"/>
          <w:szCs w:val="24"/>
        </w:rPr>
        <w:t>shotgun metagenomic dataset</w:t>
      </w:r>
      <w:r>
        <w:rPr>
          <w:rFonts w:cs="Times New Roman"/>
          <w:szCs w:val="24"/>
        </w:rPr>
        <w:t>,</w:t>
      </w:r>
      <w:r w:rsidRPr="00A90451">
        <w:rPr>
          <w:rFonts w:cs="Times New Roman"/>
          <w:szCs w:val="24"/>
        </w:rPr>
        <w:t xml:space="preserve"> we also used StrainScan v1.0.14 </w:t>
      </w:r>
      <w:r w:rsidRPr="00A90451">
        <w:rPr>
          <w:rFonts w:cs="Times New Roman"/>
          <w:szCs w:val="24"/>
        </w:rPr>
        <w:fldChar w:fldCharType="begin"/>
      </w:r>
      <w:r>
        <w:rPr>
          <w:rFonts w:cs="Times New Roman"/>
          <w:szCs w:val="24"/>
        </w:rPr>
        <w:instrText xml:space="preserve"> ADDIN ZOTERO_ITEM CSL_CITATION {"citationID":"Ghn6XgjP","properties":{"formattedCitation":"(Liao et al., 2023)","plainCitation":"(Liao et al., 2023)","noteIndex":0},"citationItems":[{"id":3727,"uris":["http://zotero.org/users/8873894/items/LNZCK56N"],"itemData":{"id":3727,"type":"article-journal","abstract":"BACKGROUND: Bacterial strains under the same species can exhibit different biological properties, making strain-level composition analysis an important step in understanding the dynamics of microbial communities. Metagenomic sequencing has become the major means for probing the microbial composition in host-associated or environmental samples. Although there are a plethora of composition analysis tools, they are not optimized to address the challenges in strain-level analysis: highly similar strain genomes and the presence of multiple strains under one species in a sample. Thus, this work aims to provide a high-resolution and more accurate strain-level analysis tool for short reads.\nRESULTS: In this work, we present a new strain-level composition analysis tool named StrainScan that employs a novel tree-based k-mers indexing structure to strike a balance between the strain identification accuracy and the computational complexity. We tested StrainScan extensively on a large number of simulated and real sequencing data and benchmarked StrainScan with popular strain-level analysis tools including Krakenuniq, StrainSeeker, Pathoscope2, Sigma, StrainGE, and StrainEst. The results show that StrainScan has higher accuracy and resolution than the state-of-the-art tools on strain-level composition analysis. It improves the F1 score by 20% in identifying multiple strains at the strain level.\nCONCLUSIONS: By using a novel k-mer indexing structure, StrainScan is able to provide strain-level analysis with higher resolution than existing tools, enabling it to return more informative strain composition analysis in one sample or across multiple samples. StrainScan takes short reads and a set of reference strains as input and its source codes are freely available at https://github.com/liaoherui/StrainScan . Video Abstract.","container-title":"Microbiome","DOI":"10.1186/s40168-023-01615-w","ISSN":"2049-2618","issue":"1","journalAbbreviation":"Microbiome","language":"eng","page":"183","PMID":"37587527","PMCID":"PMC10433603","source":"PubMed","title":"High-resolution strain-level microbiome composition analysis from short reads","volume":"11","author":[{"family":"Liao","given":"Herui"},{"family":"Ji","given":"Yongxin"},{"family":"Sun","given":"Yanni"}],"issued":{"date-parts":[["2023",8,17]]}}}],"schema":"https://github.com/citation-style-language/schema/raw/master/csl-citation.json"} </w:instrText>
      </w:r>
      <w:r w:rsidRPr="00A90451">
        <w:rPr>
          <w:rFonts w:cs="Times New Roman"/>
          <w:szCs w:val="24"/>
        </w:rPr>
        <w:fldChar w:fldCharType="separate"/>
      </w:r>
      <w:r w:rsidRPr="00C65174">
        <w:rPr>
          <w:rFonts w:cs="Times New Roman"/>
        </w:rPr>
        <w:t>(Liao et al., 2023)</w:t>
      </w:r>
      <w:r w:rsidRPr="00A90451">
        <w:rPr>
          <w:rFonts w:cs="Times New Roman"/>
          <w:szCs w:val="24"/>
        </w:rPr>
        <w:fldChar w:fldCharType="end"/>
      </w:r>
      <w:r w:rsidRPr="00A90451">
        <w:rPr>
          <w:rFonts w:cs="Times New Roman"/>
          <w:szCs w:val="24"/>
        </w:rPr>
        <w:t>. StrainScan determine</w:t>
      </w:r>
      <w:r>
        <w:rPr>
          <w:rFonts w:cs="Times New Roman"/>
          <w:szCs w:val="24"/>
        </w:rPr>
        <w:t>s</w:t>
      </w:r>
      <w:r w:rsidRPr="00A90451">
        <w:rPr>
          <w:rFonts w:cs="Times New Roman"/>
          <w:szCs w:val="24"/>
        </w:rPr>
        <w:t xml:space="preserve"> strain structure based on hierarchical clustering of assembled genomes </w:t>
      </w:r>
      <w:r>
        <w:rPr>
          <w:rFonts w:cs="Times New Roman"/>
          <w:szCs w:val="24"/>
        </w:rPr>
        <w:t xml:space="preserve">of a species </w:t>
      </w:r>
      <w:r w:rsidRPr="00A90451">
        <w:rPr>
          <w:rFonts w:cs="Times New Roman"/>
          <w:szCs w:val="24"/>
        </w:rPr>
        <w:t>and finds strain-specific k-mers, to which it maps short reads from metageno</w:t>
      </w:r>
      <w:r>
        <w:rPr>
          <w:rFonts w:cs="Times New Roman"/>
          <w:szCs w:val="24"/>
        </w:rPr>
        <w:t>mic</w:t>
      </w:r>
      <w:r w:rsidRPr="00A90451">
        <w:rPr>
          <w:rFonts w:cs="Times New Roman"/>
          <w:szCs w:val="24"/>
        </w:rPr>
        <w:t xml:space="preserve"> samples </w:t>
      </w:r>
      <w:r>
        <w:rPr>
          <w:rFonts w:cs="Times New Roman"/>
          <w:szCs w:val="24"/>
        </w:rPr>
        <w:t>t</w:t>
      </w:r>
      <w:r w:rsidRPr="00A90451">
        <w:rPr>
          <w:rFonts w:cs="Times New Roman"/>
          <w:szCs w:val="24"/>
        </w:rPr>
        <w:t xml:space="preserve">o determine </w:t>
      </w:r>
      <w:r>
        <w:rPr>
          <w:rFonts w:cs="Times New Roman"/>
          <w:szCs w:val="24"/>
        </w:rPr>
        <w:t xml:space="preserve">the </w:t>
      </w:r>
      <w:r w:rsidRPr="00A90451">
        <w:rPr>
          <w:rFonts w:cs="Times New Roman"/>
          <w:szCs w:val="24"/>
        </w:rPr>
        <w:t>strain structure of each sample.</w:t>
      </w:r>
    </w:p>
    <w:p w14:paraId="77AC62E1" w14:textId="687B487E" w:rsidR="00BE6657" w:rsidRDefault="00ED0C51" w:rsidP="00ED0C51">
      <w:pPr>
        <w:rPr>
          <w:rFonts w:cs="Times New Roman"/>
          <w:szCs w:val="24"/>
        </w:rPr>
      </w:pPr>
      <w:r w:rsidRPr="00A90451">
        <w:rPr>
          <w:rFonts w:cs="Times New Roman"/>
          <w:szCs w:val="24"/>
        </w:rPr>
        <w:t xml:space="preserve">StrainScan could not determine strains in all metagenomic samples, </w:t>
      </w:r>
      <w:r>
        <w:rPr>
          <w:rFonts w:cs="Times New Roman"/>
          <w:szCs w:val="24"/>
        </w:rPr>
        <w:t xml:space="preserve">possibly </w:t>
      </w:r>
      <w:r w:rsidRPr="00A90451">
        <w:rPr>
          <w:rFonts w:cs="Times New Roman"/>
          <w:szCs w:val="24"/>
        </w:rPr>
        <w:t xml:space="preserve">due to low coverage and abundance of this species. We identified strain-specific genes for each strain determined </w:t>
      </w:r>
      <w:r>
        <w:rPr>
          <w:rFonts w:cs="Times New Roman"/>
          <w:szCs w:val="24"/>
        </w:rPr>
        <w:t>by</w:t>
      </w:r>
      <w:r w:rsidRPr="00A90451">
        <w:rPr>
          <w:rFonts w:cs="Times New Roman"/>
          <w:szCs w:val="24"/>
        </w:rPr>
        <w:t xml:space="preserve"> core SNPs and core-gene content. Shotgun metagenomic reads from all stool samples of participants H and A were mapped to these strain-specific genes with bowtie2 using the --very-sensitive flag </w:t>
      </w:r>
      <w:r w:rsidRPr="00A90451">
        <w:rPr>
          <w:rFonts w:cs="Times New Roman"/>
          <w:szCs w:val="24"/>
        </w:rPr>
        <w:fldChar w:fldCharType="begin"/>
      </w:r>
      <w:r w:rsidR="00AC672D">
        <w:rPr>
          <w:rFonts w:cs="Times New Roman"/>
          <w:szCs w:val="24"/>
        </w:rPr>
        <w:instrText xml:space="preserve"> ADDIN ZOTERO_ITEM CSL_CITATION {"citationID":"SAWqS38g","properties":{"formattedCitation":"(Langmead &amp; Salzberg, 2012)","plainCitation":"(Langmead &amp; Salzberg, 2012)","noteIndex":0},"citationItems":[{"id":3343,"uris":["http://zotero.org/users/8873894/items/4U5YNPWK"],"itemData":{"id":3343,"type":"article-journal","abstract":"As the rate of sequencing increases, greater throughput is demanded from read aligners. The full-text minute index is often used to make alignment very fast and memory-efficient, but the approach is ill-suited to finding longer, gapped alignments. Bowtie 2 combines the strengths of the full-text minute index with the flexibility and speed of hardware-accelerated dynamic programming algorithms to achieve a combination of high speed, sensitivity and accuracy.","container-title":"Nature methods","DOI":"10.1038/nmeth.1923","ISSN":"1548-7091","issue":"4","journalAbbreviation":"Nat Methods","page":"357-359","PMID":"22388286","PMCID":"PMC3322381","source":"PubMed Central","title":"Fast gapped-read alignment with Bowtie 2","volume":"9","author":[{"family":"Langmead","given":"Ben"},{"family":"Salzberg","given":"Steven L"}],"issued":{"date-parts":[["2012",3,4]]}}}],"schema":"https://github.com/citation-style-language/schema/raw/master/csl-citation.json"} </w:instrText>
      </w:r>
      <w:r w:rsidRPr="00A90451">
        <w:rPr>
          <w:rFonts w:cs="Times New Roman"/>
          <w:szCs w:val="24"/>
        </w:rPr>
        <w:fldChar w:fldCharType="separate"/>
      </w:r>
      <w:r w:rsidR="00AC672D" w:rsidRPr="00AC672D">
        <w:rPr>
          <w:rFonts w:cs="Times New Roman"/>
        </w:rPr>
        <w:t>(Langmead &amp; Salzberg, 2012)</w:t>
      </w:r>
      <w:r w:rsidRPr="00A90451">
        <w:rPr>
          <w:rFonts w:cs="Times New Roman"/>
          <w:szCs w:val="24"/>
        </w:rPr>
        <w:fldChar w:fldCharType="end"/>
      </w:r>
      <w:r w:rsidRPr="00A90451">
        <w:rPr>
          <w:rFonts w:cs="Times New Roman"/>
          <w:szCs w:val="24"/>
        </w:rPr>
        <w:t>. Participant A served as a negative control for this approach</w:t>
      </w:r>
      <w:r>
        <w:rPr>
          <w:rFonts w:cs="Times New Roman"/>
          <w:szCs w:val="24"/>
        </w:rPr>
        <w:t>. We detected</w:t>
      </w:r>
      <w:r w:rsidRPr="00A90451">
        <w:rPr>
          <w:rFonts w:cs="Times New Roman"/>
          <w:szCs w:val="24"/>
        </w:rPr>
        <w:t xml:space="preserve"> </w:t>
      </w:r>
      <w:r w:rsidRPr="00A90451">
        <w:rPr>
          <w:rFonts w:cs="Times New Roman"/>
          <w:i/>
          <w:iCs/>
          <w:szCs w:val="24"/>
        </w:rPr>
        <w:t>C. saudiense</w:t>
      </w:r>
      <w:r w:rsidRPr="00A90451">
        <w:rPr>
          <w:rFonts w:cs="Times New Roman"/>
          <w:szCs w:val="24"/>
        </w:rPr>
        <w:t xml:space="preserve"> at very low abundance in only one of his 12 samples</w:t>
      </w:r>
      <w:r>
        <w:rPr>
          <w:rFonts w:cs="Times New Roman"/>
          <w:szCs w:val="24"/>
        </w:rPr>
        <w:t>, this sample was not used</w:t>
      </w:r>
      <w:del w:id="187" w:author="Urša Miklavčič" w:date="2026-04-21T13:19:00Z" w16du:dateUtc="2026-04-21T11:19:00Z">
        <w:r w:rsidDel="00554FAF">
          <w:rPr>
            <w:rFonts w:cs="Times New Roman"/>
            <w:szCs w:val="24"/>
          </w:rPr>
          <w:delText xml:space="preserve"> </w:delText>
        </w:r>
        <w:r w:rsidRPr="00A90451" w:rsidDel="00554FAF">
          <w:rPr>
            <w:rFonts w:cs="Times New Roman"/>
            <w:szCs w:val="24"/>
          </w:rPr>
          <w:delText xml:space="preserve">(Supplementary Figure </w:delText>
        </w:r>
        <w:r w:rsidDel="00554FAF">
          <w:rPr>
            <w:rFonts w:cs="Times New Roman"/>
            <w:szCs w:val="24"/>
          </w:rPr>
          <w:delText>20</w:delText>
        </w:r>
        <w:r w:rsidRPr="00A90451" w:rsidDel="00554FAF">
          <w:rPr>
            <w:rFonts w:cs="Times New Roman"/>
            <w:szCs w:val="24"/>
          </w:rPr>
          <w:delText>)</w:delText>
        </w:r>
      </w:del>
      <w:r w:rsidRPr="00A90451">
        <w:rPr>
          <w:rFonts w:cs="Times New Roman"/>
          <w:szCs w:val="24"/>
        </w:rPr>
        <w:t>. We normalized the number of reads mapped to each gene, by gene length and, for each strain, by the number of genes detected for that strain</w:t>
      </w:r>
      <w:r>
        <w:rPr>
          <w:rFonts w:cs="Times New Roman"/>
          <w:szCs w:val="24"/>
        </w:rPr>
        <w:t>,</w:t>
      </w:r>
      <w:r w:rsidRPr="00A90451">
        <w:rPr>
          <w:rFonts w:cs="Times New Roman"/>
          <w:szCs w:val="24"/>
        </w:rPr>
        <w:t xml:space="preserve"> and visualized the results in R</w:t>
      </w:r>
      <w:r>
        <w:rPr>
          <w:rFonts w:cs="Times New Roman"/>
          <w:szCs w:val="24"/>
        </w:rPr>
        <w:t xml:space="preserve">. </w:t>
      </w:r>
    </w:p>
    <w:p w14:paraId="7E116DE2" w14:textId="77777777" w:rsidR="00ED0C51" w:rsidRPr="00D93D74" w:rsidRDefault="00ED0C51" w:rsidP="00ED0C51"/>
    <w:p w14:paraId="3DD42118" w14:textId="3B9EAF99" w:rsidR="00CF5058" w:rsidRPr="00D93D74" w:rsidRDefault="00CF5058" w:rsidP="00BD2E54">
      <w:r w:rsidRPr="00D93D74">
        <w:br w:type="page"/>
      </w:r>
    </w:p>
    <w:p w14:paraId="5DC70B3A" w14:textId="3DAB9984" w:rsidR="00A0613C" w:rsidRPr="00D93D74" w:rsidRDefault="009B3EB0" w:rsidP="00A0613C">
      <w:pPr>
        <w:pStyle w:val="Heading1"/>
        <w:numPr>
          <w:ilvl w:val="0"/>
          <w:numId w:val="26"/>
        </w:numPr>
      </w:pPr>
      <w:bookmarkStart w:id="188" w:name="_Toc212712211"/>
      <w:bookmarkStart w:id="189" w:name="_Toc216099744"/>
      <w:bookmarkStart w:id="190" w:name="_Toc220932867"/>
      <w:bookmarkStart w:id="191" w:name="_Toc227737883"/>
      <w:r w:rsidRPr="00D93D74">
        <w:lastRenderedPageBreak/>
        <w:t>RESULTS</w:t>
      </w:r>
      <w:bookmarkEnd w:id="188"/>
      <w:bookmarkEnd w:id="189"/>
      <w:bookmarkEnd w:id="190"/>
      <w:bookmarkEnd w:id="191"/>
    </w:p>
    <w:p w14:paraId="3259460E" w14:textId="7250699A" w:rsidR="00CD77AB" w:rsidRPr="00D93D74" w:rsidRDefault="00EE3CC9" w:rsidP="00221812">
      <w:pPr>
        <w:pStyle w:val="Heading2"/>
        <w:numPr>
          <w:ilvl w:val="1"/>
          <w:numId w:val="26"/>
        </w:numPr>
      </w:pPr>
      <w:bookmarkStart w:id="192" w:name="_Toc212712213"/>
      <w:bookmarkStart w:id="193" w:name="_Toc216099745"/>
      <w:bookmarkStart w:id="194" w:name="_Toc220932868"/>
      <w:bookmarkStart w:id="195" w:name="_Toc227737884"/>
      <w:commentRangeStart w:id="196"/>
      <w:commentRangeStart w:id="197"/>
      <w:r w:rsidRPr="00D93D74">
        <w:t>COMPARISON OF ISOLATION PROTOCOLS FOR BACTERIAL DNA FROM HUMAN STOOL SAMPLES</w:t>
      </w:r>
      <w:bookmarkEnd w:id="192"/>
      <w:bookmarkEnd w:id="193"/>
      <w:r w:rsidR="003D12EB" w:rsidRPr="00D93D74">
        <w:t xml:space="preserve"> </w:t>
      </w:r>
      <w:commentRangeEnd w:id="196"/>
      <w:r w:rsidR="003031E8" w:rsidRPr="00D93D74">
        <w:rPr>
          <w:rStyle w:val="CommentReference"/>
          <w:rFonts w:eastAsiaTheme="minorHAnsi" w:cstheme="minorBidi"/>
          <w:bCs w:val="0"/>
          <w:color w:val="auto"/>
        </w:rPr>
        <w:commentReference w:id="196"/>
      </w:r>
      <w:commentRangeEnd w:id="197"/>
      <w:r w:rsidR="00494014" w:rsidRPr="00D93D74">
        <w:rPr>
          <w:rStyle w:val="CommentReference"/>
          <w:rFonts w:eastAsiaTheme="minorHAnsi" w:cstheme="minorBidi"/>
          <w:bCs w:val="0"/>
          <w:color w:val="auto"/>
        </w:rPr>
        <w:commentReference w:id="197"/>
      </w:r>
      <w:bookmarkEnd w:id="194"/>
      <w:bookmarkEnd w:id="195"/>
    </w:p>
    <w:p w14:paraId="3258E888" w14:textId="354B17CB" w:rsidR="002E26D9" w:rsidRPr="00D93D74" w:rsidRDefault="002E26D9" w:rsidP="002E26D9">
      <w:pPr>
        <w:rPr>
          <w:rFonts w:cs="Times New Roman"/>
          <w:szCs w:val="24"/>
        </w:rPr>
      </w:pPr>
      <w:r w:rsidRPr="00D93D74">
        <w:rPr>
          <w:rFonts w:cs="Times New Roman"/>
          <w:szCs w:val="24"/>
        </w:rPr>
        <w:t xml:space="preserve">Four DNA isolation protocols </w:t>
      </w:r>
      <w:r w:rsidR="00CE61A7">
        <w:rPr>
          <w:rFonts w:cs="Times New Roman"/>
          <w:szCs w:val="24"/>
        </w:rPr>
        <w:t xml:space="preserve">for isolation of DNA from untreated stool samples </w:t>
      </w:r>
      <w:r w:rsidRPr="00D93D74">
        <w:rPr>
          <w:rFonts w:cs="Times New Roman"/>
          <w:szCs w:val="24"/>
        </w:rPr>
        <w:t xml:space="preserve">were compared </w:t>
      </w:r>
      <w:r w:rsidR="00643FE9" w:rsidRPr="00D93D74">
        <w:rPr>
          <w:rFonts w:cs="Times New Roman"/>
          <w:szCs w:val="24"/>
        </w:rPr>
        <w:t>using</w:t>
      </w:r>
      <w:r w:rsidRPr="00D93D74">
        <w:rPr>
          <w:rFonts w:cs="Times New Roman"/>
          <w:szCs w:val="24"/>
        </w:rPr>
        <w:t xml:space="preserve"> three stool samples and a negative control</w:t>
      </w:r>
      <w:r w:rsidR="001E2632" w:rsidRPr="00D93D74">
        <w:rPr>
          <w:rFonts w:cs="Times New Roman"/>
          <w:szCs w:val="24"/>
        </w:rPr>
        <w:t xml:space="preserve">, each processed </w:t>
      </w:r>
      <w:r w:rsidRPr="00D93D74">
        <w:rPr>
          <w:rFonts w:cs="Times New Roman"/>
          <w:szCs w:val="24"/>
        </w:rPr>
        <w:t xml:space="preserve">in triplicate. Amplicon sequencing of the V3-V4 region of the 16S rRNA gene was performed to </w:t>
      </w:r>
      <w:r w:rsidR="00643FE9" w:rsidRPr="00D93D74">
        <w:rPr>
          <w:rFonts w:cs="Times New Roman"/>
          <w:szCs w:val="24"/>
        </w:rPr>
        <w:t>assess</w:t>
      </w:r>
      <w:r w:rsidRPr="00D93D74">
        <w:rPr>
          <w:rFonts w:cs="Times New Roman"/>
          <w:szCs w:val="24"/>
        </w:rPr>
        <w:t xml:space="preserve"> the efficiency of each protocol</w:t>
      </w:r>
      <w:r w:rsidR="00EC5F83" w:rsidRPr="00D93D74">
        <w:rPr>
          <w:rFonts w:cs="Times New Roman"/>
          <w:szCs w:val="24"/>
        </w:rPr>
        <w:t xml:space="preserve"> (</w:t>
      </w:r>
      <w:commentRangeStart w:id="198"/>
      <w:commentRangeStart w:id="199"/>
      <w:r w:rsidR="00EC5F83" w:rsidRPr="00D93D74">
        <w:rPr>
          <w:rFonts w:cs="Times New Roman"/>
          <w:szCs w:val="24"/>
        </w:rPr>
        <w:t xml:space="preserve">Supplement Table </w:t>
      </w:r>
      <w:commentRangeEnd w:id="198"/>
      <w:r w:rsidR="0024495C" w:rsidRPr="00D93D74">
        <w:rPr>
          <w:rStyle w:val="CommentReference"/>
        </w:rPr>
        <w:commentReference w:id="198"/>
      </w:r>
      <w:commentRangeEnd w:id="199"/>
      <w:r w:rsidR="0024495C" w:rsidRPr="00D93D74">
        <w:rPr>
          <w:rStyle w:val="CommentReference"/>
        </w:rPr>
        <w:commentReference w:id="199"/>
      </w:r>
      <w:r w:rsidR="00494014" w:rsidRPr="00D93D74">
        <w:rPr>
          <w:rFonts w:cs="Times New Roman"/>
          <w:szCs w:val="24"/>
        </w:rPr>
        <w:t>3</w:t>
      </w:r>
      <w:r w:rsidR="00CE61A7">
        <w:rPr>
          <w:rFonts w:cs="Times New Roman"/>
          <w:szCs w:val="24"/>
        </w:rPr>
        <w:t>, 4</w:t>
      </w:r>
      <w:r w:rsidR="00EC5F83" w:rsidRPr="00D93D74">
        <w:rPr>
          <w:rFonts w:cs="Times New Roman"/>
          <w:szCs w:val="24"/>
        </w:rPr>
        <w:t>)</w:t>
      </w:r>
      <w:r w:rsidRPr="00D93D74">
        <w:rPr>
          <w:rFonts w:cs="Times New Roman"/>
          <w:szCs w:val="24"/>
        </w:rPr>
        <w:t xml:space="preserve">. </w:t>
      </w:r>
      <w:r w:rsidR="001E2632" w:rsidRPr="00D93D74">
        <w:rPr>
          <w:rFonts w:cs="Times New Roman"/>
          <w:szCs w:val="24"/>
        </w:rPr>
        <w:t>Selection of the best protocol was based on t</w:t>
      </w:r>
      <w:r w:rsidRPr="00D93D74">
        <w:rPr>
          <w:rFonts w:cs="Times New Roman"/>
          <w:szCs w:val="24"/>
        </w:rPr>
        <w:t>wo</w:t>
      </w:r>
      <w:r w:rsidR="00643FE9" w:rsidRPr="00D93D74">
        <w:rPr>
          <w:rFonts w:cs="Times New Roman"/>
          <w:szCs w:val="24"/>
        </w:rPr>
        <w:t xml:space="preserve"> criteria</w:t>
      </w:r>
      <w:r w:rsidRPr="00D93D74">
        <w:rPr>
          <w:rFonts w:cs="Times New Roman"/>
          <w:szCs w:val="24"/>
        </w:rPr>
        <w:t xml:space="preserve">: the highest DNA yield and the ability to </w:t>
      </w:r>
      <w:r w:rsidR="001E2632" w:rsidRPr="00D93D74">
        <w:rPr>
          <w:rFonts w:cs="Times New Roman"/>
          <w:szCs w:val="24"/>
        </w:rPr>
        <w:t>recover</w:t>
      </w:r>
      <w:r w:rsidRPr="00D93D74">
        <w:rPr>
          <w:rFonts w:cs="Times New Roman"/>
          <w:szCs w:val="24"/>
        </w:rPr>
        <w:t xml:space="preserve"> all bacterial phyla known to reside in the human gut </w:t>
      </w:r>
      <w:r w:rsidRPr="00D93D74">
        <w:rPr>
          <w:rFonts w:cs="Times New Roman"/>
          <w:szCs w:val="24"/>
        </w:rPr>
        <w:fldChar w:fldCharType="begin"/>
      </w:r>
      <w:r w:rsidR="00494014" w:rsidRPr="00D93D74">
        <w:rPr>
          <w:rFonts w:cs="Times New Roman"/>
          <w:szCs w:val="24"/>
        </w:rPr>
        <w:instrText xml:space="preserve"> ADDIN ZOTERO_ITEM CSL_CITATION {"citationID":"92x3YAZZ","properties":{"formattedCitation":"(Martino et al., 2022)","plainCitation":"(Martino et al., 2022)","noteIndex":0},"citationItems":[{"id":1108,"uris":["http://zotero.org/users/8873894/items/VS3A8XM3"],"itemData":{"id":1108,"type":"article-journal","abstract":"Associations between age and the human microbiota are robust and reproducible. The microbial composition at several body sites can predict human chronological age relatively accurately. Although it is largely unknown why specific microorganisms are more abundant at certain ages, human microbiota research has elucidated a series of microbial community transformations that occur between birth and death. In this Review, we explore microbial succession in the healthy human microbiota from the cradle to the grave. We discuss the stages from primary succession at birth, to disruptions by disease or antibiotic use, to microbial expansion at death. We address how these successions differ by body site and by domain (bacteria, fungi or viruses). We also review experimental tools that microbiota researchers use to conduct this work. Finally, we discuss future directions for studying the microbiota’s relationship with age, including designing consistent, well-powered, longitudinal studies, performing robust statistical analyses and improving characterization of non-bacterial microorganisms.","container-title":"Nature Reviews Microbiology","DOI":"10.1038/s41579-022-00768-z","ISSN":"1740-1534","journalAbbreviation":"Nat Rev Microbiol","language":"en","license":"2022 Springer Nature Limited","page":"1-14","publisher":"Nature Publishing Group","source":"www.nature.com","title":"Microbiota succession throughout life from the cradle to the grave","author":[{"family":"Martino","given":"Cameron"},{"family":"Dilmore","given":"Amanda Hazel"},{"family":"Burcham","given":"Zachary M."},{"family":"Metcalf","given":"Jessica L."},{"family":"Jeste","given":"Dilip"},{"family":"Knight","given":"Rob"}],"issued":{"date-parts":[["2022",7,29]]}}}],"schema":"https://github.com/citation-style-language/schema/raw/master/csl-citation.json"} </w:instrText>
      </w:r>
      <w:r w:rsidRPr="00D93D74">
        <w:rPr>
          <w:rFonts w:cs="Times New Roman"/>
          <w:szCs w:val="24"/>
        </w:rPr>
        <w:fldChar w:fldCharType="separate"/>
      </w:r>
      <w:r w:rsidRPr="00D93D74">
        <w:rPr>
          <w:rFonts w:cs="Times New Roman"/>
          <w:szCs w:val="24"/>
        </w:rPr>
        <w:t>(Martino et al., 2022)</w:t>
      </w:r>
      <w:r w:rsidRPr="00D93D74">
        <w:rPr>
          <w:rFonts w:cs="Times New Roman"/>
          <w:szCs w:val="24"/>
        </w:rPr>
        <w:fldChar w:fldCharType="end"/>
      </w:r>
      <w:r w:rsidRPr="00D93D74">
        <w:rPr>
          <w:rFonts w:cs="Times New Roman"/>
          <w:szCs w:val="24"/>
        </w:rPr>
        <w:t xml:space="preserve">. </w:t>
      </w:r>
    </w:p>
    <w:p w14:paraId="5064ABE2" w14:textId="523A18FD" w:rsidR="00CD77AB" w:rsidRPr="00D93D74" w:rsidRDefault="002E26D9" w:rsidP="00CD77AB">
      <w:pPr>
        <w:rPr>
          <w:rFonts w:cs="Times New Roman"/>
          <w:szCs w:val="24"/>
        </w:rPr>
      </w:pPr>
      <w:r w:rsidRPr="00D93D74">
        <w:rPr>
          <w:rFonts w:cs="Times New Roman"/>
          <w:szCs w:val="24"/>
        </w:rPr>
        <w:t xml:space="preserve">All four DNA isolation kits produced DNA concentrations sufficient for downstream molecular applications, with </w:t>
      </w:r>
      <w:r w:rsidR="001E2632" w:rsidRPr="00D93D74">
        <w:rPr>
          <w:rFonts w:cs="Times New Roman"/>
          <w:szCs w:val="24"/>
        </w:rPr>
        <w:t xml:space="preserve">the </w:t>
      </w:r>
      <w:r w:rsidRPr="00D93D74">
        <w:rPr>
          <w:rFonts w:cs="Times New Roman"/>
          <w:szCs w:val="24"/>
        </w:rPr>
        <w:t>PowerFecal</w:t>
      </w:r>
      <w:r w:rsidR="00643FE9" w:rsidRPr="00D93D74">
        <w:rPr>
          <w:rFonts w:cs="Times New Roman"/>
          <w:szCs w:val="24"/>
        </w:rPr>
        <w:t xml:space="preserve"> kit</w:t>
      </w:r>
      <w:r w:rsidRPr="00D93D74">
        <w:rPr>
          <w:rFonts w:cs="Times New Roman"/>
          <w:szCs w:val="24"/>
        </w:rPr>
        <w:t xml:space="preserve"> yielding approximately ten times higher </w:t>
      </w:r>
      <w:r w:rsidR="001E2632" w:rsidRPr="00D93D74">
        <w:rPr>
          <w:rFonts w:cs="Times New Roman"/>
          <w:szCs w:val="24"/>
        </w:rPr>
        <w:t xml:space="preserve">DNA </w:t>
      </w:r>
      <w:r w:rsidRPr="00D93D74">
        <w:rPr>
          <w:rFonts w:cs="Times New Roman"/>
          <w:szCs w:val="24"/>
        </w:rPr>
        <w:t>concentrations than the other protocols (paired t-test, p &lt; 0.001</w:t>
      </w:r>
      <w:r w:rsidR="001E2632" w:rsidRPr="00D93D74">
        <w:rPr>
          <w:rFonts w:cs="Times New Roman"/>
          <w:szCs w:val="24"/>
        </w:rPr>
        <w:t>;</w:t>
      </w:r>
      <w:r w:rsidRPr="00D93D74">
        <w:rPr>
          <w:rFonts w:cs="Times New Roman"/>
          <w:szCs w:val="24"/>
        </w:rPr>
        <w:t xml:space="preserve"> Figure 3A). The DNA concentration of negative controls was approximately 1 ng/µl, </w:t>
      </w:r>
      <w:r w:rsidR="001E2632" w:rsidRPr="00D93D74">
        <w:rPr>
          <w:rFonts w:cs="Times New Roman"/>
          <w:szCs w:val="24"/>
        </w:rPr>
        <w:t>with</w:t>
      </w:r>
      <w:r w:rsidRPr="00D93D74">
        <w:rPr>
          <w:rFonts w:cs="Times New Roman"/>
          <w:szCs w:val="24"/>
        </w:rPr>
        <w:t xml:space="preserve"> OTUs </w:t>
      </w:r>
      <w:r w:rsidR="001E2632" w:rsidRPr="00D93D74">
        <w:rPr>
          <w:rFonts w:cs="Times New Roman"/>
          <w:szCs w:val="24"/>
        </w:rPr>
        <w:t>averaging between</w:t>
      </w:r>
      <w:r w:rsidRPr="00D93D74">
        <w:rPr>
          <w:rFonts w:cs="Times New Roman"/>
          <w:szCs w:val="24"/>
        </w:rPr>
        <w:t xml:space="preserve"> 2 </w:t>
      </w:r>
      <w:r w:rsidR="001E2632" w:rsidRPr="00D93D74">
        <w:rPr>
          <w:rFonts w:cs="Times New Roman"/>
          <w:szCs w:val="24"/>
        </w:rPr>
        <w:t>and</w:t>
      </w:r>
      <w:r w:rsidRPr="00D93D74">
        <w:rPr>
          <w:rFonts w:cs="Times New Roman"/>
          <w:szCs w:val="24"/>
        </w:rPr>
        <w:t xml:space="preserve"> 5 reads </w:t>
      </w:r>
      <w:r w:rsidR="00494014" w:rsidRPr="00D93D74">
        <w:rPr>
          <w:rFonts w:cs="Times New Roman"/>
          <w:szCs w:val="24"/>
        </w:rPr>
        <w:t>per control</w:t>
      </w:r>
      <w:r w:rsidRPr="00D93D74">
        <w:rPr>
          <w:rFonts w:cs="Times New Roman"/>
          <w:szCs w:val="24"/>
        </w:rPr>
        <w:t>.</w:t>
      </w:r>
      <w:r w:rsidR="001E2632" w:rsidRPr="00D93D74">
        <w:rPr>
          <w:rFonts w:cs="Times New Roman"/>
          <w:szCs w:val="24"/>
        </w:rPr>
        <w:t xml:space="preserve"> Microbial community composition was significantly influenced by the DNA isolation protocol, </w:t>
      </w:r>
      <w:r w:rsidR="00571F06" w:rsidRPr="00D93D74">
        <w:rPr>
          <w:rFonts w:cs="Times New Roman"/>
          <w:szCs w:val="24"/>
        </w:rPr>
        <w:t>explaining 19% of variation (</w:t>
      </w:r>
      <w:r w:rsidR="001E2632" w:rsidRPr="00D93D74">
        <w:rPr>
          <w:rFonts w:cs="Times New Roman"/>
          <w:szCs w:val="24"/>
        </w:rPr>
        <w:t>PERMANOVA</w:t>
      </w:r>
      <w:r w:rsidR="00571F06" w:rsidRPr="00D93D74">
        <w:rPr>
          <w:rFonts w:cs="Times New Roman"/>
          <w:szCs w:val="24"/>
        </w:rPr>
        <w:t xml:space="preserve">, </w:t>
      </w:r>
      <w:r w:rsidR="001E2632" w:rsidRPr="00D93D74">
        <w:rPr>
          <w:rFonts w:cs="Times New Roman"/>
          <w:szCs w:val="24"/>
        </w:rPr>
        <w:t>p = 0.005</w:t>
      </w:r>
      <w:r w:rsidR="00571F06" w:rsidRPr="00D93D74">
        <w:rPr>
          <w:rFonts w:cs="Times New Roman"/>
          <w:szCs w:val="24"/>
        </w:rPr>
        <w:t xml:space="preserve">; </w:t>
      </w:r>
      <w:r w:rsidR="001E2632" w:rsidRPr="00D93D74">
        <w:rPr>
          <w:rFonts w:cs="Times New Roman"/>
          <w:szCs w:val="24"/>
        </w:rPr>
        <w:t xml:space="preserve">Figure 3B). </w:t>
      </w:r>
      <w:r w:rsidR="00EC5F83" w:rsidRPr="00D93D74">
        <w:rPr>
          <w:rFonts w:cs="Times New Roman"/>
          <w:szCs w:val="24"/>
        </w:rPr>
        <w:t xml:space="preserve">The DNeasy protocol </w:t>
      </w:r>
      <w:r w:rsidR="001E2632" w:rsidRPr="00D93D74">
        <w:rPr>
          <w:rFonts w:cs="Times New Roman"/>
          <w:szCs w:val="24"/>
        </w:rPr>
        <w:t>yielded</w:t>
      </w:r>
      <w:r w:rsidR="00EC5F83" w:rsidRPr="00D93D74">
        <w:rPr>
          <w:rFonts w:cs="Times New Roman"/>
          <w:szCs w:val="24"/>
        </w:rPr>
        <w:t xml:space="preserve"> significantly lower alpha diversity</w:t>
      </w:r>
      <w:r w:rsidR="001E2632" w:rsidRPr="00D93D74">
        <w:rPr>
          <w:rFonts w:cs="Times New Roman"/>
          <w:szCs w:val="24"/>
        </w:rPr>
        <w:t xml:space="preserve"> compared to the other three </w:t>
      </w:r>
      <w:r w:rsidR="00571F06" w:rsidRPr="00D93D74">
        <w:rPr>
          <w:rFonts w:cs="Times New Roman"/>
          <w:szCs w:val="24"/>
        </w:rPr>
        <w:t>protocols</w:t>
      </w:r>
      <w:r w:rsidR="00EC5F83" w:rsidRPr="00D93D74">
        <w:rPr>
          <w:rFonts w:cs="Times New Roman"/>
          <w:szCs w:val="24"/>
        </w:rPr>
        <w:t xml:space="preserve"> (</w:t>
      </w:r>
      <w:r w:rsidR="00571F06" w:rsidRPr="00D93D74">
        <w:rPr>
          <w:rFonts w:cs="Times New Roman"/>
          <w:szCs w:val="24"/>
        </w:rPr>
        <w:t xml:space="preserve">paired </w:t>
      </w:r>
      <w:r w:rsidR="00EC5F83" w:rsidRPr="00D93D74">
        <w:rPr>
          <w:rFonts w:cs="Times New Roman"/>
          <w:szCs w:val="24"/>
        </w:rPr>
        <w:t>t-test, p &lt; 0.005</w:t>
      </w:r>
      <w:r w:rsidR="00571F06" w:rsidRPr="00D93D74">
        <w:rPr>
          <w:rFonts w:cs="Times New Roman"/>
          <w:szCs w:val="24"/>
        </w:rPr>
        <w:t>;</w:t>
      </w:r>
      <w:r w:rsidR="00EC5F83" w:rsidRPr="00D93D74">
        <w:rPr>
          <w:rFonts w:cs="Times New Roman"/>
          <w:szCs w:val="24"/>
        </w:rPr>
        <w:t xml:space="preserve"> Figure 3</w:t>
      </w:r>
      <w:r w:rsidR="001E2632" w:rsidRPr="00D93D74">
        <w:rPr>
          <w:rFonts w:cs="Times New Roman"/>
          <w:szCs w:val="24"/>
        </w:rPr>
        <w:t>C</w:t>
      </w:r>
      <w:r w:rsidR="00EC5F83" w:rsidRPr="00D93D74">
        <w:rPr>
          <w:rFonts w:cs="Times New Roman"/>
          <w:szCs w:val="24"/>
        </w:rPr>
        <w:t>)</w:t>
      </w:r>
      <w:r w:rsidR="001E2632" w:rsidRPr="00D93D74">
        <w:rPr>
          <w:rFonts w:cs="Times New Roman"/>
          <w:szCs w:val="24"/>
        </w:rPr>
        <w:t xml:space="preserve">, largely due to its reduced efficiency in isolating bacteria from phylum </w:t>
      </w:r>
      <w:r w:rsidR="00CE61A7">
        <w:rPr>
          <w:rFonts w:cs="Times New Roman"/>
          <w:i/>
          <w:iCs/>
          <w:szCs w:val="24"/>
        </w:rPr>
        <w:t>Bacteroidota</w:t>
      </w:r>
      <w:r w:rsidR="00EC5F83" w:rsidRPr="00D93D74">
        <w:rPr>
          <w:rFonts w:cs="Times New Roman"/>
          <w:szCs w:val="24"/>
        </w:rPr>
        <w:t xml:space="preserve"> </w:t>
      </w:r>
      <w:r w:rsidR="0062246A" w:rsidRPr="00D93D74">
        <w:rPr>
          <w:rFonts w:cs="Times New Roman"/>
          <w:szCs w:val="24"/>
        </w:rPr>
        <w:t xml:space="preserve">(Figure 3D). </w:t>
      </w:r>
      <w:r w:rsidR="00643FE9" w:rsidRPr="00D93D74">
        <w:rPr>
          <w:rFonts w:cs="Times New Roman"/>
          <w:szCs w:val="24"/>
        </w:rPr>
        <w:t>The r</w:t>
      </w:r>
      <w:r w:rsidR="0062246A" w:rsidRPr="00D93D74">
        <w:rPr>
          <w:rFonts w:cs="Times New Roman"/>
          <w:szCs w:val="24"/>
        </w:rPr>
        <w:t xml:space="preserve">emaining three isolation protocols all </w:t>
      </w:r>
      <w:r w:rsidR="00643FE9" w:rsidRPr="00D93D74">
        <w:rPr>
          <w:rFonts w:cs="Times New Roman"/>
          <w:szCs w:val="24"/>
        </w:rPr>
        <w:t>produced</w:t>
      </w:r>
      <w:r w:rsidR="0062246A" w:rsidRPr="00D93D74">
        <w:rPr>
          <w:rFonts w:cs="Times New Roman"/>
          <w:szCs w:val="24"/>
        </w:rPr>
        <w:t xml:space="preserve"> distinct communities, which however did not significantly differ in alpha diversity metrics. </w:t>
      </w:r>
      <w:r w:rsidR="00695568" w:rsidRPr="00D93D74">
        <w:rPr>
          <w:rFonts w:cs="Times New Roman"/>
          <w:szCs w:val="24"/>
        </w:rPr>
        <w:t xml:space="preserve">Consequently, </w:t>
      </w:r>
      <w:r w:rsidR="0062246A" w:rsidRPr="00D93D74">
        <w:rPr>
          <w:rFonts w:cs="Times New Roman"/>
          <w:szCs w:val="24"/>
        </w:rPr>
        <w:t xml:space="preserve">the </w:t>
      </w:r>
      <w:r w:rsidR="00CD77AB" w:rsidRPr="00D93D74">
        <w:rPr>
          <w:rFonts w:cs="Times New Roman"/>
          <w:szCs w:val="24"/>
        </w:rPr>
        <w:t xml:space="preserve">PowerFecal protocol </w:t>
      </w:r>
      <w:r w:rsidR="00695568" w:rsidRPr="00D93D74">
        <w:rPr>
          <w:rFonts w:cs="Times New Roman"/>
          <w:szCs w:val="24"/>
        </w:rPr>
        <w:t xml:space="preserve">was </w:t>
      </w:r>
      <w:r w:rsidR="0062246A" w:rsidRPr="00D93D74">
        <w:rPr>
          <w:rFonts w:cs="Times New Roman"/>
          <w:szCs w:val="24"/>
        </w:rPr>
        <w:t xml:space="preserve">selected for subsequent analysis </w:t>
      </w:r>
      <w:r w:rsidR="00695568" w:rsidRPr="00D93D74">
        <w:rPr>
          <w:rFonts w:cs="Times New Roman"/>
          <w:szCs w:val="24"/>
        </w:rPr>
        <w:t xml:space="preserve">because </w:t>
      </w:r>
      <w:r w:rsidR="00643FE9" w:rsidRPr="00D93D74">
        <w:rPr>
          <w:rFonts w:cs="Times New Roman"/>
          <w:szCs w:val="24"/>
        </w:rPr>
        <w:t>it provided</w:t>
      </w:r>
      <w:r w:rsidR="00CD77AB" w:rsidRPr="00D93D74">
        <w:rPr>
          <w:rFonts w:cs="Times New Roman"/>
          <w:szCs w:val="24"/>
        </w:rPr>
        <w:t xml:space="preserve"> </w:t>
      </w:r>
      <w:r w:rsidR="00335FC4" w:rsidRPr="00D93D74">
        <w:rPr>
          <w:rFonts w:cs="Times New Roman"/>
          <w:szCs w:val="24"/>
        </w:rPr>
        <w:t xml:space="preserve">the </w:t>
      </w:r>
      <w:r w:rsidR="00CD77AB" w:rsidRPr="00D93D74">
        <w:rPr>
          <w:rFonts w:cs="Times New Roman"/>
          <w:szCs w:val="24"/>
        </w:rPr>
        <w:t>highest DNA yield</w:t>
      </w:r>
      <w:r w:rsidR="0062246A" w:rsidRPr="00D93D74">
        <w:rPr>
          <w:rFonts w:cs="Times New Roman"/>
          <w:szCs w:val="24"/>
        </w:rPr>
        <w:t xml:space="preserve"> and comprehensive bacterial recovery</w:t>
      </w:r>
      <w:r w:rsidR="00695568" w:rsidRPr="00D93D74">
        <w:rPr>
          <w:rFonts w:cs="Times New Roman"/>
          <w:szCs w:val="24"/>
        </w:rPr>
        <w:t>.</w:t>
      </w:r>
    </w:p>
    <w:p w14:paraId="7916B3A2" w14:textId="787BA44E" w:rsidR="0062246A" w:rsidRPr="00D93D74" w:rsidRDefault="0062246A" w:rsidP="00CD77AB">
      <w:pPr>
        <w:rPr>
          <w:rFonts w:cs="Times New Roman"/>
          <w:szCs w:val="24"/>
        </w:rPr>
      </w:pPr>
      <w:r w:rsidRPr="00D93D74">
        <w:rPr>
          <w:rFonts w:cs="Times New Roman"/>
          <w:szCs w:val="24"/>
        </w:rPr>
        <w:t xml:space="preserve">These findings </w:t>
      </w:r>
      <w:r w:rsidR="00643FE9" w:rsidRPr="00D93D74">
        <w:rPr>
          <w:rFonts w:cs="Times New Roman"/>
          <w:szCs w:val="24"/>
        </w:rPr>
        <w:t>are consistent</w:t>
      </w:r>
      <w:r w:rsidRPr="00D93D74">
        <w:rPr>
          <w:rFonts w:cs="Times New Roman"/>
          <w:szCs w:val="24"/>
        </w:rPr>
        <w:t xml:space="preserve"> with published evaluations</w:t>
      </w:r>
      <w:r w:rsidR="00643FE9" w:rsidRPr="00D93D74">
        <w:rPr>
          <w:rFonts w:cs="Times New Roman"/>
          <w:szCs w:val="24"/>
        </w:rPr>
        <w:t xml:space="preserve"> reporting</w:t>
      </w:r>
      <w:r w:rsidRPr="00D93D74">
        <w:rPr>
          <w:rFonts w:cs="Times New Roman"/>
          <w:szCs w:val="24"/>
        </w:rPr>
        <w:t xml:space="preserve"> that the PowerFecal kit </w:t>
      </w:r>
      <w:r w:rsidR="00643FE9" w:rsidRPr="00D93D74">
        <w:rPr>
          <w:rFonts w:cs="Times New Roman"/>
          <w:szCs w:val="24"/>
        </w:rPr>
        <w:t>provides</w:t>
      </w:r>
      <w:r w:rsidRPr="00D93D74">
        <w:rPr>
          <w:rFonts w:cs="Times New Roman"/>
          <w:szCs w:val="24"/>
        </w:rPr>
        <w:t xml:space="preserve"> high DNA yields, efficient lysis particularly of Gram-positive bacteria, and recovery of high-quality DNA suitable for microbiome studies </w:t>
      </w:r>
      <w:r w:rsidRPr="00D93D74">
        <w:rPr>
          <w:rFonts w:cs="Times New Roman"/>
          <w:szCs w:val="24"/>
        </w:rPr>
        <w:fldChar w:fldCharType="begin"/>
      </w:r>
      <w:r w:rsidR="00494014" w:rsidRPr="00D93D74">
        <w:rPr>
          <w:rFonts w:cs="Times New Roman"/>
          <w:szCs w:val="24"/>
        </w:rPr>
        <w:instrText xml:space="preserve"> ADDIN ZOTERO_ITEM CSL_CITATION {"citationID":"qLWX3dz5","properties":{"formattedCitation":"(Gall-David et al., 2023)","plainCitation":"(Gall-David et al., 2023)","noteIndex":0},"citationItems":[{"id":3448,"uris":["http://zotero.org/users/8873894/items/JHT4AWWT"],"itemData":{"id":3448,"type":"article-journal","abstract":"Aim: The current study investigated the performance of 4 widely used DNA extraction kits using different types of high (stool) and low biomass samples (chyme, broncho alveolar lavage and sputum). Methods: Qiagen Powerfecal Pro DNA kit, Macherey Nucleospin Soil kit, Macherey Nucleospin Tissue Kit and MagnaPure LC DNA isolation kit III were evaluated in terms of DNA quantity, quality, diversity and composition profiles. Results: The quantity and quality of DNA varied among the four kits. The microbiota of the stool samples showed similar diversity and compositional profiles for the 4 kits. Conclusion: Despite differences in DNA quality and quantity, the 4 kits yielded similar results for stool samples, while all kits were not sensitive enough for low biomass samples. DNA extraction is a major factor affecting the microbial profile of various samples. Considering that different kits are commonly used such as QIAamp PowerFecal Pro DNA kit (QPFPD, QIAGEN), Macherey Nucleospin Soil (MNS, MACHEREY-NAGEL) Macherey Nucleospin Tissue (MNT, MACHEREY-NAGEL) and MagnaPure LC DNA isolation kit III (MPLCD, ROCHE), this study aimed to assess their performance using high (feces) and low-biomass samples. The kits were equally effective for feces samples but not sensitive enough for low biomass samples (chyme, bronchoalveolar lavage fluid and sputum).","container-title":"Future Science OA","DOI":"10.2144/fsoa-2022-0072","ISSN":"null","issue":"1","note":"_eprint: https://doi.org/10.2144/fsoa-2022-0072","page":"FSO837","PMID":"37006230","publisher":"Taylor &amp; Francis","source":"Taylor and Francis+NEJM","title":"Comparison of Four DNA Extraction Kits Efficiency for 16SrDNA Microbiota Profiling of Diverse Human Samples","volume":"9","author":[{"family":"Gall-David","given":"Sandrine Le"},{"family":"Boudry","given":"Gaëlle"},{"family":"Buffet-Bataillon","given":"Sylvie"}],"issued":{"date-parts":[["2023",1,1]]}}}],"schema":"https://github.com/citation-style-language/schema/raw/master/csl-citation.json"} </w:instrText>
      </w:r>
      <w:r w:rsidRPr="00D93D74">
        <w:rPr>
          <w:rFonts w:cs="Times New Roman"/>
          <w:szCs w:val="24"/>
        </w:rPr>
        <w:fldChar w:fldCharType="separate"/>
      </w:r>
      <w:r w:rsidRPr="00D93D74">
        <w:rPr>
          <w:rFonts w:cs="Times New Roman"/>
        </w:rPr>
        <w:t>(Gall-David et al., 2023)</w:t>
      </w:r>
      <w:r w:rsidRPr="00D93D74">
        <w:rPr>
          <w:rFonts w:cs="Times New Roman"/>
          <w:szCs w:val="24"/>
        </w:rPr>
        <w:fldChar w:fldCharType="end"/>
      </w:r>
      <w:r w:rsidRPr="00D93D74">
        <w:rPr>
          <w:rFonts w:cs="Times New Roman"/>
          <w:szCs w:val="24"/>
        </w:rPr>
        <w:t>.</w:t>
      </w:r>
    </w:p>
    <w:p w14:paraId="458F1F69" w14:textId="462DA5EF" w:rsidR="00801198" w:rsidRPr="00D93D74" w:rsidRDefault="00BB7F49" w:rsidP="00801198">
      <w:pPr>
        <w:keepNext/>
      </w:pPr>
      <w:r>
        <w:rPr>
          <w:rFonts w:cs="Times New Roman"/>
          <w:noProof/>
          <w:szCs w:val="24"/>
        </w:rPr>
        <w:lastRenderedPageBreak/>
        <w:drawing>
          <wp:inline distT="0" distB="0" distL="0" distR="0" wp14:anchorId="79E6C8EA" wp14:editId="40C40819">
            <wp:extent cx="5939790" cy="4969510"/>
            <wp:effectExtent l="0" t="0" r="3810" b="2540"/>
            <wp:docPr id="1185946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9790" cy="4969510"/>
                    </a:xfrm>
                    <a:prstGeom prst="rect">
                      <a:avLst/>
                    </a:prstGeom>
                    <a:noFill/>
                    <a:ln>
                      <a:noFill/>
                    </a:ln>
                  </pic:spPr>
                </pic:pic>
              </a:graphicData>
            </a:graphic>
          </wp:inline>
        </w:drawing>
      </w:r>
    </w:p>
    <w:p w14:paraId="23F80B6A" w14:textId="0232C8E9" w:rsidR="00C2620A" w:rsidRPr="00D93D74" w:rsidRDefault="00801198" w:rsidP="00801198">
      <w:pPr>
        <w:pStyle w:val="Caption"/>
        <w:rPr>
          <w:b w:val="0"/>
          <w:bCs/>
        </w:rPr>
      </w:pPr>
      <w:bookmarkStart w:id="200" w:name="_Hlk219364750"/>
      <w:bookmarkStart w:id="201" w:name="_Toc216101617"/>
      <w:r w:rsidRPr="00D93D74">
        <w:t xml:space="preserve">Figure </w:t>
      </w:r>
      <w:r w:rsidRPr="00D93D74">
        <w:fldChar w:fldCharType="begin"/>
      </w:r>
      <w:r w:rsidRPr="00D93D74">
        <w:instrText xml:space="preserve"> SEQ Figure \* ARABIC </w:instrText>
      </w:r>
      <w:r w:rsidRPr="00D93D74">
        <w:fldChar w:fldCharType="separate"/>
      </w:r>
      <w:r w:rsidR="00327FF2">
        <w:rPr>
          <w:noProof/>
        </w:rPr>
        <w:t>3</w:t>
      </w:r>
      <w:r w:rsidRPr="00D93D74">
        <w:fldChar w:fldCharType="end"/>
      </w:r>
      <w:r w:rsidRPr="00D93D74">
        <w:t xml:space="preserve">. Comparison of DNA concentration, alpha and beta diversity, and the number of unique OTUs </w:t>
      </w:r>
      <w:r w:rsidR="00CE61A7">
        <w:t xml:space="preserve">recovered </w:t>
      </w:r>
      <w:r w:rsidRPr="00D93D74">
        <w:t>from three human stool samples using four different DNA isolation protocols.</w:t>
      </w:r>
      <w:bookmarkStart w:id="202" w:name="_Toc184220363"/>
      <w:r w:rsidRPr="00D93D74">
        <w:t xml:space="preserve"> </w:t>
      </w:r>
      <w:bookmarkEnd w:id="200"/>
      <w:r w:rsidR="00643FE9" w:rsidRPr="00D93D74">
        <w:rPr>
          <w:b w:val="0"/>
          <w:bCs/>
        </w:rPr>
        <w:t>A) DNA concentrations [ng/µl] after isolation, measured with the Quant-iT™ PicoGreen™ dsDNA Assay and dsDNA Reagents (Invitrogen™</w:t>
      </w:r>
      <w:r w:rsidR="00571F06" w:rsidRPr="00D93D74">
        <w:rPr>
          <w:b w:val="0"/>
          <w:bCs/>
        </w:rPr>
        <w:t>, USA</w:t>
      </w:r>
      <w:r w:rsidR="00643FE9" w:rsidRPr="00D93D74">
        <w:rPr>
          <w:b w:val="0"/>
          <w:bCs/>
        </w:rPr>
        <w:t>)</w:t>
      </w:r>
      <w:r w:rsidR="00571F06" w:rsidRPr="00D93D74">
        <w:rPr>
          <w:b w:val="0"/>
          <w:bCs/>
        </w:rPr>
        <w:t>, with p</w:t>
      </w:r>
      <w:r w:rsidR="00643FE9" w:rsidRPr="00D93D74">
        <w:rPr>
          <w:b w:val="0"/>
          <w:bCs/>
        </w:rPr>
        <w:t xml:space="preserve">-values above the connecting boxplots from paired t-tests. B) Non-metric multidimensional scaling (NMDS) ordination based on Bray–Curtis distances, with permutational multivariate analysis of variance used to assess differences between </w:t>
      </w:r>
      <w:r w:rsidR="00CE61A7">
        <w:rPr>
          <w:b w:val="0"/>
          <w:bCs/>
        </w:rPr>
        <w:t>protocols</w:t>
      </w:r>
      <w:r w:rsidR="00643FE9" w:rsidRPr="00D93D74">
        <w:rPr>
          <w:b w:val="0"/>
          <w:bCs/>
        </w:rPr>
        <w:t xml:space="preserve"> (PERMANOVA). C) Shannon</w:t>
      </w:r>
      <w:r w:rsidR="00CE61A7">
        <w:rPr>
          <w:b w:val="0"/>
          <w:bCs/>
        </w:rPr>
        <w:t>’s diversity</w:t>
      </w:r>
      <w:r w:rsidR="00643FE9" w:rsidRPr="00D93D74">
        <w:rPr>
          <w:b w:val="0"/>
          <w:bCs/>
        </w:rPr>
        <w:t xml:space="preserve"> index, with p-values above the connecting boxplots from paired t-tests. D) Number of </w:t>
      </w:r>
      <w:r w:rsidR="00571F06" w:rsidRPr="00D93D74">
        <w:rPr>
          <w:b w:val="0"/>
          <w:bCs/>
        </w:rPr>
        <w:t xml:space="preserve">unique </w:t>
      </w:r>
      <w:r w:rsidR="00643FE9" w:rsidRPr="00D93D74">
        <w:rPr>
          <w:b w:val="0"/>
          <w:bCs/>
        </w:rPr>
        <w:t xml:space="preserve">OTUs in each bacterial phylum across samples for each DNA isolation protocol, </w:t>
      </w:r>
      <w:r w:rsidR="00571F06" w:rsidRPr="00D93D74">
        <w:rPr>
          <w:b w:val="0"/>
          <w:bCs/>
        </w:rPr>
        <w:t>concatenating</w:t>
      </w:r>
      <w:r w:rsidR="00643FE9" w:rsidRPr="00D93D74">
        <w:rPr>
          <w:b w:val="0"/>
          <w:bCs/>
        </w:rPr>
        <w:t xml:space="preserve"> phyla with fewer than 5 OTUs</w:t>
      </w:r>
      <w:r w:rsidR="00571F06" w:rsidRPr="00D93D74">
        <w:rPr>
          <w:b w:val="0"/>
          <w:bCs/>
        </w:rPr>
        <w:t xml:space="preserve"> into one group (&lt; 5 OTUs)</w:t>
      </w:r>
      <w:r w:rsidR="00643FE9" w:rsidRPr="00D93D74">
        <w:rPr>
          <w:b w:val="0"/>
          <w:bCs/>
        </w:rPr>
        <w:t>. Legend: FastDNA: QIAamp Fast DNA Stool Mini Kit; NucleoSpin: NucleoSpin Soil Mini Kit, PowerFecal: QIAamp PowerFecal Pro DNA Kit; DNAeasy: in-house protocol based on the DNeasy Blood &amp; Tissue protocol.</w:t>
      </w:r>
      <w:bookmarkEnd w:id="201"/>
    </w:p>
    <w:p w14:paraId="34E966E5" w14:textId="6D05CC89" w:rsidR="00801198" w:rsidRPr="00D93D74" w:rsidRDefault="00801198">
      <w:pPr>
        <w:spacing w:line="259" w:lineRule="auto"/>
        <w:jc w:val="left"/>
      </w:pPr>
      <w:r w:rsidRPr="00D93D74">
        <w:br w:type="page"/>
      </w:r>
    </w:p>
    <w:p w14:paraId="7E8114A3" w14:textId="11556A9B" w:rsidR="0002799D" w:rsidRPr="00D93D74" w:rsidRDefault="00EE3CC9" w:rsidP="00CD77AB">
      <w:pPr>
        <w:pStyle w:val="Heading2"/>
        <w:numPr>
          <w:ilvl w:val="1"/>
          <w:numId w:val="26"/>
        </w:numPr>
      </w:pPr>
      <w:bookmarkStart w:id="203" w:name="_Hlk184885377"/>
      <w:bookmarkStart w:id="204" w:name="_Toc216099746"/>
      <w:bookmarkStart w:id="205" w:name="_Toc220932869"/>
      <w:bookmarkStart w:id="206" w:name="_Toc227737885"/>
      <w:bookmarkEnd w:id="202"/>
      <w:r w:rsidRPr="00D93D74">
        <w:lastRenderedPageBreak/>
        <w:t xml:space="preserve">OPTIMIZATION OF </w:t>
      </w:r>
      <w:r w:rsidR="006C2546">
        <w:t xml:space="preserve">REMOVAL OF VEGETATIVE CELLS AND THEIR DNA FROM </w:t>
      </w:r>
      <w:r w:rsidRPr="00D93D74">
        <w:t>STOOL SAMPLE</w:t>
      </w:r>
      <w:bookmarkEnd w:id="203"/>
      <w:r w:rsidRPr="00D93D74">
        <w:t>S</w:t>
      </w:r>
      <w:bookmarkEnd w:id="204"/>
      <w:bookmarkEnd w:id="205"/>
      <w:bookmarkEnd w:id="206"/>
    </w:p>
    <w:p w14:paraId="2360B20B" w14:textId="39D8FBC2" w:rsidR="004A20A8" w:rsidRPr="00D93D74" w:rsidRDefault="00C50FA4" w:rsidP="00643FE9">
      <w:r w:rsidRPr="00D93D74">
        <w:t xml:space="preserve">The experiment included two stool samples, each treated in duplicate with either ethanol shock using 70% ethanol for 24 hours or heat shock at 80 °C for 30 minutes (selected based on previous experiments, see Supplement Text 1). Free DNA and DNA in </w:t>
      </w:r>
      <w:r w:rsidR="00661A5E">
        <w:t>damaged</w:t>
      </w:r>
      <w:r w:rsidRPr="00D93D74">
        <w:t xml:space="preserve"> cells</w:t>
      </w:r>
      <w:r w:rsidR="00661A5E">
        <w:t xml:space="preserve"> from either ethanol or heat shock,</w:t>
      </w:r>
      <w:r w:rsidRPr="00D93D74">
        <w:t xml:space="preserve"> were subsequently removed by ethidium bromide monoazide (EMA) treatment with illumination times</w:t>
      </w:r>
      <w:r w:rsidR="00C62B09" w:rsidRPr="00D93D74">
        <w:t xml:space="preserve"> of 5, 10, or 15 minutes</w:t>
      </w:r>
      <w:r w:rsidRPr="00D93D74">
        <w:t>. Negative controls included a water sample treated alongside the stool</w:t>
      </w:r>
      <w:r w:rsidR="00643FE9" w:rsidRPr="00D93D74">
        <w:t xml:space="preserve"> samples</w:t>
      </w:r>
      <w:r w:rsidRPr="00D93D74">
        <w:t xml:space="preserve">, </w:t>
      </w:r>
      <w:r w:rsidR="00C62B09" w:rsidRPr="00D93D74">
        <w:t xml:space="preserve">which was </w:t>
      </w:r>
      <w:r w:rsidRPr="00D93D74">
        <w:t xml:space="preserve">not sequenced due to low DNA concentration. </w:t>
      </w:r>
      <w:r w:rsidR="00C62B09" w:rsidRPr="00D93D74">
        <w:t>Additional controls comprised an untreated stool sample</w:t>
      </w:r>
      <w:r w:rsidR="004A20A8" w:rsidRPr="00D93D74">
        <w:t>, used to assess the fraction of the community removed by shock,</w:t>
      </w:r>
      <w:r w:rsidR="00C62B09" w:rsidRPr="00D93D74">
        <w:t xml:space="preserve"> </w:t>
      </w:r>
      <w:r w:rsidR="00661A5E">
        <w:t>or/and</w:t>
      </w:r>
      <w:r w:rsidR="004A20A8" w:rsidRPr="00D93D74">
        <w:t xml:space="preserve"> ethanol- and heat-shocked samples washed only with </w:t>
      </w:r>
      <w:r w:rsidR="007B5A5E" w:rsidRPr="00D93D74">
        <w:t>nuclease-free</w:t>
      </w:r>
      <w:r w:rsidR="004A20A8" w:rsidRPr="00D93D74">
        <w:t xml:space="preserve"> water (without EMA),</w:t>
      </w:r>
      <w:r w:rsidR="00C62B09" w:rsidRPr="00D93D74">
        <w:t xml:space="preserve"> as EMA-efficiency contro</w:t>
      </w:r>
      <w:r w:rsidR="004A20A8" w:rsidRPr="00D93D74">
        <w:t>ls</w:t>
      </w:r>
      <w:r w:rsidR="00C62B09" w:rsidRPr="00D93D74">
        <w:t xml:space="preserve">. </w:t>
      </w:r>
    </w:p>
    <w:p w14:paraId="58C9DF89" w14:textId="6089125A" w:rsidR="004A20A8" w:rsidRPr="00D93D74" w:rsidRDefault="004A20A8" w:rsidP="00643FE9">
      <w:r w:rsidRPr="00D93D74">
        <w:t xml:space="preserve">Removal efficiency of non-spore-forming bacteria was evaluated using amplicon sequencing, focusing on </w:t>
      </w:r>
      <w:r w:rsidR="00661A5E">
        <w:t>taxa</w:t>
      </w:r>
      <w:r w:rsidRPr="00D93D74">
        <w:t xml:space="preserve"> </w:t>
      </w:r>
      <w:r w:rsidR="00C62B09" w:rsidRPr="00D93D74">
        <w:t xml:space="preserve">known </w:t>
      </w:r>
      <w:r w:rsidRPr="00D93D74">
        <w:t xml:space="preserve">to form </w:t>
      </w:r>
      <w:r w:rsidR="00C62B09" w:rsidRPr="00D93D74">
        <w:t>spore</w:t>
      </w:r>
      <w:r w:rsidRPr="00D93D74">
        <w:t>s</w:t>
      </w:r>
      <w:r w:rsidR="00C62B09" w:rsidRPr="00D93D74">
        <w:t xml:space="preserve"> </w:t>
      </w:r>
      <w:r w:rsidRPr="00D93D74">
        <w:t>according to</w:t>
      </w:r>
      <w:r w:rsidR="00C62B09" w:rsidRPr="00D93D74">
        <w:t xml:space="preserve"> the literature</w:t>
      </w:r>
      <w:r w:rsidR="00571F06" w:rsidRPr="00D93D74">
        <w:t xml:space="preserve"> (Figure 4)</w:t>
      </w:r>
      <w:r w:rsidR="00C62B09" w:rsidRPr="00D93D74">
        <w:t xml:space="preserve">. </w:t>
      </w:r>
      <w:r w:rsidR="00571F06" w:rsidRPr="00D93D74">
        <w:t xml:space="preserve">Number of unique OTUs for each of the most abundant </w:t>
      </w:r>
      <w:r w:rsidR="00C62B09" w:rsidRPr="00D93D74">
        <w:t>bacterial phyla were calculated across biological replicates for each treatment and compared</w:t>
      </w:r>
      <w:r w:rsidRPr="00D93D74">
        <w:t xml:space="preserve"> with</w:t>
      </w:r>
      <w:r w:rsidR="00C62B09" w:rsidRPr="00D93D74">
        <w:t xml:space="preserve"> the untreated stool sample</w:t>
      </w:r>
      <w:r w:rsidRPr="00D93D74">
        <w:t xml:space="preserve"> and the</w:t>
      </w:r>
      <w:r w:rsidR="00C62B09" w:rsidRPr="00D93D74">
        <w:t xml:space="preserve"> EMA-efficiency control</w:t>
      </w:r>
      <w:r w:rsidRPr="00D93D74">
        <w:t>s</w:t>
      </w:r>
      <w:r w:rsidR="00C62B09" w:rsidRPr="00D93D74">
        <w:t xml:space="preserve">. </w:t>
      </w:r>
      <w:r w:rsidR="00C50FA4" w:rsidRPr="00D93D74">
        <w:t xml:space="preserve">Both ethanol shock and heat shock enriched </w:t>
      </w:r>
      <w:r w:rsidR="00571F06" w:rsidRPr="00D93D74">
        <w:t xml:space="preserve">for </w:t>
      </w:r>
      <w:r w:rsidR="00C50FA4" w:rsidRPr="00D93D74">
        <w:t xml:space="preserve">OTUs </w:t>
      </w:r>
      <w:r w:rsidRPr="00D93D74">
        <w:t xml:space="preserve">belonging to the </w:t>
      </w:r>
      <w:r w:rsidR="00C50FA4" w:rsidRPr="00D93D74">
        <w:t xml:space="preserve">phylum </w:t>
      </w:r>
      <w:r w:rsidR="00C50FA4" w:rsidRPr="00D93D74">
        <w:rPr>
          <w:i/>
          <w:iCs/>
        </w:rPr>
        <w:t>Bacillota</w:t>
      </w:r>
      <w:r w:rsidR="00C50FA4" w:rsidRPr="00D93D74">
        <w:t xml:space="preserve"> and reduced the </w:t>
      </w:r>
      <w:r w:rsidRPr="00D93D74">
        <w:t xml:space="preserve">number </w:t>
      </w:r>
      <w:r w:rsidR="00C50FA4" w:rsidRPr="00D93D74">
        <w:t xml:space="preserve">of </w:t>
      </w:r>
      <w:r w:rsidRPr="00D93D74">
        <w:t xml:space="preserve">OTUs from </w:t>
      </w:r>
      <w:r w:rsidR="00C50FA4" w:rsidRPr="00D93D74">
        <w:t xml:space="preserve">other phyla compared to the original stool sample and </w:t>
      </w:r>
      <w:r w:rsidR="00695568" w:rsidRPr="00D93D74">
        <w:t>EMA-efficiency controls</w:t>
      </w:r>
      <w:r w:rsidR="00C50FA4" w:rsidRPr="00D93D74">
        <w:t xml:space="preserve">. The 15-minute </w:t>
      </w:r>
      <w:r w:rsidRPr="00D93D74">
        <w:t xml:space="preserve">EMA </w:t>
      </w:r>
      <w:r w:rsidR="00C50FA4" w:rsidRPr="00D93D74">
        <w:t>illumination</w:t>
      </w:r>
      <w:r w:rsidRPr="00D93D74">
        <w:t xml:space="preserve"> </w:t>
      </w:r>
      <w:r w:rsidR="00571F06" w:rsidRPr="00D93D74">
        <w:t>resulted in</w:t>
      </w:r>
      <w:r w:rsidRPr="00D93D74">
        <w:t xml:space="preserve"> the strongest depletion of non-spore-forming </w:t>
      </w:r>
      <w:r w:rsidR="00571F06" w:rsidRPr="00D93D74">
        <w:t>phyla but</w:t>
      </w:r>
      <w:r w:rsidRPr="00D93D74">
        <w:t xml:space="preserve"> </w:t>
      </w:r>
      <w:r w:rsidR="00571F06" w:rsidRPr="00D93D74">
        <w:t xml:space="preserve">had </w:t>
      </w:r>
      <w:r w:rsidRPr="00D93D74">
        <w:t>a low success rate of DNA isolation</w:t>
      </w:r>
      <w:r w:rsidR="00571F06" w:rsidRPr="00D93D74">
        <w:t xml:space="preserve">. Only 5 out of 16 samples had DNA of sufficient concentration and quality for </w:t>
      </w:r>
      <w:r w:rsidR="005330D0" w:rsidRPr="00D93D74">
        <w:t>sequencing</w:t>
      </w:r>
      <w:r w:rsidR="00571F06" w:rsidRPr="00D93D74">
        <w:t xml:space="preserve">, compared to </w:t>
      </w:r>
      <w:r w:rsidRPr="00D93D74">
        <w:t xml:space="preserve">5 minutes (14/16) and 10 minutes (8/16). </w:t>
      </w:r>
      <w:r w:rsidR="00C50FA4" w:rsidRPr="00D93D74">
        <w:t xml:space="preserve"> </w:t>
      </w:r>
    </w:p>
    <w:p w14:paraId="5BE0251E" w14:textId="77777777" w:rsidR="00801198" w:rsidRPr="00D93D74" w:rsidRDefault="00C50FA4" w:rsidP="00CD77AB">
      <w:r w:rsidRPr="00D93D74">
        <w:t xml:space="preserve">For isolation of DNA from spores in human stool samples, </w:t>
      </w:r>
      <w:r w:rsidR="004A20A8" w:rsidRPr="00D93D74">
        <w:t xml:space="preserve">ethanol shock combined with EMA treatment and 10-minute illumination was selected as the optimal compromise between selectivity and sequencing success rate. </w:t>
      </w:r>
    </w:p>
    <w:p w14:paraId="07E17AA7" w14:textId="5E0C0524" w:rsidR="00801198" w:rsidRPr="00D93D74" w:rsidRDefault="00BB7F49" w:rsidP="00801198">
      <w:pPr>
        <w:keepNext/>
      </w:pPr>
      <w:r>
        <w:rPr>
          <w:rFonts w:cs="Times New Roman"/>
          <w:noProof/>
          <w:szCs w:val="24"/>
        </w:rPr>
        <w:lastRenderedPageBreak/>
        <w:drawing>
          <wp:inline distT="0" distB="0" distL="0" distR="0" wp14:anchorId="139CEAB9" wp14:editId="086FB6CA">
            <wp:extent cx="5939790" cy="4548146"/>
            <wp:effectExtent l="0" t="0" r="3810" b="5080"/>
            <wp:docPr id="761018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7438"/>
                    <a:stretch>
                      <a:fillRect/>
                    </a:stretch>
                  </pic:blipFill>
                  <pic:spPr bwMode="auto">
                    <a:xfrm>
                      <a:off x="0" y="0"/>
                      <a:ext cx="5939790" cy="4548146"/>
                    </a:xfrm>
                    <a:prstGeom prst="rect">
                      <a:avLst/>
                    </a:prstGeom>
                    <a:noFill/>
                    <a:ln>
                      <a:noFill/>
                    </a:ln>
                    <a:extLst>
                      <a:ext uri="{53640926-AAD7-44D8-BBD7-CCE9431645EC}">
                        <a14:shadowObscured xmlns:a14="http://schemas.microsoft.com/office/drawing/2010/main"/>
                      </a:ext>
                    </a:extLst>
                  </pic:spPr>
                </pic:pic>
              </a:graphicData>
            </a:graphic>
          </wp:inline>
        </w:drawing>
      </w:r>
    </w:p>
    <w:p w14:paraId="074B9F2C" w14:textId="53DFF694" w:rsidR="00D2438A" w:rsidRPr="00D93D74" w:rsidRDefault="00801198" w:rsidP="00801198">
      <w:pPr>
        <w:pStyle w:val="Caption"/>
        <w:rPr>
          <w:b w:val="0"/>
          <w:bCs/>
          <w:szCs w:val="22"/>
        </w:rPr>
      </w:pPr>
      <w:bookmarkStart w:id="207" w:name="_Toc216101618"/>
      <w:r w:rsidRPr="00D93D74">
        <w:t xml:space="preserve">Figure </w:t>
      </w:r>
      <w:r w:rsidRPr="00D93D74">
        <w:fldChar w:fldCharType="begin"/>
      </w:r>
      <w:r w:rsidRPr="00D93D74">
        <w:instrText xml:space="preserve"> SEQ Figure \* ARABIC </w:instrText>
      </w:r>
      <w:r w:rsidRPr="00D93D74">
        <w:fldChar w:fldCharType="separate"/>
      </w:r>
      <w:r w:rsidR="00327FF2">
        <w:rPr>
          <w:noProof/>
        </w:rPr>
        <w:t>4</w:t>
      </w:r>
      <w:r w:rsidRPr="00D93D74">
        <w:fldChar w:fldCharType="end"/>
      </w:r>
      <w:r w:rsidRPr="00D93D74">
        <w:t xml:space="preserve">. Efficiency of lysis and subsequent removal of free DNA and DNA in lysed cells by EMA treatment after heat or ethanol shock. </w:t>
      </w:r>
      <w:r w:rsidR="00571F06" w:rsidRPr="00D93D74">
        <w:rPr>
          <w:b w:val="0"/>
          <w:bCs/>
        </w:rPr>
        <w:t>Each plot represents</w:t>
      </w:r>
      <w:r w:rsidR="00571F06" w:rsidRPr="00D93D74">
        <w:t xml:space="preserve"> </w:t>
      </w:r>
      <w:r w:rsidR="00571F06" w:rsidRPr="00D93D74">
        <w:rPr>
          <w:b w:val="0"/>
          <w:bCs/>
        </w:rPr>
        <w:t xml:space="preserve">one of the most abundant phyla in stool samples. </w:t>
      </w:r>
      <w:r w:rsidR="00643FE9" w:rsidRPr="00D93D74">
        <w:rPr>
          <w:b w:val="0"/>
          <w:bCs/>
        </w:rPr>
        <w:t>Number of OTUs</w:t>
      </w:r>
      <w:r w:rsidR="00571F06" w:rsidRPr="00D93D74">
        <w:rPr>
          <w:b w:val="0"/>
          <w:bCs/>
        </w:rPr>
        <w:t xml:space="preserve"> is represented on the y-axis</w:t>
      </w:r>
      <w:r w:rsidR="00BC2437" w:rsidRPr="00D93D74">
        <w:rPr>
          <w:b w:val="0"/>
          <w:bCs/>
        </w:rPr>
        <w:t>. The boxplots are colour-coded by</w:t>
      </w:r>
      <w:r w:rsidR="00643FE9" w:rsidRPr="00D93D74">
        <w:rPr>
          <w:b w:val="0"/>
          <w:bCs/>
        </w:rPr>
        <w:t xml:space="preserve"> non-treated stool (blue), stool samples treated with ethanol shock (red), or heat shock (green), with different illumination times after EMA treatment (only water, 5 min, 10 min, and 15 min).</w:t>
      </w:r>
      <w:bookmarkEnd w:id="207"/>
      <w:r w:rsidR="00643FE9" w:rsidRPr="00D93D74">
        <w:rPr>
          <w:b w:val="0"/>
          <w:bCs/>
        </w:rPr>
        <w:t xml:space="preserve"> </w:t>
      </w:r>
    </w:p>
    <w:p w14:paraId="01D7A073" w14:textId="0512F14F" w:rsidR="00BC2437" w:rsidRPr="00D93D74" w:rsidRDefault="00BC2437">
      <w:pPr>
        <w:spacing w:line="259" w:lineRule="auto"/>
        <w:jc w:val="left"/>
      </w:pPr>
      <w:r w:rsidRPr="00D93D74">
        <w:br w:type="page"/>
      </w:r>
    </w:p>
    <w:p w14:paraId="1C122AE1" w14:textId="0759C682" w:rsidR="0052596E" w:rsidRPr="00D93D74" w:rsidRDefault="001E1E8D" w:rsidP="00221812">
      <w:pPr>
        <w:pStyle w:val="Heading2"/>
        <w:numPr>
          <w:ilvl w:val="1"/>
          <w:numId w:val="26"/>
        </w:numPr>
      </w:pPr>
      <w:bookmarkStart w:id="208" w:name="_Toc216099747"/>
      <w:bookmarkStart w:id="209" w:name="_Toc220932870"/>
      <w:bookmarkStart w:id="210" w:name="_Toc227737886"/>
      <w:r w:rsidRPr="00D93D74">
        <w:lastRenderedPageBreak/>
        <w:t>DESCRIPTION AND COMPARISON OF THE TEMPORAL STABILITY OF THE GUT MICROBIOTA AND SPOROBIOTA IN HEALTHY INDIVIDUALS</w:t>
      </w:r>
      <w:bookmarkEnd w:id="208"/>
      <w:bookmarkEnd w:id="209"/>
      <w:bookmarkEnd w:id="210"/>
    </w:p>
    <w:p w14:paraId="14827DDD" w14:textId="7C45F395" w:rsidR="0054400D" w:rsidRPr="00D93D74" w:rsidRDefault="0054400D" w:rsidP="0054400D">
      <w:r w:rsidRPr="00D93D74">
        <w:t>The population consisted of nine healthy adult males (</w:t>
      </w:r>
      <w:r w:rsidR="00661A5E">
        <w:t xml:space="preserve">anonymized with letters </w:t>
      </w:r>
      <w:r w:rsidRPr="00D93D74">
        <w:t>A to I), with a BMI between 18 and 33. All except one individual followed an omnivorous diet (participant I followed a lactose-free omnivorous diet). All participants reported regular digestion, with Bristol stool types ranging from 2 to 4. The use of regular food supplements varies, including omega-3 (A, I), protein powder (C, D, G), and probiotic yoghurt (D). Only participant I consistently consumed probiotics (Vivomox, EkoŠkrnicl Unibiotic Strong)</w:t>
      </w:r>
      <w:r w:rsidR="00661A5E">
        <w:t xml:space="preserve"> (Supplement Table 2)</w:t>
      </w:r>
      <w:r w:rsidRPr="00D93D74">
        <w:t>. Others reported probiotic supplementation overlapping with antibiotic use, travel, or food poisoning. Participants E and H consumed antibiotics during the study, doxycycline and amoxicillin, respectively. Participants reported only travel longer than three days outside their country of residence. Most reported visits were to other European countries: Croatia (A, B, F, G, H), the UK (C), Switzerland and the Netherlands (D). However, one individual (B) also travelled to Tanzania and Kenya during the study</w:t>
      </w:r>
      <w:r w:rsidR="00661A5E">
        <w:t xml:space="preserve"> (Supplement Table 1)</w:t>
      </w:r>
      <w:r w:rsidRPr="00D93D74">
        <w:t>.</w:t>
      </w:r>
    </w:p>
    <w:p w14:paraId="21902791" w14:textId="77777777" w:rsidR="0054400D" w:rsidRPr="00D93D74" w:rsidRDefault="0054400D" w:rsidP="0054400D"/>
    <w:p w14:paraId="3A31C6D4" w14:textId="5F98D80B" w:rsidR="0054400D" w:rsidRPr="00D93D74" w:rsidRDefault="0054400D" w:rsidP="0054400D">
      <w:pPr>
        <w:pStyle w:val="Heading3"/>
        <w:numPr>
          <w:ilvl w:val="2"/>
          <w:numId w:val="26"/>
        </w:numPr>
      </w:pPr>
      <w:bookmarkStart w:id="211" w:name="_Toc227737887"/>
      <w:r w:rsidRPr="00D93D74">
        <w:t>Comparison of 16S amplicon and metagenomic sequencing approaches</w:t>
      </w:r>
      <w:bookmarkEnd w:id="211"/>
    </w:p>
    <w:p w14:paraId="450AFBCE" w14:textId="330829E0" w:rsidR="0054400D" w:rsidRPr="00D93D74" w:rsidRDefault="0054400D" w:rsidP="0054400D">
      <w:r w:rsidRPr="00D93D74">
        <w:t>We obtained at least 12 stool samples (ranging 12 to 14) from each participant over a six-month period, obtaining 117 samples all together</w:t>
      </w:r>
      <w:del w:id="212" w:author="Urša Miklavčič" w:date="2026-04-21T13:20:00Z" w16du:dateUtc="2026-04-21T11:20:00Z">
        <w:r w:rsidR="00104BF2" w:rsidDel="00554FAF">
          <w:delText xml:space="preserve"> (Supplement Table 1)</w:delText>
        </w:r>
      </w:del>
      <w:r w:rsidRPr="00D93D74">
        <w:t xml:space="preserve">. DNA was isolated from untreated and ethanol treated stool samples. Of all 234 samples (117 untreated and 117 ethanol treated samples) we successfully sequenced 201 samples using metagenomic sequencing and 230 samples using 16S amplicon sequencing (16S AS). </w:t>
      </w:r>
    </w:p>
    <w:p w14:paraId="516AD64A" w14:textId="0EDBE4EC" w:rsidR="0054400D" w:rsidRPr="00D93D74" w:rsidRDefault="0054400D" w:rsidP="0054400D">
      <w:r w:rsidRPr="00D93D74">
        <w:t xml:space="preserve">Using MetaPhlAn4.1 we detected marker genes for 1027 bacterial species across all metagenomic samples. Of these, 527 were assigned to a named NCBI species, while the remainder (n = 500) were classified </w:t>
      </w:r>
      <w:r w:rsidR="00104BF2">
        <w:t>at higher taxonomic</w:t>
      </w:r>
      <w:r w:rsidRPr="00D93D74">
        <w:t xml:space="preserve"> level. In 16S AS data, 2572 OTUs were detected across all samples. 16S amplicon sequencing detected more OTUs than sequencing species in untreated stool samples. </w:t>
      </w:r>
      <w:r w:rsidR="00104BF2" w:rsidRPr="00104BF2">
        <w:t>The combined use of 16S AS and metagenomic sequencing enabled comprehensive analysis of both community composition and longitudinal dynamics, with the 16S AS approach providing higher sensitivity for low-abundance taxa and metagenomic data supporting improved taxonomic resolution and inference of sporulation ability (</w:t>
      </w:r>
      <w:r w:rsidR="00104BF2">
        <w:t>Supplement Figure 9</w:t>
      </w:r>
      <w:r w:rsidR="00104BF2" w:rsidRPr="00104BF2">
        <w:t>).</w:t>
      </w:r>
    </w:p>
    <w:p w14:paraId="3435C247" w14:textId="66BD792A" w:rsidR="00104BF2" w:rsidRDefault="00104BF2" w:rsidP="0054400D">
      <w:r w:rsidRPr="00104BF2">
        <w:t xml:space="preserve">Community richness and evenness for both OTU-level (16S AS) and species-level (metagenomic) data revealed highly synchronized and stable within-individual temporal patterns (Figure </w:t>
      </w:r>
      <w:r>
        <w:t>5</w:t>
      </w:r>
      <w:r w:rsidRPr="00104BF2">
        <w:t xml:space="preserve">, repeated-measures correlation p &lt; 0.001 for both). </w:t>
      </w:r>
      <w:r w:rsidR="0054400D" w:rsidRPr="00D93D74">
        <w:t>Longitudinal trajectories varied substantially between individuals, with some participants maintaining relatively monotonic trajectories (A, B, C, F), and others experiencing large</w:t>
      </w:r>
      <w:r>
        <w:t>r</w:t>
      </w:r>
      <w:r w:rsidR="0054400D" w:rsidRPr="00D93D74">
        <w:t xml:space="preserve"> shifts (D, E, G, H). </w:t>
      </w:r>
      <w:r>
        <w:t xml:space="preserve">Antibiotic treatment in both participant E and H could be linked to reduced bacterial diversity. Many individuals travelled during the study, not all events could be connected to a reduction in bacterial diversity, as sometimes it </w:t>
      </w:r>
      <w:r w:rsidR="00293187">
        <w:t>led</w:t>
      </w:r>
      <w:r>
        <w:t xml:space="preserve"> to increase in bacterial richness</w:t>
      </w:r>
      <w:r w:rsidR="00293187">
        <w:t xml:space="preserve"> (A) and a reduction in evenness (D). The number of reported pre-defined events was too small for significant correlations and are thus reported as observational. </w:t>
      </w:r>
    </w:p>
    <w:p w14:paraId="52790A2E" w14:textId="07B90471" w:rsidR="0054400D" w:rsidRPr="00D93D74" w:rsidRDefault="00DF434D" w:rsidP="0054400D">
      <w:r>
        <w:rPr>
          <w:noProof/>
        </w:rPr>
        <w:lastRenderedPageBreak/>
        <w:drawing>
          <wp:inline distT="0" distB="0" distL="0" distR="0" wp14:anchorId="48A8AF8D" wp14:editId="5429AA39">
            <wp:extent cx="5939790" cy="6750685"/>
            <wp:effectExtent l="0" t="0" r="3810" b="0"/>
            <wp:docPr id="15099286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9790" cy="6750685"/>
                    </a:xfrm>
                    <a:prstGeom prst="rect">
                      <a:avLst/>
                    </a:prstGeom>
                    <a:noFill/>
                    <a:ln>
                      <a:noFill/>
                    </a:ln>
                  </pic:spPr>
                </pic:pic>
              </a:graphicData>
            </a:graphic>
          </wp:inline>
        </w:drawing>
      </w:r>
      <w:commentRangeStart w:id="213"/>
      <w:commentRangeEnd w:id="213"/>
      <w:r w:rsidR="0034031C" w:rsidRPr="00D93D74">
        <w:rPr>
          <w:rStyle w:val="CommentReference"/>
        </w:rPr>
        <w:commentReference w:id="213"/>
      </w:r>
    </w:p>
    <w:p w14:paraId="31A236FD" w14:textId="2C72493E" w:rsidR="0054400D" w:rsidRPr="00293187" w:rsidRDefault="0054400D" w:rsidP="00293187">
      <w:pPr>
        <w:pStyle w:val="FigureTable"/>
        <w:rPr>
          <w:bCs w:val="0"/>
        </w:rPr>
      </w:pPr>
      <w:r w:rsidRPr="00293187">
        <w:rPr>
          <w:b/>
          <w:bCs w:val="0"/>
        </w:rPr>
        <w:t>Figure 5. Richness and evenness based on OTU-</w:t>
      </w:r>
      <w:ins w:id="214" w:author="Urša Miklavčič" w:date="2026-04-17T16:03:00Z" w16du:dateUtc="2026-04-17T14:03:00Z">
        <w:r w:rsidR="00BA6345">
          <w:rPr>
            <w:b/>
            <w:bCs w:val="0"/>
          </w:rPr>
          <w:t xml:space="preserve"> (16S AS)</w:t>
        </w:r>
      </w:ins>
      <w:r w:rsidRPr="00293187">
        <w:rPr>
          <w:b/>
          <w:bCs w:val="0"/>
        </w:rPr>
        <w:t xml:space="preserve"> and species-level </w:t>
      </w:r>
      <w:ins w:id="215" w:author="Urša Miklavčič" w:date="2026-04-17T16:03:00Z" w16du:dateUtc="2026-04-17T14:03:00Z">
        <w:r w:rsidR="00BA6345">
          <w:rPr>
            <w:b/>
            <w:bCs w:val="0"/>
          </w:rPr>
          <w:t xml:space="preserve">(metagenomic) </w:t>
        </w:r>
      </w:ins>
      <w:r w:rsidRPr="00293187">
        <w:rPr>
          <w:b/>
          <w:bCs w:val="0"/>
        </w:rPr>
        <w:t>data for untreated samples.</w:t>
      </w:r>
      <w:r w:rsidRPr="00D93D74">
        <w:t xml:space="preserve"> </w:t>
      </w:r>
      <w:r w:rsidR="00293187" w:rsidRPr="00293187">
        <w:rPr>
          <w:bCs w:val="0"/>
        </w:rPr>
        <w:t>Richness and evenness estimated from 16S AS data were positively associated with</w:t>
      </w:r>
      <w:r w:rsidR="00293187">
        <w:rPr>
          <w:bCs w:val="0"/>
        </w:rPr>
        <w:t xml:space="preserve"> </w:t>
      </w:r>
      <w:r w:rsidR="00293187" w:rsidRPr="00293187">
        <w:rPr>
          <w:bCs w:val="0"/>
        </w:rPr>
        <w:t>those derived from</w:t>
      </w:r>
      <w:r w:rsidR="00293187">
        <w:rPr>
          <w:bCs w:val="0"/>
        </w:rPr>
        <w:t xml:space="preserve"> </w:t>
      </w:r>
      <w:r w:rsidR="00293187" w:rsidRPr="00293187">
        <w:rPr>
          <w:bCs w:val="0"/>
        </w:rPr>
        <w:t>metagenomic data across individuals</w:t>
      </w:r>
      <w:r w:rsidR="00143307">
        <w:rPr>
          <w:bCs w:val="0"/>
        </w:rPr>
        <w:t>. L</w:t>
      </w:r>
      <w:r w:rsidR="00354218" w:rsidRPr="00354218">
        <w:rPr>
          <w:bCs w:val="0"/>
        </w:rPr>
        <w:t>inear mixed-effects models with participant included as a random intercept</w:t>
      </w:r>
      <w:r w:rsidR="00354218">
        <w:rPr>
          <w:bCs w:val="0"/>
        </w:rPr>
        <w:t>; r</w:t>
      </w:r>
      <w:r w:rsidR="00354218" w:rsidRPr="00354218">
        <w:rPr>
          <w:bCs w:val="0"/>
        </w:rPr>
        <w:t>ichness p &lt;</w:t>
      </w:r>
      <w:r w:rsidR="00354218">
        <w:rPr>
          <w:bCs w:val="0"/>
        </w:rPr>
        <w:t xml:space="preserve"> 0.001;</w:t>
      </w:r>
      <w:r w:rsidR="00354218" w:rsidRPr="00354218">
        <w:rPr>
          <w:bCs w:val="0"/>
        </w:rPr>
        <w:t xml:space="preserve"> evenness p &lt; </w:t>
      </w:r>
      <w:r w:rsidR="00354218">
        <w:rPr>
          <w:bCs w:val="0"/>
        </w:rPr>
        <w:t>0.001.</w:t>
      </w:r>
      <w:r w:rsidR="00354218" w:rsidRPr="00354218">
        <w:rPr>
          <w:bCs w:val="0"/>
        </w:rPr>
        <w:t xml:space="preserve"> No significant effect of time was observed for richness (p = 0.77) or evenness (p = 0.79). </w:t>
      </w:r>
      <w:del w:id="216" w:author="Urša Miklavčič" w:date="2026-04-17T16:04:00Z" w16du:dateUtc="2026-04-17T14:04:00Z">
        <w:r w:rsidR="00354218" w:rsidRPr="00354218" w:rsidDel="00BA6345">
          <w:rPr>
            <w:bCs w:val="0"/>
          </w:rPr>
          <w:delText>Inclusion of random slopes for time resulted in singular fits, indicating no detectable inter-individual variation in temporal trend</w:delText>
        </w:r>
        <w:r w:rsidR="00354218" w:rsidDel="00BA6345">
          <w:rPr>
            <w:bCs w:val="0"/>
          </w:rPr>
          <w:delText>s</w:delText>
        </w:r>
        <w:r w:rsidR="00354218" w:rsidRPr="00354218" w:rsidDel="00BA6345">
          <w:rPr>
            <w:bCs w:val="0"/>
          </w:rPr>
          <w:delText>, final models included only random intercepts.</w:delText>
        </w:r>
      </w:del>
    </w:p>
    <w:p w14:paraId="1FB6FBE6" w14:textId="2A899380" w:rsidR="00BA6345" w:rsidRDefault="00C06F8C" w:rsidP="00BA6345">
      <w:pPr>
        <w:rPr>
          <w:ins w:id="217" w:author="Urša Miklavčič" w:date="2026-04-17T16:04:00Z" w16du:dateUtc="2026-04-17T14:04:00Z"/>
        </w:rPr>
      </w:pPr>
      <w:r w:rsidRPr="00104BF2">
        <w:lastRenderedPageBreak/>
        <w:t xml:space="preserve">In both, 16S AS and metagenomic data, 73.0% and 73.5% of variation, respectively was explained by participant identity (Figure </w:t>
      </w:r>
      <w:r>
        <w:t>6</w:t>
      </w:r>
      <w:r w:rsidRPr="00104BF2">
        <w:t xml:space="preserve">, PERMANOVA, 999 permutations, p = 0.001 for both </w:t>
      </w:r>
      <w:r>
        <w:t>data types</w:t>
      </w:r>
      <w:r w:rsidRPr="00104BF2">
        <w:t xml:space="preserve">). </w:t>
      </w:r>
      <w:ins w:id="218" w:author="Urša Miklavčič" w:date="2026-04-17T16:04:00Z" w16du:dateUtc="2026-04-17T14:04:00Z">
        <w:r w:rsidR="00BA6345">
          <w:t xml:space="preserve">Comparison of environmental fitting of metadata onto the NMDS ordination based on OTU- or species-level data identified several individual-related variables significantly associated with microbial community structure. The strongest predictor of microbiome composition were food supplements, while lower but consistent predictors across both data types were also height, weight, age, stress and consumption of pre- and probiotics (Supplement Table </w:t>
        </w:r>
      </w:ins>
      <w:ins w:id="219" w:author="Urša Miklavčič" w:date="2026-04-21T13:22:00Z" w16du:dateUtc="2026-04-21T11:22:00Z">
        <w:r w:rsidR="00554FAF">
          <w:t>7</w:t>
        </w:r>
      </w:ins>
      <w:ins w:id="220" w:author="Urša Miklavčič" w:date="2026-04-17T16:04:00Z" w16du:dateUtc="2026-04-17T14:04:00Z">
        <w:r w:rsidR="00BA6345">
          <w:t xml:space="preserve">). While seasonality had no effect on microbiota composition. </w:t>
        </w:r>
      </w:ins>
    </w:p>
    <w:p w14:paraId="6A015AA2" w14:textId="3074D571" w:rsidR="00C06F8C" w:rsidRDefault="00C06F8C" w:rsidP="00C06F8C">
      <w:pPr>
        <w:rPr>
          <w:ins w:id="221" w:author="Urša Miklavčič" w:date="2026-04-17T14:58:00Z" w16du:dateUtc="2026-04-17T12:58:00Z"/>
        </w:rPr>
      </w:pPr>
      <w:r w:rsidRPr="00104BF2">
        <w:t xml:space="preserve">Spatial separation in NMDS ordination space was maintained between the two sequencing methods, indicating a robust individual-specific microbiome signatures (Figure </w:t>
      </w:r>
      <w:r>
        <w:t>6</w:t>
      </w:r>
      <w:r w:rsidRPr="00104BF2">
        <w:t xml:space="preserve">, symmetric Procrustes analysis, r = 0.94, 999 permutations, p = 0.001). </w:t>
      </w:r>
    </w:p>
    <w:p w14:paraId="06715842" w14:textId="3192FCB8" w:rsidR="00DE02A8" w:rsidDel="00201CA6" w:rsidRDefault="00DE02A8" w:rsidP="00DE02A8">
      <w:pPr>
        <w:rPr>
          <w:del w:id="222" w:author="Urša Miklavčič" w:date="2026-04-17T15:42:00Z" w16du:dateUtc="2026-04-17T13:42:00Z"/>
        </w:rPr>
      </w:pPr>
    </w:p>
    <w:p w14:paraId="139E2D26" w14:textId="5B22B8E3" w:rsidR="00DE02A8" w:rsidRPr="00D93D74" w:rsidDel="00DE02A8" w:rsidRDefault="00DE02A8" w:rsidP="00DE02A8">
      <w:pPr>
        <w:rPr>
          <w:del w:id="223" w:author="Urša Miklavčič" w:date="2026-04-17T14:58:00Z" w16du:dateUtc="2026-04-17T12:58:00Z"/>
        </w:rPr>
      </w:pPr>
      <w:commentRangeStart w:id="224"/>
      <w:del w:id="225" w:author="Urša Miklavčič" w:date="2026-04-17T14:58:00Z" w16du:dateUtc="2026-04-17T12:58:00Z">
        <w:r w:rsidRPr="00D93D74" w:rsidDel="00DE02A8">
          <w:delText>Other shifts did not correlate with predetermined events collected in metadata.</w:delText>
        </w:r>
        <w:commentRangeEnd w:id="224"/>
        <w:r w:rsidRPr="00D93D74" w:rsidDel="00DE02A8">
          <w:rPr>
            <w:rStyle w:val="CommentReference"/>
          </w:rPr>
          <w:commentReference w:id="224"/>
        </w:r>
      </w:del>
    </w:p>
    <w:p w14:paraId="0D1D1EB9" w14:textId="562E78CC" w:rsidR="00DE02A8" w:rsidDel="00331E34" w:rsidRDefault="00DE02A8" w:rsidP="00C06F8C">
      <w:pPr>
        <w:rPr>
          <w:del w:id="226" w:author="Urša Miklavčič" w:date="2026-04-17T15:03:00Z" w16du:dateUtc="2026-04-17T13:03:00Z"/>
        </w:rPr>
      </w:pPr>
    </w:p>
    <w:p w14:paraId="7A4F5CBD" w14:textId="77777777" w:rsidR="0096278F" w:rsidRPr="00D93D74" w:rsidRDefault="0096278F" w:rsidP="0096278F"/>
    <w:p w14:paraId="51A5B86B" w14:textId="53654ECC" w:rsidR="0096278F" w:rsidRPr="00D93D74" w:rsidRDefault="0034031C" w:rsidP="0096278F">
      <w:commentRangeStart w:id="227"/>
      <w:commentRangeEnd w:id="227"/>
      <w:r w:rsidRPr="00D93D74">
        <w:rPr>
          <w:rStyle w:val="CommentReference"/>
        </w:rPr>
        <w:commentReference w:id="227"/>
      </w:r>
      <w:r w:rsidR="00345C53">
        <w:rPr>
          <w:noProof/>
        </w:rPr>
        <w:drawing>
          <wp:inline distT="0" distB="0" distL="0" distR="0" wp14:anchorId="6032E9D0" wp14:editId="5AA80FA7">
            <wp:extent cx="5931535" cy="2846705"/>
            <wp:effectExtent l="0" t="0" r="0" b="0"/>
            <wp:docPr id="563882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1535" cy="2846705"/>
                    </a:xfrm>
                    <a:prstGeom prst="rect">
                      <a:avLst/>
                    </a:prstGeom>
                    <a:noFill/>
                    <a:ln>
                      <a:noFill/>
                    </a:ln>
                  </pic:spPr>
                </pic:pic>
              </a:graphicData>
            </a:graphic>
          </wp:inline>
        </w:drawing>
      </w:r>
    </w:p>
    <w:p w14:paraId="5DA0C127" w14:textId="35423FA7" w:rsidR="0096278F" w:rsidRPr="00D93D74" w:rsidRDefault="0096278F" w:rsidP="00C06F8C">
      <w:pPr>
        <w:rPr>
          <w:sz w:val="22"/>
        </w:rPr>
      </w:pPr>
      <w:r w:rsidRPr="00D93D74">
        <w:rPr>
          <w:b/>
          <w:bCs/>
          <w:sz w:val="22"/>
        </w:rPr>
        <w:t xml:space="preserve">Figure 6. </w:t>
      </w:r>
      <w:r w:rsidR="00C06F8C">
        <w:rPr>
          <w:b/>
          <w:bCs/>
          <w:sz w:val="22"/>
        </w:rPr>
        <w:t>Beta diversity of untreated stool samples based on 16S amplicon (left) and metagenomic data (right)</w:t>
      </w:r>
      <w:r w:rsidRPr="00D93D74">
        <w:rPr>
          <w:b/>
          <w:bCs/>
          <w:sz w:val="22"/>
        </w:rPr>
        <w:t>.</w:t>
      </w:r>
      <w:r w:rsidRPr="00D93D74">
        <w:rPr>
          <w:sz w:val="22"/>
        </w:rPr>
        <w:t xml:space="preserve"> </w:t>
      </w:r>
      <w:r w:rsidR="00C06F8C" w:rsidRPr="00055836">
        <w:rPr>
          <w:rFonts w:cs="Times New Roman"/>
        </w:rPr>
        <w:t>NMDS ordinations based on Bray-Curtis dissimilarity of untreated samples derived from 16S amplicon (OTU-level) and metagenomic (species-level) relative abundances.</w:t>
      </w:r>
      <w:ins w:id="228" w:author="Urša Miklavčič" w:date="2026-04-17T16:05:00Z" w16du:dateUtc="2026-04-17T14:05:00Z">
        <w:r w:rsidR="00BA6345">
          <w:rPr>
            <w:rFonts w:cs="Times New Roman"/>
          </w:rPr>
          <w:t xml:space="preserve"> </w:t>
        </w:r>
      </w:ins>
      <w:r w:rsidRPr="00D93D74">
        <w:rPr>
          <w:sz w:val="22"/>
        </w:rPr>
        <w:t xml:space="preserve">Colours indicate participants. </w:t>
      </w:r>
    </w:p>
    <w:p w14:paraId="1EF6DCE5" w14:textId="77777777" w:rsidR="0096278F" w:rsidRPr="00D93D74" w:rsidRDefault="0096278F" w:rsidP="0096278F"/>
    <w:p w14:paraId="7B1EDEAA" w14:textId="02DE2324" w:rsidR="0096278F" w:rsidRPr="00D93D74" w:rsidRDefault="0096278F" w:rsidP="0096278F">
      <w:r w:rsidRPr="00D93D74">
        <w:t xml:space="preserve">16S AS and metagenomic sequencing produced broadly consistent phylum-level profiles, with </w:t>
      </w:r>
      <w:r w:rsidRPr="00D93D74">
        <w:rPr>
          <w:i/>
          <w:iCs/>
        </w:rPr>
        <w:t>Bacillota</w:t>
      </w:r>
      <w:r w:rsidRPr="00D93D74">
        <w:t xml:space="preserve"> dominating all sample types (Figure 7). In untreated stool samples, 16S AS data showed a higher relative abundance of </w:t>
      </w:r>
      <w:r w:rsidRPr="00D93D74">
        <w:rPr>
          <w:i/>
          <w:iCs/>
        </w:rPr>
        <w:t>Bacteroidota</w:t>
      </w:r>
      <w:r w:rsidRPr="00D93D74">
        <w:t xml:space="preserve"> and </w:t>
      </w:r>
      <w:r w:rsidRPr="00D93D74">
        <w:rPr>
          <w:i/>
          <w:iCs/>
        </w:rPr>
        <w:t>Actinomycetota</w:t>
      </w:r>
      <w:r w:rsidRPr="00D93D74">
        <w:t xml:space="preserve"> phylum, whereas metagenomic data were more strongly dominated by </w:t>
      </w:r>
      <w:r w:rsidRPr="00D93D74">
        <w:rPr>
          <w:i/>
          <w:iCs/>
        </w:rPr>
        <w:t>Bacillota</w:t>
      </w:r>
      <w:r w:rsidRPr="00D93D74">
        <w:t xml:space="preserve">. In ethanol treated samples, both methods showed an even stronger enrichment of </w:t>
      </w:r>
      <w:r w:rsidRPr="00D93D74">
        <w:rPr>
          <w:i/>
          <w:iCs/>
        </w:rPr>
        <w:t>Bacillota</w:t>
      </w:r>
      <w:r w:rsidRPr="00D93D74">
        <w:t xml:space="preserve"> and a marked depletion of other phyla, consistent with selective retention of ethanol‑resistant taxa.</w:t>
      </w:r>
    </w:p>
    <w:p w14:paraId="6A51165E" w14:textId="51E54108" w:rsidR="0096278F" w:rsidRPr="00D93D74" w:rsidRDefault="00FB6810" w:rsidP="0096278F">
      <w:r>
        <w:rPr>
          <w:noProof/>
        </w:rPr>
        <w:lastRenderedPageBreak/>
        <w:drawing>
          <wp:inline distT="0" distB="0" distL="0" distR="0" wp14:anchorId="752A1393" wp14:editId="79749DBF">
            <wp:extent cx="5939790" cy="3625850"/>
            <wp:effectExtent l="0" t="0" r="3810" b="0"/>
            <wp:docPr id="11916114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9790" cy="3625850"/>
                    </a:xfrm>
                    <a:prstGeom prst="rect">
                      <a:avLst/>
                    </a:prstGeom>
                    <a:noFill/>
                    <a:ln>
                      <a:noFill/>
                    </a:ln>
                  </pic:spPr>
                </pic:pic>
              </a:graphicData>
            </a:graphic>
          </wp:inline>
        </w:drawing>
      </w:r>
      <w:commentRangeStart w:id="229"/>
      <w:commentRangeEnd w:id="229"/>
      <w:r w:rsidR="0034031C" w:rsidRPr="00D93D74">
        <w:rPr>
          <w:rStyle w:val="CommentReference"/>
        </w:rPr>
        <w:commentReference w:id="229"/>
      </w:r>
    </w:p>
    <w:p w14:paraId="43D402AB" w14:textId="4C3A0CA7" w:rsidR="0096278F" w:rsidRPr="00D93D74" w:rsidRDefault="0096278F" w:rsidP="0096278F">
      <w:pPr>
        <w:ind w:left="360"/>
        <w:rPr>
          <w:sz w:val="22"/>
        </w:rPr>
      </w:pPr>
      <w:r w:rsidRPr="00D93D74">
        <w:rPr>
          <w:b/>
          <w:bCs/>
          <w:sz w:val="22"/>
        </w:rPr>
        <w:t xml:space="preserve">Figure 7. Relative abundance of bacterial phyla across samples for 16S AS and metagenomic </w:t>
      </w:r>
      <w:del w:id="230" w:author="Urša Miklavčič" w:date="2026-04-17T16:12:00Z" w16du:dateUtc="2026-04-17T14:12:00Z">
        <w:r w:rsidRPr="00D93D74" w:rsidDel="00FB6810">
          <w:rPr>
            <w:b/>
            <w:bCs/>
            <w:sz w:val="22"/>
          </w:rPr>
          <w:delText>sequencing</w:delText>
        </w:r>
      </w:del>
      <w:ins w:id="231" w:author="Urša Miklavčič" w:date="2026-04-17T16:12:00Z" w16du:dateUtc="2026-04-17T14:12:00Z">
        <w:r w:rsidR="00FB6810">
          <w:rPr>
            <w:b/>
            <w:bCs/>
            <w:sz w:val="22"/>
          </w:rPr>
          <w:t>data</w:t>
        </w:r>
      </w:ins>
      <w:r w:rsidRPr="00D93D74">
        <w:rPr>
          <w:b/>
          <w:bCs/>
          <w:sz w:val="22"/>
        </w:rPr>
        <w:t>.</w:t>
      </w:r>
      <w:r w:rsidRPr="00D93D74">
        <w:rPr>
          <w:sz w:val="22"/>
        </w:rPr>
        <w:t xml:space="preserve"> </w:t>
      </w:r>
    </w:p>
    <w:p w14:paraId="44CB29BA" w14:textId="77777777" w:rsidR="0054400D" w:rsidRPr="00D93D74" w:rsidRDefault="0054400D" w:rsidP="0054400D"/>
    <w:p w14:paraId="1CD040B5" w14:textId="6C0F44E8" w:rsidR="0054400D" w:rsidRPr="00D93D74" w:rsidRDefault="005E294F" w:rsidP="0054400D">
      <w:pPr>
        <w:pStyle w:val="Heading3"/>
        <w:numPr>
          <w:ilvl w:val="2"/>
          <w:numId w:val="45"/>
        </w:numPr>
      </w:pPr>
      <w:bookmarkStart w:id="232" w:name="_Toc216099748"/>
      <w:bookmarkStart w:id="233" w:name="_Toc220932871"/>
      <w:bookmarkStart w:id="234" w:name="_Toc227737888"/>
      <w:commentRangeStart w:id="235"/>
      <w:r w:rsidRPr="00D93D74">
        <w:t>Composition, abundance and diversity of human gut microbiota</w:t>
      </w:r>
      <w:bookmarkEnd w:id="232"/>
      <w:bookmarkEnd w:id="233"/>
      <w:r w:rsidRPr="00D93D74">
        <w:t xml:space="preserve"> </w:t>
      </w:r>
      <w:commentRangeEnd w:id="235"/>
      <w:r w:rsidR="00C64662" w:rsidRPr="00D93D74">
        <w:rPr>
          <w:rStyle w:val="CommentReference"/>
          <w:rFonts w:eastAsiaTheme="minorHAnsi" w:cstheme="minorBidi"/>
          <w:b w:val="0"/>
          <w:bCs w:val="0"/>
          <w:color w:val="auto"/>
        </w:rPr>
        <w:commentReference w:id="235"/>
      </w:r>
      <w:bookmarkEnd w:id="234"/>
    </w:p>
    <w:p w14:paraId="276BA41A" w14:textId="751168D8" w:rsidR="00723A85" w:rsidRPr="00D93D74" w:rsidRDefault="00723A85" w:rsidP="00723A85">
      <w:r w:rsidRPr="00D93D74">
        <w:t xml:space="preserve">In the metagenomic dataset, </w:t>
      </w:r>
      <w:del w:id="236" w:author="Urša Miklavčič" w:date="2026-04-17T11:34:00Z" w16du:dateUtc="2026-04-17T09:34:00Z">
        <w:r w:rsidRPr="00D93D74" w:rsidDel="00D95368">
          <w:delText xml:space="preserve">based on sequence alignment and the </w:delText>
        </w:r>
        <w:commentRangeStart w:id="237"/>
        <w:r w:rsidRPr="00D93D74" w:rsidDel="00D95368">
          <w:delText xml:space="preserve">last common ancestor (LCA) </w:delText>
        </w:r>
        <w:commentRangeEnd w:id="237"/>
        <w:r w:rsidR="00C64662" w:rsidRPr="00D93D74" w:rsidDel="00D95368">
          <w:rPr>
            <w:rStyle w:val="CommentReference"/>
          </w:rPr>
          <w:commentReference w:id="237"/>
        </w:r>
        <w:r w:rsidRPr="00D93D74" w:rsidDel="00D95368">
          <w:delText>algorithm we determined the taxonomy of approximately 97% of contigs</w:delText>
        </w:r>
        <w:commentRangeStart w:id="238"/>
        <w:r w:rsidRPr="00D93D74" w:rsidDel="00D95368">
          <w:delText>. Nearly 92% of contigs were of bacterial origin, 3% were viral, and around 1% were fungi and other eukaryotes, while less than 0.4% were of archaeal ancestry across all samples.</w:delText>
        </w:r>
        <w:commentRangeEnd w:id="238"/>
        <w:r w:rsidR="00C64662" w:rsidRPr="00D93D74" w:rsidDel="00D95368">
          <w:rPr>
            <w:rStyle w:val="CommentReference"/>
          </w:rPr>
          <w:commentReference w:id="238"/>
        </w:r>
        <w:r w:rsidRPr="00D93D74" w:rsidDel="00D95368">
          <w:delText xml:space="preserve"> For a more reliable analysis </w:delText>
        </w:r>
      </w:del>
      <w:r w:rsidRPr="00D93D74">
        <w:t xml:space="preserve">we determined the taxonomy using MetaPhlAn, which aligns reads to a database of highly curated marker genes. MetaPhlAn determined </w:t>
      </w:r>
      <w:ins w:id="239" w:author="Urša Miklavčič" w:date="2026-04-17T11:51:00Z" w16du:dateUtc="2026-04-17T09:51:00Z">
        <w:r w:rsidR="00AD5011">
          <w:t>96.8</w:t>
        </w:r>
      </w:ins>
      <w:del w:id="240" w:author="Urša Miklavčič" w:date="2026-04-17T11:51:00Z" w16du:dateUtc="2026-04-17T09:51:00Z">
        <w:r w:rsidR="00C64662" w:rsidRPr="00D93D74" w:rsidDel="00AD5011">
          <w:delText>??</w:delText>
        </w:r>
      </w:del>
      <w:r w:rsidRPr="00D93D74">
        <w:t>% to be of bacterial</w:t>
      </w:r>
      <w:del w:id="241" w:author="Urša Miklavčič" w:date="2026-04-17T11:52:00Z" w16du:dateUtc="2026-04-17T09:52:00Z">
        <w:r w:rsidRPr="00D93D74" w:rsidDel="00AD5011">
          <w:delText xml:space="preserve"> origin</w:delText>
        </w:r>
      </w:del>
      <w:r w:rsidRPr="00D93D74">
        <w:t xml:space="preserve">, </w:t>
      </w:r>
      <w:del w:id="242" w:author="Urša Miklavčič" w:date="2026-04-17T11:51:00Z" w16du:dateUtc="2026-04-17T09:51:00Z">
        <w:r w:rsidRPr="00D93D74" w:rsidDel="00AD5011">
          <w:delText xml:space="preserve">while </w:delText>
        </w:r>
      </w:del>
      <w:ins w:id="243" w:author="Urša Miklavčič" w:date="2026-04-17T11:51:00Z" w16du:dateUtc="2026-04-17T09:51:00Z">
        <w:r w:rsidR="00AD5011">
          <w:t>0.26</w:t>
        </w:r>
        <w:r w:rsidR="00AD5011" w:rsidRPr="00D93D74">
          <w:t xml:space="preserve"> </w:t>
        </w:r>
      </w:ins>
      <w:r w:rsidRPr="00D93D74">
        <w:t xml:space="preserve">% of archaeal, </w:t>
      </w:r>
      <w:ins w:id="244" w:author="Urša Miklavčič" w:date="2026-04-17T11:51:00Z" w16du:dateUtc="2026-04-17T09:51:00Z">
        <w:r w:rsidR="00AD5011">
          <w:t xml:space="preserve">and </w:t>
        </w:r>
      </w:ins>
      <w:ins w:id="245" w:author="Urša Miklavčič" w:date="2026-04-17T11:52:00Z" w16du:dateUtc="2026-04-17T09:52:00Z">
        <w:r w:rsidR="00AD5011">
          <w:t xml:space="preserve">0.01% eukaryotic origin </w:t>
        </w:r>
      </w:ins>
      <w:r w:rsidRPr="00D93D74">
        <w:t xml:space="preserve">but it does not determine </w:t>
      </w:r>
      <w:del w:id="246" w:author="Urša Miklavčič" w:date="2026-04-17T11:52:00Z" w16du:dateUtc="2026-04-17T09:52:00Z">
        <w:r w:rsidRPr="00D93D74" w:rsidDel="00AD5011">
          <w:delText xml:space="preserve">eukaryotic or </w:delText>
        </w:r>
      </w:del>
      <w:r w:rsidRPr="00D93D74">
        <w:t xml:space="preserve">viral sequences. </w:t>
      </w:r>
      <w:commentRangeStart w:id="247"/>
      <w:del w:id="248" w:author="Urša Miklavčič" w:date="2026-04-17T11:52:00Z" w16du:dateUtc="2026-04-17T09:52:00Z">
        <w:r w:rsidRPr="00D93D74" w:rsidDel="00AD5011">
          <w:delText xml:space="preserve">These two approaches differ in reliability, </w:delText>
        </w:r>
        <w:commentRangeEnd w:id="247"/>
        <w:r w:rsidR="00C64662" w:rsidRPr="00D93D74" w:rsidDel="00AD5011">
          <w:rPr>
            <w:rStyle w:val="CommentReference"/>
          </w:rPr>
          <w:commentReference w:id="247"/>
        </w:r>
        <w:r w:rsidRPr="00D93D74" w:rsidDel="00AD5011">
          <w:delText xml:space="preserve">MetaPhlAn’s curated database has higher accuracy but can miss taxa not present in the database, while a non-curated </w:delText>
        </w:r>
        <w:commentRangeStart w:id="249"/>
        <w:r w:rsidRPr="00D93D74" w:rsidDel="00AD5011">
          <w:delText xml:space="preserve">database such as NCBI </w:delText>
        </w:r>
        <w:commentRangeEnd w:id="249"/>
        <w:r w:rsidR="00C64662" w:rsidRPr="00D93D74" w:rsidDel="00AD5011">
          <w:rPr>
            <w:rStyle w:val="CommentReference"/>
          </w:rPr>
          <w:commentReference w:id="249"/>
        </w:r>
        <w:r w:rsidRPr="00D93D74" w:rsidDel="00AD5011">
          <w:delText xml:space="preserve">can report false positive determinations. We decided to use MetaPhlAn results due to higher reliability. </w:delText>
        </w:r>
      </w:del>
    </w:p>
    <w:p w14:paraId="67833157" w14:textId="066F106E" w:rsidR="00723A85" w:rsidRPr="00D93D74" w:rsidRDefault="00723A85" w:rsidP="00723A85">
      <w:r w:rsidRPr="00D93D74">
        <w:t xml:space="preserve">Archaea were detected in 5 out of 9 individuals in our cohort. The genus </w:t>
      </w:r>
      <w:r w:rsidRPr="00D93D74">
        <w:rPr>
          <w:i/>
          <w:iCs/>
        </w:rPr>
        <w:t>Methanobrevibacter</w:t>
      </w:r>
      <w:r w:rsidRPr="00D93D74">
        <w:t xml:space="preserve"> was present in all five individuals, while </w:t>
      </w:r>
      <w:r w:rsidRPr="00D93D74">
        <w:rPr>
          <w:i/>
          <w:iCs/>
        </w:rPr>
        <w:t>Methanosphera</w:t>
      </w:r>
      <w:r w:rsidRPr="00D93D74">
        <w:t xml:space="preserve"> were found in only two (Figure 8). </w:t>
      </w:r>
      <w:r w:rsidRPr="00D93D74">
        <w:rPr>
          <w:i/>
          <w:iCs/>
        </w:rPr>
        <w:t>Methanobrevibacter smithii</w:t>
      </w:r>
      <w:r w:rsidRPr="00D93D74">
        <w:t xml:space="preserve"> exhibited oscillatory abundance within participants over time, while </w:t>
      </w:r>
      <w:r w:rsidRPr="00D93D74">
        <w:rPr>
          <w:i/>
          <w:iCs/>
        </w:rPr>
        <w:t>Methanosphera stadmanae</w:t>
      </w:r>
      <w:r w:rsidRPr="00D93D74">
        <w:t xml:space="preserve"> was present at a lower relative abundance in a more equal abundance through time. Their abundance changes could not be connected to selected events from participants questionnaires. </w:t>
      </w:r>
    </w:p>
    <w:p w14:paraId="1E45C3E8" w14:textId="7BF99CA4" w:rsidR="004271D5" w:rsidRPr="00D93D74" w:rsidRDefault="004271D5" w:rsidP="007C0931">
      <w:pPr>
        <w:rPr>
          <w:szCs w:val="20"/>
        </w:rPr>
      </w:pPr>
    </w:p>
    <w:p w14:paraId="7D12386F" w14:textId="77777777" w:rsidR="00801198" w:rsidRPr="00D93D74" w:rsidRDefault="0004536B" w:rsidP="00801198">
      <w:pPr>
        <w:keepNext/>
      </w:pPr>
      <w:r w:rsidRPr="00D93D74">
        <w:rPr>
          <w:rFonts w:cs="Times New Roman"/>
          <w:noProof/>
          <w:szCs w:val="24"/>
        </w:rPr>
        <w:lastRenderedPageBreak/>
        <w:drawing>
          <wp:inline distT="0" distB="0" distL="0" distR="0" wp14:anchorId="479802E8" wp14:editId="62F1D857">
            <wp:extent cx="5902088" cy="2979420"/>
            <wp:effectExtent l="0" t="0" r="3810" b="0"/>
            <wp:docPr id="134820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b="11517"/>
                    <a:stretch/>
                  </pic:blipFill>
                  <pic:spPr bwMode="auto">
                    <a:xfrm>
                      <a:off x="0" y="0"/>
                      <a:ext cx="5913540" cy="2985201"/>
                    </a:xfrm>
                    <a:prstGeom prst="rect">
                      <a:avLst/>
                    </a:prstGeom>
                    <a:noFill/>
                    <a:ln>
                      <a:noFill/>
                    </a:ln>
                    <a:extLst>
                      <a:ext uri="{53640926-AAD7-44D8-BBD7-CCE9431645EC}">
                        <a14:shadowObscured xmlns:a14="http://schemas.microsoft.com/office/drawing/2010/main"/>
                      </a:ext>
                    </a:extLst>
                  </pic:spPr>
                </pic:pic>
              </a:graphicData>
            </a:graphic>
          </wp:inline>
        </w:drawing>
      </w:r>
    </w:p>
    <w:p w14:paraId="54F16434" w14:textId="6A98C281" w:rsidR="00BC2437" w:rsidRPr="00D93D74" w:rsidRDefault="00801198" w:rsidP="00BC2437">
      <w:pPr>
        <w:pStyle w:val="Caption"/>
        <w:rPr>
          <w:rFonts w:cs="Times New Roman"/>
          <w:b w:val="0"/>
          <w:bCs/>
          <w:szCs w:val="24"/>
        </w:rPr>
      </w:pPr>
      <w:bookmarkStart w:id="250" w:name="_Toc216101620"/>
      <w:r w:rsidRPr="00D93D74">
        <w:t xml:space="preserve">Figure </w:t>
      </w:r>
      <w:r w:rsidR="00723A85" w:rsidRPr="00D93D74">
        <w:t>8</w:t>
      </w:r>
      <w:r w:rsidRPr="00D93D74">
        <w:t xml:space="preserve">. Relative abundance and persistence of archaeal species in participants gut microbiota. </w:t>
      </w:r>
      <w:r w:rsidRPr="00D93D74">
        <w:rPr>
          <w:b w:val="0"/>
          <w:bCs/>
        </w:rPr>
        <w:t>Species were determined using MetaPhlAn.</w:t>
      </w:r>
      <w:r w:rsidRPr="00D93D74">
        <w:t xml:space="preserve"> </w:t>
      </w:r>
      <w:r w:rsidR="007C0931" w:rsidRPr="00D93D74">
        <w:rPr>
          <w:b w:val="0"/>
          <w:bCs/>
        </w:rPr>
        <w:t xml:space="preserve">Each plot </w:t>
      </w:r>
      <w:r w:rsidR="00BC2437" w:rsidRPr="00D93D74">
        <w:rPr>
          <w:b w:val="0"/>
          <w:bCs/>
        </w:rPr>
        <w:t>depicts one</w:t>
      </w:r>
      <w:r w:rsidR="007C0931" w:rsidRPr="00D93D74">
        <w:rPr>
          <w:b w:val="0"/>
          <w:bCs/>
        </w:rPr>
        <w:t xml:space="preserve"> participant (labelled with capital letters</w:t>
      </w:r>
      <w:r w:rsidR="00BC2437" w:rsidRPr="00D93D74">
        <w:rPr>
          <w:b w:val="0"/>
          <w:bCs/>
        </w:rPr>
        <w:t xml:space="preserve"> A to I</w:t>
      </w:r>
      <w:r w:rsidR="007C0931" w:rsidRPr="00D93D74">
        <w:rPr>
          <w:b w:val="0"/>
          <w:bCs/>
        </w:rPr>
        <w:t xml:space="preserve">), with days </w:t>
      </w:r>
      <w:r w:rsidR="00BC2437" w:rsidRPr="00D93D74">
        <w:rPr>
          <w:b w:val="0"/>
          <w:bCs/>
        </w:rPr>
        <w:t xml:space="preserve">on the x-axis </w:t>
      </w:r>
      <w:r w:rsidR="007C0931" w:rsidRPr="00D93D74">
        <w:rPr>
          <w:b w:val="0"/>
          <w:bCs/>
        </w:rPr>
        <w:t>indicating when the stool samples were collected.</w:t>
      </w:r>
      <w:bookmarkEnd w:id="250"/>
      <w:r w:rsidR="00BC2437" w:rsidRPr="00D93D74">
        <w:rPr>
          <w:b w:val="0"/>
          <w:bCs/>
        </w:rPr>
        <w:t xml:space="preserve"> Vertical coloured lines indicate out-of-the-ordinary events reported by participants in their questionnaires.  </w:t>
      </w:r>
    </w:p>
    <w:p w14:paraId="7A5138DD" w14:textId="77777777" w:rsidR="00BC2437" w:rsidRPr="00D93D74" w:rsidRDefault="00BC2437" w:rsidP="005E294F">
      <w:pPr>
        <w:rPr>
          <w:rFonts w:cs="Times New Roman"/>
          <w:szCs w:val="24"/>
        </w:rPr>
      </w:pPr>
    </w:p>
    <w:p w14:paraId="17630BDB" w14:textId="1D6D5B6F" w:rsidR="00AD5011" w:rsidRDefault="005E294F" w:rsidP="00AD5011">
      <w:pPr>
        <w:rPr>
          <w:ins w:id="251" w:author="Urša Miklavčič" w:date="2026-04-17T11:54:00Z" w16du:dateUtc="2026-04-17T09:54:00Z"/>
        </w:rPr>
      </w:pPr>
      <w:commentRangeStart w:id="252"/>
      <w:commentRangeStart w:id="253"/>
      <w:commentRangeStart w:id="254"/>
      <w:r w:rsidRPr="00D93D74">
        <w:rPr>
          <w:rFonts w:cs="Times New Roman"/>
          <w:szCs w:val="24"/>
        </w:rPr>
        <w:t xml:space="preserve">Eukaryotes were </w:t>
      </w:r>
      <w:commentRangeEnd w:id="252"/>
      <w:r w:rsidR="00962877" w:rsidRPr="00D93D74">
        <w:rPr>
          <w:rStyle w:val="CommentReference"/>
        </w:rPr>
        <w:commentReference w:id="252"/>
      </w:r>
      <w:commentRangeEnd w:id="253"/>
      <w:r w:rsidR="00962877" w:rsidRPr="00D93D74">
        <w:rPr>
          <w:rStyle w:val="CommentReference"/>
        </w:rPr>
        <w:commentReference w:id="253"/>
      </w:r>
      <w:commentRangeEnd w:id="254"/>
      <w:r w:rsidR="00F950DC" w:rsidRPr="00D93D74">
        <w:rPr>
          <w:rStyle w:val="CommentReference"/>
        </w:rPr>
        <w:commentReference w:id="254"/>
      </w:r>
      <w:r w:rsidRPr="00D93D74">
        <w:rPr>
          <w:rFonts w:cs="Times New Roman"/>
          <w:szCs w:val="24"/>
        </w:rPr>
        <w:t xml:space="preserve">detected </w:t>
      </w:r>
      <w:ins w:id="255" w:author="Urša Miklavčič" w:date="2026-04-17T11:54:00Z" w16du:dateUtc="2026-04-17T09:54:00Z">
        <w:r w:rsidR="00AD5011">
          <w:t>using</w:t>
        </w:r>
        <w:r w:rsidR="00AD5011" w:rsidRPr="00E9389E">
          <w:t xml:space="preserve"> EukDetect</w:t>
        </w:r>
        <w:r w:rsidR="00AD5011">
          <w:t xml:space="preserve"> program, as program MetaPhlAn only detected 2 eukaryotic species (</w:t>
        </w:r>
        <w:r w:rsidR="00AD5011" w:rsidRPr="005301D3">
          <w:rPr>
            <w:i/>
            <w:iCs/>
          </w:rPr>
          <w:t>Blastocystis</w:t>
        </w:r>
        <w:r w:rsidR="00AD5011">
          <w:t xml:space="preserve"> sp. and </w:t>
        </w:r>
        <w:r w:rsidR="00AD5011" w:rsidRPr="00E9389E">
          <w:rPr>
            <w:i/>
            <w:iCs/>
          </w:rPr>
          <w:t>Saccharomyces cerevisiae</w:t>
        </w:r>
        <w:r w:rsidR="00AD5011">
          <w:t>)</w:t>
        </w:r>
        <w:r w:rsidR="00AD5011" w:rsidRPr="00E9389E">
          <w:t xml:space="preserve"> (Table </w:t>
        </w:r>
      </w:ins>
      <w:ins w:id="256" w:author="Urša Miklavčič" w:date="2026-04-17T11:55:00Z" w16du:dateUtc="2026-04-17T09:55:00Z">
        <w:r w:rsidR="00AD5011">
          <w:t>1</w:t>
        </w:r>
      </w:ins>
      <w:ins w:id="257" w:author="Urša Miklavčič" w:date="2026-04-17T11:54:00Z" w16du:dateUtc="2026-04-17T09:54:00Z">
        <w:r w:rsidR="00AD5011" w:rsidRPr="00E9389E">
          <w:t xml:space="preserve">). </w:t>
        </w:r>
        <w:r w:rsidR="00AD5011">
          <w:t xml:space="preserve">Using EukDetect </w:t>
        </w:r>
        <w:r w:rsidR="00AD5011" w:rsidRPr="00E9389E">
          <w:rPr>
            <w:i/>
            <w:iCs/>
          </w:rPr>
          <w:t>Blastocystis</w:t>
        </w:r>
        <w:r w:rsidR="00AD5011" w:rsidRPr="00E9389E">
          <w:t xml:space="preserve"> sp. was</w:t>
        </w:r>
        <w:r w:rsidR="00AD5011">
          <w:t xml:space="preserve"> </w:t>
        </w:r>
        <w:r w:rsidR="00AD5011" w:rsidRPr="00E9389E">
          <w:t>the most abundant eukaryotic species detected</w:t>
        </w:r>
        <w:r w:rsidR="00AD5011">
          <w:t xml:space="preserve"> (Figure </w:t>
        </w:r>
      </w:ins>
      <w:ins w:id="258" w:author="Urša Miklavčič" w:date="2026-04-17T11:55:00Z" w16du:dateUtc="2026-04-17T09:55:00Z">
        <w:r w:rsidR="00AD5011">
          <w:t>9</w:t>
        </w:r>
      </w:ins>
      <w:ins w:id="259" w:author="Urša Miklavčič" w:date="2026-04-17T11:54:00Z" w16du:dateUtc="2026-04-17T09:54:00Z">
        <w:r w:rsidR="00AD5011">
          <w:t xml:space="preserve">). Besides this monocellular eukaryote we also detected an </w:t>
        </w:r>
        <w:r w:rsidR="00AD5011" w:rsidRPr="00E9389E">
          <w:t xml:space="preserve">amoeba </w:t>
        </w:r>
        <w:r w:rsidR="00AD5011" w:rsidRPr="00E9389E">
          <w:rPr>
            <w:i/>
            <w:iCs/>
          </w:rPr>
          <w:t>Entamoeba dispar</w:t>
        </w:r>
        <w:r w:rsidR="00AD5011">
          <w:t xml:space="preserve"> and roundworm </w:t>
        </w:r>
        <w:r w:rsidR="00AD5011" w:rsidRPr="00E9389E">
          <w:rPr>
            <w:i/>
            <w:iCs/>
          </w:rPr>
          <w:t>Caenorhabditis elegans</w:t>
        </w:r>
        <w:r w:rsidR="00AD5011">
          <w:t xml:space="preserve"> in one sample of participant H. </w:t>
        </w:r>
      </w:ins>
    </w:p>
    <w:p w14:paraId="4DCA9FFB" w14:textId="3B16C63C" w:rsidR="00AD5011" w:rsidRPr="005301D3" w:rsidRDefault="00AD5011" w:rsidP="00AD5011">
      <w:pPr>
        <w:rPr>
          <w:ins w:id="260" w:author="Urša Miklavčič" w:date="2026-04-17T11:54:00Z" w16du:dateUtc="2026-04-17T09:54:00Z"/>
          <w:i/>
          <w:iCs/>
        </w:rPr>
      </w:pPr>
      <w:ins w:id="261" w:author="Urša Miklavčič" w:date="2026-04-17T11:54:00Z" w16du:dateUtc="2026-04-17T09:54:00Z">
        <w:r w:rsidRPr="00E9389E">
          <w:t xml:space="preserve">The most abundant </w:t>
        </w:r>
        <w:r w:rsidRPr="00AD5011">
          <w:t>fungal</w:t>
        </w:r>
        <w:r w:rsidRPr="00E9389E">
          <w:t xml:space="preserve"> species was </w:t>
        </w:r>
        <w:r w:rsidRPr="00E9389E">
          <w:rPr>
            <w:i/>
            <w:iCs/>
          </w:rPr>
          <w:t>Saccharomyces cerevisiae</w:t>
        </w:r>
        <w:r w:rsidRPr="00E9389E">
          <w:t xml:space="preserve">, followed by </w:t>
        </w:r>
        <w:r w:rsidRPr="00E9389E">
          <w:rPr>
            <w:i/>
            <w:iCs/>
          </w:rPr>
          <w:t>Debaryomyces hansenii</w:t>
        </w:r>
        <w:r w:rsidRPr="00E9389E">
          <w:t xml:space="preserve"> also from the </w:t>
        </w:r>
        <w:r w:rsidRPr="00E9389E">
          <w:rPr>
            <w:i/>
            <w:iCs/>
          </w:rPr>
          <w:t>Saccharomycetaceae</w:t>
        </w:r>
        <w:r w:rsidRPr="00E9389E">
          <w:t xml:space="preserve"> family, the difference between their abundance being 10-fold</w:t>
        </w:r>
        <w:r>
          <w:t xml:space="preserve"> (Figure </w:t>
        </w:r>
      </w:ins>
      <w:ins w:id="262" w:author="Urša Miklavčič" w:date="2026-04-17T11:55:00Z" w16du:dateUtc="2026-04-17T09:55:00Z">
        <w:r>
          <w:t>9</w:t>
        </w:r>
      </w:ins>
      <w:ins w:id="263" w:author="Urša Miklavčič" w:date="2026-04-17T11:54:00Z" w16du:dateUtc="2026-04-17T09:54:00Z">
        <w:r>
          <w:t>)</w:t>
        </w:r>
        <w:r w:rsidRPr="00E9389E">
          <w:t>. All other fungal species represented less than 0.0001 % of reads in all samples combine</w:t>
        </w:r>
        <w:r>
          <w:t xml:space="preserve">d and were mainly from the </w:t>
        </w:r>
        <w:r w:rsidRPr="00E9389E">
          <w:t xml:space="preserve">phylum </w:t>
        </w:r>
        <w:r w:rsidRPr="00E9389E">
          <w:rPr>
            <w:i/>
            <w:iCs/>
          </w:rPr>
          <w:t>Ascomycetota</w:t>
        </w:r>
        <w:r w:rsidRPr="00E9389E">
          <w:t xml:space="preserve"> such as </w:t>
        </w:r>
        <w:r w:rsidRPr="00E9389E">
          <w:rPr>
            <w:i/>
            <w:iCs/>
          </w:rPr>
          <w:t>Penicillium nalgiovense</w:t>
        </w:r>
        <w:r w:rsidRPr="00E9389E">
          <w:t xml:space="preserve">, </w:t>
        </w:r>
        <w:r w:rsidRPr="00E9389E">
          <w:rPr>
            <w:i/>
            <w:iCs/>
          </w:rPr>
          <w:t>Candida albicans</w:t>
        </w:r>
        <w:r w:rsidRPr="00E9389E">
          <w:t xml:space="preserve">, </w:t>
        </w:r>
        <w:r w:rsidRPr="00E9389E">
          <w:rPr>
            <w:i/>
            <w:iCs/>
          </w:rPr>
          <w:t>Candida sake</w:t>
        </w:r>
        <w:r w:rsidRPr="00E9389E">
          <w:t xml:space="preserve">, </w:t>
        </w:r>
        <w:r w:rsidRPr="00E9389E">
          <w:rPr>
            <w:i/>
            <w:iCs/>
          </w:rPr>
          <w:t>Yarrowia lipolytica</w:t>
        </w:r>
        <w:r w:rsidRPr="00E9389E">
          <w:t xml:space="preserve"> </w:t>
        </w:r>
        <w:r>
          <w:t>and</w:t>
        </w:r>
        <w:r w:rsidRPr="00E9389E">
          <w:t xml:space="preserve"> </w:t>
        </w:r>
        <w:r w:rsidRPr="00E9389E">
          <w:rPr>
            <w:i/>
            <w:iCs/>
          </w:rPr>
          <w:t>Saccharomyces cerevisiae</w:t>
        </w:r>
        <w:r w:rsidRPr="00E9389E">
          <w:t xml:space="preserve"> (Figure </w:t>
        </w:r>
      </w:ins>
      <w:ins w:id="264" w:author="Urša Miklavčič" w:date="2026-04-17T11:55:00Z" w16du:dateUtc="2026-04-17T09:55:00Z">
        <w:r>
          <w:t>9</w:t>
        </w:r>
      </w:ins>
      <w:ins w:id="265" w:author="Urša Miklavčič" w:date="2026-04-17T11:54:00Z" w16du:dateUtc="2026-04-17T09:54:00Z">
        <w:r w:rsidRPr="00E9389E">
          <w:t xml:space="preserve">). We also detected one fungal species outside </w:t>
        </w:r>
        <w:r w:rsidRPr="00E9389E">
          <w:rPr>
            <w:i/>
            <w:iCs/>
          </w:rPr>
          <w:t>Ascomycetota</w:t>
        </w:r>
        <w:r w:rsidRPr="00E9389E">
          <w:t xml:space="preserve"> phylum </w:t>
        </w:r>
        <w:r w:rsidRPr="00E9389E">
          <w:rPr>
            <w:i/>
            <w:iCs/>
          </w:rPr>
          <w:t>Wallemia mellicola</w:t>
        </w:r>
        <w:r>
          <w:t xml:space="preserve">. </w:t>
        </w:r>
      </w:ins>
    </w:p>
    <w:p w14:paraId="41526ED3" w14:textId="60337353" w:rsidR="00591EA4" w:rsidRDefault="005E294F" w:rsidP="00AD5011">
      <w:pPr>
        <w:rPr>
          <w:ins w:id="266" w:author="Urša Miklavčič" w:date="2026-04-17T11:56:00Z" w16du:dateUtc="2026-04-17T09:56:00Z"/>
          <w:rFonts w:cs="Times New Roman"/>
          <w:szCs w:val="24"/>
        </w:rPr>
      </w:pPr>
      <w:del w:id="267" w:author="Urša Miklavčič" w:date="2026-04-17T11:54:00Z" w16du:dateUtc="2026-04-17T09:54:00Z">
        <w:r w:rsidRPr="00D93D74" w:rsidDel="00AD5011">
          <w:rPr>
            <w:rFonts w:cs="Times New Roman"/>
            <w:szCs w:val="24"/>
          </w:rPr>
          <w:delText>in 8</w:delText>
        </w:r>
        <w:r w:rsidR="007C0931" w:rsidRPr="00D93D74" w:rsidDel="00AD5011">
          <w:rPr>
            <w:rFonts w:cs="Times New Roman"/>
            <w:szCs w:val="24"/>
          </w:rPr>
          <w:delText xml:space="preserve"> out of </w:delText>
        </w:r>
        <w:r w:rsidRPr="00D93D74" w:rsidDel="00AD5011">
          <w:rPr>
            <w:rFonts w:cs="Times New Roman"/>
            <w:szCs w:val="24"/>
          </w:rPr>
          <w:delText>9 individuals in ou</w:delText>
        </w:r>
        <w:r w:rsidR="007C0931" w:rsidRPr="00D93D74" w:rsidDel="00AD5011">
          <w:rPr>
            <w:rFonts w:cs="Times New Roman"/>
            <w:szCs w:val="24"/>
          </w:rPr>
          <w:delText>r</w:delText>
        </w:r>
        <w:r w:rsidRPr="00D93D74" w:rsidDel="00AD5011">
          <w:rPr>
            <w:rFonts w:cs="Times New Roman"/>
            <w:szCs w:val="24"/>
          </w:rPr>
          <w:delText xml:space="preserve"> cohort</w:delText>
        </w:r>
        <w:r w:rsidR="00EC1414" w:rsidRPr="00D93D74" w:rsidDel="00AD5011">
          <w:rPr>
            <w:rFonts w:cs="Times New Roman"/>
            <w:szCs w:val="24"/>
          </w:rPr>
          <w:delText xml:space="preserve">, but not persistently throughout the </w:delText>
        </w:r>
        <w:r w:rsidR="007C0931" w:rsidRPr="00D93D74" w:rsidDel="00AD5011">
          <w:rPr>
            <w:rFonts w:cs="Times New Roman"/>
            <w:szCs w:val="24"/>
          </w:rPr>
          <w:delText xml:space="preserve">study </w:delText>
        </w:r>
        <w:r w:rsidR="00EC1414" w:rsidRPr="00D93D74" w:rsidDel="00AD5011">
          <w:rPr>
            <w:rFonts w:cs="Times New Roman"/>
            <w:szCs w:val="24"/>
          </w:rPr>
          <w:delText xml:space="preserve">duration </w:delText>
        </w:r>
        <w:r w:rsidR="00591EA4" w:rsidRPr="00D93D74" w:rsidDel="00AD5011">
          <w:rPr>
            <w:rFonts w:cs="Times New Roman"/>
            <w:szCs w:val="24"/>
          </w:rPr>
          <w:delText>as detected by MetaPhlAn</w:delText>
        </w:r>
        <w:r w:rsidRPr="00D93D74" w:rsidDel="00AD5011">
          <w:rPr>
            <w:rFonts w:cs="Times New Roman"/>
            <w:szCs w:val="24"/>
          </w:rPr>
          <w:delText xml:space="preserve">. </w:delText>
        </w:r>
        <w:r w:rsidR="0097501B" w:rsidRPr="00D93D74" w:rsidDel="00AD5011">
          <w:rPr>
            <w:rFonts w:cs="Times New Roman"/>
            <w:szCs w:val="24"/>
          </w:rPr>
          <w:delText xml:space="preserve">In 7 out of 9 individuals (B, C, D, E, F, G, H, I), we detected fungal species </w:delText>
        </w:r>
        <w:r w:rsidR="0097501B" w:rsidRPr="00D93D74" w:rsidDel="00AD5011">
          <w:rPr>
            <w:rFonts w:cs="Times New Roman"/>
            <w:i/>
            <w:iCs/>
            <w:szCs w:val="24"/>
          </w:rPr>
          <w:delText>Saccharomyces cerevisiae</w:delText>
        </w:r>
        <w:r w:rsidR="0097501B" w:rsidRPr="00D93D74" w:rsidDel="00AD5011">
          <w:rPr>
            <w:rFonts w:cs="Times New Roman"/>
            <w:szCs w:val="24"/>
          </w:rPr>
          <w:delText xml:space="preserve"> but not consistently though out the study and in </w:delText>
        </w:r>
        <w:r w:rsidR="006A3531" w:rsidRPr="00D93D74" w:rsidDel="00AD5011">
          <w:rPr>
            <w:rFonts w:cs="Times New Roman"/>
            <w:szCs w:val="24"/>
          </w:rPr>
          <w:delText xml:space="preserve">4 out of 9 individuals (C, D, E, H), we detected the genus </w:delText>
        </w:r>
        <w:r w:rsidR="006A3531" w:rsidRPr="00D93D74" w:rsidDel="00AD5011">
          <w:rPr>
            <w:rFonts w:cs="Times New Roman"/>
            <w:i/>
            <w:iCs/>
            <w:szCs w:val="24"/>
          </w:rPr>
          <w:delText xml:space="preserve">Blastocystis </w:delText>
        </w:r>
        <w:r w:rsidR="006A3531" w:rsidRPr="00D93D74" w:rsidDel="00AD5011">
          <w:rPr>
            <w:rFonts w:cs="Times New Roman"/>
            <w:szCs w:val="24"/>
          </w:rPr>
          <w:delText>at low abundances (0.01 to 0.6% of total relative abundance)</w:delText>
        </w:r>
        <w:r w:rsidR="0097501B" w:rsidRPr="00D93D74" w:rsidDel="00AD5011">
          <w:rPr>
            <w:rFonts w:cs="Times New Roman"/>
            <w:szCs w:val="24"/>
          </w:rPr>
          <w:delText xml:space="preserve">. </w:delText>
        </w:r>
        <w:r w:rsidR="00723A85" w:rsidRPr="00D93D74" w:rsidDel="00AD5011">
          <w:rPr>
            <w:rFonts w:cs="Times New Roman"/>
            <w:szCs w:val="24"/>
          </w:rPr>
          <w:delText>9</w:delText>
        </w:r>
      </w:del>
    </w:p>
    <w:p w14:paraId="6F6AFB7A" w14:textId="7EDF984C" w:rsidR="00AD5011" w:rsidRPr="00DF434D" w:rsidRDefault="00AD5011" w:rsidP="00AD5011">
      <w:pPr>
        <w:rPr>
          <w:ins w:id="268" w:author="Urša Miklavčič" w:date="2026-04-17T11:56:00Z" w16du:dateUtc="2026-04-17T09:56:00Z"/>
          <w:sz w:val="22"/>
          <w:rPrChange w:id="269" w:author="Urša Miklavčič" w:date="2026-04-17T16:14:00Z" w16du:dateUtc="2026-04-17T14:14:00Z">
            <w:rPr>
              <w:ins w:id="270" w:author="Urša Miklavčič" w:date="2026-04-17T11:56:00Z" w16du:dateUtc="2026-04-17T09:56:00Z"/>
            </w:rPr>
          </w:rPrChange>
        </w:rPr>
      </w:pPr>
      <w:ins w:id="271" w:author="Urša Miklavčič" w:date="2026-04-17T11:56:00Z" w16du:dateUtc="2026-04-17T09:56:00Z">
        <w:r w:rsidRPr="00DF434D">
          <w:rPr>
            <w:sz w:val="22"/>
            <w:rPrChange w:id="272" w:author="Urša Miklavčič" w:date="2026-04-17T16:14:00Z" w16du:dateUtc="2026-04-17T14:14:00Z">
              <w:rPr/>
            </w:rPrChange>
          </w:rPr>
          <w:t xml:space="preserve">Table 1. Eukaryotic species detected with MetaPhlAn and EukDetect. </w:t>
        </w:r>
      </w:ins>
    </w:p>
    <w:tbl>
      <w:tblPr>
        <w:tblW w:w="6663" w:type="dxa"/>
        <w:tblCellMar>
          <w:left w:w="70" w:type="dxa"/>
          <w:right w:w="70" w:type="dxa"/>
        </w:tblCellMar>
        <w:tblLook w:val="04A0" w:firstRow="1" w:lastRow="0" w:firstColumn="1" w:lastColumn="0" w:noHBand="0" w:noVBand="1"/>
        <w:tblPrChange w:id="273" w:author="Urša Miklavčič" w:date="2026-04-17T16:14:00Z" w16du:dateUtc="2026-04-17T14:14:00Z">
          <w:tblPr>
            <w:tblW w:w="6663" w:type="dxa"/>
            <w:tblCellMar>
              <w:left w:w="70" w:type="dxa"/>
              <w:right w:w="70" w:type="dxa"/>
            </w:tblCellMar>
            <w:tblLook w:val="04A0" w:firstRow="1" w:lastRow="0" w:firstColumn="1" w:lastColumn="0" w:noHBand="0" w:noVBand="1"/>
          </w:tblPr>
        </w:tblPrChange>
      </w:tblPr>
      <w:tblGrid>
        <w:gridCol w:w="3261"/>
        <w:gridCol w:w="1984"/>
        <w:gridCol w:w="1418"/>
        <w:tblGridChange w:id="274">
          <w:tblGrid>
            <w:gridCol w:w="3261"/>
            <w:gridCol w:w="1984"/>
            <w:gridCol w:w="1418"/>
          </w:tblGrid>
        </w:tblGridChange>
      </w:tblGrid>
      <w:tr w:rsidR="00AD5011" w:rsidRPr="00E9389E" w14:paraId="6D5E2D29" w14:textId="77777777" w:rsidTr="00DF434D">
        <w:trPr>
          <w:trHeight w:val="300"/>
          <w:tblHeader/>
          <w:ins w:id="275" w:author="Urša Miklavčič" w:date="2026-04-17T11:56:00Z"/>
          <w:trPrChange w:id="276" w:author="Urša Miklavčič" w:date="2026-04-17T16:14:00Z" w16du:dateUtc="2026-04-17T14:14:00Z">
            <w:trPr>
              <w:trHeight w:val="300"/>
            </w:trPr>
          </w:trPrChange>
        </w:trPr>
        <w:tc>
          <w:tcPr>
            <w:tcW w:w="3261" w:type="dxa"/>
            <w:tcBorders>
              <w:top w:val="single" w:sz="4" w:space="0" w:color="auto"/>
              <w:left w:val="nil"/>
              <w:bottom w:val="single" w:sz="4" w:space="0" w:color="auto"/>
              <w:right w:val="nil"/>
            </w:tcBorders>
            <w:shd w:val="clear" w:color="auto" w:fill="auto"/>
            <w:noWrap/>
            <w:vAlign w:val="bottom"/>
            <w:hideMark/>
            <w:tcPrChange w:id="277" w:author="Urša Miklavčič" w:date="2026-04-17T16:14:00Z" w16du:dateUtc="2026-04-17T14:14:00Z">
              <w:tcPr>
                <w:tcW w:w="3261" w:type="dxa"/>
                <w:tcBorders>
                  <w:top w:val="single" w:sz="4" w:space="0" w:color="auto"/>
                  <w:left w:val="nil"/>
                  <w:bottom w:val="single" w:sz="4" w:space="0" w:color="auto"/>
                  <w:right w:val="nil"/>
                </w:tcBorders>
                <w:shd w:val="clear" w:color="auto" w:fill="auto"/>
                <w:noWrap/>
                <w:vAlign w:val="bottom"/>
                <w:hideMark/>
              </w:tcPr>
            </w:tcPrChange>
          </w:tcPr>
          <w:p w14:paraId="763E5E6B" w14:textId="77777777" w:rsidR="00AD5011" w:rsidRPr="00DF434D" w:rsidRDefault="00AD5011" w:rsidP="009D2E7E">
            <w:pPr>
              <w:spacing w:after="0" w:line="240" w:lineRule="auto"/>
              <w:jc w:val="left"/>
              <w:rPr>
                <w:ins w:id="278" w:author="Urša Miklavčič" w:date="2026-04-17T11:56:00Z" w16du:dateUtc="2026-04-17T09:56:00Z"/>
                <w:rFonts w:eastAsia="Times New Roman"/>
                <w:b/>
                <w:bCs/>
                <w:color w:val="000000"/>
                <w:sz w:val="22"/>
                <w:lang w:eastAsia="sl-SI"/>
              </w:rPr>
            </w:pPr>
            <w:ins w:id="279" w:author="Urša Miklavčič" w:date="2026-04-17T11:56:00Z" w16du:dateUtc="2026-04-17T09:56:00Z">
              <w:r w:rsidRPr="00DF434D">
                <w:rPr>
                  <w:rFonts w:eastAsia="Times New Roman"/>
                  <w:b/>
                  <w:bCs/>
                  <w:color w:val="000000"/>
                  <w:sz w:val="22"/>
                  <w:lang w:eastAsia="sl-SI"/>
                </w:rPr>
                <w:t xml:space="preserve">Eukaryotes </w:t>
              </w:r>
            </w:ins>
          </w:p>
        </w:tc>
        <w:tc>
          <w:tcPr>
            <w:tcW w:w="1984" w:type="dxa"/>
            <w:tcBorders>
              <w:top w:val="single" w:sz="4" w:space="0" w:color="auto"/>
              <w:left w:val="nil"/>
              <w:bottom w:val="single" w:sz="4" w:space="0" w:color="auto"/>
              <w:right w:val="nil"/>
            </w:tcBorders>
            <w:shd w:val="clear" w:color="auto" w:fill="auto"/>
            <w:noWrap/>
            <w:vAlign w:val="bottom"/>
            <w:hideMark/>
            <w:tcPrChange w:id="280" w:author="Urša Miklavčič" w:date="2026-04-17T16:14:00Z" w16du:dateUtc="2026-04-17T14:14:00Z">
              <w:tcPr>
                <w:tcW w:w="1984" w:type="dxa"/>
                <w:tcBorders>
                  <w:top w:val="single" w:sz="4" w:space="0" w:color="auto"/>
                  <w:left w:val="nil"/>
                  <w:bottom w:val="single" w:sz="4" w:space="0" w:color="auto"/>
                  <w:right w:val="nil"/>
                </w:tcBorders>
                <w:shd w:val="clear" w:color="auto" w:fill="auto"/>
                <w:noWrap/>
                <w:vAlign w:val="bottom"/>
                <w:hideMark/>
              </w:tcPr>
            </w:tcPrChange>
          </w:tcPr>
          <w:p w14:paraId="51B92CAD" w14:textId="77777777" w:rsidR="00AD5011" w:rsidRPr="00DF434D" w:rsidRDefault="00AD5011" w:rsidP="009D2E7E">
            <w:pPr>
              <w:spacing w:after="0" w:line="240" w:lineRule="auto"/>
              <w:jc w:val="left"/>
              <w:rPr>
                <w:ins w:id="281" w:author="Urša Miklavčič" w:date="2026-04-17T11:56:00Z" w16du:dateUtc="2026-04-17T09:56:00Z"/>
                <w:rFonts w:eastAsia="Times New Roman"/>
                <w:b/>
                <w:bCs/>
                <w:color w:val="000000"/>
                <w:sz w:val="22"/>
                <w:lang w:eastAsia="sl-SI"/>
              </w:rPr>
            </w:pPr>
            <w:ins w:id="282" w:author="Urša Miklavčič" w:date="2026-04-17T11:56:00Z" w16du:dateUtc="2026-04-17T09:56:00Z">
              <w:r w:rsidRPr="00DF434D">
                <w:rPr>
                  <w:rFonts w:eastAsia="Times New Roman"/>
                  <w:b/>
                  <w:bCs/>
                  <w:color w:val="000000"/>
                  <w:sz w:val="22"/>
                  <w:lang w:eastAsia="sl-SI"/>
                </w:rPr>
                <w:t>MetaPhlAn</w:t>
              </w:r>
            </w:ins>
          </w:p>
        </w:tc>
        <w:tc>
          <w:tcPr>
            <w:tcW w:w="1418" w:type="dxa"/>
            <w:tcBorders>
              <w:top w:val="single" w:sz="4" w:space="0" w:color="auto"/>
              <w:left w:val="nil"/>
              <w:bottom w:val="single" w:sz="4" w:space="0" w:color="auto"/>
              <w:right w:val="nil"/>
            </w:tcBorders>
            <w:shd w:val="clear" w:color="auto" w:fill="auto"/>
            <w:noWrap/>
            <w:vAlign w:val="bottom"/>
            <w:hideMark/>
            <w:tcPrChange w:id="283" w:author="Urša Miklavčič" w:date="2026-04-17T16:14:00Z" w16du:dateUtc="2026-04-17T14:14:00Z">
              <w:tcPr>
                <w:tcW w:w="1418" w:type="dxa"/>
                <w:tcBorders>
                  <w:top w:val="single" w:sz="4" w:space="0" w:color="auto"/>
                  <w:left w:val="nil"/>
                  <w:bottom w:val="single" w:sz="4" w:space="0" w:color="auto"/>
                  <w:right w:val="nil"/>
                </w:tcBorders>
                <w:shd w:val="clear" w:color="auto" w:fill="auto"/>
                <w:noWrap/>
                <w:vAlign w:val="bottom"/>
                <w:hideMark/>
              </w:tcPr>
            </w:tcPrChange>
          </w:tcPr>
          <w:p w14:paraId="47F3C1CA" w14:textId="77777777" w:rsidR="00AD5011" w:rsidRPr="00DF434D" w:rsidRDefault="00AD5011" w:rsidP="009D2E7E">
            <w:pPr>
              <w:spacing w:after="0" w:line="240" w:lineRule="auto"/>
              <w:jc w:val="left"/>
              <w:rPr>
                <w:ins w:id="284" w:author="Urša Miklavčič" w:date="2026-04-17T11:56:00Z" w16du:dateUtc="2026-04-17T09:56:00Z"/>
                <w:rFonts w:eastAsia="Times New Roman"/>
                <w:b/>
                <w:bCs/>
                <w:color w:val="000000"/>
                <w:sz w:val="22"/>
                <w:lang w:eastAsia="sl-SI"/>
              </w:rPr>
            </w:pPr>
            <w:ins w:id="285" w:author="Urša Miklavčič" w:date="2026-04-17T11:56:00Z" w16du:dateUtc="2026-04-17T09:56:00Z">
              <w:r w:rsidRPr="00DF434D">
                <w:rPr>
                  <w:rFonts w:eastAsia="Times New Roman"/>
                  <w:b/>
                  <w:bCs/>
                  <w:color w:val="000000"/>
                  <w:sz w:val="22"/>
                  <w:lang w:eastAsia="sl-SI"/>
                </w:rPr>
                <w:t>EukDetect</w:t>
              </w:r>
            </w:ins>
          </w:p>
        </w:tc>
      </w:tr>
      <w:tr w:rsidR="00AD5011" w:rsidRPr="00E9389E" w14:paraId="0A1BB8F6" w14:textId="77777777" w:rsidTr="009D2E7E">
        <w:trPr>
          <w:trHeight w:val="300"/>
          <w:ins w:id="286" w:author="Urša Miklavčič" w:date="2026-04-17T11:56:00Z"/>
        </w:trPr>
        <w:tc>
          <w:tcPr>
            <w:tcW w:w="3261" w:type="dxa"/>
            <w:tcBorders>
              <w:top w:val="nil"/>
              <w:left w:val="nil"/>
              <w:bottom w:val="single" w:sz="4" w:space="0" w:color="auto"/>
              <w:right w:val="nil"/>
            </w:tcBorders>
            <w:shd w:val="clear" w:color="auto" w:fill="auto"/>
            <w:noWrap/>
            <w:vAlign w:val="bottom"/>
            <w:hideMark/>
          </w:tcPr>
          <w:p w14:paraId="50F7625F" w14:textId="77777777" w:rsidR="00AD5011" w:rsidRPr="00DF434D" w:rsidRDefault="00AD5011" w:rsidP="009D2E7E">
            <w:pPr>
              <w:spacing w:after="0" w:line="240" w:lineRule="auto"/>
              <w:jc w:val="left"/>
              <w:rPr>
                <w:ins w:id="287" w:author="Urša Miklavčič" w:date="2026-04-17T11:56:00Z" w16du:dateUtc="2026-04-17T09:56:00Z"/>
                <w:rFonts w:eastAsia="Times New Roman"/>
                <w:b/>
                <w:bCs/>
                <w:color w:val="000000"/>
                <w:sz w:val="22"/>
                <w:lang w:eastAsia="sl-SI"/>
              </w:rPr>
            </w:pPr>
            <w:ins w:id="288" w:author="Urša Miklavčič" w:date="2026-04-17T11:56:00Z" w16du:dateUtc="2026-04-17T09:56:00Z">
              <w:r w:rsidRPr="00DF434D">
                <w:rPr>
                  <w:rFonts w:eastAsia="Times New Roman"/>
                  <w:b/>
                  <w:bCs/>
                  <w:color w:val="000000"/>
                  <w:sz w:val="22"/>
                  <w:lang w:eastAsia="sl-SI"/>
                </w:rPr>
                <w:t xml:space="preserve">Fungal species </w:t>
              </w:r>
            </w:ins>
          </w:p>
        </w:tc>
        <w:tc>
          <w:tcPr>
            <w:tcW w:w="1984" w:type="dxa"/>
            <w:tcBorders>
              <w:top w:val="nil"/>
              <w:left w:val="nil"/>
              <w:bottom w:val="single" w:sz="4" w:space="0" w:color="auto"/>
              <w:right w:val="nil"/>
            </w:tcBorders>
            <w:shd w:val="clear" w:color="auto" w:fill="auto"/>
            <w:noWrap/>
            <w:vAlign w:val="bottom"/>
            <w:hideMark/>
          </w:tcPr>
          <w:p w14:paraId="3D85C6AE" w14:textId="77777777" w:rsidR="00AD5011" w:rsidRPr="00DF434D" w:rsidRDefault="00AD5011" w:rsidP="009D2E7E">
            <w:pPr>
              <w:spacing w:after="0" w:line="240" w:lineRule="auto"/>
              <w:jc w:val="left"/>
              <w:rPr>
                <w:ins w:id="289" w:author="Urša Miklavčič" w:date="2026-04-17T11:56:00Z" w16du:dateUtc="2026-04-17T09:56:00Z"/>
                <w:rFonts w:eastAsia="Times New Roman"/>
                <w:b/>
                <w:bCs/>
                <w:color w:val="000000"/>
                <w:sz w:val="22"/>
                <w:lang w:eastAsia="sl-SI"/>
              </w:rPr>
            </w:pPr>
            <w:ins w:id="290" w:author="Urša Miklavčič" w:date="2026-04-17T11:56:00Z" w16du:dateUtc="2026-04-17T09:56:00Z">
              <w:r w:rsidRPr="00DF434D">
                <w:rPr>
                  <w:rFonts w:eastAsia="Times New Roman"/>
                  <w:b/>
                  <w:bCs/>
                  <w:color w:val="000000"/>
                  <w:sz w:val="22"/>
                  <w:lang w:eastAsia="sl-SI"/>
                </w:rPr>
                <w:t> </w:t>
              </w:r>
            </w:ins>
          </w:p>
        </w:tc>
        <w:tc>
          <w:tcPr>
            <w:tcW w:w="1418" w:type="dxa"/>
            <w:tcBorders>
              <w:top w:val="nil"/>
              <w:left w:val="nil"/>
              <w:bottom w:val="single" w:sz="4" w:space="0" w:color="auto"/>
              <w:right w:val="nil"/>
            </w:tcBorders>
            <w:shd w:val="clear" w:color="auto" w:fill="auto"/>
            <w:noWrap/>
            <w:vAlign w:val="bottom"/>
            <w:hideMark/>
          </w:tcPr>
          <w:p w14:paraId="5023D7D4" w14:textId="77777777" w:rsidR="00AD5011" w:rsidRPr="00DF434D" w:rsidRDefault="00AD5011" w:rsidP="009D2E7E">
            <w:pPr>
              <w:spacing w:after="0" w:line="240" w:lineRule="auto"/>
              <w:jc w:val="left"/>
              <w:rPr>
                <w:ins w:id="291" w:author="Urša Miklavčič" w:date="2026-04-17T11:56:00Z" w16du:dateUtc="2026-04-17T09:56:00Z"/>
                <w:rFonts w:eastAsia="Times New Roman"/>
                <w:b/>
                <w:bCs/>
                <w:color w:val="000000"/>
                <w:sz w:val="22"/>
                <w:lang w:eastAsia="sl-SI"/>
              </w:rPr>
            </w:pPr>
            <w:ins w:id="292" w:author="Urša Miklavčič" w:date="2026-04-17T11:56:00Z" w16du:dateUtc="2026-04-17T09:56:00Z">
              <w:r w:rsidRPr="00DF434D">
                <w:rPr>
                  <w:rFonts w:eastAsia="Times New Roman"/>
                  <w:b/>
                  <w:bCs/>
                  <w:color w:val="000000"/>
                  <w:sz w:val="22"/>
                  <w:lang w:eastAsia="sl-SI"/>
                </w:rPr>
                <w:t> </w:t>
              </w:r>
            </w:ins>
          </w:p>
        </w:tc>
      </w:tr>
      <w:tr w:rsidR="00AD5011" w:rsidRPr="00E9389E" w14:paraId="6A140F10" w14:textId="77777777" w:rsidTr="009D2E7E">
        <w:trPr>
          <w:trHeight w:val="300"/>
          <w:ins w:id="293" w:author="Urša Miklavčič" w:date="2026-04-17T11:56:00Z"/>
        </w:trPr>
        <w:tc>
          <w:tcPr>
            <w:tcW w:w="3261" w:type="dxa"/>
            <w:tcBorders>
              <w:top w:val="nil"/>
              <w:left w:val="nil"/>
              <w:bottom w:val="nil"/>
              <w:right w:val="nil"/>
            </w:tcBorders>
            <w:shd w:val="clear" w:color="auto" w:fill="auto"/>
            <w:noWrap/>
            <w:vAlign w:val="bottom"/>
            <w:hideMark/>
          </w:tcPr>
          <w:p w14:paraId="649359C8" w14:textId="77777777" w:rsidR="00AD5011" w:rsidRPr="00DF434D" w:rsidRDefault="00AD5011" w:rsidP="009D2E7E">
            <w:pPr>
              <w:spacing w:after="0" w:line="240" w:lineRule="auto"/>
              <w:jc w:val="left"/>
              <w:rPr>
                <w:ins w:id="294" w:author="Urša Miklavčič" w:date="2026-04-17T11:56:00Z" w16du:dateUtc="2026-04-17T09:56:00Z"/>
                <w:rFonts w:eastAsia="Times New Roman"/>
                <w:i/>
                <w:iCs/>
                <w:color w:val="000000"/>
                <w:sz w:val="22"/>
                <w:lang w:eastAsia="sl-SI"/>
              </w:rPr>
            </w:pPr>
            <w:ins w:id="295" w:author="Urša Miklavčič" w:date="2026-04-17T11:56:00Z" w16du:dateUtc="2026-04-17T09:56:00Z">
              <w:r w:rsidRPr="00DF434D">
                <w:rPr>
                  <w:rFonts w:eastAsia="Times New Roman"/>
                  <w:i/>
                  <w:iCs/>
                  <w:color w:val="000000"/>
                  <w:sz w:val="22"/>
                  <w:lang w:eastAsia="sl-SI"/>
                </w:rPr>
                <w:t>Saccharomyces cerevisiae</w:t>
              </w:r>
              <w:r w:rsidRPr="00DF434D">
                <w:rPr>
                  <w:rFonts w:eastAsia="Times New Roman"/>
                  <w:color w:val="000000"/>
                  <w:sz w:val="22"/>
                  <w:lang w:eastAsia="sl-SI"/>
                </w:rPr>
                <w:t xml:space="preserve"> </w:t>
              </w:r>
            </w:ins>
          </w:p>
        </w:tc>
        <w:tc>
          <w:tcPr>
            <w:tcW w:w="1984" w:type="dxa"/>
            <w:tcBorders>
              <w:top w:val="nil"/>
              <w:left w:val="nil"/>
              <w:bottom w:val="nil"/>
              <w:right w:val="nil"/>
            </w:tcBorders>
            <w:shd w:val="clear" w:color="auto" w:fill="auto"/>
            <w:noWrap/>
            <w:vAlign w:val="bottom"/>
            <w:hideMark/>
          </w:tcPr>
          <w:p w14:paraId="03E83224" w14:textId="77777777" w:rsidR="00AD5011" w:rsidRPr="00DF434D" w:rsidRDefault="00AD5011" w:rsidP="009D2E7E">
            <w:pPr>
              <w:spacing w:after="0" w:line="240" w:lineRule="auto"/>
              <w:jc w:val="left"/>
              <w:rPr>
                <w:ins w:id="296" w:author="Urša Miklavčič" w:date="2026-04-17T11:56:00Z" w16du:dateUtc="2026-04-17T09:56:00Z"/>
                <w:rFonts w:eastAsia="Times New Roman"/>
                <w:color w:val="000000"/>
                <w:sz w:val="22"/>
                <w:lang w:eastAsia="sl-SI"/>
              </w:rPr>
            </w:pPr>
            <w:ins w:id="297" w:author="Urša Miklavčič" w:date="2026-04-17T11:56:00Z" w16du:dateUtc="2026-04-17T09:56:00Z">
              <w:r w:rsidRPr="00DF434D">
                <w:rPr>
                  <w:rFonts w:eastAsia="Times New Roman"/>
                  <w:color w:val="000000"/>
                  <w:sz w:val="22"/>
                  <w:lang w:eastAsia="sl-SI"/>
                </w:rPr>
                <w:t>detected</w:t>
              </w:r>
            </w:ins>
          </w:p>
        </w:tc>
        <w:tc>
          <w:tcPr>
            <w:tcW w:w="1418" w:type="dxa"/>
            <w:tcBorders>
              <w:top w:val="nil"/>
              <w:left w:val="nil"/>
              <w:bottom w:val="nil"/>
              <w:right w:val="nil"/>
            </w:tcBorders>
            <w:shd w:val="clear" w:color="auto" w:fill="auto"/>
            <w:noWrap/>
            <w:vAlign w:val="bottom"/>
            <w:hideMark/>
          </w:tcPr>
          <w:p w14:paraId="7DD83271" w14:textId="77777777" w:rsidR="00AD5011" w:rsidRPr="00DF434D" w:rsidRDefault="00AD5011" w:rsidP="009D2E7E">
            <w:pPr>
              <w:spacing w:after="0" w:line="240" w:lineRule="auto"/>
              <w:jc w:val="left"/>
              <w:rPr>
                <w:ins w:id="298" w:author="Urša Miklavčič" w:date="2026-04-17T11:56:00Z" w16du:dateUtc="2026-04-17T09:56:00Z"/>
                <w:rFonts w:eastAsia="Times New Roman"/>
                <w:color w:val="000000"/>
                <w:sz w:val="22"/>
                <w:lang w:eastAsia="sl-SI"/>
              </w:rPr>
            </w:pPr>
            <w:ins w:id="299" w:author="Urša Miklavčič" w:date="2026-04-17T11:56:00Z" w16du:dateUtc="2026-04-17T09:56:00Z">
              <w:r w:rsidRPr="00DF434D">
                <w:rPr>
                  <w:rFonts w:eastAsia="Times New Roman"/>
                  <w:color w:val="000000"/>
                  <w:sz w:val="22"/>
                  <w:lang w:eastAsia="sl-SI"/>
                </w:rPr>
                <w:t>detected</w:t>
              </w:r>
            </w:ins>
          </w:p>
        </w:tc>
      </w:tr>
      <w:tr w:rsidR="00AD5011" w:rsidRPr="00E9389E" w14:paraId="2F5FF9DC" w14:textId="77777777" w:rsidTr="009D2E7E">
        <w:trPr>
          <w:trHeight w:val="300"/>
          <w:ins w:id="300" w:author="Urša Miklavčič" w:date="2026-04-17T11:56:00Z"/>
        </w:trPr>
        <w:tc>
          <w:tcPr>
            <w:tcW w:w="3261" w:type="dxa"/>
            <w:tcBorders>
              <w:top w:val="nil"/>
              <w:left w:val="nil"/>
              <w:bottom w:val="nil"/>
              <w:right w:val="nil"/>
            </w:tcBorders>
            <w:shd w:val="clear" w:color="auto" w:fill="auto"/>
            <w:noWrap/>
            <w:vAlign w:val="bottom"/>
            <w:hideMark/>
          </w:tcPr>
          <w:p w14:paraId="1E92B5F3" w14:textId="77777777" w:rsidR="00AD5011" w:rsidRPr="00DF434D" w:rsidRDefault="00AD5011" w:rsidP="009D2E7E">
            <w:pPr>
              <w:spacing w:after="0" w:line="240" w:lineRule="auto"/>
              <w:jc w:val="left"/>
              <w:rPr>
                <w:ins w:id="301" w:author="Urša Miklavčič" w:date="2026-04-17T11:56:00Z" w16du:dateUtc="2026-04-17T09:56:00Z"/>
                <w:rFonts w:eastAsia="Times New Roman"/>
                <w:i/>
                <w:iCs/>
                <w:color w:val="000000"/>
                <w:sz w:val="22"/>
                <w:lang w:eastAsia="sl-SI"/>
              </w:rPr>
            </w:pPr>
            <w:ins w:id="302" w:author="Urša Miklavčič" w:date="2026-04-17T11:56:00Z" w16du:dateUtc="2026-04-17T09:56:00Z">
              <w:r w:rsidRPr="00DF434D">
                <w:rPr>
                  <w:rFonts w:eastAsia="Times New Roman"/>
                  <w:i/>
                  <w:iCs/>
                  <w:color w:val="000000"/>
                  <w:sz w:val="22"/>
                  <w:lang w:eastAsia="sl-SI"/>
                </w:rPr>
                <w:t>Penicillium nalgiovense</w:t>
              </w:r>
            </w:ins>
          </w:p>
        </w:tc>
        <w:tc>
          <w:tcPr>
            <w:tcW w:w="1984" w:type="dxa"/>
            <w:tcBorders>
              <w:top w:val="nil"/>
              <w:left w:val="nil"/>
              <w:bottom w:val="nil"/>
              <w:right w:val="nil"/>
            </w:tcBorders>
            <w:shd w:val="clear" w:color="auto" w:fill="auto"/>
            <w:noWrap/>
            <w:vAlign w:val="bottom"/>
            <w:hideMark/>
          </w:tcPr>
          <w:p w14:paraId="7D5AFCA5" w14:textId="77777777" w:rsidR="00AD5011" w:rsidRPr="00DF434D" w:rsidRDefault="00AD5011" w:rsidP="009D2E7E">
            <w:pPr>
              <w:spacing w:after="0" w:line="240" w:lineRule="auto"/>
              <w:jc w:val="left"/>
              <w:rPr>
                <w:ins w:id="303" w:author="Urša Miklavčič" w:date="2026-04-17T11:56:00Z" w16du:dateUtc="2026-04-17T09:56:00Z"/>
                <w:rFonts w:eastAsia="Times New Roman"/>
                <w:i/>
                <w:iCs/>
                <w:color w:val="000000"/>
                <w:sz w:val="22"/>
                <w:lang w:eastAsia="sl-SI"/>
              </w:rPr>
            </w:pPr>
          </w:p>
        </w:tc>
        <w:tc>
          <w:tcPr>
            <w:tcW w:w="1418" w:type="dxa"/>
            <w:tcBorders>
              <w:top w:val="nil"/>
              <w:left w:val="nil"/>
              <w:bottom w:val="nil"/>
              <w:right w:val="nil"/>
            </w:tcBorders>
            <w:shd w:val="clear" w:color="auto" w:fill="auto"/>
            <w:noWrap/>
            <w:vAlign w:val="bottom"/>
            <w:hideMark/>
          </w:tcPr>
          <w:p w14:paraId="269B5030" w14:textId="77777777" w:rsidR="00AD5011" w:rsidRPr="00DF434D" w:rsidRDefault="00AD5011" w:rsidP="009D2E7E">
            <w:pPr>
              <w:spacing w:after="0" w:line="240" w:lineRule="auto"/>
              <w:jc w:val="left"/>
              <w:rPr>
                <w:ins w:id="304" w:author="Urša Miklavčič" w:date="2026-04-17T11:56:00Z" w16du:dateUtc="2026-04-17T09:56:00Z"/>
                <w:rFonts w:eastAsia="Times New Roman"/>
                <w:color w:val="000000"/>
                <w:sz w:val="22"/>
                <w:lang w:eastAsia="sl-SI"/>
              </w:rPr>
            </w:pPr>
            <w:ins w:id="305" w:author="Urša Miklavčič" w:date="2026-04-17T11:56:00Z" w16du:dateUtc="2026-04-17T09:56:00Z">
              <w:r w:rsidRPr="00DF434D">
                <w:rPr>
                  <w:rFonts w:eastAsia="Times New Roman"/>
                  <w:color w:val="000000"/>
                  <w:sz w:val="22"/>
                  <w:lang w:eastAsia="sl-SI"/>
                </w:rPr>
                <w:t>detected</w:t>
              </w:r>
            </w:ins>
          </w:p>
        </w:tc>
      </w:tr>
      <w:tr w:rsidR="00AD5011" w:rsidRPr="00E9389E" w14:paraId="20ECEE18" w14:textId="77777777" w:rsidTr="009D2E7E">
        <w:trPr>
          <w:trHeight w:val="300"/>
          <w:ins w:id="306" w:author="Urša Miklavčič" w:date="2026-04-17T11:56:00Z"/>
        </w:trPr>
        <w:tc>
          <w:tcPr>
            <w:tcW w:w="3261" w:type="dxa"/>
            <w:tcBorders>
              <w:top w:val="nil"/>
              <w:left w:val="nil"/>
              <w:bottom w:val="nil"/>
              <w:right w:val="nil"/>
            </w:tcBorders>
            <w:shd w:val="clear" w:color="auto" w:fill="auto"/>
            <w:noWrap/>
            <w:vAlign w:val="bottom"/>
            <w:hideMark/>
          </w:tcPr>
          <w:p w14:paraId="10013E26" w14:textId="77777777" w:rsidR="00AD5011" w:rsidRPr="00DF434D" w:rsidRDefault="00AD5011" w:rsidP="009D2E7E">
            <w:pPr>
              <w:spacing w:after="0" w:line="240" w:lineRule="auto"/>
              <w:jc w:val="left"/>
              <w:rPr>
                <w:ins w:id="307" w:author="Urša Miklavčič" w:date="2026-04-17T11:56:00Z" w16du:dateUtc="2026-04-17T09:56:00Z"/>
                <w:rFonts w:eastAsia="Times New Roman"/>
                <w:i/>
                <w:iCs/>
                <w:color w:val="000000"/>
                <w:sz w:val="22"/>
                <w:lang w:eastAsia="sl-SI"/>
              </w:rPr>
            </w:pPr>
            <w:ins w:id="308" w:author="Urša Miklavčič" w:date="2026-04-17T11:56:00Z" w16du:dateUtc="2026-04-17T09:56:00Z">
              <w:r w:rsidRPr="00DF434D">
                <w:rPr>
                  <w:rFonts w:eastAsia="Times New Roman"/>
                  <w:i/>
                  <w:iCs/>
                  <w:color w:val="000000"/>
                  <w:sz w:val="22"/>
                  <w:lang w:eastAsia="sl-SI"/>
                </w:rPr>
                <w:t>Candida albicans</w:t>
              </w:r>
            </w:ins>
          </w:p>
        </w:tc>
        <w:tc>
          <w:tcPr>
            <w:tcW w:w="1984" w:type="dxa"/>
            <w:tcBorders>
              <w:top w:val="nil"/>
              <w:left w:val="nil"/>
              <w:bottom w:val="nil"/>
              <w:right w:val="nil"/>
            </w:tcBorders>
            <w:shd w:val="clear" w:color="auto" w:fill="auto"/>
            <w:noWrap/>
            <w:vAlign w:val="bottom"/>
            <w:hideMark/>
          </w:tcPr>
          <w:p w14:paraId="1AB9E763" w14:textId="77777777" w:rsidR="00AD5011" w:rsidRPr="00DF434D" w:rsidRDefault="00AD5011" w:rsidP="009D2E7E">
            <w:pPr>
              <w:spacing w:after="0" w:line="240" w:lineRule="auto"/>
              <w:jc w:val="left"/>
              <w:rPr>
                <w:ins w:id="309" w:author="Urša Miklavčič" w:date="2026-04-17T11:56:00Z" w16du:dateUtc="2026-04-17T09:56:00Z"/>
                <w:rFonts w:eastAsia="Times New Roman"/>
                <w:i/>
                <w:iCs/>
                <w:color w:val="000000"/>
                <w:sz w:val="22"/>
                <w:lang w:eastAsia="sl-SI"/>
              </w:rPr>
            </w:pPr>
          </w:p>
        </w:tc>
        <w:tc>
          <w:tcPr>
            <w:tcW w:w="1418" w:type="dxa"/>
            <w:tcBorders>
              <w:top w:val="nil"/>
              <w:left w:val="nil"/>
              <w:bottom w:val="nil"/>
              <w:right w:val="nil"/>
            </w:tcBorders>
            <w:shd w:val="clear" w:color="auto" w:fill="auto"/>
            <w:noWrap/>
            <w:vAlign w:val="bottom"/>
            <w:hideMark/>
          </w:tcPr>
          <w:p w14:paraId="68EE818D" w14:textId="77777777" w:rsidR="00AD5011" w:rsidRPr="00DF434D" w:rsidRDefault="00AD5011" w:rsidP="009D2E7E">
            <w:pPr>
              <w:spacing w:after="0" w:line="240" w:lineRule="auto"/>
              <w:jc w:val="left"/>
              <w:rPr>
                <w:ins w:id="310" w:author="Urša Miklavčič" w:date="2026-04-17T11:56:00Z" w16du:dateUtc="2026-04-17T09:56:00Z"/>
                <w:rFonts w:eastAsia="Times New Roman"/>
                <w:color w:val="000000"/>
                <w:sz w:val="22"/>
                <w:lang w:eastAsia="sl-SI"/>
              </w:rPr>
            </w:pPr>
            <w:ins w:id="311" w:author="Urša Miklavčič" w:date="2026-04-17T11:56:00Z" w16du:dateUtc="2026-04-17T09:56:00Z">
              <w:r w:rsidRPr="00DF434D">
                <w:rPr>
                  <w:rFonts w:eastAsia="Times New Roman"/>
                  <w:color w:val="000000"/>
                  <w:sz w:val="22"/>
                  <w:lang w:eastAsia="sl-SI"/>
                </w:rPr>
                <w:t>detected</w:t>
              </w:r>
            </w:ins>
          </w:p>
        </w:tc>
      </w:tr>
      <w:tr w:rsidR="00AD5011" w:rsidRPr="00E9389E" w14:paraId="73567A3E" w14:textId="77777777" w:rsidTr="009D2E7E">
        <w:trPr>
          <w:trHeight w:val="300"/>
          <w:ins w:id="312" w:author="Urša Miklavčič" w:date="2026-04-17T11:56:00Z"/>
        </w:trPr>
        <w:tc>
          <w:tcPr>
            <w:tcW w:w="3261" w:type="dxa"/>
            <w:tcBorders>
              <w:top w:val="nil"/>
              <w:left w:val="nil"/>
              <w:bottom w:val="nil"/>
              <w:right w:val="nil"/>
            </w:tcBorders>
            <w:shd w:val="clear" w:color="auto" w:fill="auto"/>
            <w:noWrap/>
            <w:vAlign w:val="bottom"/>
            <w:hideMark/>
          </w:tcPr>
          <w:p w14:paraId="3C76C977" w14:textId="77777777" w:rsidR="00AD5011" w:rsidRPr="00DF434D" w:rsidRDefault="00AD5011" w:rsidP="009D2E7E">
            <w:pPr>
              <w:spacing w:after="0" w:line="240" w:lineRule="auto"/>
              <w:jc w:val="left"/>
              <w:rPr>
                <w:ins w:id="313" w:author="Urša Miklavčič" w:date="2026-04-17T11:56:00Z" w16du:dateUtc="2026-04-17T09:56:00Z"/>
                <w:rFonts w:eastAsia="Times New Roman"/>
                <w:i/>
                <w:iCs/>
                <w:color w:val="000000"/>
                <w:sz w:val="22"/>
                <w:lang w:eastAsia="sl-SI"/>
              </w:rPr>
            </w:pPr>
            <w:ins w:id="314" w:author="Urša Miklavčič" w:date="2026-04-17T11:56:00Z" w16du:dateUtc="2026-04-17T09:56:00Z">
              <w:r w:rsidRPr="00DF434D">
                <w:rPr>
                  <w:rFonts w:eastAsia="Times New Roman"/>
                  <w:i/>
                  <w:iCs/>
                  <w:color w:val="000000"/>
                  <w:sz w:val="22"/>
                  <w:lang w:eastAsia="sl-SI"/>
                </w:rPr>
                <w:lastRenderedPageBreak/>
                <w:t>Candida sake</w:t>
              </w:r>
            </w:ins>
          </w:p>
        </w:tc>
        <w:tc>
          <w:tcPr>
            <w:tcW w:w="1984" w:type="dxa"/>
            <w:tcBorders>
              <w:top w:val="nil"/>
              <w:left w:val="nil"/>
              <w:bottom w:val="nil"/>
              <w:right w:val="nil"/>
            </w:tcBorders>
            <w:shd w:val="clear" w:color="auto" w:fill="auto"/>
            <w:noWrap/>
            <w:vAlign w:val="bottom"/>
            <w:hideMark/>
          </w:tcPr>
          <w:p w14:paraId="341B9D4B" w14:textId="77777777" w:rsidR="00AD5011" w:rsidRPr="00DF434D" w:rsidRDefault="00AD5011" w:rsidP="009D2E7E">
            <w:pPr>
              <w:spacing w:after="0" w:line="240" w:lineRule="auto"/>
              <w:jc w:val="left"/>
              <w:rPr>
                <w:ins w:id="315" w:author="Urša Miklavčič" w:date="2026-04-17T11:56:00Z" w16du:dateUtc="2026-04-17T09:56:00Z"/>
                <w:rFonts w:eastAsia="Times New Roman"/>
                <w:i/>
                <w:iCs/>
                <w:color w:val="000000"/>
                <w:sz w:val="22"/>
                <w:lang w:eastAsia="sl-SI"/>
              </w:rPr>
            </w:pPr>
          </w:p>
        </w:tc>
        <w:tc>
          <w:tcPr>
            <w:tcW w:w="1418" w:type="dxa"/>
            <w:tcBorders>
              <w:top w:val="nil"/>
              <w:left w:val="nil"/>
              <w:bottom w:val="nil"/>
              <w:right w:val="nil"/>
            </w:tcBorders>
            <w:shd w:val="clear" w:color="auto" w:fill="auto"/>
            <w:noWrap/>
            <w:vAlign w:val="bottom"/>
            <w:hideMark/>
          </w:tcPr>
          <w:p w14:paraId="226E0F87" w14:textId="77777777" w:rsidR="00AD5011" w:rsidRPr="00DF434D" w:rsidRDefault="00AD5011" w:rsidP="009D2E7E">
            <w:pPr>
              <w:spacing w:after="0" w:line="240" w:lineRule="auto"/>
              <w:jc w:val="left"/>
              <w:rPr>
                <w:ins w:id="316" w:author="Urša Miklavčič" w:date="2026-04-17T11:56:00Z" w16du:dateUtc="2026-04-17T09:56:00Z"/>
                <w:rFonts w:eastAsia="Times New Roman"/>
                <w:color w:val="000000"/>
                <w:sz w:val="22"/>
                <w:lang w:eastAsia="sl-SI"/>
              </w:rPr>
            </w:pPr>
            <w:ins w:id="317" w:author="Urša Miklavčič" w:date="2026-04-17T11:56:00Z" w16du:dateUtc="2026-04-17T09:56:00Z">
              <w:r w:rsidRPr="00DF434D">
                <w:rPr>
                  <w:rFonts w:eastAsia="Times New Roman"/>
                  <w:color w:val="000000"/>
                  <w:sz w:val="22"/>
                  <w:lang w:eastAsia="sl-SI"/>
                </w:rPr>
                <w:t>detected</w:t>
              </w:r>
            </w:ins>
          </w:p>
        </w:tc>
      </w:tr>
      <w:tr w:rsidR="00AD5011" w:rsidRPr="00E9389E" w14:paraId="018C0F0D" w14:textId="77777777" w:rsidTr="009D2E7E">
        <w:trPr>
          <w:trHeight w:val="300"/>
          <w:ins w:id="318" w:author="Urša Miklavčič" w:date="2026-04-17T11:56:00Z"/>
        </w:trPr>
        <w:tc>
          <w:tcPr>
            <w:tcW w:w="3261" w:type="dxa"/>
            <w:tcBorders>
              <w:top w:val="nil"/>
              <w:left w:val="nil"/>
              <w:bottom w:val="nil"/>
              <w:right w:val="nil"/>
            </w:tcBorders>
            <w:shd w:val="clear" w:color="auto" w:fill="auto"/>
            <w:noWrap/>
            <w:vAlign w:val="bottom"/>
            <w:hideMark/>
          </w:tcPr>
          <w:p w14:paraId="579C924F" w14:textId="77777777" w:rsidR="00AD5011" w:rsidRPr="00DF434D" w:rsidRDefault="00AD5011" w:rsidP="009D2E7E">
            <w:pPr>
              <w:spacing w:after="0" w:line="240" w:lineRule="auto"/>
              <w:jc w:val="left"/>
              <w:rPr>
                <w:ins w:id="319" w:author="Urša Miklavčič" w:date="2026-04-17T11:56:00Z" w16du:dateUtc="2026-04-17T09:56:00Z"/>
                <w:rFonts w:eastAsia="Times New Roman"/>
                <w:i/>
                <w:iCs/>
                <w:color w:val="000000"/>
                <w:sz w:val="22"/>
                <w:lang w:eastAsia="sl-SI"/>
              </w:rPr>
            </w:pPr>
            <w:ins w:id="320" w:author="Urša Miklavčič" w:date="2026-04-17T11:56:00Z" w16du:dateUtc="2026-04-17T09:56:00Z">
              <w:r w:rsidRPr="00DF434D">
                <w:rPr>
                  <w:rFonts w:eastAsia="Times New Roman"/>
                  <w:i/>
                  <w:iCs/>
                  <w:color w:val="000000"/>
                  <w:sz w:val="22"/>
                  <w:lang w:eastAsia="sl-SI"/>
                </w:rPr>
                <w:t>Debaryomyces hansenii</w:t>
              </w:r>
            </w:ins>
          </w:p>
        </w:tc>
        <w:tc>
          <w:tcPr>
            <w:tcW w:w="1984" w:type="dxa"/>
            <w:tcBorders>
              <w:top w:val="nil"/>
              <w:left w:val="nil"/>
              <w:bottom w:val="nil"/>
              <w:right w:val="nil"/>
            </w:tcBorders>
            <w:shd w:val="clear" w:color="auto" w:fill="auto"/>
            <w:noWrap/>
            <w:vAlign w:val="bottom"/>
            <w:hideMark/>
          </w:tcPr>
          <w:p w14:paraId="2CA5CF38" w14:textId="77777777" w:rsidR="00AD5011" w:rsidRPr="00DF434D" w:rsidRDefault="00AD5011" w:rsidP="009D2E7E">
            <w:pPr>
              <w:spacing w:after="0" w:line="240" w:lineRule="auto"/>
              <w:jc w:val="left"/>
              <w:rPr>
                <w:ins w:id="321" w:author="Urša Miklavčič" w:date="2026-04-17T11:56:00Z" w16du:dateUtc="2026-04-17T09:56:00Z"/>
                <w:rFonts w:eastAsia="Times New Roman"/>
                <w:i/>
                <w:iCs/>
                <w:color w:val="000000"/>
                <w:sz w:val="22"/>
                <w:lang w:eastAsia="sl-SI"/>
              </w:rPr>
            </w:pPr>
          </w:p>
        </w:tc>
        <w:tc>
          <w:tcPr>
            <w:tcW w:w="1418" w:type="dxa"/>
            <w:tcBorders>
              <w:top w:val="nil"/>
              <w:left w:val="nil"/>
              <w:bottom w:val="nil"/>
              <w:right w:val="nil"/>
            </w:tcBorders>
            <w:shd w:val="clear" w:color="auto" w:fill="auto"/>
            <w:noWrap/>
            <w:vAlign w:val="bottom"/>
            <w:hideMark/>
          </w:tcPr>
          <w:p w14:paraId="700B6E1C" w14:textId="77777777" w:rsidR="00AD5011" w:rsidRPr="00DF434D" w:rsidRDefault="00AD5011" w:rsidP="009D2E7E">
            <w:pPr>
              <w:spacing w:after="0" w:line="240" w:lineRule="auto"/>
              <w:jc w:val="left"/>
              <w:rPr>
                <w:ins w:id="322" w:author="Urša Miklavčič" w:date="2026-04-17T11:56:00Z" w16du:dateUtc="2026-04-17T09:56:00Z"/>
                <w:rFonts w:eastAsia="Times New Roman"/>
                <w:color w:val="000000"/>
                <w:sz w:val="22"/>
                <w:lang w:eastAsia="sl-SI"/>
              </w:rPr>
            </w:pPr>
            <w:ins w:id="323" w:author="Urša Miklavčič" w:date="2026-04-17T11:56:00Z" w16du:dateUtc="2026-04-17T09:56:00Z">
              <w:r w:rsidRPr="00DF434D">
                <w:rPr>
                  <w:rFonts w:eastAsia="Times New Roman"/>
                  <w:color w:val="000000"/>
                  <w:sz w:val="22"/>
                  <w:lang w:eastAsia="sl-SI"/>
                </w:rPr>
                <w:t>detected</w:t>
              </w:r>
            </w:ins>
          </w:p>
        </w:tc>
      </w:tr>
      <w:tr w:rsidR="00AD5011" w:rsidRPr="00E9389E" w14:paraId="48AA86B7" w14:textId="77777777" w:rsidTr="009D2E7E">
        <w:trPr>
          <w:trHeight w:val="300"/>
          <w:ins w:id="324" w:author="Urša Miklavčič" w:date="2026-04-17T11:56:00Z"/>
        </w:trPr>
        <w:tc>
          <w:tcPr>
            <w:tcW w:w="3261" w:type="dxa"/>
            <w:tcBorders>
              <w:top w:val="nil"/>
              <w:left w:val="nil"/>
              <w:bottom w:val="nil"/>
              <w:right w:val="nil"/>
            </w:tcBorders>
            <w:shd w:val="clear" w:color="auto" w:fill="auto"/>
            <w:noWrap/>
            <w:vAlign w:val="bottom"/>
            <w:hideMark/>
          </w:tcPr>
          <w:p w14:paraId="752A2855" w14:textId="77777777" w:rsidR="00AD5011" w:rsidRPr="00DF434D" w:rsidRDefault="00AD5011" w:rsidP="009D2E7E">
            <w:pPr>
              <w:spacing w:after="0" w:line="240" w:lineRule="auto"/>
              <w:jc w:val="left"/>
              <w:rPr>
                <w:ins w:id="325" w:author="Urša Miklavčič" w:date="2026-04-17T11:56:00Z" w16du:dateUtc="2026-04-17T09:56:00Z"/>
                <w:rFonts w:eastAsia="Times New Roman"/>
                <w:i/>
                <w:iCs/>
                <w:color w:val="000000"/>
                <w:sz w:val="22"/>
                <w:lang w:eastAsia="sl-SI"/>
              </w:rPr>
            </w:pPr>
            <w:ins w:id="326" w:author="Urša Miklavčič" w:date="2026-04-17T11:56:00Z" w16du:dateUtc="2026-04-17T09:56:00Z">
              <w:r w:rsidRPr="00DF434D">
                <w:rPr>
                  <w:rFonts w:eastAsia="Times New Roman"/>
                  <w:i/>
                  <w:iCs/>
                  <w:color w:val="000000"/>
                  <w:sz w:val="22"/>
                  <w:lang w:eastAsia="sl-SI"/>
                </w:rPr>
                <w:t>Yarrowia lipolytica</w:t>
              </w:r>
              <w:r w:rsidRPr="00DF434D">
                <w:rPr>
                  <w:rFonts w:eastAsia="Times New Roman"/>
                  <w:color w:val="000000"/>
                  <w:sz w:val="22"/>
                  <w:lang w:eastAsia="sl-SI"/>
                </w:rPr>
                <w:t xml:space="preserve"> </w:t>
              </w:r>
            </w:ins>
          </w:p>
        </w:tc>
        <w:tc>
          <w:tcPr>
            <w:tcW w:w="1984" w:type="dxa"/>
            <w:tcBorders>
              <w:top w:val="nil"/>
              <w:left w:val="nil"/>
              <w:bottom w:val="nil"/>
              <w:right w:val="nil"/>
            </w:tcBorders>
            <w:shd w:val="clear" w:color="auto" w:fill="auto"/>
            <w:noWrap/>
            <w:vAlign w:val="bottom"/>
            <w:hideMark/>
          </w:tcPr>
          <w:p w14:paraId="6D5A3113" w14:textId="77777777" w:rsidR="00AD5011" w:rsidRPr="00DF434D" w:rsidRDefault="00AD5011" w:rsidP="009D2E7E">
            <w:pPr>
              <w:spacing w:after="0" w:line="240" w:lineRule="auto"/>
              <w:jc w:val="left"/>
              <w:rPr>
                <w:ins w:id="327" w:author="Urša Miklavčič" w:date="2026-04-17T11:56:00Z" w16du:dateUtc="2026-04-17T09:56:00Z"/>
                <w:rFonts w:eastAsia="Times New Roman"/>
                <w:i/>
                <w:iCs/>
                <w:color w:val="000000"/>
                <w:sz w:val="22"/>
                <w:lang w:eastAsia="sl-SI"/>
              </w:rPr>
            </w:pPr>
          </w:p>
        </w:tc>
        <w:tc>
          <w:tcPr>
            <w:tcW w:w="1418" w:type="dxa"/>
            <w:tcBorders>
              <w:top w:val="nil"/>
              <w:left w:val="nil"/>
              <w:bottom w:val="nil"/>
              <w:right w:val="nil"/>
            </w:tcBorders>
            <w:shd w:val="clear" w:color="auto" w:fill="auto"/>
            <w:noWrap/>
            <w:vAlign w:val="bottom"/>
            <w:hideMark/>
          </w:tcPr>
          <w:p w14:paraId="3819965F" w14:textId="77777777" w:rsidR="00AD5011" w:rsidRPr="00DF434D" w:rsidRDefault="00AD5011" w:rsidP="009D2E7E">
            <w:pPr>
              <w:spacing w:after="0" w:line="240" w:lineRule="auto"/>
              <w:jc w:val="left"/>
              <w:rPr>
                <w:ins w:id="328" w:author="Urša Miklavčič" w:date="2026-04-17T11:56:00Z" w16du:dateUtc="2026-04-17T09:56:00Z"/>
                <w:rFonts w:eastAsia="Times New Roman"/>
                <w:color w:val="000000"/>
                <w:sz w:val="22"/>
                <w:lang w:eastAsia="sl-SI"/>
              </w:rPr>
            </w:pPr>
            <w:ins w:id="329" w:author="Urša Miklavčič" w:date="2026-04-17T11:56:00Z" w16du:dateUtc="2026-04-17T09:56:00Z">
              <w:r w:rsidRPr="00DF434D">
                <w:rPr>
                  <w:rFonts w:eastAsia="Times New Roman"/>
                  <w:color w:val="000000"/>
                  <w:sz w:val="22"/>
                  <w:lang w:eastAsia="sl-SI"/>
                </w:rPr>
                <w:t>detected</w:t>
              </w:r>
            </w:ins>
          </w:p>
        </w:tc>
      </w:tr>
      <w:tr w:rsidR="00AD5011" w:rsidRPr="00E9389E" w14:paraId="072E8505" w14:textId="77777777" w:rsidTr="009D2E7E">
        <w:trPr>
          <w:trHeight w:val="300"/>
          <w:ins w:id="330" w:author="Urša Miklavčič" w:date="2026-04-17T11:56:00Z"/>
        </w:trPr>
        <w:tc>
          <w:tcPr>
            <w:tcW w:w="3261" w:type="dxa"/>
            <w:tcBorders>
              <w:top w:val="nil"/>
              <w:left w:val="nil"/>
              <w:bottom w:val="nil"/>
              <w:right w:val="nil"/>
            </w:tcBorders>
            <w:shd w:val="clear" w:color="auto" w:fill="auto"/>
            <w:noWrap/>
            <w:vAlign w:val="bottom"/>
            <w:hideMark/>
          </w:tcPr>
          <w:p w14:paraId="50FEE9E7" w14:textId="77777777" w:rsidR="00AD5011" w:rsidRPr="00DF434D" w:rsidRDefault="00AD5011" w:rsidP="009D2E7E">
            <w:pPr>
              <w:spacing w:after="0" w:line="240" w:lineRule="auto"/>
              <w:jc w:val="left"/>
              <w:rPr>
                <w:ins w:id="331" w:author="Urša Miklavčič" w:date="2026-04-17T11:56:00Z" w16du:dateUtc="2026-04-17T09:56:00Z"/>
                <w:rFonts w:eastAsia="Times New Roman"/>
                <w:i/>
                <w:iCs/>
                <w:color w:val="000000"/>
                <w:sz w:val="22"/>
                <w:lang w:eastAsia="sl-SI"/>
              </w:rPr>
            </w:pPr>
            <w:ins w:id="332" w:author="Urša Miklavčič" w:date="2026-04-17T11:56:00Z" w16du:dateUtc="2026-04-17T09:56:00Z">
              <w:r w:rsidRPr="00DF434D">
                <w:rPr>
                  <w:rFonts w:eastAsia="Times New Roman"/>
                  <w:i/>
                  <w:iCs/>
                  <w:color w:val="000000"/>
                  <w:sz w:val="22"/>
                  <w:lang w:eastAsia="sl-SI"/>
                </w:rPr>
                <w:t>Wallemia mellicola</w:t>
              </w:r>
              <w:r w:rsidRPr="00DF434D">
                <w:rPr>
                  <w:rFonts w:eastAsia="Times New Roman"/>
                  <w:color w:val="000000"/>
                  <w:sz w:val="22"/>
                  <w:lang w:eastAsia="sl-SI"/>
                </w:rPr>
                <w:t xml:space="preserve"> </w:t>
              </w:r>
            </w:ins>
          </w:p>
        </w:tc>
        <w:tc>
          <w:tcPr>
            <w:tcW w:w="1984" w:type="dxa"/>
            <w:tcBorders>
              <w:top w:val="nil"/>
              <w:left w:val="nil"/>
              <w:bottom w:val="nil"/>
              <w:right w:val="nil"/>
            </w:tcBorders>
            <w:shd w:val="clear" w:color="auto" w:fill="auto"/>
            <w:noWrap/>
            <w:vAlign w:val="bottom"/>
            <w:hideMark/>
          </w:tcPr>
          <w:p w14:paraId="5E603170" w14:textId="77777777" w:rsidR="00AD5011" w:rsidRPr="00DF434D" w:rsidRDefault="00AD5011" w:rsidP="009D2E7E">
            <w:pPr>
              <w:spacing w:after="0" w:line="240" w:lineRule="auto"/>
              <w:jc w:val="left"/>
              <w:rPr>
                <w:ins w:id="333" w:author="Urša Miklavčič" w:date="2026-04-17T11:56:00Z" w16du:dateUtc="2026-04-17T09:56:00Z"/>
                <w:rFonts w:eastAsia="Times New Roman"/>
                <w:i/>
                <w:iCs/>
                <w:color w:val="000000"/>
                <w:sz w:val="22"/>
                <w:lang w:eastAsia="sl-SI"/>
              </w:rPr>
            </w:pPr>
          </w:p>
        </w:tc>
        <w:tc>
          <w:tcPr>
            <w:tcW w:w="1418" w:type="dxa"/>
            <w:tcBorders>
              <w:top w:val="nil"/>
              <w:left w:val="nil"/>
              <w:bottom w:val="nil"/>
              <w:right w:val="nil"/>
            </w:tcBorders>
            <w:shd w:val="clear" w:color="auto" w:fill="auto"/>
            <w:noWrap/>
            <w:vAlign w:val="bottom"/>
            <w:hideMark/>
          </w:tcPr>
          <w:p w14:paraId="2B556C75" w14:textId="77777777" w:rsidR="00AD5011" w:rsidRPr="00DF434D" w:rsidRDefault="00AD5011" w:rsidP="009D2E7E">
            <w:pPr>
              <w:spacing w:after="0" w:line="240" w:lineRule="auto"/>
              <w:jc w:val="left"/>
              <w:rPr>
                <w:ins w:id="334" w:author="Urša Miklavčič" w:date="2026-04-17T11:56:00Z" w16du:dateUtc="2026-04-17T09:56:00Z"/>
                <w:rFonts w:eastAsia="Times New Roman"/>
                <w:color w:val="000000"/>
                <w:sz w:val="22"/>
                <w:lang w:eastAsia="sl-SI"/>
              </w:rPr>
            </w:pPr>
            <w:ins w:id="335" w:author="Urša Miklavčič" w:date="2026-04-17T11:56:00Z" w16du:dateUtc="2026-04-17T09:56:00Z">
              <w:r w:rsidRPr="00DF434D">
                <w:rPr>
                  <w:rFonts w:eastAsia="Times New Roman"/>
                  <w:color w:val="000000"/>
                  <w:sz w:val="22"/>
                  <w:lang w:eastAsia="sl-SI"/>
                </w:rPr>
                <w:t>detected</w:t>
              </w:r>
            </w:ins>
          </w:p>
        </w:tc>
      </w:tr>
      <w:tr w:rsidR="00AD5011" w:rsidRPr="00E9389E" w14:paraId="35BCA1D2" w14:textId="77777777" w:rsidTr="009D2E7E">
        <w:trPr>
          <w:trHeight w:val="300"/>
          <w:ins w:id="336" w:author="Urša Miklavčič" w:date="2026-04-17T11:56:00Z"/>
        </w:trPr>
        <w:tc>
          <w:tcPr>
            <w:tcW w:w="3261" w:type="dxa"/>
            <w:tcBorders>
              <w:top w:val="nil"/>
              <w:left w:val="nil"/>
              <w:bottom w:val="single" w:sz="4" w:space="0" w:color="auto"/>
              <w:right w:val="nil"/>
            </w:tcBorders>
            <w:shd w:val="clear" w:color="auto" w:fill="auto"/>
            <w:noWrap/>
            <w:vAlign w:val="bottom"/>
            <w:hideMark/>
          </w:tcPr>
          <w:p w14:paraId="1EB1D35B" w14:textId="77777777" w:rsidR="00AD5011" w:rsidRPr="00DF434D" w:rsidRDefault="00AD5011" w:rsidP="009D2E7E">
            <w:pPr>
              <w:spacing w:after="0" w:line="240" w:lineRule="auto"/>
              <w:jc w:val="left"/>
              <w:rPr>
                <w:ins w:id="337" w:author="Urša Miklavčič" w:date="2026-04-17T11:56:00Z" w16du:dateUtc="2026-04-17T09:56:00Z"/>
                <w:rFonts w:eastAsia="Times New Roman"/>
                <w:b/>
                <w:bCs/>
                <w:color w:val="000000"/>
                <w:sz w:val="22"/>
                <w:lang w:eastAsia="sl-SI"/>
              </w:rPr>
            </w:pPr>
            <w:ins w:id="338" w:author="Urša Miklavčič" w:date="2026-04-17T11:56:00Z" w16du:dateUtc="2026-04-17T09:56:00Z">
              <w:r w:rsidRPr="00DF434D">
                <w:rPr>
                  <w:rFonts w:eastAsia="Times New Roman"/>
                  <w:b/>
                  <w:bCs/>
                  <w:color w:val="000000"/>
                  <w:sz w:val="22"/>
                  <w:lang w:eastAsia="sl-SI"/>
                </w:rPr>
                <w:t>Other eukaryotes</w:t>
              </w:r>
            </w:ins>
          </w:p>
        </w:tc>
        <w:tc>
          <w:tcPr>
            <w:tcW w:w="1984" w:type="dxa"/>
            <w:tcBorders>
              <w:top w:val="nil"/>
              <w:left w:val="nil"/>
              <w:bottom w:val="single" w:sz="4" w:space="0" w:color="auto"/>
              <w:right w:val="nil"/>
            </w:tcBorders>
            <w:shd w:val="clear" w:color="auto" w:fill="auto"/>
            <w:noWrap/>
            <w:vAlign w:val="bottom"/>
            <w:hideMark/>
          </w:tcPr>
          <w:p w14:paraId="270608ED" w14:textId="77777777" w:rsidR="00AD5011" w:rsidRPr="00DF434D" w:rsidRDefault="00AD5011" w:rsidP="009D2E7E">
            <w:pPr>
              <w:spacing w:after="0" w:line="240" w:lineRule="auto"/>
              <w:jc w:val="left"/>
              <w:rPr>
                <w:ins w:id="339" w:author="Urša Miklavčič" w:date="2026-04-17T11:56:00Z" w16du:dateUtc="2026-04-17T09:56:00Z"/>
                <w:rFonts w:eastAsia="Times New Roman"/>
                <w:color w:val="000000"/>
                <w:sz w:val="22"/>
                <w:lang w:eastAsia="sl-SI"/>
              </w:rPr>
            </w:pPr>
            <w:ins w:id="340" w:author="Urša Miklavčič" w:date="2026-04-17T11:56:00Z" w16du:dateUtc="2026-04-17T09:56:00Z">
              <w:r w:rsidRPr="00DF434D">
                <w:rPr>
                  <w:rFonts w:eastAsia="Times New Roman"/>
                  <w:color w:val="000000"/>
                  <w:sz w:val="22"/>
                  <w:lang w:eastAsia="sl-SI"/>
                </w:rPr>
                <w:t> </w:t>
              </w:r>
            </w:ins>
          </w:p>
        </w:tc>
        <w:tc>
          <w:tcPr>
            <w:tcW w:w="1418" w:type="dxa"/>
            <w:tcBorders>
              <w:top w:val="nil"/>
              <w:left w:val="nil"/>
              <w:bottom w:val="single" w:sz="4" w:space="0" w:color="auto"/>
              <w:right w:val="nil"/>
            </w:tcBorders>
            <w:shd w:val="clear" w:color="auto" w:fill="auto"/>
            <w:noWrap/>
            <w:vAlign w:val="bottom"/>
            <w:hideMark/>
          </w:tcPr>
          <w:p w14:paraId="2D912EC9" w14:textId="77777777" w:rsidR="00AD5011" w:rsidRPr="00DF434D" w:rsidRDefault="00AD5011" w:rsidP="009D2E7E">
            <w:pPr>
              <w:spacing w:after="0" w:line="240" w:lineRule="auto"/>
              <w:jc w:val="left"/>
              <w:rPr>
                <w:ins w:id="341" w:author="Urša Miklavčič" w:date="2026-04-17T11:56:00Z" w16du:dateUtc="2026-04-17T09:56:00Z"/>
                <w:rFonts w:eastAsia="Times New Roman"/>
                <w:color w:val="000000"/>
                <w:sz w:val="22"/>
                <w:lang w:eastAsia="sl-SI"/>
              </w:rPr>
            </w:pPr>
            <w:ins w:id="342" w:author="Urša Miklavčič" w:date="2026-04-17T11:56:00Z" w16du:dateUtc="2026-04-17T09:56:00Z">
              <w:r w:rsidRPr="00DF434D">
                <w:rPr>
                  <w:rFonts w:eastAsia="Times New Roman"/>
                  <w:color w:val="000000"/>
                  <w:sz w:val="22"/>
                  <w:lang w:eastAsia="sl-SI"/>
                </w:rPr>
                <w:t> </w:t>
              </w:r>
            </w:ins>
          </w:p>
        </w:tc>
      </w:tr>
      <w:tr w:rsidR="00AD5011" w:rsidRPr="00E9389E" w14:paraId="51E7321A" w14:textId="77777777" w:rsidTr="009D2E7E">
        <w:trPr>
          <w:trHeight w:val="300"/>
          <w:ins w:id="343" w:author="Urša Miklavčič" w:date="2026-04-17T11:56:00Z"/>
        </w:trPr>
        <w:tc>
          <w:tcPr>
            <w:tcW w:w="3261" w:type="dxa"/>
            <w:tcBorders>
              <w:top w:val="nil"/>
              <w:left w:val="nil"/>
              <w:bottom w:val="nil"/>
              <w:right w:val="nil"/>
            </w:tcBorders>
            <w:shd w:val="clear" w:color="auto" w:fill="auto"/>
            <w:noWrap/>
            <w:vAlign w:val="bottom"/>
            <w:hideMark/>
          </w:tcPr>
          <w:p w14:paraId="2098D619" w14:textId="77777777" w:rsidR="00AD5011" w:rsidRPr="00DF434D" w:rsidRDefault="00AD5011" w:rsidP="009D2E7E">
            <w:pPr>
              <w:spacing w:after="0" w:line="240" w:lineRule="auto"/>
              <w:jc w:val="left"/>
              <w:rPr>
                <w:ins w:id="344" w:author="Urša Miklavčič" w:date="2026-04-17T11:56:00Z" w16du:dateUtc="2026-04-17T09:56:00Z"/>
                <w:rFonts w:eastAsia="Times New Roman"/>
                <w:i/>
                <w:iCs/>
                <w:color w:val="000000"/>
                <w:sz w:val="22"/>
                <w:lang w:eastAsia="sl-SI"/>
              </w:rPr>
            </w:pPr>
            <w:ins w:id="345" w:author="Urša Miklavčič" w:date="2026-04-17T11:56:00Z" w16du:dateUtc="2026-04-17T09:56:00Z">
              <w:r w:rsidRPr="00DF434D">
                <w:rPr>
                  <w:rFonts w:eastAsia="Times New Roman"/>
                  <w:i/>
                  <w:iCs/>
                  <w:color w:val="000000"/>
                  <w:sz w:val="22"/>
                  <w:lang w:eastAsia="sl-SI"/>
                </w:rPr>
                <w:t xml:space="preserve">Blastocystis sp. </w:t>
              </w:r>
            </w:ins>
          </w:p>
        </w:tc>
        <w:tc>
          <w:tcPr>
            <w:tcW w:w="1984" w:type="dxa"/>
            <w:tcBorders>
              <w:top w:val="nil"/>
              <w:left w:val="nil"/>
              <w:bottom w:val="nil"/>
              <w:right w:val="nil"/>
            </w:tcBorders>
            <w:shd w:val="clear" w:color="auto" w:fill="auto"/>
            <w:noWrap/>
            <w:vAlign w:val="bottom"/>
            <w:hideMark/>
          </w:tcPr>
          <w:p w14:paraId="225A4AA3" w14:textId="77777777" w:rsidR="00AD5011" w:rsidRPr="00DF434D" w:rsidRDefault="00AD5011" w:rsidP="009D2E7E">
            <w:pPr>
              <w:spacing w:after="0" w:line="240" w:lineRule="auto"/>
              <w:jc w:val="left"/>
              <w:rPr>
                <w:ins w:id="346" w:author="Urša Miklavčič" w:date="2026-04-17T11:56:00Z" w16du:dateUtc="2026-04-17T09:56:00Z"/>
                <w:rFonts w:eastAsia="Times New Roman"/>
                <w:color w:val="000000"/>
                <w:sz w:val="22"/>
                <w:lang w:eastAsia="sl-SI"/>
              </w:rPr>
            </w:pPr>
            <w:ins w:id="347" w:author="Urša Miklavčič" w:date="2026-04-17T11:56:00Z" w16du:dateUtc="2026-04-17T09:56:00Z">
              <w:r w:rsidRPr="00DF434D">
                <w:rPr>
                  <w:rFonts w:eastAsia="Times New Roman"/>
                  <w:color w:val="000000"/>
                  <w:sz w:val="22"/>
                  <w:lang w:eastAsia="sl-SI"/>
                </w:rPr>
                <w:t>detected</w:t>
              </w:r>
            </w:ins>
          </w:p>
        </w:tc>
        <w:tc>
          <w:tcPr>
            <w:tcW w:w="1418" w:type="dxa"/>
            <w:tcBorders>
              <w:top w:val="nil"/>
              <w:left w:val="nil"/>
              <w:bottom w:val="nil"/>
              <w:right w:val="nil"/>
            </w:tcBorders>
            <w:shd w:val="clear" w:color="auto" w:fill="auto"/>
            <w:noWrap/>
            <w:vAlign w:val="bottom"/>
            <w:hideMark/>
          </w:tcPr>
          <w:p w14:paraId="7CEE029D" w14:textId="77777777" w:rsidR="00AD5011" w:rsidRPr="00DF434D" w:rsidRDefault="00AD5011" w:rsidP="009D2E7E">
            <w:pPr>
              <w:spacing w:after="0" w:line="240" w:lineRule="auto"/>
              <w:jc w:val="left"/>
              <w:rPr>
                <w:ins w:id="348" w:author="Urša Miklavčič" w:date="2026-04-17T11:56:00Z" w16du:dateUtc="2026-04-17T09:56:00Z"/>
                <w:rFonts w:eastAsia="Times New Roman"/>
                <w:color w:val="000000"/>
                <w:sz w:val="22"/>
                <w:lang w:eastAsia="sl-SI"/>
              </w:rPr>
            </w:pPr>
            <w:ins w:id="349" w:author="Urša Miklavčič" w:date="2026-04-17T11:56:00Z" w16du:dateUtc="2026-04-17T09:56:00Z">
              <w:r w:rsidRPr="00DF434D">
                <w:rPr>
                  <w:rFonts w:eastAsia="Times New Roman"/>
                  <w:color w:val="000000"/>
                  <w:sz w:val="22"/>
                  <w:lang w:eastAsia="sl-SI"/>
                </w:rPr>
                <w:t>detected</w:t>
              </w:r>
            </w:ins>
          </w:p>
        </w:tc>
      </w:tr>
      <w:tr w:rsidR="00AD5011" w:rsidRPr="00E9389E" w14:paraId="4FE27C2A" w14:textId="77777777" w:rsidTr="009D2E7E">
        <w:trPr>
          <w:trHeight w:val="300"/>
          <w:ins w:id="350" w:author="Urša Miklavčič" w:date="2026-04-17T11:56:00Z"/>
        </w:trPr>
        <w:tc>
          <w:tcPr>
            <w:tcW w:w="3261" w:type="dxa"/>
            <w:tcBorders>
              <w:top w:val="nil"/>
              <w:left w:val="nil"/>
              <w:bottom w:val="nil"/>
              <w:right w:val="nil"/>
            </w:tcBorders>
            <w:shd w:val="clear" w:color="auto" w:fill="auto"/>
            <w:noWrap/>
            <w:vAlign w:val="bottom"/>
            <w:hideMark/>
          </w:tcPr>
          <w:p w14:paraId="2D79ED08" w14:textId="77777777" w:rsidR="00AD5011" w:rsidRPr="00DF434D" w:rsidRDefault="00AD5011" w:rsidP="009D2E7E">
            <w:pPr>
              <w:spacing w:after="0" w:line="240" w:lineRule="auto"/>
              <w:jc w:val="left"/>
              <w:rPr>
                <w:ins w:id="351" w:author="Urša Miklavčič" w:date="2026-04-17T11:56:00Z" w16du:dateUtc="2026-04-17T09:56:00Z"/>
                <w:rFonts w:eastAsia="Times New Roman"/>
                <w:i/>
                <w:iCs/>
                <w:color w:val="000000"/>
                <w:sz w:val="22"/>
                <w:lang w:eastAsia="sl-SI"/>
              </w:rPr>
            </w:pPr>
            <w:ins w:id="352" w:author="Urša Miklavčič" w:date="2026-04-17T11:56:00Z" w16du:dateUtc="2026-04-17T09:56:00Z">
              <w:r w:rsidRPr="00DF434D">
                <w:rPr>
                  <w:rFonts w:eastAsia="Times New Roman"/>
                  <w:i/>
                  <w:iCs/>
                  <w:color w:val="000000"/>
                  <w:sz w:val="22"/>
                  <w:lang w:eastAsia="sl-SI"/>
                </w:rPr>
                <w:t>Entamoeba dispar</w:t>
              </w:r>
              <w:r w:rsidRPr="00DF434D">
                <w:rPr>
                  <w:rFonts w:eastAsia="Times New Roman"/>
                  <w:color w:val="000000"/>
                  <w:sz w:val="22"/>
                  <w:lang w:eastAsia="sl-SI"/>
                </w:rPr>
                <w:t xml:space="preserve"> </w:t>
              </w:r>
            </w:ins>
          </w:p>
        </w:tc>
        <w:tc>
          <w:tcPr>
            <w:tcW w:w="1984" w:type="dxa"/>
            <w:tcBorders>
              <w:top w:val="nil"/>
              <w:left w:val="nil"/>
              <w:bottom w:val="nil"/>
              <w:right w:val="nil"/>
            </w:tcBorders>
            <w:shd w:val="clear" w:color="auto" w:fill="auto"/>
            <w:noWrap/>
            <w:vAlign w:val="bottom"/>
            <w:hideMark/>
          </w:tcPr>
          <w:p w14:paraId="398720BA" w14:textId="77777777" w:rsidR="00AD5011" w:rsidRPr="00DF434D" w:rsidRDefault="00AD5011" w:rsidP="009D2E7E">
            <w:pPr>
              <w:spacing w:after="0" w:line="240" w:lineRule="auto"/>
              <w:jc w:val="left"/>
              <w:rPr>
                <w:ins w:id="353" w:author="Urša Miklavčič" w:date="2026-04-17T11:56:00Z" w16du:dateUtc="2026-04-17T09:56:00Z"/>
                <w:rFonts w:eastAsia="Times New Roman"/>
                <w:i/>
                <w:iCs/>
                <w:color w:val="000000"/>
                <w:sz w:val="22"/>
                <w:lang w:eastAsia="sl-SI"/>
              </w:rPr>
            </w:pPr>
          </w:p>
        </w:tc>
        <w:tc>
          <w:tcPr>
            <w:tcW w:w="1418" w:type="dxa"/>
            <w:tcBorders>
              <w:top w:val="nil"/>
              <w:left w:val="nil"/>
              <w:bottom w:val="nil"/>
              <w:right w:val="nil"/>
            </w:tcBorders>
            <w:shd w:val="clear" w:color="auto" w:fill="auto"/>
            <w:noWrap/>
            <w:vAlign w:val="bottom"/>
            <w:hideMark/>
          </w:tcPr>
          <w:p w14:paraId="0FFF4ABA" w14:textId="77777777" w:rsidR="00AD5011" w:rsidRPr="00DF434D" w:rsidRDefault="00AD5011" w:rsidP="009D2E7E">
            <w:pPr>
              <w:spacing w:after="0" w:line="240" w:lineRule="auto"/>
              <w:jc w:val="left"/>
              <w:rPr>
                <w:ins w:id="354" w:author="Urša Miklavčič" w:date="2026-04-17T11:56:00Z" w16du:dateUtc="2026-04-17T09:56:00Z"/>
                <w:rFonts w:eastAsia="Times New Roman"/>
                <w:color w:val="000000"/>
                <w:sz w:val="22"/>
                <w:lang w:eastAsia="sl-SI"/>
              </w:rPr>
            </w:pPr>
            <w:ins w:id="355" w:author="Urša Miklavčič" w:date="2026-04-17T11:56:00Z" w16du:dateUtc="2026-04-17T09:56:00Z">
              <w:r w:rsidRPr="00DF434D">
                <w:rPr>
                  <w:rFonts w:eastAsia="Times New Roman"/>
                  <w:color w:val="000000"/>
                  <w:sz w:val="22"/>
                  <w:lang w:eastAsia="sl-SI"/>
                </w:rPr>
                <w:t>detected</w:t>
              </w:r>
            </w:ins>
          </w:p>
        </w:tc>
      </w:tr>
      <w:tr w:rsidR="00AD5011" w:rsidRPr="00E9389E" w14:paraId="327D9D8D" w14:textId="77777777" w:rsidTr="009D2E7E">
        <w:trPr>
          <w:trHeight w:val="300"/>
          <w:ins w:id="356" w:author="Urša Miklavčič" w:date="2026-04-17T11:56:00Z"/>
        </w:trPr>
        <w:tc>
          <w:tcPr>
            <w:tcW w:w="3261" w:type="dxa"/>
            <w:tcBorders>
              <w:top w:val="nil"/>
              <w:left w:val="nil"/>
              <w:bottom w:val="single" w:sz="4" w:space="0" w:color="auto"/>
              <w:right w:val="nil"/>
            </w:tcBorders>
            <w:shd w:val="clear" w:color="auto" w:fill="auto"/>
            <w:noWrap/>
            <w:vAlign w:val="bottom"/>
            <w:hideMark/>
          </w:tcPr>
          <w:p w14:paraId="3EC232BF" w14:textId="77777777" w:rsidR="00AD5011" w:rsidRPr="00DF434D" w:rsidRDefault="00AD5011" w:rsidP="009D2E7E">
            <w:pPr>
              <w:spacing w:after="0" w:line="240" w:lineRule="auto"/>
              <w:jc w:val="left"/>
              <w:rPr>
                <w:ins w:id="357" w:author="Urša Miklavčič" w:date="2026-04-17T11:56:00Z" w16du:dateUtc="2026-04-17T09:56:00Z"/>
                <w:rFonts w:eastAsia="Times New Roman"/>
                <w:i/>
                <w:iCs/>
                <w:color w:val="000000"/>
                <w:sz w:val="22"/>
                <w:lang w:eastAsia="sl-SI"/>
              </w:rPr>
            </w:pPr>
            <w:ins w:id="358" w:author="Urša Miklavčič" w:date="2026-04-17T11:56:00Z" w16du:dateUtc="2026-04-17T09:56:00Z">
              <w:r w:rsidRPr="00DF434D">
                <w:rPr>
                  <w:rFonts w:eastAsia="Times New Roman"/>
                  <w:i/>
                  <w:iCs/>
                  <w:color w:val="000000"/>
                  <w:sz w:val="22"/>
                  <w:lang w:eastAsia="sl-SI"/>
                </w:rPr>
                <w:t>Caenorhabditis elegans</w:t>
              </w:r>
              <w:r w:rsidRPr="00DF434D">
                <w:rPr>
                  <w:rFonts w:eastAsia="Times New Roman"/>
                  <w:color w:val="000000"/>
                  <w:sz w:val="22"/>
                  <w:lang w:eastAsia="sl-SI"/>
                </w:rPr>
                <w:t xml:space="preserve">    </w:t>
              </w:r>
            </w:ins>
          </w:p>
        </w:tc>
        <w:tc>
          <w:tcPr>
            <w:tcW w:w="1984" w:type="dxa"/>
            <w:tcBorders>
              <w:top w:val="nil"/>
              <w:left w:val="nil"/>
              <w:bottom w:val="single" w:sz="4" w:space="0" w:color="auto"/>
              <w:right w:val="nil"/>
            </w:tcBorders>
            <w:shd w:val="clear" w:color="auto" w:fill="auto"/>
            <w:noWrap/>
            <w:vAlign w:val="bottom"/>
            <w:hideMark/>
          </w:tcPr>
          <w:p w14:paraId="3B219AE9" w14:textId="77777777" w:rsidR="00AD5011" w:rsidRPr="00DF434D" w:rsidRDefault="00AD5011" w:rsidP="009D2E7E">
            <w:pPr>
              <w:spacing w:after="0" w:line="240" w:lineRule="auto"/>
              <w:jc w:val="left"/>
              <w:rPr>
                <w:ins w:id="359" w:author="Urša Miklavčič" w:date="2026-04-17T11:56:00Z" w16du:dateUtc="2026-04-17T09:56:00Z"/>
                <w:rFonts w:eastAsia="Times New Roman"/>
                <w:color w:val="000000"/>
                <w:sz w:val="22"/>
                <w:lang w:eastAsia="sl-SI"/>
              </w:rPr>
            </w:pPr>
            <w:ins w:id="360" w:author="Urša Miklavčič" w:date="2026-04-17T11:56:00Z" w16du:dateUtc="2026-04-17T09:56:00Z">
              <w:r w:rsidRPr="00DF434D">
                <w:rPr>
                  <w:rFonts w:eastAsia="Times New Roman"/>
                  <w:color w:val="000000"/>
                  <w:sz w:val="22"/>
                  <w:lang w:eastAsia="sl-SI"/>
                </w:rPr>
                <w:t> </w:t>
              </w:r>
            </w:ins>
          </w:p>
        </w:tc>
        <w:tc>
          <w:tcPr>
            <w:tcW w:w="1418" w:type="dxa"/>
            <w:tcBorders>
              <w:top w:val="nil"/>
              <w:left w:val="nil"/>
              <w:bottom w:val="single" w:sz="4" w:space="0" w:color="auto"/>
              <w:right w:val="nil"/>
            </w:tcBorders>
            <w:shd w:val="clear" w:color="auto" w:fill="auto"/>
            <w:noWrap/>
            <w:vAlign w:val="bottom"/>
            <w:hideMark/>
          </w:tcPr>
          <w:p w14:paraId="1340A81A" w14:textId="77777777" w:rsidR="00AD5011" w:rsidRPr="00DF434D" w:rsidRDefault="00AD5011" w:rsidP="009D2E7E">
            <w:pPr>
              <w:spacing w:after="0" w:line="240" w:lineRule="auto"/>
              <w:jc w:val="left"/>
              <w:rPr>
                <w:ins w:id="361" w:author="Urša Miklavčič" w:date="2026-04-17T11:56:00Z" w16du:dateUtc="2026-04-17T09:56:00Z"/>
                <w:rFonts w:eastAsia="Times New Roman"/>
                <w:color w:val="000000"/>
                <w:sz w:val="22"/>
                <w:lang w:eastAsia="sl-SI"/>
              </w:rPr>
            </w:pPr>
            <w:ins w:id="362" w:author="Urša Miklavčič" w:date="2026-04-17T11:56:00Z" w16du:dateUtc="2026-04-17T09:56:00Z">
              <w:r w:rsidRPr="00DF434D">
                <w:rPr>
                  <w:rFonts w:eastAsia="Times New Roman"/>
                  <w:color w:val="000000"/>
                  <w:sz w:val="22"/>
                  <w:lang w:eastAsia="sl-SI"/>
                </w:rPr>
                <w:t>detected</w:t>
              </w:r>
            </w:ins>
          </w:p>
        </w:tc>
      </w:tr>
    </w:tbl>
    <w:p w14:paraId="2165009F" w14:textId="77777777" w:rsidR="00AD5011" w:rsidRPr="00D93D74" w:rsidRDefault="00AD5011" w:rsidP="00AD5011">
      <w:pPr>
        <w:rPr>
          <w:rFonts w:cs="Times New Roman"/>
          <w:szCs w:val="24"/>
        </w:rPr>
      </w:pPr>
    </w:p>
    <w:p w14:paraId="33C3A727" w14:textId="77777777" w:rsidR="00723A85" w:rsidRPr="00D93D74" w:rsidRDefault="00723A85" w:rsidP="005E294F">
      <w:pPr>
        <w:rPr>
          <w:ins w:id="363" w:author="Urša Miklavčič" w:date="2026-01-21T14:33:00Z" w16du:dateUtc="2026-01-21T13:33:00Z"/>
          <w:rFonts w:cs="Times New Roman"/>
          <w:i/>
          <w:iCs/>
          <w:szCs w:val="24"/>
        </w:rPr>
      </w:pPr>
    </w:p>
    <w:p w14:paraId="6948D7EC" w14:textId="0E41DB80" w:rsidR="00721B43" w:rsidRPr="00D93D74" w:rsidRDefault="00B129CB" w:rsidP="00287EE1">
      <w:pPr>
        <w:pStyle w:val="Caption"/>
        <w:rPr>
          <w:ins w:id="364" w:author="Urša Miklavčič" w:date="2026-01-28T15:16:00Z" w16du:dateUtc="2026-01-28T14:16:00Z"/>
          <w:rFonts w:cs="Times New Roman"/>
          <w:b w:val="0"/>
          <w:bCs/>
          <w:szCs w:val="24"/>
        </w:rPr>
      </w:pPr>
      <w:r w:rsidRPr="00D93D74">
        <w:rPr>
          <w:rFonts w:cs="Times New Roman"/>
          <w:b w:val="0"/>
          <w:bCs/>
          <w:noProof/>
          <w:szCs w:val="24"/>
        </w:rPr>
        <w:drawing>
          <wp:inline distT="0" distB="0" distL="0" distR="0" wp14:anchorId="0F8E6630" wp14:editId="4C3048FD">
            <wp:extent cx="5943600" cy="4303395"/>
            <wp:effectExtent l="0" t="0" r="0" b="1905"/>
            <wp:docPr id="114358664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86647" name="Picture 1" descr="A graph of different colored line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4303395"/>
                    </a:xfrm>
                    <a:prstGeom prst="rect">
                      <a:avLst/>
                    </a:prstGeom>
                  </pic:spPr>
                </pic:pic>
              </a:graphicData>
            </a:graphic>
          </wp:inline>
        </w:drawing>
      </w:r>
    </w:p>
    <w:p w14:paraId="46580A9E" w14:textId="1BE45459" w:rsidR="0012562B" w:rsidRPr="00D93D74" w:rsidRDefault="0012562B" w:rsidP="00723A85">
      <w:pPr>
        <w:pStyle w:val="FigureTable"/>
        <w:rPr>
          <w:ins w:id="365" w:author="Urša Miklavčič" w:date="2026-01-28T15:33:00Z" w16du:dateUtc="2026-01-28T14:33:00Z"/>
        </w:rPr>
      </w:pPr>
      <w:ins w:id="366" w:author="Urša Miklavčič" w:date="2026-01-28T15:16:00Z" w16du:dateUtc="2026-01-28T14:16:00Z">
        <w:r w:rsidRPr="00D93D74">
          <w:rPr>
            <w:b/>
            <w:bCs w:val="0"/>
          </w:rPr>
          <w:t xml:space="preserve">Figure </w:t>
        </w:r>
      </w:ins>
      <w:r w:rsidR="00723A85" w:rsidRPr="00D93D74">
        <w:rPr>
          <w:b/>
          <w:bCs w:val="0"/>
        </w:rPr>
        <w:t>9</w:t>
      </w:r>
      <w:ins w:id="367" w:author="Urša Miklavčič" w:date="2026-01-28T15:16:00Z" w16du:dateUtc="2026-01-28T14:16:00Z">
        <w:r w:rsidRPr="00D93D74">
          <w:rPr>
            <w:b/>
            <w:bCs w:val="0"/>
          </w:rPr>
          <w:t xml:space="preserve">. </w:t>
        </w:r>
      </w:ins>
      <w:ins w:id="368" w:author="Urša Miklavčič" w:date="2026-01-28T15:33:00Z" w16du:dateUtc="2026-01-28T14:33:00Z">
        <w:r w:rsidR="00F950DC" w:rsidRPr="00D93D74">
          <w:rPr>
            <w:b/>
            <w:bCs w:val="0"/>
          </w:rPr>
          <w:t>Abundance of eukaryotic species as detected by EukDetect.</w:t>
        </w:r>
        <w:r w:rsidR="00F950DC" w:rsidRPr="00D93D74">
          <w:t xml:space="preserve"> On the x-axis the number represents the percentage of reads mapped to marker genes of a species vs. all reads in a sample, the y-axis represents each sample of an individual where eukaryotes were detected.</w:t>
        </w:r>
      </w:ins>
      <w:r w:rsidR="00723A85" w:rsidRPr="00D93D74">
        <w:t xml:space="preserve"> Each plot depicts a participant (labelled with capital letters A to I), with days on the x-axis indicating when the stool samples were collected. Vertical coloured lines indicate out-of-the-ordinary events reported by participants in their questionnaires.  </w:t>
      </w:r>
    </w:p>
    <w:p w14:paraId="06675D7E" w14:textId="77777777" w:rsidR="00F950DC" w:rsidRPr="00D93D74" w:rsidRDefault="00F950DC" w:rsidP="00F950DC"/>
    <w:p w14:paraId="2F9646AA" w14:textId="628B4E97" w:rsidR="00721B43" w:rsidRPr="00D93D74" w:rsidRDefault="00620AB8" w:rsidP="005E294F">
      <w:pPr>
        <w:rPr>
          <w:rFonts w:cs="Times New Roman"/>
          <w:szCs w:val="24"/>
        </w:rPr>
      </w:pPr>
      <w:r w:rsidRPr="00D93D74">
        <w:rPr>
          <w:rFonts w:cs="Times New Roman"/>
          <w:szCs w:val="24"/>
        </w:rPr>
        <w:lastRenderedPageBreak/>
        <w:t xml:space="preserve">Using GeNomad program we detected </w:t>
      </w:r>
      <w:r w:rsidR="005E294F" w:rsidRPr="00D93D74">
        <w:rPr>
          <w:rFonts w:cs="Times New Roman"/>
          <w:szCs w:val="24"/>
        </w:rPr>
        <w:t>both eukaryotic (</w:t>
      </w:r>
      <w:r w:rsidR="005E294F" w:rsidRPr="00D93D74">
        <w:rPr>
          <w:rFonts w:cs="Times New Roman"/>
          <w:i/>
          <w:iCs/>
          <w:szCs w:val="24"/>
        </w:rPr>
        <w:t xml:space="preserve">Alsuviricetes, Arfiviricetes, </w:t>
      </w:r>
      <w:ins w:id="369" w:author="Urša Miklavčič" w:date="2026-04-17T11:57:00Z" w16du:dateUtc="2026-04-17T09:57:00Z">
        <w:r w:rsidR="009A3E33" w:rsidRPr="00D93D74">
          <w:rPr>
            <w:rFonts w:cs="Times New Roman"/>
            <w:i/>
            <w:iCs/>
            <w:szCs w:val="24"/>
          </w:rPr>
          <w:t>Duplopiviricetes</w:t>
        </w:r>
        <w:r w:rsidR="009A3E33">
          <w:rPr>
            <w:rFonts w:cs="Times New Roman"/>
            <w:i/>
            <w:iCs/>
            <w:szCs w:val="24"/>
          </w:rPr>
          <w:t xml:space="preserve">, </w:t>
        </w:r>
      </w:ins>
      <w:r w:rsidR="005E294F" w:rsidRPr="00D93D74">
        <w:rPr>
          <w:rFonts w:cs="Times New Roman"/>
          <w:i/>
          <w:iCs/>
          <w:szCs w:val="24"/>
        </w:rPr>
        <w:t xml:space="preserve">Herviviricetes </w:t>
      </w:r>
      <w:r w:rsidR="005E294F" w:rsidRPr="00D93D74">
        <w:rPr>
          <w:rFonts w:cs="Times New Roman"/>
          <w:szCs w:val="24"/>
        </w:rPr>
        <w:t>and</w:t>
      </w:r>
      <w:r w:rsidR="005E294F" w:rsidRPr="00D93D74">
        <w:rPr>
          <w:rFonts w:cs="Times New Roman"/>
          <w:i/>
          <w:iCs/>
          <w:szCs w:val="24"/>
        </w:rPr>
        <w:t xml:space="preserve"> Megavirictes</w:t>
      </w:r>
      <w:r w:rsidR="005E294F" w:rsidRPr="00D93D74">
        <w:rPr>
          <w:rFonts w:cs="Times New Roman"/>
          <w:szCs w:val="24"/>
        </w:rPr>
        <w:t>) and bacterial viruses (</w:t>
      </w:r>
      <w:r w:rsidR="005E294F" w:rsidRPr="00D93D74">
        <w:rPr>
          <w:rFonts w:cs="Times New Roman"/>
          <w:i/>
          <w:iCs/>
          <w:szCs w:val="24"/>
        </w:rPr>
        <w:t>Faserviricetes, Malgrandeviricetes</w:t>
      </w:r>
      <w:r w:rsidR="00721B43" w:rsidRPr="00D93D74">
        <w:rPr>
          <w:rFonts w:cs="Times New Roman"/>
          <w:szCs w:val="24"/>
        </w:rPr>
        <w:t>,</w:t>
      </w:r>
      <w:r w:rsidR="005E294F" w:rsidRPr="00D93D74">
        <w:rPr>
          <w:rFonts w:cs="Times New Roman"/>
          <w:szCs w:val="24"/>
        </w:rPr>
        <w:t xml:space="preserve"> and </w:t>
      </w:r>
      <w:r w:rsidR="005E294F" w:rsidRPr="00D93D74">
        <w:rPr>
          <w:rFonts w:cs="Times New Roman"/>
          <w:i/>
          <w:iCs/>
          <w:szCs w:val="24"/>
        </w:rPr>
        <w:t>Caudoviricetes</w:t>
      </w:r>
      <w:r w:rsidR="005E294F" w:rsidRPr="00D93D74">
        <w:rPr>
          <w:rFonts w:cs="Times New Roman"/>
          <w:szCs w:val="24"/>
        </w:rPr>
        <w:t>)</w:t>
      </w:r>
      <w:ins w:id="370" w:author="Urša Miklavčič" w:date="2026-04-17T11:58:00Z" w16du:dateUtc="2026-04-17T09:58:00Z">
        <w:r w:rsidR="009A3E33">
          <w:rPr>
            <w:rFonts w:cs="Times New Roman"/>
            <w:szCs w:val="24"/>
          </w:rPr>
          <w:t xml:space="preserve"> </w:t>
        </w:r>
      </w:ins>
      <w:del w:id="371" w:author="Urša Miklavčič" w:date="2026-04-17T11:58:00Z" w16du:dateUtc="2026-04-17T09:58:00Z">
        <w:r w:rsidR="005E294F" w:rsidRPr="00D93D74" w:rsidDel="009A3E33">
          <w:rPr>
            <w:rFonts w:cs="Times New Roman"/>
            <w:szCs w:val="24"/>
          </w:rPr>
          <w:delText xml:space="preserve">, </w:delText>
        </w:r>
        <w:r w:rsidR="00721B43" w:rsidRPr="00D93D74" w:rsidDel="009A3E33">
          <w:rPr>
            <w:rFonts w:cs="Times New Roman"/>
            <w:szCs w:val="24"/>
          </w:rPr>
          <w:delText>as well as</w:delText>
        </w:r>
        <w:r w:rsidR="005E294F" w:rsidRPr="00D93D74" w:rsidDel="009A3E33">
          <w:rPr>
            <w:rFonts w:cs="Times New Roman"/>
            <w:szCs w:val="24"/>
          </w:rPr>
          <w:delText xml:space="preserve"> a </w:delText>
        </w:r>
        <w:r w:rsidR="00C64662" w:rsidRPr="00D93D74" w:rsidDel="009A3E33">
          <w:rPr>
            <w:rFonts w:cs="Times New Roman"/>
            <w:szCs w:val="24"/>
          </w:rPr>
          <w:delText>class</w:delText>
        </w:r>
        <w:r w:rsidR="005E294F" w:rsidRPr="00D93D74" w:rsidDel="009A3E33">
          <w:rPr>
            <w:rFonts w:cs="Times New Roman"/>
            <w:szCs w:val="24"/>
          </w:rPr>
          <w:delText xml:space="preserve"> of viruses able to infect </w:delText>
        </w:r>
      </w:del>
      <w:del w:id="372" w:author="Urša Miklavčič" w:date="2026-04-17T11:57:00Z" w16du:dateUtc="2026-04-17T09:57:00Z">
        <w:r w:rsidR="005E294F" w:rsidRPr="00D93D74" w:rsidDel="009A3E33">
          <w:rPr>
            <w:rFonts w:cs="Times New Roman"/>
            <w:szCs w:val="24"/>
          </w:rPr>
          <w:delText xml:space="preserve">both </w:delText>
        </w:r>
      </w:del>
      <w:commentRangeStart w:id="373"/>
      <w:del w:id="374" w:author="Urša Miklavčič" w:date="2026-04-17T11:58:00Z" w16du:dateUtc="2026-04-17T09:58:00Z">
        <w:r w:rsidR="005E294F" w:rsidRPr="00D93D74" w:rsidDel="009A3E33">
          <w:rPr>
            <w:rFonts w:cs="Times New Roman"/>
            <w:szCs w:val="24"/>
          </w:rPr>
          <w:delText xml:space="preserve">eukaryotic </w:delText>
        </w:r>
      </w:del>
      <w:del w:id="375" w:author="Urša Miklavčič" w:date="2026-04-17T11:57:00Z" w16du:dateUtc="2026-04-17T09:57:00Z">
        <w:r w:rsidR="005E294F" w:rsidRPr="00D93D74" w:rsidDel="009A3E33">
          <w:rPr>
            <w:rFonts w:cs="Times New Roman"/>
            <w:szCs w:val="24"/>
          </w:rPr>
          <w:delText xml:space="preserve">and bacterial </w:delText>
        </w:r>
      </w:del>
      <w:del w:id="376" w:author="Urša Miklavčič" w:date="2026-04-17T11:58:00Z" w16du:dateUtc="2026-04-17T09:58:00Z">
        <w:r w:rsidR="005E294F" w:rsidRPr="00D93D74" w:rsidDel="009A3E33">
          <w:rPr>
            <w:rFonts w:cs="Times New Roman"/>
            <w:szCs w:val="24"/>
          </w:rPr>
          <w:delText>cells (</w:delText>
        </w:r>
      </w:del>
      <w:del w:id="377" w:author="Urša Miklavčič" w:date="2026-04-17T11:57:00Z" w16du:dateUtc="2026-04-17T09:57:00Z">
        <w:r w:rsidR="005E294F" w:rsidRPr="00D93D74" w:rsidDel="009A3E33">
          <w:rPr>
            <w:rFonts w:cs="Times New Roman"/>
            <w:i/>
            <w:iCs/>
            <w:szCs w:val="24"/>
          </w:rPr>
          <w:delText>Duplopiviricetes</w:delText>
        </w:r>
      </w:del>
      <w:del w:id="378" w:author="Urša Miklavčič" w:date="2026-04-17T11:58:00Z" w16du:dateUtc="2026-04-17T09:58:00Z">
        <w:r w:rsidR="005E294F" w:rsidRPr="00D93D74" w:rsidDel="009A3E33">
          <w:rPr>
            <w:rFonts w:cs="Times New Roman"/>
            <w:szCs w:val="24"/>
          </w:rPr>
          <w:delText>)</w:delText>
        </w:r>
        <w:r w:rsidR="00150795" w:rsidRPr="00D93D74" w:rsidDel="009A3E33">
          <w:rPr>
            <w:rFonts w:cs="Times New Roman"/>
            <w:szCs w:val="24"/>
          </w:rPr>
          <w:delText xml:space="preserve"> </w:delText>
        </w:r>
        <w:commentRangeEnd w:id="373"/>
        <w:r w:rsidR="00C64662" w:rsidRPr="00D93D74" w:rsidDel="009A3E33">
          <w:rPr>
            <w:rStyle w:val="CommentReference"/>
          </w:rPr>
          <w:commentReference w:id="373"/>
        </w:r>
      </w:del>
      <w:r w:rsidR="005E294F" w:rsidRPr="00D93D74">
        <w:rPr>
          <w:rFonts w:cs="Times New Roman"/>
          <w:szCs w:val="24"/>
        </w:rPr>
        <w:t xml:space="preserve">(Figure </w:t>
      </w:r>
      <w:r w:rsidRPr="00D93D74">
        <w:rPr>
          <w:rFonts w:cs="Times New Roman"/>
          <w:szCs w:val="24"/>
        </w:rPr>
        <w:t>10</w:t>
      </w:r>
      <w:r w:rsidR="005E294F" w:rsidRPr="00D93D74">
        <w:rPr>
          <w:rFonts w:cs="Times New Roman"/>
          <w:szCs w:val="24"/>
        </w:rPr>
        <w:t>). Bacteriophages were present at ten</w:t>
      </w:r>
      <w:r w:rsidR="00721B43" w:rsidRPr="00D93D74">
        <w:rPr>
          <w:rFonts w:cs="Times New Roman"/>
          <w:szCs w:val="24"/>
        </w:rPr>
        <w:t xml:space="preserve"> </w:t>
      </w:r>
      <w:r w:rsidR="005E294F" w:rsidRPr="00D93D74">
        <w:rPr>
          <w:rFonts w:cs="Times New Roman"/>
          <w:szCs w:val="24"/>
        </w:rPr>
        <w:t xml:space="preserve">times the relative abundance </w:t>
      </w:r>
      <w:r w:rsidR="00721B43" w:rsidRPr="00D93D74">
        <w:rPr>
          <w:rFonts w:cs="Times New Roman"/>
          <w:szCs w:val="24"/>
        </w:rPr>
        <w:t>of</w:t>
      </w:r>
      <w:r w:rsidR="005E294F" w:rsidRPr="00D93D74">
        <w:rPr>
          <w:rFonts w:cs="Times New Roman"/>
          <w:szCs w:val="24"/>
        </w:rPr>
        <w:t xml:space="preserve"> eukaryotic viruses</w:t>
      </w:r>
      <w:r w:rsidR="00721B43" w:rsidRPr="00D93D74">
        <w:rPr>
          <w:rFonts w:cs="Times New Roman"/>
          <w:szCs w:val="24"/>
        </w:rPr>
        <w:t xml:space="preserve">. </w:t>
      </w:r>
      <w:commentRangeStart w:id="379"/>
      <w:r w:rsidR="005E294F" w:rsidRPr="00D93D74">
        <w:rPr>
          <w:rFonts w:cs="Times New Roman"/>
          <w:i/>
          <w:iCs/>
          <w:szCs w:val="24"/>
        </w:rPr>
        <w:t xml:space="preserve">Caudovirales </w:t>
      </w:r>
      <w:r w:rsidR="00721B43" w:rsidRPr="00D93D74">
        <w:rPr>
          <w:rFonts w:cs="Times New Roman"/>
          <w:szCs w:val="24"/>
        </w:rPr>
        <w:t>showed</w:t>
      </w:r>
      <w:r w:rsidR="005E294F" w:rsidRPr="00D93D74">
        <w:rPr>
          <w:rFonts w:cs="Times New Roman"/>
          <w:szCs w:val="24"/>
        </w:rPr>
        <w:t xml:space="preserve"> the </w:t>
      </w:r>
      <w:r w:rsidR="00721B43" w:rsidRPr="00D93D74">
        <w:rPr>
          <w:rFonts w:cs="Times New Roman"/>
          <w:szCs w:val="24"/>
        </w:rPr>
        <w:t>highest</w:t>
      </w:r>
      <w:r w:rsidR="005E294F" w:rsidRPr="00D93D74">
        <w:rPr>
          <w:rFonts w:cs="Times New Roman"/>
          <w:szCs w:val="24"/>
        </w:rPr>
        <w:t xml:space="preserve"> abundance</w:t>
      </w:r>
      <w:r w:rsidR="00721B43" w:rsidRPr="00D93D74">
        <w:rPr>
          <w:rFonts w:cs="Times New Roman"/>
          <w:szCs w:val="24"/>
        </w:rPr>
        <w:t xml:space="preserve"> among all groups</w:t>
      </w:r>
      <w:r w:rsidR="005E294F" w:rsidRPr="00D93D74">
        <w:rPr>
          <w:rFonts w:cs="Times New Roman"/>
          <w:szCs w:val="24"/>
        </w:rPr>
        <w:t xml:space="preserve">. Viral communities in the human gut were individual-specific (Supplement Figure </w:t>
      </w:r>
      <w:ins w:id="380" w:author="Urša Miklavčič" w:date="2026-04-21T13:23:00Z" w16du:dateUtc="2026-04-21T11:23:00Z">
        <w:r w:rsidR="00554FAF">
          <w:rPr>
            <w:rFonts w:cs="Times New Roman"/>
            <w:szCs w:val="24"/>
          </w:rPr>
          <w:t>10</w:t>
        </w:r>
      </w:ins>
      <w:del w:id="381" w:author="Urša Miklavčič" w:date="2026-01-29T14:43:00Z" w16du:dateUtc="2026-01-29T13:43:00Z">
        <w:r w:rsidR="00BC2437" w:rsidRPr="00D93D74" w:rsidDel="00717053">
          <w:rPr>
            <w:rFonts w:cs="Times New Roman"/>
            <w:szCs w:val="24"/>
          </w:rPr>
          <w:delText>7</w:delText>
        </w:r>
      </w:del>
      <w:r w:rsidR="005E294F" w:rsidRPr="00D93D74">
        <w:rPr>
          <w:rFonts w:cs="Times New Roman"/>
          <w:szCs w:val="24"/>
        </w:rPr>
        <w:t>)</w:t>
      </w:r>
      <w:commentRangeEnd w:id="379"/>
      <w:r w:rsidR="00C64662" w:rsidRPr="00D93D74">
        <w:rPr>
          <w:rStyle w:val="CommentReference"/>
        </w:rPr>
        <w:commentReference w:id="379"/>
      </w:r>
      <w:r w:rsidR="005E294F" w:rsidRPr="00D93D74">
        <w:rPr>
          <w:rFonts w:cs="Times New Roman"/>
          <w:szCs w:val="24"/>
        </w:rPr>
        <w:t xml:space="preserve">. </w:t>
      </w:r>
      <w:commentRangeStart w:id="382"/>
      <w:r w:rsidR="00721B43" w:rsidRPr="00D93D74">
        <w:rPr>
          <w:rFonts w:cs="Times New Roman"/>
          <w:szCs w:val="24"/>
        </w:rPr>
        <w:t>The a</w:t>
      </w:r>
      <w:r w:rsidR="005E294F" w:rsidRPr="00D93D74">
        <w:rPr>
          <w:rFonts w:cs="Times New Roman"/>
          <w:szCs w:val="24"/>
        </w:rPr>
        <w:t xml:space="preserve">bundance of </w:t>
      </w:r>
      <w:del w:id="383" w:author="Urša Miklavčič" w:date="2026-04-17T11:59:00Z" w16du:dateUtc="2026-04-17T09:59:00Z">
        <w:r w:rsidR="005E294F" w:rsidRPr="00D93D74" w:rsidDel="009A3E33">
          <w:rPr>
            <w:rFonts w:cs="Times New Roman"/>
            <w:szCs w:val="24"/>
          </w:rPr>
          <w:delText xml:space="preserve">viruses </w:delText>
        </w:r>
      </w:del>
      <w:ins w:id="384" w:author="Urša Miklavčič" w:date="2026-04-17T11:59:00Z" w16du:dateUtc="2026-04-17T09:59:00Z">
        <w:r w:rsidR="009A3E33">
          <w:rPr>
            <w:rFonts w:cs="Times New Roman"/>
            <w:szCs w:val="24"/>
          </w:rPr>
          <w:t>viral classes</w:t>
        </w:r>
        <w:r w:rsidR="009A3E33" w:rsidRPr="00D93D74">
          <w:rPr>
            <w:rFonts w:cs="Times New Roman"/>
            <w:szCs w:val="24"/>
          </w:rPr>
          <w:t xml:space="preserve"> </w:t>
        </w:r>
      </w:ins>
      <w:r w:rsidR="005E294F" w:rsidRPr="00D93D74">
        <w:rPr>
          <w:rFonts w:cs="Times New Roman"/>
          <w:szCs w:val="24"/>
        </w:rPr>
        <w:t xml:space="preserve">was persistent </w:t>
      </w:r>
      <w:r w:rsidR="00721B43" w:rsidRPr="00D93D74">
        <w:rPr>
          <w:rFonts w:cs="Times New Roman"/>
          <w:szCs w:val="24"/>
        </w:rPr>
        <w:t>over</w:t>
      </w:r>
      <w:r w:rsidR="005E294F" w:rsidRPr="00D93D74">
        <w:rPr>
          <w:rFonts w:cs="Times New Roman"/>
          <w:szCs w:val="24"/>
        </w:rPr>
        <w:t xml:space="preserve"> time and was not affected by </w:t>
      </w:r>
      <w:del w:id="385" w:author="Urša Miklavčič" w:date="2026-04-17T12:02:00Z" w16du:dateUtc="2026-04-17T10:02:00Z">
        <w:r w:rsidR="005E294F" w:rsidRPr="00D93D74" w:rsidDel="009A3E33">
          <w:rPr>
            <w:rFonts w:cs="Times New Roman"/>
            <w:szCs w:val="24"/>
          </w:rPr>
          <w:delText xml:space="preserve">extreme </w:delText>
        </w:r>
      </w:del>
      <w:ins w:id="386" w:author="Urša Miklavčič" w:date="2026-04-17T12:02:00Z" w16du:dateUtc="2026-04-17T10:02:00Z">
        <w:r w:rsidR="009A3E33">
          <w:rPr>
            <w:rFonts w:cs="Times New Roman"/>
            <w:szCs w:val="24"/>
          </w:rPr>
          <w:t>pre-defined</w:t>
        </w:r>
        <w:r w:rsidR="009A3E33" w:rsidRPr="00D93D74">
          <w:rPr>
            <w:rFonts w:cs="Times New Roman"/>
            <w:szCs w:val="24"/>
          </w:rPr>
          <w:t xml:space="preserve"> </w:t>
        </w:r>
      </w:ins>
      <w:r w:rsidR="005E294F" w:rsidRPr="00D93D74">
        <w:rPr>
          <w:rFonts w:cs="Times New Roman"/>
          <w:szCs w:val="24"/>
        </w:rPr>
        <w:t>events</w:t>
      </w:r>
      <w:ins w:id="387" w:author="Urša Miklavčič" w:date="2026-04-17T12:01:00Z" w16du:dateUtc="2026-04-17T10:01:00Z">
        <w:r w:rsidR="009A3E33">
          <w:rPr>
            <w:rFonts w:cs="Times New Roman"/>
            <w:szCs w:val="24"/>
          </w:rPr>
          <w:t xml:space="preserve">, except in individual H during </w:t>
        </w:r>
      </w:ins>
      <w:ins w:id="388" w:author="Urša Miklavčič" w:date="2026-04-17T12:02:00Z" w16du:dateUtc="2026-04-17T10:02:00Z">
        <w:r w:rsidR="009A3E33">
          <w:rPr>
            <w:rFonts w:cs="Times New Roman"/>
            <w:szCs w:val="24"/>
          </w:rPr>
          <w:t>antibiotic</w:t>
        </w:r>
      </w:ins>
      <w:ins w:id="389" w:author="Urša Miklavčič" w:date="2026-04-17T12:01:00Z" w16du:dateUtc="2026-04-17T10:01:00Z">
        <w:r w:rsidR="009A3E33">
          <w:rPr>
            <w:rFonts w:cs="Times New Roman"/>
            <w:szCs w:val="24"/>
          </w:rPr>
          <w:t xml:space="preserve"> treatment</w:t>
        </w:r>
      </w:ins>
      <w:del w:id="390" w:author="Urša Miklavčič" w:date="2026-04-17T12:02:00Z" w16du:dateUtc="2026-04-17T10:02:00Z">
        <w:r w:rsidR="005E294F" w:rsidRPr="00D93D74" w:rsidDel="009A3E33">
          <w:rPr>
            <w:rFonts w:cs="Times New Roman"/>
            <w:szCs w:val="24"/>
          </w:rPr>
          <w:delText xml:space="preserve"> or other metadata we </w:delText>
        </w:r>
        <w:r w:rsidR="00721B43" w:rsidRPr="00D93D74" w:rsidDel="009A3E33">
          <w:rPr>
            <w:rFonts w:cs="Times New Roman"/>
            <w:szCs w:val="24"/>
          </w:rPr>
          <w:delText>collected</w:delText>
        </w:r>
        <w:r w:rsidR="005E294F" w:rsidRPr="00D93D74" w:rsidDel="009A3E33">
          <w:rPr>
            <w:rFonts w:cs="Times New Roman"/>
            <w:szCs w:val="24"/>
          </w:rPr>
          <w:delText xml:space="preserve"> from </w:delText>
        </w:r>
        <w:r w:rsidR="00721B43" w:rsidRPr="00D93D74" w:rsidDel="009A3E33">
          <w:rPr>
            <w:rFonts w:cs="Times New Roman"/>
            <w:szCs w:val="24"/>
          </w:rPr>
          <w:delText>participants</w:delText>
        </w:r>
        <w:r w:rsidR="005E294F" w:rsidRPr="00D93D74" w:rsidDel="009A3E33">
          <w:rPr>
            <w:rFonts w:cs="Times New Roman"/>
            <w:szCs w:val="24"/>
          </w:rPr>
          <w:delText xml:space="preserve"> in ou</w:delText>
        </w:r>
        <w:r w:rsidR="00150795" w:rsidRPr="00D93D74" w:rsidDel="009A3E33">
          <w:rPr>
            <w:rFonts w:cs="Times New Roman"/>
            <w:szCs w:val="24"/>
          </w:rPr>
          <w:delText>r</w:delText>
        </w:r>
        <w:r w:rsidR="005E294F" w:rsidRPr="00D93D74" w:rsidDel="009A3E33">
          <w:rPr>
            <w:rFonts w:cs="Times New Roman"/>
            <w:szCs w:val="24"/>
          </w:rPr>
          <w:delText xml:space="preserve"> cohort</w:delText>
        </w:r>
      </w:del>
      <w:r w:rsidR="005E294F" w:rsidRPr="00D93D74">
        <w:rPr>
          <w:rFonts w:cs="Times New Roman"/>
          <w:szCs w:val="24"/>
        </w:rPr>
        <w:t>.</w:t>
      </w:r>
      <w:commentRangeEnd w:id="382"/>
      <w:r w:rsidR="00C64662" w:rsidRPr="00D93D74">
        <w:rPr>
          <w:rStyle w:val="CommentReference"/>
        </w:rPr>
        <w:commentReference w:id="382"/>
      </w:r>
      <w:ins w:id="391" w:author="Urša Miklavčič" w:date="2026-04-17T12:00:00Z" w16du:dateUtc="2026-04-17T10:00:00Z">
        <w:r w:rsidR="009A3E33">
          <w:rPr>
            <w:rFonts w:cs="Times New Roman"/>
            <w:szCs w:val="24"/>
          </w:rPr>
          <w:t xml:space="preserve"> </w:t>
        </w:r>
      </w:ins>
      <w:ins w:id="392" w:author="Urša Miklavčič" w:date="2026-04-17T12:01:00Z" w16du:dateUtc="2026-04-17T10:01:00Z">
        <w:r w:rsidR="009A3E33">
          <w:rPr>
            <w:rFonts w:cs="Times New Roman"/>
            <w:szCs w:val="24"/>
          </w:rPr>
          <w:t>Although</w:t>
        </w:r>
      </w:ins>
      <w:ins w:id="393" w:author="Urša Miklavčič" w:date="2026-04-17T12:00:00Z" w16du:dateUtc="2026-04-17T10:00:00Z">
        <w:r w:rsidR="009A3E33">
          <w:rPr>
            <w:rFonts w:cs="Times New Roman"/>
            <w:szCs w:val="24"/>
          </w:rPr>
          <w:t xml:space="preserve"> this is probably </w:t>
        </w:r>
      </w:ins>
      <w:ins w:id="394" w:author="Urša Miklavčič" w:date="2026-04-17T12:01:00Z" w16du:dateUtc="2026-04-17T10:01:00Z">
        <w:r w:rsidR="009A3E33">
          <w:rPr>
            <w:rFonts w:cs="Times New Roman"/>
            <w:szCs w:val="24"/>
          </w:rPr>
          <w:t>due to observing data at high taxonomical level (class instead of family or viral</w:t>
        </w:r>
      </w:ins>
      <w:ins w:id="395" w:author="Urša Miklavčič" w:date="2026-04-17T12:02:00Z" w16du:dateUtc="2026-04-17T10:02:00Z">
        <w:r w:rsidR="009A3E33">
          <w:rPr>
            <w:rFonts w:cs="Times New Roman"/>
            <w:szCs w:val="24"/>
          </w:rPr>
          <w:t xml:space="preserve"> </w:t>
        </w:r>
      </w:ins>
      <w:ins w:id="396" w:author="Urša Miklavčič" w:date="2026-04-17T12:01:00Z" w16du:dateUtc="2026-04-17T10:01:00Z">
        <w:r w:rsidR="009A3E33">
          <w:rPr>
            <w:rFonts w:cs="Times New Roman"/>
            <w:szCs w:val="24"/>
          </w:rPr>
          <w:t xml:space="preserve">OTUs). </w:t>
        </w:r>
      </w:ins>
      <w:ins w:id="397" w:author="Urša Miklavčič" w:date="2026-04-17T12:00:00Z" w16du:dateUtc="2026-04-17T10:00:00Z">
        <w:r w:rsidR="009A3E33">
          <w:rPr>
            <w:rFonts w:cs="Times New Roman"/>
            <w:szCs w:val="24"/>
          </w:rPr>
          <w:t xml:space="preserve"> </w:t>
        </w:r>
      </w:ins>
    </w:p>
    <w:p w14:paraId="0B655B84" w14:textId="77777777" w:rsidR="00287EE1" w:rsidRPr="00D93D74" w:rsidRDefault="00C003EE" w:rsidP="00287EE1">
      <w:pPr>
        <w:keepNext/>
      </w:pPr>
      <w:r w:rsidRPr="00D93D74">
        <w:rPr>
          <w:rFonts w:cs="Times New Roman"/>
          <w:noProof/>
          <w:szCs w:val="24"/>
        </w:rPr>
        <w:drawing>
          <wp:inline distT="0" distB="0" distL="0" distR="0" wp14:anchorId="04213FF5" wp14:editId="31982311">
            <wp:extent cx="5943600" cy="3685540"/>
            <wp:effectExtent l="0" t="0" r="0" b="0"/>
            <wp:docPr id="222200409" name="Picture 3" descr="A group of graphs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00409" name="Picture 3" descr="A group of graphs showing different colored line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685540"/>
                    </a:xfrm>
                    <a:prstGeom prst="rect">
                      <a:avLst/>
                    </a:prstGeom>
                  </pic:spPr>
                </pic:pic>
              </a:graphicData>
            </a:graphic>
          </wp:inline>
        </w:drawing>
      </w:r>
    </w:p>
    <w:p w14:paraId="78C94E26" w14:textId="18103DAA" w:rsidR="00C003EE" w:rsidRPr="00D93D74" w:rsidRDefault="00287EE1" w:rsidP="00620AB8">
      <w:pPr>
        <w:pStyle w:val="FigureTable"/>
        <w:rPr>
          <w:b/>
          <w:szCs w:val="24"/>
        </w:rPr>
      </w:pPr>
      <w:bookmarkStart w:id="398" w:name="_Toc216101622"/>
      <w:r w:rsidRPr="00D93D74">
        <w:rPr>
          <w:b/>
          <w:bCs w:val="0"/>
        </w:rPr>
        <w:t xml:space="preserve">Figure </w:t>
      </w:r>
      <w:r w:rsidR="00620AB8" w:rsidRPr="00D93D74">
        <w:rPr>
          <w:b/>
          <w:bCs w:val="0"/>
        </w:rPr>
        <w:t>10</w:t>
      </w:r>
      <w:r w:rsidRPr="00D93D74">
        <w:rPr>
          <w:b/>
          <w:bCs w:val="0"/>
        </w:rPr>
        <w:t>. Log-scaled reads per million</w:t>
      </w:r>
      <w:del w:id="399" w:author="Urša Miklavčič" w:date="2026-01-21T09:57:00Z" w16du:dateUtc="2026-01-21T08:57:00Z">
        <w:r w:rsidRPr="00D93D74" w:rsidDel="00253CCD">
          <w:rPr>
            <w:b/>
            <w:bCs w:val="0"/>
          </w:rPr>
          <w:delText xml:space="preserve"> (TPM)</w:delText>
        </w:r>
      </w:del>
      <w:r w:rsidRPr="00D93D74">
        <w:rPr>
          <w:b/>
          <w:bCs w:val="0"/>
        </w:rPr>
        <w:t xml:space="preserve"> of viral classes in participants' gut microbiota.</w:t>
      </w:r>
      <w:r w:rsidRPr="00D93D74">
        <w:t xml:space="preserve"> </w:t>
      </w:r>
      <w:r w:rsidR="00BC2437" w:rsidRPr="00D93D74">
        <w:t>Viral sequences were</w:t>
      </w:r>
      <w:r w:rsidR="00150795" w:rsidRPr="00D93D74">
        <w:t xml:space="preserve"> </w:t>
      </w:r>
      <w:r w:rsidR="00BC2437" w:rsidRPr="00D93D74">
        <w:t>identified</w:t>
      </w:r>
      <w:r w:rsidR="00150795" w:rsidRPr="00D93D74">
        <w:t xml:space="preserve"> using geNomad. Each plot </w:t>
      </w:r>
      <w:r w:rsidR="00BC2437" w:rsidRPr="00D93D74">
        <w:t>depicts</w:t>
      </w:r>
      <w:r w:rsidR="00150795" w:rsidRPr="00D93D74">
        <w:t xml:space="preserve"> </w:t>
      </w:r>
      <w:r w:rsidR="00BC2437" w:rsidRPr="00D93D74">
        <w:t>one</w:t>
      </w:r>
      <w:r w:rsidR="00150795" w:rsidRPr="00D93D74">
        <w:t xml:space="preserve"> participant (labelled </w:t>
      </w:r>
      <w:r w:rsidR="00BC2437" w:rsidRPr="00D93D74">
        <w:t xml:space="preserve">with capital letters </w:t>
      </w:r>
      <w:r w:rsidR="00150795" w:rsidRPr="00D93D74">
        <w:t>A to I), with days</w:t>
      </w:r>
      <w:r w:rsidR="00BC2437" w:rsidRPr="00D93D74">
        <w:t xml:space="preserve"> on the x-axis</w:t>
      </w:r>
      <w:r w:rsidR="00150795" w:rsidRPr="00D93D74">
        <w:t xml:space="preserve"> indicating when stool samples were collected. Vertical coloured lines indicate out-of-the-ordinary events reported by participants in their questionnaires.</w:t>
      </w:r>
      <w:bookmarkEnd w:id="398"/>
      <w:r w:rsidR="00150795" w:rsidRPr="00D93D74">
        <w:t xml:space="preserve">  </w:t>
      </w:r>
    </w:p>
    <w:p w14:paraId="17B03697" w14:textId="77777777" w:rsidR="00F7553E" w:rsidRPr="00D93D74" w:rsidRDefault="00F7553E" w:rsidP="00A3533D">
      <w:pPr>
        <w:rPr>
          <w:rFonts w:cs="Times New Roman"/>
          <w:szCs w:val="24"/>
        </w:rPr>
      </w:pPr>
    </w:p>
    <w:p w14:paraId="2E577720" w14:textId="77777777" w:rsidR="00301C1C" w:rsidRPr="00D93D74" w:rsidRDefault="00301C1C" w:rsidP="00723A85">
      <w:pPr>
        <w:pStyle w:val="FigureTable"/>
      </w:pPr>
    </w:p>
    <w:p w14:paraId="00CDD41A" w14:textId="0F2543DA" w:rsidR="00E318AD" w:rsidRPr="00D93D74" w:rsidRDefault="00CD77AB" w:rsidP="00973033">
      <w:pPr>
        <w:pStyle w:val="Heading3"/>
        <w:numPr>
          <w:ilvl w:val="2"/>
          <w:numId w:val="45"/>
        </w:numPr>
      </w:pPr>
      <w:bookmarkStart w:id="400" w:name="_Toc216099749"/>
      <w:bookmarkStart w:id="401" w:name="_Toc220932872"/>
      <w:bookmarkStart w:id="402" w:name="_Toc227737889"/>
      <w:r w:rsidRPr="00D93D74">
        <w:t xml:space="preserve">Composition, abundance and diversity of ethanol-resistant bacterial community </w:t>
      </w:r>
      <w:r w:rsidR="00950BD7" w:rsidRPr="00D93D74">
        <w:t xml:space="preserve">and sporobiota </w:t>
      </w:r>
      <w:r w:rsidR="00F665E9" w:rsidRPr="00D93D74">
        <w:t>in the human gut</w:t>
      </w:r>
      <w:bookmarkEnd w:id="400"/>
      <w:bookmarkEnd w:id="401"/>
      <w:bookmarkEnd w:id="402"/>
    </w:p>
    <w:p w14:paraId="5B7B64AE" w14:textId="7109F857" w:rsidR="00CE5E1C" w:rsidRDefault="00CE5E1C" w:rsidP="00CE5E1C">
      <w:bookmarkStart w:id="403" w:name="_Toc216099750"/>
      <w:bookmarkStart w:id="404" w:name="_Toc220932873"/>
      <w:r w:rsidRPr="00D93D74">
        <w:t>First, we present results from 16S AS data, in which we analysed compositional characteristics and temporal dynamics in the ethanol-resistant community of the human microbiota</w:t>
      </w:r>
      <w:ins w:id="405" w:author="Urša Miklavčič" w:date="2026-04-20T09:24:00Z" w16du:dateUtc="2026-04-20T07:24:00Z">
        <w:r w:rsidR="00B84807">
          <w:t xml:space="preserve"> (</w:t>
        </w:r>
      </w:ins>
      <w:ins w:id="406" w:author="Urša Miklavčič" w:date="2026-04-20T09:27:00Z" w16du:dateUtc="2026-04-20T07:27:00Z">
        <w:r w:rsidR="00B84807">
          <w:t>see</w:t>
        </w:r>
      </w:ins>
      <w:ins w:id="407" w:author="Urša Miklavčič" w:date="2026-04-20T09:24:00Z" w16du:dateUtc="2026-04-20T07:24:00Z">
        <w:r w:rsidR="00B84807">
          <w:t xml:space="preserve"> Chapter </w:t>
        </w:r>
      </w:ins>
      <w:ins w:id="408" w:author="Urša Miklavčič" w:date="2026-04-20T09:25:00Z" w16du:dateUtc="2026-04-20T07:25:00Z">
        <w:r w:rsidR="00B84807">
          <w:t>3.6.1.2)</w:t>
        </w:r>
      </w:ins>
      <w:r w:rsidRPr="00D93D74">
        <w:t>. Ethanol-resistant taxa were determined based on presence</w:t>
      </w:r>
      <w:ins w:id="409" w:author="Urša Miklavčič" w:date="2026-04-17T12:03:00Z" w16du:dateUtc="2026-04-17T10:03:00Z">
        <w:r w:rsidR="00661D47">
          <w:t xml:space="preserve"> and abundance criteria</w:t>
        </w:r>
      </w:ins>
      <w:r w:rsidRPr="00D93D74">
        <w:t xml:space="preserve"> in the ethanol treated samples</w:t>
      </w:r>
      <w:del w:id="410" w:author="Urša Miklavčič" w:date="2026-04-17T12:03:00Z" w16du:dateUtc="2026-04-17T10:03:00Z">
        <w:r w:rsidRPr="00D93D74" w:rsidDel="00661D47">
          <w:delText>, with some additional abundance criteria</w:delText>
        </w:r>
      </w:del>
      <w:r w:rsidRPr="00D93D74">
        <w:t xml:space="preserve">. Second, we present metagenomic data where the same criteria were used </w:t>
      </w:r>
      <w:r w:rsidRPr="00D93D74">
        <w:lastRenderedPageBreak/>
        <w:t>for determination of ethanol resistance</w:t>
      </w:r>
      <w:ins w:id="411" w:author="Urša Miklavčič" w:date="2026-04-20T09:25:00Z" w16du:dateUtc="2026-04-20T07:25:00Z">
        <w:r w:rsidR="00B84807">
          <w:t xml:space="preserve"> at</w:t>
        </w:r>
      </w:ins>
      <w:ins w:id="412" w:author="Urša Miklavčič" w:date="2026-04-20T09:26:00Z" w16du:dateUtc="2026-04-20T07:26:00Z">
        <w:r w:rsidR="00B84807">
          <w:t xml:space="preserve"> the level of presence and abundance of each species</w:t>
        </w:r>
      </w:ins>
      <w:ins w:id="413" w:author="Urša Miklavčič" w:date="2026-04-20T09:27:00Z" w16du:dateUtc="2026-04-20T07:27:00Z">
        <w:r w:rsidR="00B84807">
          <w:t xml:space="preserve"> (see Chapter 3.6.2.4)</w:t>
        </w:r>
      </w:ins>
      <w:ins w:id="414" w:author="Urša Miklavčič" w:date="2026-04-20T09:26:00Z" w16du:dateUtc="2026-04-20T07:26:00Z">
        <w:r w:rsidR="00B84807">
          <w:t>. Additionally, in metagenomic data we could also determine sporulation ability based on presence of sporulation-associated genes (see Chapter 3.6.2.5)</w:t>
        </w:r>
      </w:ins>
      <w:del w:id="415" w:author="Urša Miklavčič" w:date="2026-04-20T09:26:00Z" w16du:dateUtc="2026-04-20T07:26:00Z">
        <w:r w:rsidRPr="00D93D74" w:rsidDel="00B84807">
          <w:delText>, with additional gene-based determination of sporulation ability</w:delText>
        </w:r>
      </w:del>
      <w:r w:rsidRPr="00D93D74">
        <w:t>.</w:t>
      </w:r>
    </w:p>
    <w:p w14:paraId="2AF9BE5C" w14:textId="4C53B791" w:rsidR="00216C48" w:rsidRDefault="00D471DC" w:rsidP="00CE5E1C">
      <w:pPr>
        <w:rPr>
          <w:ins w:id="416" w:author="Urša Miklavčič" w:date="2026-04-17T12:53:00Z" w16du:dateUtc="2026-04-17T10:53:00Z"/>
        </w:rPr>
      </w:pPr>
      <w:ins w:id="417" w:author="Urša Miklavčič" w:date="2026-04-17T12:08:00Z" w16du:dateUtc="2026-04-17T10:08:00Z">
        <w:r w:rsidRPr="00055836">
          <w:t xml:space="preserve">With 16S AS we detected a total of 2420 OTUs. Of these, 411 OTUs (17.0%) met the criteria for ethanol resistance, 1932 OTUs (79.8%) were determined as ethanol non-resistant, and 77 OTUs (3.2%) were designated as undetermined (Figure </w:t>
        </w:r>
      </w:ins>
      <w:ins w:id="418" w:author="Urša Miklavčič" w:date="2026-04-17T12:09:00Z" w16du:dateUtc="2026-04-17T10:09:00Z">
        <w:r>
          <w:t>11A</w:t>
        </w:r>
      </w:ins>
      <w:ins w:id="419" w:author="Urša Miklavčič" w:date="2026-04-17T12:08:00Z" w16du:dateUtc="2026-04-17T10:08:00Z">
        <w:r w:rsidRPr="00055836">
          <w:t xml:space="preserve">). </w:t>
        </w:r>
      </w:ins>
      <w:ins w:id="420" w:author="Urša Miklavčič" w:date="2026-04-17T12:53:00Z" w16du:dateUtc="2026-04-17T10:53:00Z">
        <w:r w:rsidR="00216C48" w:rsidRPr="00D93D74">
          <w:t xml:space="preserve">Most ethanol-resistant representatives </w:t>
        </w:r>
        <w:r w:rsidR="00216C48">
          <w:t xml:space="preserve">in the 16S AS </w:t>
        </w:r>
        <w:r w:rsidR="00216C48" w:rsidRPr="00D93D74">
          <w:t xml:space="preserve">were found in the phylum </w:t>
        </w:r>
        <w:r w:rsidR="00216C48" w:rsidRPr="00D93D74">
          <w:rPr>
            <w:i/>
            <w:iCs/>
          </w:rPr>
          <w:t>Bacillota</w:t>
        </w:r>
        <w:r w:rsidR="00216C48" w:rsidRPr="00D93D74">
          <w:t xml:space="preserve"> (n = 315), accounting for 77.5% of the total richness in the ethanol-resistant community (Figure 11A). Within </w:t>
        </w:r>
        <w:r w:rsidR="00216C48" w:rsidRPr="00D93D74">
          <w:rPr>
            <w:i/>
            <w:iCs/>
          </w:rPr>
          <w:t>Bacillota</w:t>
        </w:r>
        <w:r w:rsidR="00216C48" w:rsidRPr="00D93D74">
          <w:t xml:space="preserve">, 17.7% of all detected OTUs exhibited ethanol resistance, predominantly from the genera </w:t>
        </w:r>
        <w:r w:rsidR="00216C48" w:rsidRPr="00D93D74">
          <w:rPr>
            <w:i/>
            <w:iCs/>
          </w:rPr>
          <w:t>Clostridium</w:t>
        </w:r>
        <w:r w:rsidR="00216C48" w:rsidRPr="00D93D74">
          <w:t xml:space="preserve"> (n = 75), unclassified </w:t>
        </w:r>
        <w:r w:rsidR="00216C48" w:rsidRPr="00D93D74">
          <w:rPr>
            <w:i/>
            <w:iCs/>
          </w:rPr>
          <w:t>Lachnospiraceae</w:t>
        </w:r>
        <w:r w:rsidR="00216C48" w:rsidRPr="00D93D74">
          <w:t xml:space="preserve"> (n = 47), unclassified </w:t>
        </w:r>
        <w:r w:rsidR="00216C48" w:rsidRPr="00D93D74">
          <w:rPr>
            <w:i/>
            <w:iCs/>
          </w:rPr>
          <w:t>Ruminococcaceae</w:t>
        </w:r>
        <w:r w:rsidR="00216C48" w:rsidRPr="00D93D74">
          <w:t xml:space="preserve"> (n = 42), unclassified </w:t>
        </w:r>
        <w:r w:rsidR="00216C48" w:rsidRPr="00D93D74">
          <w:rPr>
            <w:i/>
            <w:iCs/>
          </w:rPr>
          <w:t>Peptostreptococcaceae</w:t>
        </w:r>
        <w:r w:rsidR="00216C48" w:rsidRPr="00D93D74">
          <w:t xml:space="preserve"> (n = 13), and </w:t>
        </w:r>
        <w:r w:rsidR="00216C48" w:rsidRPr="00D93D74">
          <w:rPr>
            <w:i/>
            <w:iCs/>
          </w:rPr>
          <w:t>Blautia</w:t>
        </w:r>
        <w:r w:rsidR="00216C48" w:rsidRPr="00D93D74">
          <w:t xml:space="preserve"> (n = 12). The remaining ethanol-resistant community included representatives from </w:t>
        </w:r>
        <w:r w:rsidR="00216C48" w:rsidRPr="00D93D74">
          <w:rPr>
            <w:i/>
            <w:iCs/>
          </w:rPr>
          <w:t>Actinomycetota</w:t>
        </w:r>
        <w:r w:rsidR="00216C48" w:rsidRPr="00D93D74">
          <w:t xml:space="preserve"> (n = 41, 11%), </w:t>
        </w:r>
        <w:r w:rsidR="00216C48" w:rsidRPr="00D93D74">
          <w:rPr>
            <w:i/>
            <w:iCs/>
          </w:rPr>
          <w:t>Pseudomonadota</w:t>
        </w:r>
        <w:r w:rsidR="00216C48" w:rsidRPr="00D93D74">
          <w:t xml:space="preserve"> (n = 23, 5.5%), and unclassified </w:t>
        </w:r>
        <w:r w:rsidR="00216C48" w:rsidRPr="00D93D74">
          <w:rPr>
            <w:i/>
            <w:iCs/>
          </w:rPr>
          <w:t>Bacteria</w:t>
        </w:r>
        <w:r w:rsidR="00216C48" w:rsidRPr="00D93D74">
          <w:t xml:space="preserve"> (n = 14, 3.7%).</w:t>
        </w:r>
      </w:ins>
      <w:ins w:id="421" w:author="Urša Miklavčič" w:date="2026-04-20T09:28:00Z" w16du:dateUtc="2026-04-20T07:28:00Z">
        <w:r w:rsidR="00B84807">
          <w:t xml:space="preserve"> </w:t>
        </w:r>
      </w:ins>
      <w:ins w:id="422" w:author="Urša Miklavčič" w:date="2026-04-17T12:53:00Z" w16du:dateUtc="2026-04-17T10:53:00Z">
        <w:r w:rsidR="00216C48" w:rsidRPr="00D93D74">
          <w:t xml:space="preserve">In these groups, the proportion of ethanol-resistant OTUs was 36.6%, 39.6%, and 20.8%, respectively, exhibiting this trait. Additionally, phyla with fewer than ten representatives collectively contributed 2.3% of the ethanol-resistant richness, most notably the biologically relevant genus </w:t>
        </w:r>
        <w:r w:rsidR="00216C48" w:rsidRPr="00D93D74">
          <w:rPr>
            <w:i/>
            <w:iCs/>
          </w:rPr>
          <w:t>Akkermansia</w:t>
        </w:r>
        <w:r w:rsidR="00216C48" w:rsidRPr="00D93D74">
          <w:t xml:space="preserve">. Ethanol treatment had the strongest elimination effect on the phylum </w:t>
        </w:r>
        <w:r w:rsidR="00216C48" w:rsidRPr="00D93D74">
          <w:rPr>
            <w:i/>
            <w:iCs/>
          </w:rPr>
          <w:t>Bacteroidota</w:t>
        </w:r>
        <w:r w:rsidR="00216C48" w:rsidRPr="00D93D74">
          <w:t>, with only 9 representatives remaining in the ethanol-resistant community, accounting for 0.5% of the total relative abundance.</w:t>
        </w:r>
        <w:r w:rsidR="00216C48">
          <w:t xml:space="preserve"> </w:t>
        </w:r>
        <w:r w:rsidR="00216C48" w:rsidRPr="00D93D74">
          <w:t xml:space="preserve">Ethanol-resistant taxa exhibited higher relative abundance, primarily driven by </w:t>
        </w:r>
        <w:r w:rsidR="00216C48" w:rsidRPr="00D93D74">
          <w:rPr>
            <w:i/>
            <w:iCs/>
          </w:rPr>
          <w:t>Bacillota</w:t>
        </w:r>
        <w:r w:rsidR="00216C48" w:rsidRPr="00D93D74">
          <w:t xml:space="preserve"> OTUs due to their high abundance, although similar trends were also observed </w:t>
        </w:r>
      </w:ins>
      <w:ins w:id="423" w:author="Urša Miklavčič" w:date="2026-04-20T12:30:00Z" w16du:dateUtc="2026-04-20T10:30:00Z">
        <w:r w:rsidR="002F04A2">
          <w:t xml:space="preserve">in </w:t>
        </w:r>
      </w:ins>
      <w:ins w:id="424" w:author="Urša Miklavčič" w:date="2026-04-20T12:31:00Z" w16du:dateUtc="2026-04-20T10:31:00Z">
        <w:r w:rsidR="002F04A2">
          <w:t xml:space="preserve">phylum </w:t>
        </w:r>
        <w:r w:rsidR="002F04A2">
          <w:rPr>
            <w:i/>
            <w:iCs/>
          </w:rPr>
          <w:t xml:space="preserve">Actinomycetota </w:t>
        </w:r>
        <w:r w:rsidR="002F04A2">
          <w:t xml:space="preserve">and for unclassified </w:t>
        </w:r>
        <w:r w:rsidR="002F04A2">
          <w:rPr>
            <w:i/>
            <w:iCs/>
          </w:rPr>
          <w:t>Bacteria</w:t>
        </w:r>
        <w:r w:rsidR="002F04A2">
          <w:t xml:space="preserve"> </w:t>
        </w:r>
      </w:ins>
      <w:ins w:id="425" w:author="Urša Miklavčič" w:date="2026-04-17T12:53:00Z" w16du:dateUtc="2026-04-17T10:53:00Z">
        <w:r w:rsidR="00216C48" w:rsidRPr="00D93D74">
          <w:t>(</w:t>
        </w:r>
        <w:r w:rsidR="00216C48">
          <w:t>Supplement Figure 1</w:t>
        </w:r>
      </w:ins>
      <w:ins w:id="426" w:author="Urša Miklavčič" w:date="2026-04-21T13:24:00Z" w16du:dateUtc="2026-04-21T11:24:00Z">
        <w:r w:rsidR="00554FAF">
          <w:t>1</w:t>
        </w:r>
      </w:ins>
      <w:ins w:id="427" w:author="Urša Miklavčič" w:date="2026-04-17T12:53:00Z" w16du:dateUtc="2026-04-17T10:53:00Z">
        <w:r w:rsidR="00216C48" w:rsidRPr="00D93D74">
          <w:t xml:space="preserve">). </w:t>
        </w:r>
      </w:ins>
    </w:p>
    <w:p w14:paraId="7DD6A276" w14:textId="083750B6" w:rsidR="00D471DC" w:rsidRDefault="00D471DC" w:rsidP="00CE5E1C">
      <w:ins w:id="428" w:author="Urša Miklavčič" w:date="2026-04-17T12:09:00Z" w16du:dateUtc="2026-04-17T10:09:00Z">
        <w:r>
          <w:t>In metagenomic data</w:t>
        </w:r>
      </w:ins>
      <w:ins w:id="429" w:author="Urša Miklavčič" w:date="2026-04-17T12:08:00Z" w16du:dateUtc="2026-04-17T10:08:00Z">
        <w:r w:rsidRPr="00055836">
          <w:t>, a total of 990 species were detected, of these 253 (25.5%) met criteria for ethanol resistance, 550 (55.5%) were determined as ethanol non-resistant and 187 (18.8%) did not meet the criteria and were designated as undetermined (Figure 1</w:t>
        </w:r>
      </w:ins>
      <w:ins w:id="430" w:author="Urša Miklavčič" w:date="2026-04-17T12:09:00Z" w16du:dateUtc="2026-04-17T10:09:00Z">
        <w:r>
          <w:t>1A</w:t>
        </w:r>
      </w:ins>
      <w:ins w:id="431" w:author="Urša Miklavčič" w:date="2026-04-17T12:08:00Z" w16du:dateUtc="2026-04-17T10:08:00Z">
        <w:r w:rsidRPr="00055836">
          <w:t xml:space="preserve">). The ethanol-resistant community was dominated by members of the phylum </w:t>
        </w:r>
        <w:r w:rsidRPr="00055836">
          <w:rPr>
            <w:i/>
            <w:iCs/>
          </w:rPr>
          <w:t>Bacillota</w:t>
        </w:r>
        <w:r w:rsidRPr="00055836">
          <w:t>, 81.8% of all ethanol-resistant taxa in untreated samples. In contrast, the number of ethanol-resistant taxa was notably lower in remaining phyla</w:t>
        </w:r>
      </w:ins>
      <w:ins w:id="432" w:author="Urša Miklavčič" w:date="2026-04-20T12:32:00Z" w16du:dateUtc="2026-04-20T10:32:00Z">
        <w:r w:rsidR="002F04A2">
          <w:t xml:space="preserve"> (Figure 11A)</w:t>
        </w:r>
      </w:ins>
      <w:ins w:id="433" w:author="Urša Miklavčič" w:date="2026-04-17T12:08:00Z" w16du:dateUtc="2026-04-17T10:08:00Z">
        <w:r w:rsidRPr="00055836">
          <w:t>. Fractions of ethanol-resistant taxa showed consistency across different phyla between the two sequencing approaches (Figure 1</w:t>
        </w:r>
      </w:ins>
      <w:ins w:id="434" w:author="Urša Miklavčič" w:date="2026-04-20T12:32:00Z" w16du:dateUtc="2026-04-20T10:32:00Z">
        <w:r w:rsidR="002F04A2">
          <w:t>1</w:t>
        </w:r>
      </w:ins>
      <w:ins w:id="435" w:author="Urša Miklavčič" w:date="2026-04-17T12:10:00Z" w16du:dateUtc="2026-04-17T10:10:00Z">
        <w:r>
          <w:t>A</w:t>
        </w:r>
      </w:ins>
      <w:ins w:id="436" w:author="Urša Miklavčič" w:date="2026-04-17T12:08:00Z" w16du:dateUtc="2026-04-17T10:08:00Z">
        <w:r w:rsidRPr="00055836">
          <w:t xml:space="preserve">, mean difference 0.6 %, paired t-test, p = 0.96). </w:t>
        </w:r>
      </w:ins>
    </w:p>
    <w:p w14:paraId="0EDAF7DF" w14:textId="7B1D8910" w:rsidR="004D39F4" w:rsidRPr="00D93D74" w:rsidDel="00D471DC" w:rsidRDefault="004D39F4" w:rsidP="00D471DC">
      <w:pPr>
        <w:pStyle w:val="Heading4"/>
        <w:numPr>
          <w:ilvl w:val="0"/>
          <w:numId w:val="0"/>
        </w:numPr>
        <w:rPr>
          <w:del w:id="437" w:author="Urša Miklavčič" w:date="2026-04-17T12:10:00Z" w16du:dateUtc="2026-04-17T10:10:00Z"/>
        </w:rPr>
      </w:pPr>
      <w:del w:id="438" w:author="Urša Miklavčič" w:date="2026-04-17T12:10:00Z" w16du:dateUtc="2026-04-17T10:10:00Z">
        <w:r w:rsidRPr="00D93D74" w:rsidDel="00D471DC">
          <w:delText xml:space="preserve">4.3.2.1 Ethanol-resistant community </w:delText>
        </w:r>
      </w:del>
      <w:del w:id="439" w:author="Urša Miklavčič" w:date="2026-04-17T12:05:00Z" w16du:dateUtc="2026-04-17T10:05:00Z">
        <w:r w:rsidRPr="00D93D74" w:rsidDel="00614C8F">
          <w:delText xml:space="preserve">and sporobiota </w:delText>
        </w:r>
      </w:del>
      <w:del w:id="440" w:author="Urša Miklavčič" w:date="2026-04-17T12:10:00Z" w16du:dateUtc="2026-04-17T10:10:00Z">
        <w:r w:rsidR="00973033" w:rsidRPr="00D93D74" w:rsidDel="00D471DC">
          <w:delText>in</w:delText>
        </w:r>
        <w:r w:rsidRPr="00D93D74" w:rsidDel="00D471DC">
          <w:delText xml:space="preserve"> amplicon </w:delText>
        </w:r>
        <w:bookmarkEnd w:id="403"/>
        <w:r w:rsidR="00973033" w:rsidRPr="00D93D74" w:rsidDel="00D471DC">
          <w:delText>data</w:delText>
        </w:r>
        <w:bookmarkEnd w:id="404"/>
      </w:del>
    </w:p>
    <w:p w14:paraId="5593F5D1" w14:textId="708543D9" w:rsidR="00CA07DF" w:rsidRPr="00D93D74" w:rsidDel="00D471DC" w:rsidRDefault="00CA07DF" w:rsidP="00CA07DF">
      <w:pPr>
        <w:rPr>
          <w:del w:id="441" w:author="Urša Miklavčič" w:date="2026-04-17T12:10:00Z" w16du:dateUtc="2026-04-17T10:10:00Z"/>
        </w:rPr>
      </w:pPr>
      <w:del w:id="442" w:author="Urša Miklavčič" w:date="2026-04-17T12:10:00Z" w16du:dateUtc="2026-04-17T10:10:00Z">
        <w:r w:rsidRPr="00D93D74" w:rsidDel="00D471DC">
          <w:delText xml:space="preserve">We obtained 2420 OTUs across the untreated samples, of which 411 (16.9 %) were determined as part of the ethanol-resistant community and 1932 (79.8%) as part of the ethanol non-resistant community. Seventy-seven OTUs (3.1%) failed to meet the criteria and were designated as undetermined regarding ethanol resistance. An additional 154 OTUs were detected only in ethanol treated samples and were removed from analysis. </w:delText>
        </w:r>
      </w:del>
    </w:p>
    <w:p w14:paraId="284A3EE7" w14:textId="4161CC72" w:rsidR="00CA07DF" w:rsidRPr="00D93D74" w:rsidDel="00D471DC" w:rsidRDefault="00CA07DF" w:rsidP="00CA07DF">
      <w:pPr>
        <w:rPr>
          <w:del w:id="443" w:author="Urša Miklavčič" w:date="2026-04-17T12:11:00Z" w16du:dateUtc="2026-04-17T10:11:00Z"/>
        </w:rPr>
      </w:pPr>
      <w:del w:id="444" w:author="Urša Miklavčič" w:date="2026-04-17T12:53:00Z" w16du:dateUtc="2026-04-17T10:53:00Z">
        <w:r w:rsidRPr="00D93D74" w:rsidDel="00216C48">
          <w:delText xml:space="preserve">Most ethanol-resistant representatives were found in the phylum </w:delText>
        </w:r>
        <w:r w:rsidRPr="00D93D74" w:rsidDel="00216C48">
          <w:rPr>
            <w:i/>
            <w:iCs/>
          </w:rPr>
          <w:delText>Bacillota</w:delText>
        </w:r>
        <w:r w:rsidRPr="00D93D74" w:rsidDel="00216C48">
          <w:delText xml:space="preserve"> (n = 315), accounting for 77.5% of the total richness in the ethanol-resistant community (Figure 11A). Within </w:delText>
        </w:r>
        <w:r w:rsidRPr="00D93D74" w:rsidDel="00216C48">
          <w:rPr>
            <w:i/>
            <w:iCs/>
          </w:rPr>
          <w:delText>Bacillota</w:delText>
        </w:r>
        <w:r w:rsidRPr="00D93D74" w:rsidDel="00216C48">
          <w:delText xml:space="preserve">, 17.7% of all detected OTUs exhibited ethanol resistance, predominantly from the genera </w:delText>
        </w:r>
        <w:r w:rsidRPr="00D93D74" w:rsidDel="00216C48">
          <w:rPr>
            <w:i/>
            <w:iCs/>
          </w:rPr>
          <w:delText>Clostridium</w:delText>
        </w:r>
        <w:r w:rsidRPr="00D93D74" w:rsidDel="00216C48">
          <w:delText xml:space="preserve"> (n = 75), unclassified </w:delText>
        </w:r>
        <w:r w:rsidRPr="00D93D74" w:rsidDel="00216C48">
          <w:rPr>
            <w:i/>
            <w:iCs/>
          </w:rPr>
          <w:delText>Lachnospiraceae</w:delText>
        </w:r>
        <w:r w:rsidRPr="00D93D74" w:rsidDel="00216C48">
          <w:delText xml:space="preserve"> (n = 47), unclassified </w:delText>
        </w:r>
        <w:r w:rsidRPr="00D93D74" w:rsidDel="00216C48">
          <w:rPr>
            <w:i/>
            <w:iCs/>
          </w:rPr>
          <w:delText>Ruminococcaceae</w:delText>
        </w:r>
        <w:r w:rsidRPr="00D93D74" w:rsidDel="00216C48">
          <w:delText xml:space="preserve"> (n = 42), unclassified </w:delText>
        </w:r>
        <w:r w:rsidRPr="00D93D74" w:rsidDel="00216C48">
          <w:rPr>
            <w:i/>
            <w:iCs/>
          </w:rPr>
          <w:delText>Peptostreptococcaceae</w:delText>
        </w:r>
        <w:r w:rsidRPr="00D93D74" w:rsidDel="00216C48">
          <w:delText xml:space="preserve"> (n = 13), and </w:delText>
        </w:r>
        <w:r w:rsidRPr="00D93D74" w:rsidDel="00216C48">
          <w:rPr>
            <w:i/>
            <w:iCs/>
          </w:rPr>
          <w:delText>Blautia</w:delText>
        </w:r>
        <w:r w:rsidRPr="00D93D74" w:rsidDel="00216C48">
          <w:delText xml:space="preserve"> (n = 12). The remaining ethanol-resistant community included representatives from </w:delText>
        </w:r>
        <w:r w:rsidRPr="00D93D74" w:rsidDel="00216C48">
          <w:rPr>
            <w:i/>
            <w:iCs/>
          </w:rPr>
          <w:delText>Actinomycetota</w:delText>
        </w:r>
        <w:r w:rsidRPr="00D93D74" w:rsidDel="00216C48">
          <w:delText xml:space="preserve"> (n = 41, 11%), </w:delText>
        </w:r>
        <w:r w:rsidRPr="00D93D74" w:rsidDel="00216C48">
          <w:rPr>
            <w:i/>
            <w:iCs/>
          </w:rPr>
          <w:delText>Pseudomonadota</w:delText>
        </w:r>
        <w:r w:rsidRPr="00D93D74" w:rsidDel="00216C48">
          <w:delText xml:space="preserve"> (n = 23, 5.5%), and unclassified </w:delText>
        </w:r>
        <w:r w:rsidRPr="00D93D74" w:rsidDel="00216C48">
          <w:rPr>
            <w:i/>
            <w:iCs/>
          </w:rPr>
          <w:delText>Bacteria</w:delText>
        </w:r>
        <w:r w:rsidRPr="00D93D74" w:rsidDel="00216C48">
          <w:delText xml:space="preserve"> (n = 14, 3.7%). In these groups, the </w:delText>
        </w:r>
        <w:commentRangeStart w:id="445"/>
        <w:r w:rsidRPr="00D93D74" w:rsidDel="00216C48">
          <w:delText>proportion of ethanol-resistant OTUs was higher than expected</w:delText>
        </w:r>
        <w:commentRangeEnd w:id="445"/>
        <w:r w:rsidR="0034031C" w:rsidRPr="00D93D74" w:rsidDel="00216C48">
          <w:rPr>
            <w:rStyle w:val="CommentReference"/>
          </w:rPr>
          <w:commentReference w:id="445"/>
        </w:r>
        <w:r w:rsidRPr="00D93D74" w:rsidDel="00216C48">
          <w:delText xml:space="preserve">, with 36.6%, 39.6%, and 20.8%, respectively, exhibiting this trait. Additionally, phyla with fewer than ten representatives collectively contributed 2.3% of the ethanol-resistant richness, most notably the biologically relevant genus </w:delText>
        </w:r>
        <w:r w:rsidRPr="00D93D74" w:rsidDel="00216C48">
          <w:rPr>
            <w:i/>
            <w:iCs/>
          </w:rPr>
          <w:delText>Akkermansia</w:delText>
        </w:r>
        <w:r w:rsidRPr="00D93D74" w:rsidDel="00216C48">
          <w:delText xml:space="preserve">. Ethanol treatment had the strongest elimination effect on the phylum </w:delText>
        </w:r>
        <w:r w:rsidRPr="00D93D74" w:rsidDel="00216C48">
          <w:rPr>
            <w:i/>
            <w:iCs/>
          </w:rPr>
          <w:delText>Bacteroidota</w:delText>
        </w:r>
        <w:r w:rsidRPr="00D93D74" w:rsidDel="00216C48">
          <w:delText>, with only 9 representatives remaining in the ethanol-resistant community, accounting for 0.5% of the total relative abundance.</w:delText>
        </w:r>
      </w:del>
    </w:p>
    <w:p w14:paraId="435BE495" w14:textId="00801486" w:rsidR="00CA07DF" w:rsidRPr="00D93D74" w:rsidDel="00216C48" w:rsidRDefault="00CA07DF" w:rsidP="00CA07DF">
      <w:pPr>
        <w:rPr>
          <w:del w:id="446" w:author="Urša Miklavčič" w:date="2026-04-17T12:53:00Z" w16du:dateUtc="2026-04-17T10:53:00Z"/>
        </w:rPr>
      </w:pPr>
      <w:del w:id="447" w:author="Urša Miklavčič" w:date="2026-04-17T12:53:00Z" w16du:dateUtc="2026-04-17T10:53:00Z">
        <w:r w:rsidRPr="00D93D74" w:rsidDel="00216C48">
          <w:delText xml:space="preserve">Ethanol-resistant taxa exhibited higher relative abundance, primarily driven by </w:delText>
        </w:r>
        <w:r w:rsidRPr="00D93D74" w:rsidDel="00216C48">
          <w:rPr>
            <w:i/>
            <w:iCs/>
          </w:rPr>
          <w:delText>Bacillota</w:delText>
        </w:r>
        <w:r w:rsidRPr="00D93D74" w:rsidDel="00216C48">
          <w:delText xml:space="preserve"> OTUs due to their high abundance, although similar trends were also observed across other phyla  (</w:delText>
        </w:r>
      </w:del>
      <w:del w:id="448" w:author="Urša Miklavčič" w:date="2026-04-17T12:11:00Z" w16du:dateUtc="2026-04-17T10:11:00Z">
        <w:r w:rsidRPr="00D93D74" w:rsidDel="00D471DC">
          <w:delText>linear mixed-effect model accounting for participant; Figure 11B</w:delText>
        </w:r>
      </w:del>
      <w:del w:id="449" w:author="Urša Miklavčič" w:date="2026-04-17T12:53:00Z" w16du:dateUtc="2026-04-17T10:53:00Z">
        <w:r w:rsidRPr="00D93D74" w:rsidDel="00216C48">
          <w:delText xml:space="preserve">). </w:delText>
        </w:r>
      </w:del>
    </w:p>
    <w:p w14:paraId="5EE1E6A0" w14:textId="4C779B69" w:rsidR="00856AD2" w:rsidDel="002F04A2" w:rsidRDefault="00856AD2" w:rsidP="00E9210E">
      <w:pPr>
        <w:rPr>
          <w:del w:id="450" w:author="Urša Miklavčič" w:date="2026-04-17T12:52:00Z" w16du:dateUtc="2026-04-17T10:52:00Z"/>
        </w:rPr>
      </w:pPr>
      <w:moveToRangeStart w:id="451" w:author="Urša Miklavčič" w:date="2026-04-17T12:19:00Z" w:name="move227320779"/>
      <w:moveTo w:id="452" w:author="Urša Miklavčič" w:date="2026-04-17T12:19:00Z" w16du:dateUtc="2026-04-17T10:19:00Z">
        <w:r w:rsidRPr="00D93D74">
          <w:t xml:space="preserve">Using metagenomic data we could </w:t>
        </w:r>
      </w:moveTo>
      <w:ins w:id="453" w:author="Urša Miklavčič" w:date="2026-04-17T12:19:00Z" w16du:dateUtc="2026-04-17T10:19:00Z">
        <w:r>
          <w:t xml:space="preserve">also </w:t>
        </w:r>
      </w:ins>
      <w:moveTo w:id="454" w:author="Urša Miklavčič" w:date="2026-04-17T12:19:00Z" w16du:dateUtc="2026-04-17T10:19:00Z">
        <w:r w:rsidRPr="00D93D74">
          <w:t>determine sporulation ability based on presence of sporulation genes</w:t>
        </w:r>
      </w:moveTo>
      <w:ins w:id="455" w:author="Urša Miklavčič" w:date="2026-04-17T12:33:00Z" w16du:dateUtc="2026-04-17T10:33:00Z">
        <w:r w:rsidR="00112248">
          <w:t xml:space="preserve"> - sporobiota</w:t>
        </w:r>
      </w:ins>
      <w:ins w:id="456" w:author="Urša Miklavčič" w:date="2026-04-17T12:19:00Z" w16du:dateUtc="2026-04-17T10:19:00Z">
        <w:r>
          <w:t xml:space="preserve">. Including this information besides the ethanol resistance </w:t>
        </w:r>
      </w:ins>
      <w:ins w:id="457" w:author="Urša Miklavčič" w:date="2026-04-17T12:20:00Z" w16du:dateUtc="2026-04-17T10:20:00Z">
        <w:r>
          <w:t xml:space="preserve">determined based on presence and abundance criteria in the ethanol treated samples, </w:t>
        </w:r>
      </w:ins>
      <w:moveTo w:id="458" w:author="Urša Miklavčič" w:date="2026-04-17T12:19:00Z" w16du:dateUtc="2026-04-17T10:19:00Z">
        <w:del w:id="459" w:author="Urša Miklavčič" w:date="2026-04-17T12:19:00Z" w16du:dateUtc="2026-04-17T10:19:00Z">
          <w:r w:rsidRPr="00D93D74" w:rsidDel="00856AD2">
            <w:delText xml:space="preserve"> </w:delText>
          </w:r>
        </w:del>
        <w:del w:id="460" w:author="Urša Miklavčič" w:date="2026-04-17T12:20:00Z" w16du:dateUtc="2026-04-17T10:20:00Z">
          <w:r w:rsidRPr="00D93D74" w:rsidDel="00856AD2">
            <w:delText xml:space="preserve">and with the ethanol treated samples </w:delText>
          </w:r>
        </w:del>
        <w:r w:rsidRPr="00D93D74">
          <w:t xml:space="preserve">we obtained information on actual sporulation (presence of spores) </w:t>
        </w:r>
      </w:moveTo>
      <w:ins w:id="461" w:author="Urša Miklavčič" w:date="2026-04-17T12:20:00Z" w16du:dateUtc="2026-04-17T10:20:00Z">
        <w:r>
          <w:t xml:space="preserve">of a </w:t>
        </w:r>
      </w:ins>
      <w:moveTo w:id="462" w:author="Urša Miklavčič" w:date="2026-04-17T12:19:00Z" w16du:dateUtc="2026-04-17T10:19:00Z">
        <w:del w:id="463" w:author="Urša Miklavčič" w:date="2026-04-17T12:20:00Z" w16du:dateUtc="2026-04-17T10:20:00Z">
          <w:r w:rsidRPr="00D93D74" w:rsidDel="00856AD2">
            <w:delText>by</w:delText>
          </w:r>
        </w:del>
        <w:r w:rsidRPr="00D93D74">
          <w:t xml:space="preserve"> species in a given </w:t>
        </w:r>
      </w:moveTo>
      <w:ins w:id="464" w:author="Urša Miklavčič" w:date="2026-04-17T12:50:00Z" w16du:dateUtc="2026-04-17T10:50:00Z">
        <w:r w:rsidR="00890FB0">
          <w:t xml:space="preserve">gut </w:t>
        </w:r>
      </w:ins>
      <w:moveTo w:id="465" w:author="Urša Miklavčič" w:date="2026-04-17T12:19:00Z" w16du:dateUtc="2026-04-17T10:19:00Z">
        <w:r w:rsidRPr="00D93D74">
          <w:t xml:space="preserve">environment. </w:t>
        </w:r>
      </w:moveTo>
    </w:p>
    <w:p w14:paraId="1B597BD1" w14:textId="49A04E4C" w:rsidR="00856AD2" w:rsidRPr="00D93D74" w:rsidDel="00216C48" w:rsidRDefault="00856AD2" w:rsidP="00856AD2">
      <w:pPr>
        <w:rPr>
          <w:del w:id="466" w:author="Urša Miklavčič" w:date="2026-04-17T12:52:00Z" w16du:dateUtc="2026-04-17T10:52:00Z"/>
          <w:moveTo w:id="467" w:author="Urša Miklavčič" w:date="2026-04-17T12:19:00Z" w16du:dateUtc="2026-04-17T10:19:00Z"/>
        </w:rPr>
      </w:pPr>
      <w:moveTo w:id="468" w:author="Urša Miklavčič" w:date="2026-04-17T12:19:00Z" w16du:dateUtc="2026-04-17T10:19:00Z">
        <w:r w:rsidRPr="00D93D74">
          <w:t>A total of 527 species were assigned a known NCBI species name with available genome sequence in the entire set of 203 stool samples, enabling inference of sporulation ability based on the presence of a predefined set of sporulation genes (Figure 1</w:t>
        </w:r>
      </w:moveTo>
      <w:ins w:id="469" w:author="Urša Miklavčič" w:date="2026-04-17T12:20:00Z" w16du:dateUtc="2026-04-17T10:20:00Z">
        <w:r>
          <w:t>1B</w:t>
        </w:r>
      </w:ins>
      <w:moveTo w:id="470" w:author="Urša Miklavčič" w:date="2026-04-17T12:19:00Z" w16du:dateUtc="2026-04-17T10:19:00Z">
        <w:del w:id="471" w:author="Urša Miklavčič" w:date="2026-04-17T12:20:00Z" w16du:dateUtc="2026-04-17T10:20:00Z">
          <w:r w:rsidRPr="00D93D74" w:rsidDel="00856AD2">
            <w:delText>2</w:delText>
          </w:r>
        </w:del>
        <w:r w:rsidRPr="00D93D74">
          <w:t>). The remaining species (n = 500) could not be assigned to a species-level name and were excluded from further analysis</w:t>
        </w:r>
      </w:moveTo>
      <w:ins w:id="472" w:author="Urša Miklavčič" w:date="2026-04-20T12:37:00Z" w16du:dateUtc="2026-04-20T10:37:00Z">
        <w:r w:rsidR="002F04A2">
          <w:t>.</w:t>
        </w:r>
      </w:ins>
      <w:ins w:id="473" w:author="Urša Miklavčič" w:date="2026-04-20T12:38:00Z" w16du:dateUtc="2026-04-20T10:38:00Z">
        <w:r w:rsidR="002F04A2">
          <w:t xml:space="preserve"> A</w:t>
        </w:r>
      </w:ins>
      <w:ins w:id="474" w:author="Urša Miklavčič" w:date="2026-04-17T12:22:00Z" w16du:dateUtc="2026-04-17T10:22:00Z">
        <w:r w:rsidRPr="00856AD2">
          <w:t>ssembly-based reconstruction</w:t>
        </w:r>
      </w:ins>
      <w:ins w:id="475" w:author="Urša Miklavčič" w:date="2026-04-17T12:23:00Z" w16du:dateUtc="2026-04-17T10:23:00Z">
        <w:r>
          <w:t xml:space="preserve"> of metagenome-assembled genomes (MAGs)</w:t>
        </w:r>
      </w:ins>
      <w:ins w:id="476" w:author="Urša Miklavčič" w:date="2026-04-17T12:22:00Z" w16du:dateUtc="2026-04-17T10:22:00Z">
        <w:r w:rsidRPr="00856AD2">
          <w:t xml:space="preserve"> produced only 64 high-quality </w:t>
        </w:r>
      </w:ins>
      <w:ins w:id="477" w:author="Urša Miklavčič" w:date="2026-04-17T12:23:00Z" w16du:dateUtc="2026-04-17T10:23:00Z">
        <w:r>
          <w:t>MAGs</w:t>
        </w:r>
      </w:ins>
      <w:ins w:id="478" w:author="Urša Miklavčič" w:date="2026-04-17T12:22:00Z" w16du:dateUtc="2026-04-17T10:22:00Z">
        <w:r>
          <w:t xml:space="preserve"> </w:t>
        </w:r>
        <w:r w:rsidRPr="00856AD2">
          <w:t>(completion &gt; 90%, contamination &lt; 10%), thereby preventing genome-resolved analyses</w:t>
        </w:r>
      </w:ins>
      <w:moveTo w:id="479" w:author="Urša Miklavčič" w:date="2026-04-17T12:19:00Z" w16du:dateUtc="2026-04-17T10:19:00Z">
        <w:r w:rsidRPr="00D93D74">
          <w:t>.</w:t>
        </w:r>
      </w:moveTo>
      <w:ins w:id="480" w:author="Urša Miklavčič" w:date="2026-04-20T12:38:00Z" w16du:dateUtc="2026-04-20T10:38:00Z">
        <w:r w:rsidR="002F04A2">
          <w:t xml:space="preserve"> </w:t>
        </w:r>
      </w:ins>
      <w:moveTo w:id="481" w:author="Urša Miklavčič" w:date="2026-04-17T12:19:00Z" w16du:dateUtc="2026-04-17T10:19:00Z">
        <w:del w:id="482" w:author="Urša Miklavčič" w:date="2026-04-20T12:38:00Z" w16du:dateUtc="2026-04-20T10:38:00Z">
          <w:r w:rsidRPr="00D93D74" w:rsidDel="002F04A2">
            <w:delText xml:space="preserve"> These</w:delText>
          </w:r>
        </w:del>
      </w:moveTo>
      <w:ins w:id="483" w:author="Urša Miklavčič" w:date="2026-04-20T12:38:00Z" w16du:dateUtc="2026-04-20T10:38:00Z">
        <w:r w:rsidR="002F04A2">
          <w:t xml:space="preserve">The </w:t>
        </w:r>
      </w:ins>
      <w:moveTo w:id="484" w:author="Urša Miklavčič" w:date="2026-04-17T12:19:00Z" w16du:dateUtc="2026-04-17T10:19:00Z">
        <w:del w:id="485" w:author="Urša Miklavčič" w:date="2026-04-20T12:38:00Z" w16du:dateUtc="2026-04-20T10:38:00Z">
          <w:r w:rsidRPr="00D93D74" w:rsidDel="002F04A2">
            <w:lastRenderedPageBreak/>
            <w:delText xml:space="preserve"> </w:delText>
          </w:r>
        </w:del>
        <w:r w:rsidRPr="00D93D74">
          <w:t xml:space="preserve">unassigned species represented around 22.8% of total relative abundance, predominantly comprising </w:t>
        </w:r>
        <w:r w:rsidRPr="00D93D74">
          <w:rPr>
            <w:i/>
            <w:iCs/>
          </w:rPr>
          <w:t>Bacillota</w:t>
        </w:r>
        <w:r w:rsidRPr="00D93D74">
          <w:t xml:space="preserve"> (17.8%) and </w:t>
        </w:r>
        <w:r w:rsidRPr="00D93D74">
          <w:rPr>
            <w:i/>
            <w:iCs/>
          </w:rPr>
          <w:t>Bacteroidota</w:t>
        </w:r>
        <w:r w:rsidRPr="00D93D74">
          <w:t xml:space="preserve"> (3.3%), while other phyla contributed less than 0.6% of total relative abundance per sample. We identified 236 spore-forming species in the phylum </w:t>
        </w:r>
        <w:r w:rsidRPr="00D93D74">
          <w:rPr>
            <w:i/>
            <w:iCs/>
          </w:rPr>
          <w:t>Bacillota,</w:t>
        </w:r>
        <w:r w:rsidRPr="00D93D74">
          <w:t xml:space="preserve"> and 292 non-spore-forming species distributed across </w:t>
        </w:r>
        <w:r w:rsidRPr="00D93D74">
          <w:rPr>
            <w:i/>
            <w:iCs/>
          </w:rPr>
          <w:t>Bacillota</w:t>
        </w:r>
        <w:r w:rsidRPr="00D93D74">
          <w:t xml:space="preserve"> (n = 134) and other phyla (n = 158).</w:t>
        </w:r>
      </w:moveTo>
      <w:ins w:id="486" w:author="Urša Miklavčič" w:date="2026-04-17T12:52:00Z" w16du:dateUtc="2026-04-17T10:52:00Z">
        <w:r w:rsidR="00216C48">
          <w:t xml:space="preserve"> </w:t>
        </w:r>
      </w:ins>
    </w:p>
    <w:p w14:paraId="52EFC5C9" w14:textId="753BC04F" w:rsidR="00856AD2" w:rsidDel="002F04A2" w:rsidRDefault="00856AD2" w:rsidP="00E9210E">
      <w:pPr>
        <w:rPr>
          <w:del w:id="487" w:author="Urša Miklavčič" w:date="2026-04-17T12:52:00Z" w16du:dateUtc="2026-04-17T10:52:00Z"/>
        </w:rPr>
      </w:pPr>
      <w:moveTo w:id="488" w:author="Urša Miklavčič" w:date="2026-04-17T12:19:00Z" w16du:dateUtc="2026-04-17T10:19:00Z">
        <w:r w:rsidRPr="00D93D74">
          <w:t>Spore-formers defined by gene presence</w:t>
        </w:r>
      </w:moveTo>
      <w:ins w:id="489" w:author="Urša Miklavčič" w:date="2026-04-20T12:38:00Z" w16du:dateUtc="2026-04-20T10:38:00Z">
        <w:r w:rsidR="002F04A2">
          <w:t>, the true</w:t>
        </w:r>
      </w:ins>
      <w:moveTo w:id="490" w:author="Urša Miklavčič" w:date="2026-04-17T12:19:00Z" w16du:dateUtc="2026-04-17T10:19:00Z">
        <w:del w:id="491" w:author="Urša Miklavčič" w:date="2026-04-20T12:38:00Z" w16du:dateUtc="2026-04-20T10:38:00Z">
          <w:r w:rsidRPr="00D93D74" w:rsidDel="002F04A2">
            <w:delText xml:space="preserve"> –</w:delText>
          </w:r>
        </w:del>
        <w:r w:rsidRPr="00D93D74">
          <w:t xml:space="preserve"> sporobiota, are present at higher relative abundance (</w:t>
        </w:r>
        <w:del w:id="492" w:author="Urša Miklavčič" w:date="2026-04-17T12:24:00Z" w16du:dateUtc="2026-04-17T10:24:00Z">
          <w:r w:rsidRPr="00D93D74" w:rsidDel="00856AD2">
            <w:delText>Figure 12, Wilcoxon test, all pairwise Benjamini–Hochberg adjusted p &lt; 0.001 for all comparisons</w:delText>
          </w:r>
        </w:del>
      </w:moveTo>
      <w:ins w:id="493" w:author="Urša Miklavčič" w:date="2026-04-17T12:24:00Z" w16du:dateUtc="2026-04-17T10:24:00Z">
        <w:r>
          <w:t>Supplement Figure 1</w:t>
        </w:r>
      </w:ins>
      <w:ins w:id="494" w:author="Urša Miklavčič" w:date="2026-04-21T13:24:00Z" w16du:dateUtc="2026-04-21T11:24:00Z">
        <w:r w:rsidR="00554FAF">
          <w:t>1</w:t>
        </w:r>
      </w:ins>
      <w:moveTo w:id="495" w:author="Urša Miklavčič" w:date="2026-04-17T12:19:00Z" w16du:dateUtc="2026-04-17T10:19:00Z">
        <w:r w:rsidRPr="00D93D74">
          <w:t xml:space="preserve">). This remains true when comparing the spore-formers to all other bacteria in the human gut or to other </w:t>
        </w:r>
        <w:r w:rsidRPr="00D93D74">
          <w:rPr>
            <w:i/>
            <w:iCs/>
          </w:rPr>
          <w:t>Bacillota</w:t>
        </w:r>
        <w:r w:rsidRPr="00D93D74">
          <w:t xml:space="preserve"> members. </w:t>
        </w:r>
        <w:del w:id="496" w:author="Urša Miklavčič" w:date="2026-04-17T12:34:00Z" w16du:dateUtc="2026-04-17T10:34:00Z">
          <w:r w:rsidRPr="00D93D74" w:rsidDel="00112248">
            <w:delText>In our dataset we found that only about 32% of spore-formers were also detected in the ethanol-resistant community, indicating they were forming spores at the time of our sampling.</w:delText>
          </w:r>
        </w:del>
      </w:moveTo>
    </w:p>
    <w:p w14:paraId="23DF5E28" w14:textId="77777777" w:rsidR="002F04A2" w:rsidRDefault="002F04A2" w:rsidP="00216C48">
      <w:pPr>
        <w:rPr>
          <w:ins w:id="497" w:author="Urša Miklavčič" w:date="2026-04-20T12:40:00Z" w16du:dateUtc="2026-04-20T10:40:00Z"/>
        </w:rPr>
      </w:pPr>
    </w:p>
    <w:p w14:paraId="4BD8C714" w14:textId="662FA246" w:rsidR="00276690" w:rsidRDefault="002F04A2" w:rsidP="00E9210E">
      <w:pPr>
        <w:rPr>
          <w:ins w:id="498" w:author="Urša Miklavčič" w:date="2026-04-20T12:52:00Z" w16du:dateUtc="2026-04-20T10:52:00Z"/>
        </w:rPr>
      </w:pPr>
      <w:ins w:id="499" w:author="Urša Miklavčič" w:date="2026-04-20T12:40:00Z" w16du:dateUtc="2026-04-20T10:40:00Z">
        <w:r w:rsidRPr="002F04A2">
          <w:t xml:space="preserve">Among </w:t>
        </w:r>
        <w:r w:rsidRPr="002F04A2">
          <w:rPr>
            <w:i/>
            <w:iCs/>
            <w:rPrChange w:id="500" w:author="Urša Miklavčič" w:date="2026-04-20T12:40:00Z" w16du:dateUtc="2026-04-20T10:40:00Z">
              <w:rPr/>
            </w:rPrChange>
          </w:rPr>
          <w:t>Bacillota</w:t>
        </w:r>
        <w:r w:rsidRPr="002F04A2">
          <w:t>, ethanol-resistant taxa were significantly enriched in spore-forming species relative to ethanol-non-resistant taxa (Figure 1</w:t>
        </w:r>
        <w:r>
          <w:t>1B</w:t>
        </w:r>
        <w:r w:rsidRPr="002F04A2">
          <w:t xml:space="preserve">, Fisher’s exact test, two-sided p = 0.034). However, ethanol resistance was not restricted to spore-forming taxa, as a notable number of ethanol-resistant representatives were classified as non-spore-forming, indicating that mechanisms other than sporulation likely also contribute to ethanol tolerance in these bacteria. Conversely, several spore-forming taxa (54%) were not detected in the ethanol-resistant fraction, despite occurring at relative abundances comparable to those of ethanol-resistant taxa (Supplement Figure </w:t>
        </w:r>
        <w:r>
          <w:t>1</w:t>
        </w:r>
      </w:ins>
      <w:ins w:id="501" w:author="Urša Miklavčič" w:date="2026-04-21T13:24:00Z" w16du:dateUtc="2026-04-21T11:24:00Z">
        <w:r w:rsidR="00554FAF">
          <w:t>1</w:t>
        </w:r>
      </w:ins>
      <w:ins w:id="502" w:author="Urša Miklavčič" w:date="2026-04-20T12:40:00Z" w16du:dateUtc="2026-04-20T10:40:00Z">
        <w:r w:rsidRPr="002F04A2">
          <w:t xml:space="preserve">). Moreover, the presence or absence of sporulation-associated genes did not predict ethanol resistance status, either within the spore-forming or the non-spore-forming communities (Supplementary Figure </w:t>
        </w:r>
      </w:ins>
      <w:ins w:id="503" w:author="Urša Miklavčič" w:date="2026-04-20T12:52:00Z" w16du:dateUtc="2026-04-20T10:52:00Z">
        <w:r w:rsidR="00276690">
          <w:t>1</w:t>
        </w:r>
      </w:ins>
      <w:ins w:id="504" w:author="Urša Miklavčič" w:date="2026-04-21T13:24:00Z" w16du:dateUtc="2026-04-21T11:24:00Z">
        <w:r w:rsidR="00554FAF">
          <w:t>2</w:t>
        </w:r>
      </w:ins>
      <w:ins w:id="505" w:author="Urša Miklavčič" w:date="2026-04-20T12:40:00Z" w16du:dateUtc="2026-04-20T10:40:00Z">
        <w:r w:rsidRPr="002F04A2">
          <w:t xml:space="preserve">). </w:t>
        </w:r>
      </w:ins>
      <w:ins w:id="506" w:author="Urša Miklavčič" w:date="2026-04-20T12:55:00Z" w16du:dateUtc="2026-04-20T10:55:00Z">
        <w:r w:rsidR="00276690" w:rsidRPr="00D93D74">
          <w:t xml:space="preserve">In </w:t>
        </w:r>
        <w:r w:rsidR="00276690">
          <w:t>metagenomic data</w:t>
        </w:r>
        <w:r w:rsidR="00276690" w:rsidRPr="00D93D74">
          <w:t xml:space="preserve"> we </w:t>
        </w:r>
        <w:r w:rsidR="00276690">
          <w:t>observed</w:t>
        </w:r>
        <w:r w:rsidR="00276690" w:rsidRPr="00D93D74">
          <w:t xml:space="preserve"> only about 32% of spore-form</w:t>
        </w:r>
        <w:r w:rsidR="00276690">
          <w:t>ing species</w:t>
        </w:r>
        <w:r w:rsidR="00276690" w:rsidRPr="00D93D74">
          <w:t xml:space="preserve"> were detected in the ethanol-resistant community, indicating they were forming spores at the time of our sampling.</w:t>
        </w:r>
        <w:r w:rsidR="00276690">
          <w:t xml:space="preserve"> Meaning not all bacteria with sporulation ability sporulates in human gut environment at all times. </w:t>
        </w:r>
      </w:ins>
    </w:p>
    <w:p w14:paraId="27EAAB74" w14:textId="329CFE69" w:rsidR="00216C48" w:rsidRDefault="002F04A2" w:rsidP="00E9210E">
      <w:pPr>
        <w:rPr>
          <w:ins w:id="507" w:author="Urša Miklavčič" w:date="2026-04-17T12:55:00Z" w16du:dateUtc="2026-04-17T10:55:00Z"/>
        </w:rPr>
      </w:pPr>
      <w:ins w:id="508" w:author="Urša Miklavčič" w:date="2026-04-20T12:40:00Z" w16du:dateUtc="2026-04-20T10:40:00Z">
        <w:r w:rsidRPr="002F04A2">
          <w:t>Together, these findings indicate that although ethanol resistance is associated with sporulation ability, it is not determined by sporulation gene content alone. Integrating ethanol-resistance profiles with inferred sporulation ability therefore enabled us to distinguish taxa capable of sporulation from those most likely present in spore form at the time of sampling, that is, members of the active sporobiota.</w:t>
        </w:r>
      </w:ins>
    </w:p>
    <w:moveToRangeEnd w:id="451"/>
    <w:p w14:paraId="7FFD4655" w14:textId="60EE0604" w:rsidR="00D84F0D" w:rsidRPr="00D93D74" w:rsidDel="002F04A2" w:rsidRDefault="00D84F0D" w:rsidP="00E9210E">
      <w:pPr>
        <w:rPr>
          <w:del w:id="509" w:author="Urša Miklavčič" w:date="2026-04-20T12:37:00Z" w16du:dateUtc="2026-04-20T10:37:00Z"/>
        </w:rPr>
      </w:pPr>
    </w:p>
    <w:p w14:paraId="03BF2AF7" w14:textId="60ED93FB" w:rsidR="00CA07DF" w:rsidRPr="00D93D74" w:rsidDel="00216C48" w:rsidRDefault="00CA07DF" w:rsidP="00CA07DF">
      <w:pPr>
        <w:rPr>
          <w:del w:id="510" w:author="Urša Miklavčič" w:date="2026-04-17T12:52:00Z" w16du:dateUtc="2026-04-17T10:52:00Z"/>
        </w:rPr>
      </w:pPr>
      <w:del w:id="511" w:author="Urša Miklavčič" w:date="2026-04-17T12:14:00Z" w16du:dateUtc="2026-04-17T10:14:00Z">
        <w:r w:rsidRPr="00D93D74" w:rsidDel="00D471DC">
          <w:rPr>
            <w:noProof/>
          </w:rPr>
          <w:drawing>
            <wp:inline distT="0" distB="0" distL="0" distR="0" wp14:anchorId="4711D04C" wp14:editId="1552E3B8">
              <wp:extent cx="5753100" cy="3790950"/>
              <wp:effectExtent l="0" t="0" r="0" b="0"/>
              <wp:docPr id="4897021"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021" name="Picture 1" descr="A graph of a diagram&#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3100" cy="3790950"/>
                      </a:xfrm>
                      <a:prstGeom prst="rect">
                        <a:avLst/>
                      </a:prstGeom>
                      <a:noFill/>
                      <a:ln>
                        <a:noFill/>
                      </a:ln>
                    </pic:spPr>
                  </pic:pic>
                </a:graphicData>
              </a:graphic>
            </wp:inline>
          </w:drawing>
        </w:r>
      </w:del>
    </w:p>
    <w:p w14:paraId="5D1AA79D" w14:textId="77777777" w:rsidR="00D471DC" w:rsidRDefault="00D471DC" w:rsidP="00CA07DF">
      <w:pPr>
        <w:rPr>
          <w:ins w:id="512" w:author="Urša Miklavčič" w:date="2026-04-17T12:14:00Z" w16du:dateUtc="2026-04-17T10:14:00Z"/>
          <w:b/>
          <w:sz w:val="22"/>
        </w:rPr>
      </w:pPr>
    </w:p>
    <w:p w14:paraId="42A91C4E" w14:textId="10C15325" w:rsidR="00D471DC" w:rsidRDefault="002F04A2" w:rsidP="00CA07DF">
      <w:pPr>
        <w:rPr>
          <w:ins w:id="513" w:author="Urša Miklavčič" w:date="2026-04-17T12:14:00Z" w16du:dateUtc="2026-04-17T10:14:00Z"/>
          <w:b/>
          <w:sz w:val="22"/>
        </w:rPr>
      </w:pPr>
      <w:ins w:id="514" w:author="Urša Miklavčič" w:date="2026-04-20T12:37:00Z" w16du:dateUtc="2026-04-20T10:37:00Z">
        <w:r>
          <w:rPr>
            <w:b/>
            <w:noProof/>
            <w:sz w:val="22"/>
          </w:rPr>
          <w:lastRenderedPageBreak/>
          <w:drawing>
            <wp:inline distT="0" distB="0" distL="0" distR="0" wp14:anchorId="54536A35" wp14:editId="1A100270">
              <wp:extent cx="5478449" cy="4467239"/>
              <wp:effectExtent l="0" t="0" r="8255" b="0"/>
              <wp:docPr id="209782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35073" r="4016"/>
                      <a:stretch>
                        <a:fillRect/>
                      </a:stretch>
                    </pic:blipFill>
                    <pic:spPr bwMode="auto">
                      <a:xfrm>
                        <a:off x="0" y="0"/>
                        <a:ext cx="5484789" cy="4472409"/>
                      </a:xfrm>
                      <a:prstGeom prst="rect">
                        <a:avLst/>
                      </a:prstGeom>
                      <a:noFill/>
                      <a:ln>
                        <a:noFill/>
                      </a:ln>
                      <a:extLst>
                        <a:ext uri="{53640926-AAD7-44D8-BBD7-CCE9431645EC}">
                          <a14:shadowObscured xmlns:a14="http://schemas.microsoft.com/office/drawing/2010/main"/>
                        </a:ext>
                      </a:extLst>
                    </pic:spPr>
                  </pic:pic>
                </a:graphicData>
              </a:graphic>
            </wp:inline>
          </w:drawing>
        </w:r>
      </w:ins>
    </w:p>
    <w:p w14:paraId="57DFFDA0" w14:textId="468BFB6D" w:rsidR="00CA07DF" w:rsidRPr="00D93D74" w:rsidDel="00216C48" w:rsidRDefault="00CA07DF" w:rsidP="00CA07DF">
      <w:pPr>
        <w:rPr>
          <w:del w:id="515" w:author="Urša Miklavčič" w:date="2026-04-17T12:56:00Z" w16du:dateUtc="2026-04-17T10:56:00Z"/>
          <w:sz w:val="22"/>
        </w:rPr>
      </w:pPr>
      <w:r w:rsidRPr="00D93D74">
        <w:rPr>
          <w:b/>
          <w:sz w:val="22"/>
        </w:rPr>
        <w:t xml:space="preserve">Figure 11. </w:t>
      </w:r>
      <w:del w:id="516" w:author="Urša Miklavčič" w:date="2026-04-17T12:18:00Z" w16du:dateUtc="2026-04-17T10:18:00Z">
        <w:r w:rsidRPr="00216C48" w:rsidDel="00856AD2">
          <w:rPr>
            <w:b/>
            <w:sz w:val="22"/>
          </w:rPr>
          <w:delText>Characteristics of ethanol-resistant and ethanol non-resistant bacterial communities based on 16S amplicon data.</w:delText>
        </w:r>
        <w:r w:rsidRPr="00216C48" w:rsidDel="00856AD2">
          <w:rPr>
            <w:b/>
            <w:sz w:val="22"/>
            <w:rPrChange w:id="517" w:author="Urša Miklavčič" w:date="2026-04-17T12:52:00Z" w16du:dateUtc="2026-04-17T10:52:00Z">
              <w:rPr>
                <w:bCs/>
                <w:sz w:val="22"/>
              </w:rPr>
            </w:rPrChange>
          </w:rPr>
          <w:delText xml:space="preserve"> A) Distribution of OTUs across phyla according to ethanol resistance. Stacked bar plots show the relative proportions of ethanol-resistant and ethanol non-resistant taxa within each phylum. The numbers at the beginning of each coloured bar segment indicate the number of taxa per phylum in the ethanol-resistant and ethanol non-resistant communities. B) Comparison of relative abundances in the gut microbiota between OTUs determined as part of the ethanol-resistant or ethanol non-resistant community per phylum. Mean relative abundance was calculated per person and then each OTU was </w:delText>
        </w:r>
        <w:commentRangeStart w:id="518"/>
        <w:r w:rsidRPr="00216C48" w:rsidDel="00856AD2">
          <w:rPr>
            <w:b/>
            <w:sz w:val="22"/>
            <w:rPrChange w:id="519" w:author="Urša Miklavčič" w:date="2026-04-17T12:52:00Z" w16du:dateUtc="2026-04-17T10:52:00Z">
              <w:rPr>
                <w:bCs/>
                <w:sz w:val="22"/>
              </w:rPr>
            </w:rPrChange>
          </w:rPr>
          <w:delText xml:space="preserve">plotted according to phylum classification. </w:delText>
        </w:r>
        <w:commentRangeEnd w:id="518"/>
        <w:r w:rsidR="0034031C" w:rsidRPr="00216C48" w:rsidDel="00856AD2">
          <w:rPr>
            <w:rStyle w:val="CommentReference"/>
            <w:b/>
            <w:rPrChange w:id="520" w:author="Urša Miklavčič" w:date="2026-04-17T12:52:00Z" w16du:dateUtc="2026-04-17T10:52:00Z">
              <w:rPr>
                <w:rStyle w:val="CommentReference"/>
                <w:bCs/>
              </w:rPr>
            </w:rPrChange>
          </w:rPr>
          <w:commentReference w:id="518"/>
        </w:r>
      </w:del>
      <w:ins w:id="521" w:author="Urša Miklavčič" w:date="2026-04-17T12:18:00Z" w16du:dateUtc="2026-04-17T10:18:00Z">
        <w:r w:rsidR="00856AD2" w:rsidRPr="00216C48">
          <w:rPr>
            <w:b/>
            <w:sz w:val="22"/>
            <w:rPrChange w:id="522" w:author="Urša Miklavčič" w:date="2026-04-17T12:52:00Z" w16du:dateUtc="2026-04-17T10:52:00Z">
              <w:rPr>
                <w:bCs/>
                <w:sz w:val="22"/>
              </w:rPr>
            </w:rPrChange>
          </w:rPr>
          <w:t>Characteristics of ethanol-resistant and ethanol non-resistant bacterial communities and sporobiota in 16S amplicon and metagenomic data.</w:t>
        </w:r>
        <w:r w:rsidR="00856AD2" w:rsidRPr="00856AD2">
          <w:rPr>
            <w:sz w:val="22"/>
          </w:rPr>
          <w:t xml:space="preserve"> </w:t>
        </w:r>
        <w:r w:rsidR="00856AD2">
          <w:rPr>
            <w:sz w:val="22"/>
          </w:rPr>
          <w:t>A</w:t>
        </w:r>
        <w:r w:rsidR="00856AD2" w:rsidRPr="00856AD2">
          <w:rPr>
            <w:sz w:val="22"/>
          </w:rPr>
          <w:t xml:space="preserve">) Distributions of OTUs (left) and species (right) across phyla according to ethanol resistance. Stacked bar plots show the relative proportions of ethanol-resistant and ethanol non-resistant taxa within each phylum. The numbers at the beginning of each coloured bar segment indicate the number of taxa per phylum in the ethanol-resistant and ethanol non-resistant communities. </w:t>
        </w:r>
        <w:r w:rsidR="00856AD2">
          <w:rPr>
            <w:sz w:val="22"/>
          </w:rPr>
          <w:t>B</w:t>
        </w:r>
        <w:r w:rsidR="00856AD2" w:rsidRPr="00856AD2">
          <w:rPr>
            <w:sz w:val="22"/>
          </w:rPr>
          <w:t xml:space="preserve">) Distribution of ethanol-resistant species across spore- and non-spore-forming bacteria, shown for the phylum </w:t>
        </w:r>
        <w:r w:rsidR="00856AD2" w:rsidRPr="00216C48">
          <w:rPr>
            <w:i/>
            <w:iCs/>
            <w:sz w:val="22"/>
          </w:rPr>
          <w:t>Bacillota</w:t>
        </w:r>
        <w:r w:rsidR="00856AD2" w:rsidRPr="00856AD2">
          <w:rPr>
            <w:sz w:val="22"/>
          </w:rPr>
          <w:t xml:space="preserve"> (the only phylum containing spore-forming taxa).</w:t>
        </w:r>
      </w:ins>
    </w:p>
    <w:p w14:paraId="7D5AEF27" w14:textId="77777777" w:rsidR="00CA07DF" w:rsidRPr="00D93D74" w:rsidRDefault="00CA07DF" w:rsidP="00E9210E"/>
    <w:p w14:paraId="6A2415E3" w14:textId="7EE12D1D" w:rsidR="0011488B" w:rsidRPr="00D93D74" w:rsidDel="00112248" w:rsidRDefault="0011488B" w:rsidP="0011488B">
      <w:pPr>
        <w:pStyle w:val="Heading4"/>
        <w:numPr>
          <w:ilvl w:val="0"/>
          <w:numId w:val="0"/>
        </w:numPr>
        <w:ind w:left="720" w:hanging="720"/>
        <w:rPr>
          <w:del w:id="523" w:author="Urša Miklavčič" w:date="2026-04-17T12:28:00Z" w16du:dateUtc="2026-04-17T10:28:00Z"/>
        </w:rPr>
      </w:pPr>
      <w:bookmarkStart w:id="524" w:name="_Toc216099751"/>
      <w:bookmarkStart w:id="525" w:name="_Toc220932874"/>
      <w:del w:id="526" w:author="Urša Miklavčič" w:date="2026-04-17T12:28:00Z" w16du:dateUtc="2026-04-17T10:28:00Z">
        <w:r w:rsidRPr="00D93D74" w:rsidDel="00112248">
          <w:delText xml:space="preserve">4.3.2.2 </w:delText>
        </w:r>
        <w:commentRangeStart w:id="527"/>
        <w:r w:rsidR="000B5BBF" w:rsidRPr="00D93D74" w:rsidDel="00112248">
          <w:delText>Sporobiota in metagenomic data</w:delText>
        </w:r>
        <w:bookmarkEnd w:id="524"/>
        <w:bookmarkEnd w:id="525"/>
        <w:commentRangeEnd w:id="527"/>
        <w:r w:rsidR="0034031C" w:rsidRPr="00D93D74" w:rsidDel="00112248">
          <w:rPr>
            <w:rStyle w:val="CommentReference"/>
            <w:rFonts w:eastAsiaTheme="minorHAnsi" w:cstheme="minorBidi"/>
            <w:bCs w:val="0"/>
            <w:iCs w:val="0"/>
            <w:color w:val="auto"/>
          </w:rPr>
          <w:commentReference w:id="527"/>
        </w:r>
      </w:del>
    </w:p>
    <w:p w14:paraId="0B171004" w14:textId="6280D643" w:rsidR="00CA07DF" w:rsidRPr="00D93D74" w:rsidDel="00856AD2" w:rsidRDefault="00CA07DF" w:rsidP="00CA07DF">
      <w:pPr>
        <w:rPr>
          <w:moveFrom w:id="528" w:author="Urša Miklavčič" w:date="2026-04-17T12:19:00Z" w16du:dateUtc="2026-04-17T10:19:00Z"/>
        </w:rPr>
      </w:pPr>
      <w:moveFromRangeStart w:id="529" w:author="Urša Miklavčič" w:date="2026-04-17T12:19:00Z" w:name="move227320779"/>
      <w:moveFrom w:id="530" w:author="Urša Miklavčič" w:date="2026-04-17T12:19:00Z" w16du:dateUtc="2026-04-17T10:19:00Z">
        <w:r w:rsidRPr="00D93D74" w:rsidDel="00856AD2">
          <w:t xml:space="preserve">Using metagenomic data we could determine sporulation ability based on presence of sporulation genes and with the ethanol treated samples we obtained information on actual sporulation (presence of spores) by species in a given environment. </w:t>
        </w:r>
      </w:moveFrom>
    </w:p>
    <w:p w14:paraId="0ECE0F25" w14:textId="3CC2E403" w:rsidR="00CA07DF" w:rsidRPr="00D93D74" w:rsidDel="00856AD2" w:rsidRDefault="00CA07DF" w:rsidP="00CA07DF">
      <w:pPr>
        <w:rPr>
          <w:moveFrom w:id="531" w:author="Urša Miklavčič" w:date="2026-04-17T12:19:00Z" w16du:dateUtc="2026-04-17T10:19:00Z"/>
        </w:rPr>
      </w:pPr>
      <w:moveFrom w:id="532" w:author="Urša Miklavčič" w:date="2026-04-17T12:19:00Z" w16du:dateUtc="2026-04-17T10:19:00Z">
        <w:r w:rsidRPr="00D93D74" w:rsidDel="00856AD2">
          <w:t xml:space="preserve">A total of 527 species were assigned a known NCBI species name with available genome sequence in the entire set of 203 stool samples, enabling inference of sporulation ability based on the presence of a predefined set of sporulation genes (Figure 12). The remaining species (n = 500) could not be assigned to a species-level name and were excluded from further analysis. These unassigned species represented around 22.8% of total relative abundance, predominantly comprising </w:t>
        </w:r>
        <w:r w:rsidRPr="00D93D74" w:rsidDel="00856AD2">
          <w:rPr>
            <w:i/>
            <w:iCs/>
          </w:rPr>
          <w:t>Bacillota</w:t>
        </w:r>
        <w:r w:rsidRPr="00D93D74" w:rsidDel="00856AD2">
          <w:t xml:space="preserve"> (17.8%) and </w:t>
        </w:r>
        <w:r w:rsidRPr="00D93D74" w:rsidDel="00856AD2">
          <w:rPr>
            <w:i/>
            <w:iCs/>
          </w:rPr>
          <w:t>Bacteroidota</w:t>
        </w:r>
        <w:r w:rsidRPr="00D93D74" w:rsidDel="00856AD2">
          <w:t xml:space="preserve"> (3.3%), while other phyla contributed less than 0.6% of total relative abundance per sample. We identified 236 spore-forming species in the phylum </w:t>
        </w:r>
        <w:r w:rsidRPr="00D93D74" w:rsidDel="00856AD2">
          <w:rPr>
            <w:i/>
            <w:iCs/>
          </w:rPr>
          <w:t>Bacillota,</w:t>
        </w:r>
        <w:r w:rsidRPr="00D93D74" w:rsidDel="00856AD2">
          <w:t xml:space="preserve"> and 292 non-spore-forming species distributed across </w:t>
        </w:r>
        <w:r w:rsidRPr="00D93D74" w:rsidDel="00856AD2">
          <w:rPr>
            <w:i/>
            <w:iCs/>
          </w:rPr>
          <w:t>Bacillota</w:t>
        </w:r>
        <w:r w:rsidRPr="00D93D74" w:rsidDel="00856AD2">
          <w:t xml:space="preserve"> (n = 134) and other phyla (n = 158).</w:t>
        </w:r>
      </w:moveFrom>
    </w:p>
    <w:p w14:paraId="1227BFEF" w14:textId="14BE9BEF" w:rsidR="00CA07DF" w:rsidRPr="00D93D74" w:rsidDel="00856AD2" w:rsidRDefault="00CA07DF" w:rsidP="00CA07DF">
      <w:pPr>
        <w:rPr>
          <w:moveFrom w:id="533" w:author="Urša Miklavčič" w:date="2026-04-17T12:19:00Z" w16du:dateUtc="2026-04-17T10:19:00Z"/>
        </w:rPr>
      </w:pPr>
      <w:moveFrom w:id="534" w:author="Urša Miklavčič" w:date="2026-04-17T12:19:00Z" w16du:dateUtc="2026-04-17T10:19:00Z">
        <w:r w:rsidRPr="00D93D74" w:rsidDel="00856AD2">
          <w:t xml:space="preserve">Spore-formers defined by gene presence – sporobiota, are present at higher relative abundance (Figure 12, Wilcoxon test, all pairwise Benjamini–Hochberg adjusted p &lt; 0.001 for all comparisons). This remains true when comparing the spore-formers to all other bacteria in the human gut or to other </w:t>
        </w:r>
        <w:r w:rsidRPr="00D93D74" w:rsidDel="00856AD2">
          <w:rPr>
            <w:i/>
            <w:iCs/>
          </w:rPr>
          <w:t>Bacillota</w:t>
        </w:r>
        <w:r w:rsidRPr="00D93D74" w:rsidDel="00856AD2">
          <w:t xml:space="preserve"> members. In our dataset we found that only about 32% of spore-formers were also detected in the ethanol-resistant community, indicating they were forming spores at the time of our sampling.</w:t>
        </w:r>
      </w:moveFrom>
    </w:p>
    <w:moveFromRangeEnd w:id="529"/>
    <w:p w14:paraId="19FADDDD" w14:textId="2C14CE52" w:rsidR="00CA07DF" w:rsidRPr="00D93D74" w:rsidDel="00112248" w:rsidRDefault="00CA07DF" w:rsidP="00CA07DF">
      <w:pPr>
        <w:rPr>
          <w:del w:id="535" w:author="Urša Miklavčič" w:date="2026-04-17T12:29:00Z" w16du:dateUtc="2026-04-17T10:29:00Z"/>
        </w:rPr>
      </w:pPr>
      <w:commentRangeStart w:id="536"/>
      <w:del w:id="537" w:author="Urša Miklavčič" w:date="2026-04-17T12:29:00Z" w16du:dateUtc="2026-04-17T10:29:00Z">
        <w:r w:rsidRPr="00D93D74" w:rsidDel="00112248">
          <w:rPr>
            <w:noProof/>
          </w:rPr>
          <w:drawing>
            <wp:inline distT="0" distB="0" distL="0" distR="0" wp14:anchorId="4562E31B" wp14:editId="6F066374">
              <wp:extent cx="5762625" cy="2333625"/>
              <wp:effectExtent l="0" t="0" r="9525" b="9525"/>
              <wp:docPr id="1435098929" name="Picture 1" descr="A graph with a bar chart and a graph with a bar chart and a graph with a bar chart and a graph with a bar chart and a graph with a bar chart and a graph with 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98929" name="Picture 1" descr="A graph with a bar chart and a graph with a bar chart and a graph with a bar chart and a graph with a bar chart and a graph with a bar chart and a graph with a&#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2625" cy="2333625"/>
                      </a:xfrm>
                      <a:prstGeom prst="rect">
                        <a:avLst/>
                      </a:prstGeom>
                      <a:noFill/>
                      <a:ln>
                        <a:noFill/>
                      </a:ln>
                    </pic:spPr>
                  </pic:pic>
                </a:graphicData>
              </a:graphic>
            </wp:inline>
          </w:drawing>
        </w:r>
        <w:commentRangeEnd w:id="536"/>
        <w:r w:rsidR="0034031C" w:rsidRPr="00D93D74" w:rsidDel="00112248">
          <w:rPr>
            <w:rStyle w:val="CommentReference"/>
          </w:rPr>
          <w:commentReference w:id="536"/>
        </w:r>
      </w:del>
    </w:p>
    <w:p w14:paraId="481E16F0" w14:textId="5AD7C47D" w:rsidR="00CA07DF" w:rsidRPr="00D93D74" w:rsidDel="00112248" w:rsidRDefault="00CA07DF" w:rsidP="00CA07DF">
      <w:pPr>
        <w:rPr>
          <w:del w:id="538" w:author="Urša Miklavčič" w:date="2026-04-17T12:29:00Z" w16du:dateUtc="2026-04-17T10:29:00Z"/>
          <w:sz w:val="22"/>
        </w:rPr>
      </w:pPr>
      <w:del w:id="539" w:author="Urša Miklavčič" w:date="2026-04-17T12:29:00Z" w16du:dateUtc="2026-04-17T10:29:00Z">
        <w:r w:rsidRPr="00D93D74" w:rsidDel="00112248">
          <w:rPr>
            <w:b/>
            <w:bCs/>
            <w:sz w:val="22"/>
          </w:rPr>
          <w:delText>Figure 12. Characteristics of spore-forming and non-spore-forming species in metagenomic data.</w:delText>
        </w:r>
        <w:r w:rsidRPr="00D93D74" w:rsidDel="00112248">
          <w:rPr>
            <w:sz w:val="22"/>
          </w:rPr>
          <w:delText xml:space="preserve"> </w:delText>
        </w:r>
        <w:commentRangeStart w:id="540"/>
        <w:r w:rsidRPr="00D93D74" w:rsidDel="00112248">
          <w:rPr>
            <w:sz w:val="22"/>
          </w:rPr>
          <w:delText xml:space="preserve">A) </w:delText>
        </w:r>
        <w:commentRangeEnd w:id="540"/>
        <w:r w:rsidRPr="00D93D74" w:rsidDel="00112248">
          <w:rPr>
            <w:rStyle w:val="CommentReference"/>
            <w:sz w:val="22"/>
            <w:szCs w:val="22"/>
          </w:rPr>
          <w:commentReference w:id="540"/>
        </w:r>
        <w:r w:rsidRPr="00D93D74" w:rsidDel="00112248">
          <w:rPr>
            <w:sz w:val="22"/>
          </w:rPr>
          <w:delText xml:space="preserve">Distribution of species across phyla according to spore-forming ability. B) Boxplots represent relative abundance of all species within a phylum separated by non-spore forming and spore-forming for the phyla, where spore-forming bacteria were detected. </w:delText>
        </w:r>
      </w:del>
    </w:p>
    <w:p w14:paraId="19D970D1" w14:textId="73772B84" w:rsidR="00E42463" w:rsidRPr="00D93D74" w:rsidDel="00112248" w:rsidRDefault="00E42463" w:rsidP="00E42463">
      <w:pPr>
        <w:rPr>
          <w:del w:id="541" w:author="Urša Miklavčič" w:date="2026-04-17T12:29:00Z" w16du:dateUtc="2026-04-17T10:29:00Z"/>
        </w:rPr>
      </w:pPr>
    </w:p>
    <w:p w14:paraId="2BC76973" w14:textId="45403E89" w:rsidR="00CB7573" w:rsidDel="00112248" w:rsidRDefault="00CB7573" w:rsidP="00CB7573">
      <w:pPr>
        <w:rPr>
          <w:del w:id="542" w:author="Urša Miklavčič" w:date="2026-01-21T10:17:00Z" w16du:dateUtc="2026-01-21T09:17:00Z"/>
          <w:rFonts w:cs="Times New Roman"/>
          <w:szCs w:val="24"/>
        </w:rPr>
      </w:pPr>
      <w:del w:id="543" w:author="Urša Miklavčič" w:date="2026-01-21T10:17:00Z" w16du:dateUtc="2026-01-21T09:17:00Z">
        <w:r w:rsidRPr="00D93D74" w:rsidDel="006A4086">
          <w:rPr>
            <w:rFonts w:cs="Times New Roman"/>
            <w:szCs w:val="24"/>
          </w:rPr>
          <w:delText xml:space="preserve">Shotgun metagenomic data also allow for the prediction of </w:delText>
        </w:r>
        <w:r w:rsidR="00494014" w:rsidRPr="00D93D74" w:rsidDel="006A4086">
          <w:rPr>
            <w:rFonts w:cs="Times New Roman"/>
            <w:szCs w:val="24"/>
          </w:rPr>
          <w:delText>sporulation capacity</w:delText>
        </w:r>
        <w:r w:rsidRPr="00D93D74" w:rsidDel="006A4086">
          <w:rPr>
            <w:rFonts w:cs="Times New Roman"/>
            <w:szCs w:val="24"/>
          </w:rPr>
          <w:delText xml:space="preserve"> based on the presence of sporulation genes, while ethanol treated samples provide information on actual sporulation </w:delText>
        </w:r>
      </w:del>
      <w:ins w:id="544" w:author="Maja Rupnik" w:date="2026-01-20T16:05:00Z" w16du:dateUtc="2026-01-20T15:05:00Z">
        <w:del w:id="545" w:author="Urša Miklavčič" w:date="2026-01-21T10:17:00Z" w16du:dateUtc="2026-01-21T09:17:00Z">
          <w:r w:rsidR="00D6164D" w:rsidRPr="00D93D74" w:rsidDel="006A4086">
            <w:rPr>
              <w:rFonts w:cs="Times New Roman"/>
              <w:szCs w:val="24"/>
            </w:rPr>
            <w:delText xml:space="preserve">(presence of spores) </w:delText>
          </w:r>
        </w:del>
      </w:ins>
      <w:del w:id="546" w:author="Urša Miklavčič" w:date="2026-01-21T10:17:00Z" w16du:dateUtc="2026-01-21T09:17:00Z">
        <w:r w:rsidRPr="00D93D74" w:rsidDel="006A4086">
          <w:rPr>
            <w:rFonts w:cs="Times New Roman"/>
            <w:szCs w:val="24"/>
          </w:rPr>
          <w:delText xml:space="preserve">by species in the given environment. </w:delText>
        </w:r>
        <w:commentRangeStart w:id="547"/>
        <w:commentRangeEnd w:id="547"/>
        <w:r w:rsidR="002A3EFB" w:rsidRPr="00D93D74" w:rsidDel="006A4086">
          <w:rPr>
            <w:rStyle w:val="CommentReference"/>
          </w:rPr>
          <w:commentReference w:id="547"/>
        </w:r>
      </w:del>
    </w:p>
    <w:p w14:paraId="2002BB1B" w14:textId="77777777" w:rsidR="00112248" w:rsidRPr="00D93D74" w:rsidRDefault="00112248" w:rsidP="00CB7573">
      <w:pPr>
        <w:rPr>
          <w:ins w:id="548" w:author="Urša Miklavčič" w:date="2026-04-17T12:29:00Z" w16du:dateUtc="2026-04-17T10:29:00Z"/>
          <w:rFonts w:cs="Times New Roman"/>
          <w:szCs w:val="24"/>
        </w:rPr>
      </w:pPr>
    </w:p>
    <w:p w14:paraId="28B2684C" w14:textId="742749B7" w:rsidR="001E2B98" w:rsidRPr="00D93D74" w:rsidRDefault="001E2B98" w:rsidP="0054400D">
      <w:pPr>
        <w:pStyle w:val="Heading3"/>
        <w:numPr>
          <w:ilvl w:val="2"/>
          <w:numId w:val="45"/>
        </w:numPr>
      </w:pPr>
      <w:bookmarkStart w:id="549" w:name="_Toc216099752"/>
      <w:bookmarkStart w:id="550" w:name="_Toc220932875"/>
      <w:bookmarkStart w:id="551" w:name="_Toc227737890"/>
      <w:r w:rsidRPr="00D93D74">
        <w:t>Between</w:t>
      </w:r>
      <w:ins w:id="552" w:author="Urša Miklavčič" w:date="2026-04-17T12:33:00Z" w16du:dateUtc="2026-04-17T10:33:00Z">
        <w:r w:rsidR="00112248">
          <w:t>-</w:t>
        </w:r>
      </w:ins>
      <w:r w:rsidRPr="00D93D74">
        <w:t xml:space="preserve"> and within-individual dynamics of </w:t>
      </w:r>
      <w:ins w:id="553" w:author="Urša Miklavčič" w:date="2026-04-17T12:33:00Z" w16du:dateUtc="2026-04-17T10:33:00Z">
        <w:r w:rsidR="00112248">
          <w:t xml:space="preserve">ethanol-resistant community and sporobiota </w:t>
        </w:r>
      </w:ins>
      <w:del w:id="554" w:author="Urša Miklavčič" w:date="2026-04-17T12:33:00Z" w16du:dateUtc="2026-04-17T10:33:00Z">
        <w:r w:rsidR="000F530F" w:rsidRPr="00D93D74" w:rsidDel="00112248">
          <w:delText xml:space="preserve">spore-forming and non-spore-forming bacterial </w:delText>
        </w:r>
        <w:r w:rsidRPr="00D93D74" w:rsidDel="00112248">
          <w:delText>communities over time</w:delText>
        </w:r>
      </w:del>
      <w:bookmarkEnd w:id="549"/>
      <w:bookmarkEnd w:id="550"/>
      <w:bookmarkEnd w:id="551"/>
    </w:p>
    <w:p w14:paraId="53CE915E" w14:textId="4E567F1E" w:rsidR="00216C48" w:rsidRDefault="00524225" w:rsidP="00524225">
      <w:pPr>
        <w:rPr>
          <w:ins w:id="555" w:author="Urša Miklavčič" w:date="2026-04-17T12:58:00Z" w16du:dateUtc="2026-04-17T10:58:00Z"/>
        </w:rPr>
      </w:pPr>
      <w:commentRangeStart w:id="556"/>
      <w:r w:rsidRPr="00D93D74">
        <w:t xml:space="preserve">Ethanol-resistant </w:t>
      </w:r>
      <w:del w:id="557" w:author="Urša Miklavčič" w:date="2026-04-20T12:56:00Z" w16du:dateUtc="2026-04-20T10:56:00Z">
        <w:r w:rsidRPr="00D93D74" w:rsidDel="00DE18CC">
          <w:delText xml:space="preserve">taxa </w:delText>
        </w:r>
      </w:del>
      <w:ins w:id="558" w:author="Urša Miklavčič" w:date="2026-04-20T12:56:00Z" w16du:dateUtc="2026-04-20T10:56:00Z">
        <w:r w:rsidR="00DE18CC">
          <w:t>OTUs and species</w:t>
        </w:r>
        <w:r w:rsidR="00DE18CC" w:rsidRPr="00D93D74">
          <w:t xml:space="preserve"> </w:t>
        </w:r>
      </w:ins>
      <w:r w:rsidRPr="00D93D74">
        <w:t>exhibited greater sharing across participants and enhanced temporal stability within individual over the six months</w:t>
      </w:r>
      <w:commentRangeEnd w:id="556"/>
      <w:r w:rsidR="0034031C" w:rsidRPr="00D93D74">
        <w:rPr>
          <w:rStyle w:val="CommentReference"/>
        </w:rPr>
        <w:commentReference w:id="556"/>
      </w:r>
      <w:r w:rsidRPr="00D93D74">
        <w:t xml:space="preserve">. This is pattern was especially pronounced among ethanol-resistant spore-forming </w:t>
      </w:r>
      <w:del w:id="559" w:author="Urša Miklavčič" w:date="2026-04-20T12:56:00Z" w16du:dateUtc="2026-04-20T10:56:00Z">
        <w:r w:rsidRPr="00D93D74" w:rsidDel="00DE18CC">
          <w:delText>bacteria</w:delText>
        </w:r>
      </w:del>
      <w:ins w:id="560" w:author="Urša Miklavčič" w:date="2026-04-20T12:56:00Z" w16du:dateUtc="2026-04-20T10:56:00Z">
        <w:r w:rsidR="00DE18CC">
          <w:t>species</w:t>
        </w:r>
      </w:ins>
      <w:r w:rsidRPr="00D93D74">
        <w:t xml:space="preserve">. </w:t>
      </w:r>
    </w:p>
    <w:p w14:paraId="7F03B5A5" w14:textId="2368EEED" w:rsidR="00216C48" w:rsidRDefault="00524225" w:rsidP="00524225">
      <w:r w:rsidRPr="00D93D74">
        <w:t xml:space="preserve">Ethanol-resistant communities demonstrated significantly lower variability both between and within individuals compared to the non-resistant communities (16S AS, Jaccard distance, </w:t>
      </w:r>
      <w:r w:rsidR="00216C48" w:rsidRPr="00055836">
        <w:rPr>
          <w:rFonts w:cs="Times New Roman"/>
          <w:szCs w:val="24"/>
        </w:rPr>
        <w:t>PERMANOVA with permutations constrained within participant, p = 0.001 for between- and within-individual comparisons</w:t>
      </w:r>
      <w:r w:rsidRPr="00D93D74">
        <w:t>; Figure 1</w:t>
      </w:r>
      <w:r w:rsidR="00216C48">
        <w:t>2</w:t>
      </w:r>
      <w:r w:rsidRPr="00D93D74">
        <w:t>A). The reduced within-individual variability of ethanol-</w:t>
      </w:r>
      <w:r w:rsidRPr="00D93D74">
        <w:lastRenderedPageBreak/>
        <w:t xml:space="preserve">resistant communities was particularly evident within the phylum </w:t>
      </w:r>
      <w:r w:rsidRPr="00D93D74">
        <w:rPr>
          <w:i/>
          <w:iCs/>
        </w:rPr>
        <w:t>Bacillota</w:t>
      </w:r>
      <w:r w:rsidRPr="00D93D74">
        <w:t xml:space="preserve"> compared with other bacterial phyla, whereas reduced between-individual variability was observed both in </w:t>
      </w:r>
      <w:r w:rsidRPr="00D93D74">
        <w:rPr>
          <w:i/>
          <w:iCs/>
        </w:rPr>
        <w:t>Bacillota</w:t>
      </w:r>
      <w:r w:rsidRPr="00D93D74">
        <w:t xml:space="preserve"> and across other phyla. A similar pattern was observed when comparing spore-forming and non-spore-forming species, as both between and within individual Jaccard distances were significantly lower for spore-forming bacteria than non-spore-forming (metagenomic data, </w:t>
      </w:r>
      <w:r w:rsidR="00216C48" w:rsidRPr="00055836">
        <w:rPr>
          <w:rFonts w:cs="Times New Roman"/>
          <w:szCs w:val="24"/>
        </w:rPr>
        <w:t>PERMANOVA with permutations constrained within participant, p = 0.001 for between and within individuals</w:t>
      </w:r>
      <w:r w:rsidRPr="00D93D74">
        <w:t>; Figure 1</w:t>
      </w:r>
      <w:r w:rsidR="00216C48">
        <w:t>2</w:t>
      </w:r>
      <w:r w:rsidR="002F7108">
        <w:t>D</w:t>
      </w:r>
      <w:r w:rsidRPr="00D93D74">
        <w:t xml:space="preserve">). </w:t>
      </w:r>
    </w:p>
    <w:p w14:paraId="1EE0F728" w14:textId="067FBC9D" w:rsidR="00216C48" w:rsidRDefault="00216C48" w:rsidP="00524225">
      <w:r w:rsidRPr="00216C48">
        <w:t>Resistance to ethanol was the key factor for species- and OTU-level overlap across individuals in our cohort (Figure 2B, E; n=9). This effect was most pronounced among ethanol-resistant spore-forming species (Figure 2E, Fisher’s exact test, all pairwise Benjamini-Hochberg-adjusted p &lt; 0.001, Figure 2B).</w:t>
      </w:r>
    </w:p>
    <w:p w14:paraId="0591B45C" w14:textId="1F5A861D" w:rsidR="00524225" w:rsidRPr="00D93D74" w:rsidRDefault="00524225" w:rsidP="00524225">
      <w:r w:rsidRPr="00D93D74">
        <w:t>We next quantified temporal trends of within-individual persistence, by exploring the amount of time a taxon was detected across six months sampling period within each individual. At the OTU-level, a significantly larger fraction of ethanol-resistant OTUs remained present throughout the six months compared to ethanol non-resistant taxa (Figure 1</w:t>
      </w:r>
      <w:r w:rsidR="00216C48">
        <w:t>2</w:t>
      </w:r>
      <w:r w:rsidRPr="00D93D74">
        <w:t>C, Wilcox rank-sum test, p &lt; 0.001). An even more pronounced pattern was observed at the species-level, where ethanol-resistant spore-forming species were the most persistent within individual, being detected at approximately 92% of sampled time points on average, compared to approximately 72% time points for ethanol non-resistant, non-spore-formers (Figure 1</w:t>
      </w:r>
      <w:r w:rsidR="00216C48">
        <w:t>2</w:t>
      </w:r>
      <w:r w:rsidR="002F7108">
        <w:t>E</w:t>
      </w:r>
      <w:r w:rsidRPr="00D93D74">
        <w:t>, pairwise Wilcoxon rank sum tests all pairwise Benjamini–Hochberg adjusted p &lt; 0.05). These results indicate that ethanol resistance particularly in combination with sporulation ability is associated with an increased fraction of highly persistent taxa within individual.</w:t>
      </w:r>
    </w:p>
    <w:p w14:paraId="50AA90B5" w14:textId="77777777" w:rsidR="00524225" w:rsidRPr="00D93D74" w:rsidRDefault="00524225" w:rsidP="00524225"/>
    <w:p w14:paraId="5EE321C7" w14:textId="5A3B401A" w:rsidR="00524225" w:rsidRPr="00D93D74" w:rsidRDefault="0034031C" w:rsidP="00524225">
      <w:pPr>
        <w:rPr>
          <w:b/>
          <w:bCs/>
          <w:sz w:val="22"/>
        </w:rPr>
      </w:pPr>
      <w:commentRangeStart w:id="561"/>
      <w:commentRangeStart w:id="562"/>
      <w:commentRangeEnd w:id="561"/>
      <w:r w:rsidRPr="00D93D74">
        <w:rPr>
          <w:rStyle w:val="CommentReference"/>
        </w:rPr>
        <w:lastRenderedPageBreak/>
        <w:commentReference w:id="561"/>
      </w:r>
      <w:commentRangeEnd w:id="562"/>
      <w:r w:rsidR="00DE18CC">
        <w:rPr>
          <w:rStyle w:val="CommentReference"/>
        </w:rPr>
        <w:commentReference w:id="562"/>
      </w:r>
      <w:r w:rsidR="002F7108">
        <w:rPr>
          <w:b/>
          <w:bCs/>
          <w:noProof/>
          <w:sz w:val="22"/>
        </w:rPr>
        <w:drawing>
          <wp:inline distT="0" distB="0" distL="0" distR="0" wp14:anchorId="163FA5AF" wp14:editId="798B56AD">
            <wp:extent cx="5931535" cy="3251835"/>
            <wp:effectExtent l="0" t="0" r="0" b="5715"/>
            <wp:docPr id="2134937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1535" cy="3251835"/>
                    </a:xfrm>
                    <a:prstGeom prst="rect">
                      <a:avLst/>
                    </a:prstGeom>
                    <a:noFill/>
                    <a:ln>
                      <a:noFill/>
                    </a:ln>
                  </pic:spPr>
                </pic:pic>
              </a:graphicData>
            </a:graphic>
          </wp:inline>
        </w:drawing>
      </w:r>
    </w:p>
    <w:p w14:paraId="0747DD16" w14:textId="24CAD8B3" w:rsidR="002F7108" w:rsidRPr="002F7108" w:rsidRDefault="00524225" w:rsidP="002F7108">
      <w:pPr>
        <w:pStyle w:val="Caption"/>
        <w:rPr>
          <w:b w:val="0"/>
          <w:bCs/>
          <w:sz w:val="22"/>
          <w:szCs w:val="22"/>
        </w:rPr>
      </w:pPr>
      <w:r w:rsidRPr="002F7108">
        <w:rPr>
          <w:bCs/>
          <w:sz w:val="22"/>
          <w:szCs w:val="22"/>
        </w:rPr>
        <w:t xml:space="preserve">Figure </w:t>
      </w:r>
      <w:r w:rsidR="002F7108">
        <w:rPr>
          <w:bCs/>
          <w:sz w:val="22"/>
          <w:szCs w:val="22"/>
        </w:rPr>
        <w:t>12</w:t>
      </w:r>
      <w:r w:rsidRPr="002F7108">
        <w:rPr>
          <w:bCs/>
          <w:sz w:val="22"/>
          <w:szCs w:val="22"/>
        </w:rPr>
        <w:t xml:space="preserve">. </w:t>
      </w:r>
      <w:bookmarkStart w:id="563" w:name="_Hlk222732182"/>
      <w:r w:rsidR="002F7108" w:rsidRPr="002F7108">
        <w:rPr>
          <w:bCs/>
          <w:sz w:val="22"/>
          <w:szCs w:val="22"/>
        </w:rPr>
        <w:t>Dynamics of ethanol-resistant and ethanol non-resistant community and sporobiota between and within individuals.</w:t>
      </w:r>
      <w:r w:rsidR="002F7108" w:rsidRPr="002F7108">
        <w:rPr>
          <w:sz w:val="22"/>
          <w:szCs w:val="22"/>
        </w:rPr>
        <w:t xml:space="preserve"> </w:t>
      </w:r>
      <w:bookmarkEnd w:id="563"/>
      <w:r w:rsidR="002F7108" w:rsidRPr="002F7108">
        <w:rPr>
          <w:b w:val="0"/>
          <w:bCs/>
          <w:sz w:val="22"/>
          <w:szCs w:val="22"/>
        </w:rPr>
        <w:t xml:space="preserve">A) Boxplots showing between- and within-individual variability in community composition for ethanol-resistant and non-resistant communities in the 16S AS dataset and B) for spore-forming and non-spore-forming communities in the metagenomic dataset. </w:t>
      </w:r>
      <w:bookmarkStart w:id="564" w:name="_Hlk223683379"/>
      <w:r w:rsidR="002F7108" w:rsidRPr="002F7108">
        <w:rPr>
          <w:b w:val="0"/>
          <w:bCs/>
          <w:sz w:val="22"/>
          <w:szCs w:val="22"/>
        </w:rPr>
        <w:t>Variability was assessed using Jaccard distance, calculated separately for each community. Jaccard distances was derived from randomly subsampled communities, with the median distance used for visualisation and statistical comparisons. Distributions were compared using a PERMANOVA.</w:t>
      </w:r>
      <w:bookmarkEnd w:id="564"/>
      <w:r w:rsidR="002F7108" w:rsidRPr="002F7108">
        <w:rPr>
          <w:b w:val="0"/>
          <w:bCs/>
          <w:sz w:val="22"/>
          <w:szCs w:val="22"/>
        </w:rPr>
        <w:t xml:space="preserve"> B) and E) stacked bar plots show the number of taxa present in only 1 individual vs more than 1 individual, based on their ethanol-resistance and spore-forming ability. In this analysis only highly persistent taxa were included (present in more than 90% of time-points per individual; 206 species and 873 OTUs). C) and F) Persistence of taxa within individuals. Persistence was calculated for each taxon in each participant, excluding taxa detected at only one time point. Lines represent the median percentage of taxa across participants detected at a given percentage of sampled time points. Colours indicate classification as ethanol-resistant or ethanol-non-resistant, and line type indicates sporulation ability. Statistical significance is indicated as *** for p &lt; 0.001.</w:t>
      </w:r>
    </w:p>
    <w:p w14:paraId="54D4F617" w14:textId="77777777" w:rsidR="00F665E9" w:rsidRDefault="00F665E9" w:rsidP="00386B8B">
      <w:pPr>
        <w:rPr>
          <w:ins w:id="565" w:author="Urša Miklavčič" w:date="2026-04-20T13:00:00Z" w16du:dateUtc="2026-04-20T11:00:00Z"/>
          <w:rFonts w:cs="Times New Roman"/>
          <w:szCs w:val="24"/>
        </w:rPr>
      </w:pPr>
    </w:p>
    <w:p w14:paraId="6B6F1781" w14:textId="5F2908B0" w:rsidR="00DE18CC" w:rsidRDefault="00DE18CC" w:rsidP="00386B8B">
      <w:pPr>
        <w:rPr>
          <w:ins w:id="566" w:author="Urša Miklavčič" w:date="2026-04-20T13:01:00Z" w16du:dateUtc="2026-04-20T11:01:00Z"/>
          <w:rFonts w:cs="Times New Roman"/>
          <w:szCs w:val="24"/>
        </w:rPr>
      </w:pPr>
      <w:ins w:id="567" w:author="Urša Miklavčič" w:date="2026-04-20T13:00:00Z" w16du:dateUtc="2026-04-20T11:00:00Z">
        <w:r>
          <w:rPr>
            <w:rFonts w:cs="Times New Roman"/>
            <w:szCs w:val="24"/>
          </w:rPr>
          <w:t>Alternative Fi</w:t>
        </w:r>
      </w:ins>
      <w:ins w:id="568" w:author="Urša Miklavčič" w:date="2026-04-20T13:01:00Z" w16du:dateUtc="2026-04-20T11:01:00Z">
        <w:r>
          <w:rPr>
            <w:rFonts w:cs="Times New Roman"/>
            <w:szCs w:val="24"/>
          </w:rPr>
          <w:t>gure 12</w:t>
        </w:r>
      </w:ins>
      <w:ins w:id="569" w:author="Urša Miklavčič" w:date="2026-04-20T13:18:00Z" w16du:dateUtc="2026-04-20T11:18:00Z">
        <w:r w:rsidR="002731BF">
          <w:rPr>
            <w:rFonts w:cs="Times New Roman"/>
            <w:szCs w:val="24"/>
          </w:rPr>
          <w:t xml:space="preserve"> C, F panels</w:t>
        </w:r>
      </w:ins>
      <w:ins w:id="570" w:author="Urša Miklavčič" w:date="2026-04-20T13:01:00Z" w16du:dateUtc="2026-04-20T11:01:00Z">
        <w:r>
          <w:rPr>
            <w:rFonts w:cs="Times New Roman"/>
            <w:szCs w:val="24"/>
          </w:rPr>
          <w:t xml:space="preserve">: </w:t>
        </w:r>
      </w:ins>
      <w:ins w:id="571" w:author="Urša Miklavčič" w:date="2026-04-20T13:21:00Z" w16du:dateUtc="2026-04-20T11:21:00Z">
        <w:r w:rsidR="006E72D3">
          <w:rPr>
            <w:rFonts w:cs="Times New Roman"/>
            <w:szCs w:val="24"/>
          </w:rPr>
          <w:t xml:space="preserve">(could also be placed in supplement, to show we are not obscuring data using line plot) </w:t>
        </w:r>
      </w:ins>
    </w:p>
    <w:p w14:paraId="37FCCF78" w14:textId="094EFB6C" w:rsidR="00DE18CC" w:rsidRDefault="002731BF" w:rsidP="00386B8B">
      <w:pPr>
        <w:rPr>
          <w:ins w:id="572" w:author="Urša Miklavčič" w:date="2026-04-20T13:20:00Z" w16du:dateUtc="2026-04-20T11:20:00Z"/>
          <w:rFonts w:cs="Times New Roman"/>
          <w:szCs w:val="24"/>
        </w:rPr>
      </w:pPr>
      <w:ins w:id="573" w:author="Urša Miklavčič" w:date="2026-04-20T13:20:00Z" w16du:dateUtc="2026-04-20T11:20:00Z">
        <w:r>
          <w:rPr>
            <w:rFonts w:cs="Times New Roman"/>
            <w:noProof/>
            <w:szCs w:val="24"/>
          </w:rPr>
          <w:lastRenderedPageBreak/>
          <w:drawing>
            <wp:inline distT="0" distB="0" distL="0" distR="0" wp14:anchorId="75C5A3C3" wp14:editId="5490FCF3">
              <wp:extent cx="5939790" cy="2075180"/>
              <wp:effectExtent l="0" t="0" r="3810" b="1270"/>
              <wp:docPr id="1028335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9790" cy="2075180"/>
                      </a:xfrm>
                      <a:prstGeom prst="rect">
                        <a:avLst/>
                      </a:prstGeom>
                      <a:noFill/>
                      <a:ln>
                        <a:noFill/>
                      </a:ln>
                    </pic:spPr>
                  </pic:pic>
                </a:graphicData>
              </a:graphic>
            </wp:inline>
          </w:drawing>
        </w:r>
      </w:ins>
    </w:p>
    <w:p w14:paraId="0BA6714C" w14:textId="77777777" w:rsidR="002731BF" w:rsidRPr="00D93D74" w:rsidRDefault="002731BF" w:rsidP="00386B8B">
      <w:pPr>
        <w:rPr>
          <w:rFonts w:cs="Times New Roman"/>
          <w:szCs w:val="24"/>
        </w:rPr>
      </w:pPr>
    </w:p>
    <w:p w14:paraId="68D5BF03" w14:textId="0CDC6C2B" w:rsidR="00CD77AB" w:rsidRPr="00D93D74" w:rsidRDefault="00CD77AB" w:rsidP="0054400D">
      <w:pPr>
        <w:pStyle w:val="Heading3"/>
        <w:numPr>
          <w:ilvl w:val="2"/>
          <w:numId w:val="45"/>
        </w:numPr>
      </w:pPr>
      <w:bookmarkStart w:id="574" w:name="_Toc216099753"/>
      <w:bookmarkStart w:id="575" w:name="_Toc220932876"/>
      <w:bookmarkStart w:id="576" w:name="_Toc227737891"/>
      <w:r w:rsidRPr="00D93D74">
        <w:t xml:space="preserve">Sporulation frequency of ethanol-resistant </w:t>
      </w:r>
      <w:r w:rsidRPr="00D93D74">
        <w:rPr>
          <w:i/>
        </w:rPr>
        <w:t>Bacillota</w:t>
      </w:r>
      <w:r w:rsidRPr="00D93D74">
        <w:t xml:space="preserve"> in the human gut is host and time dependent</w:t>
      </w:r>
      <w:bookmarkEnd w:id="574"/>
      <w:bookmarkEnd w:id="575"/>
      <w:bookmarkEnd w:id="576"/>
    </w:p>
    <w:p w14:paraId="024FC4B4" w14:textId="7A2C17C2" w:rsidR="00320506" w:rsidRPr="00D93D74" w:rsidRDefault="00CD77AB" w:rsidP="00320506">
      <w:pPr>
        <w:rPr>
          <w:rFonts w:cs="Times New Roman"/>
          <w:szCs w:val="24"/>
        </w:rPr>
      </w:pPr>
      <w:r w:rsidRPr="00D93D74">
        <w:rPr>
          <w:rFonts w:cs="Times New Roman"/>
          <w:szCs w:val="24"/>
        </w:rPr>
        <w:t xml:space="preserve">Sporulation frequency was calculated for OTUs determined as part of the ethanol-resistant </w:t>
      </w:r>
      <w:r w:rsidR="00486762" w:rsidRPr="00D93D74">
        <w:rPr>
          <w:rFonts w:cs="Times New Roman"/>
          <w:szCs w:val="24"/>
        </w:rPr>
        <w:t>community</w:t>
      </w:r>
      <w:r w:rsidRPr="00D93D74">
        <w:rPr>
          <w:rFonts w:cs="Times New Roman"/>
          <w:szCs w:val="24"/>
        </w:rPr>
        <w:t xml:space="preserve"> with taxonomic classification to the phylum </w:t>
      </w:r>
      <w:r w:rsidRPr="00D93D74">
        <w:rPr>
          <w:rFonts w:cs="Times New Roman"/>
          <w:i/>
          <w:iCs/>
          <w:szCs w:val="24"/>
        </w:rPr>
        <w:t>Bacillota</w:t>
      </w:r>
      <w:r w:rsidRPr="00D93D74">
        <w:rPr>
          <w:rFonts w:cs="Times New Roman"/>
          <w:szCs w:val="24"/>
        </w:rPr>
        <w:t xml:space="preserve">. </w:t>
      </w:r>
      <w:r w:rsidR="00320506" w:rsidRPr="00D93D74">
        <w:rPr>
          <w:rFonts w:cs="Times New Roman"/>
          <w:szCs w:val="24"/>
        </w:rPr>
        <w:t>For each OT</w:t>
      </w:r>
      <w:r w:rsidR="00D6030C" w:rsidRPr="00D93D74">
        <w:rPr>
          <w:rFonts w:cs="Times New Roman"/>
          <w:szCs w:val="24"/>
        </w:rPr>
        <w:t>U</w:t>
      </w:r>
      <w:r w:rsidR="00320506" w:rsidRPr="00D93D74">
        <w:rPr>
          <w:rFonts w:cs="Times New Roman"/>
          <w:szCs w:val="24"/>
        </w:rPr>
        <w:t xml:space="preserve">, the ratio of </w:t>
      </w:r>
      <w:r w:rsidRPr="00D93D74">
        <w:rPr>
          <w:rFonts w:cs="Times New Roman"/>
          <w:szCs w:val="24"/>
        </w:rPr>
        <w:t xml:space="preserve">normalised abundance in </w:t>
      </w:r>
      <w:r w:rsidR="00B41263" w:rsidRPr="00D93D74">
        <w:rPr>
          <w:rFonts w:cs="Times New Roman"/>
          <w:szCs w:val="24"/>
        </w:rPr>
        <w:t>untreated samples</w:t>
      </w:r>
      <w:r w:rsidR="00320506" w:rsidRPr="00D93D74">
        <w:rPr>
          <w:rFonts w:cs="Times New Roman"/>
          <w:szCs w:val="24"/>
        </w:rPr>
        <w:t xml:space="preserve"> (including sequences from both vegetative cells and ethanol-resistant forms)</w:t>
      </w:r>
      <w:r w:rsidRPr="00D93D74">
        <w:rPr>
          <w:rFonts w:cs="Times New Roman"/>
          <w:szCs w:val="24"/>
        </w:rPr>
        <w:t xml:space="preserve"> samples </w:t>
      </w:r>
      <w:r w:rsidR="00486762" w:rsidRPr="00D93D74">
        <w:rPr>
          <w:rFonts w:cs="Times New Roman"/>
          <w:szCs w:val="24"/>
        </w:rPr>
        <w:t>to</w:t>
      </w:r>
      <w:r w:rsidRPr="00D93D74">
        <w:rPr>
          <w:rFonts w:cs="Times New Roman"/>
          <w:szCs w:val="24"/>
        </w:rPr>
        <w:t xml:space="preserve"> normalised abundance in ethanol treated samples </w:t>
      </w:r>
      <w:r w:rsidR="00320506" w:rsidRPr="00D93D74">
        <w:rPr>
          <w:rFonts w:cs="Times New Roman"/>
          <w:szCs w:val="24"/>
        </w:rPr>
        <w:t xml:space="preserve">(enriched for spores and other ethanol-resistant cell forms) </w:t>
      </w:r>
      <w:r w:rsidRPr="00D93D74">
        <w:rPr>
          <w:rFonts w:cs="Times New Roman"/>
          <w:szCs w:val="24"/>
        </w:rPr>
        <w:t xml:space="preserve">was </w:t>
      </w:r>
      <w:r w:rsidR="00320506" w:rsidRPr="00D93D74">
        <w:rPr>
          <w:rFonts w:cs="Times New Roman"/>
          <w:szCs w:val="24"/>
        </w:rPr>
        <w:t xml:space="preserve">defined as the </w:t>
      </w:r>
      <w:r w:rsidRPr="00D93D74">
        <w:rPr>
          <w:rFonts w:cs="Times New Roman"/>
          <w:szCs w:val="24"/>
        </w:rPr>
        <w:t>sporulation frequency (</w:t>
      </w:r>
      <w:r w:rsidR="00EF6518" w:rsidRPr="00D93D74">
        <w:rPr>
          <w:rFonts w:cs="Times New Roman"/>
          <w:szCs w:val="24"/>
        </w:rPr>
        <w:t xml:space="preserve">Supplement Text </w:t>
      </w:r>
      <w:ins w:id="577" w:author="Urša Miklavčič" w:date="2026-04-21T13:25:00Z" w16du:dateUtc="2026-04-21T11:25:00Z">
        <w:r w:rsidR="00554FAF">
          <w:rPr>
            <w:rFonts w:cs="Times New Roman"/>
            <w:szCs w:val="24"/>
          </w:rPr>
          <w:t>3</w:t>
        </w:r>
      </w:ins>
      <w:del w:id="578" w:author="Urša Miklavčič" w:date="2026-04-21T13:25:00Z" w16du:dateUtc="2026-04-21T11:25:00Z">
        <w:r w:rsidR="00EF6518" w:rsidRPr="00D93D74" w:rsidDel="00554FAF">
          <w:rPr>
            <w:rFonts w:cs="Times New Roman"/>
            <w:szCs w:val="24"/>
          </w:rPr>
          <w:delText>2</w:delText>
        </w:r>
      </w:del>
      <w:r w:rsidRPr="00D93D74">
        <w:rPr>
          <w:rFonts w:cs="Times New Roman"/>
          <w:szCs w:val="24"/>
        </w:rPr>
        <w:t>).</w:t>
      </w:r>
      <w:r w:rsidR="00EF6518" w:rsidRPr="00D93D74">
        <w:rPr>
          <w:rFonts w:cs="Times New Roman"/>
          <w:szCs w:val="24"/>
        </w:rPr>
        <w:t xml:space="preserve"> </w:t>
      </w:r>
      <w:r w:rsidR="00320506" w:rsidRPr="00D93D74">
        <w:rPr>
          <w:rFonts w:cs="Times New Roman"/>
          <w:szCs w:val="24"/>
        </w:rPr>
        <w:t>Sporulation frequency thus reflects the fraction of an OTU population in a sporulated state at a given time point in a</w:t>
      </w:r>
      <w:r w:rsidR="00EF6518" w:rsidRPr="00D93D74">
        <w:rPr>
          <w:rFonts w:cs="Times New Roman"/>
          <w:szCs w:val="24"/>
        </w:rPr>
        <w:t xml:space="preserve"> given </w:t>
      </w:r>
      <w:r w:rsidR="00320506" w:rsidRPr="00D93D74">
        <w:rPr>
          <w:rFonts w:cs="Times New Roman"/>
          <w:szCs w:val="24"/>
        </w:rPr>
        <w:t>host.</w:t>
      </w:r>
    </w:p>
    <w:p w14:paraId="0A564A47" w14:textId="0ED3CBF0" w:rsidR="00CD77AB" w:rsidRPr="00D93D74" w:rsidRDefault="00CD77AB" w:rsidP="00CD77AB">
      <w:pPr>
        <w:rPr>
          <w:rFonts w:cs="Times New Roman"/>
          <w:szCs w:val="24"/>
        </w:rPr>
      </w:pPr>
      <w:r w:rsidRPr="00D93D74">
        <w:rPr>
          <w:rFonts w:cs="Times New Roman"/>
          <w:szCs w:val="24"/>
        </w:rPr>
        <w:t xml:space="preserve">The sporulation frequency for all OTUs within an individual increases or decreases simultaneously at a single time point in the majority of time points (Figure </w:t>
      </w:r>
      <w:r w:rsidR="00486762" w:rsidRPr="00D93D74">
        <w:rPr>
          <w:rFonts w:cs="Times New Roman"/>
          <w:szCs w:val="24"/>
        </w:rPr>
        <w:t>1</w:t>
      </w:r>
      <w:r w:rsidR="002F7108">
        <w:rPr>
          <w:rFonts w:cs="Times New Roman"/>
          <w:szCs w:val="24"/>
        </w:rPr>
        <w:t>3</w:t>
      </w:r>
      <w:r w:rsidRPr="00D93D74">
        <w:rPr>
          <w:rFonts w:cs="Times New Roman"/>
          <w:szCs w:val="24"/>
        </w:rPr>
        <w:t xml:space="preserve">A). This indicates a dependency on the current state of the gut in each host. We </w:t>
      </w:r>
      <w:r w:rsidR="00486762" w:rsidRPr="00D93D74">
        <w:rPr>
          <w:rFonts w:cs="Times New Roman"/>
          <w:szCs w:val="24"/>
        </w:rPr>
        <w:t>examined</w:t>
      </w:r>
      <w:r w:rsidRPr="00D93D74">
        <w:rPr>
          <w:rFonts w:cs="Times New Roman"/>
          <w:szCs w:val="24"/>
        </w:rPr>
        <w:t xml:space="preserve"> the correlation between the variation in sporulation frequency of each OTU at a single time point, normalised by the mean variation in sporulation frequency of </w:t>
      </w:r>
      <w:r w:rsidR="00486762" w:rsidRPr="00D93D74">
        <w:rPr>
          <w:rFonts w:cs="Times New Roman"/>
          <w:szCs w:val="24"/>
        </w:rPr>
        <w:t>that</w:t>
      </w:r>
      <w:r w:rsidRPr="00D93D74">
        <w:rPr>
          <w:rFonts w:cs="Times New Roman"/>
          <w:szCs w:val="24"/>
        </w:rPr>
        <w:t xml:space="preserve"> OTU across all days for an individual, and the same value with the day variable reshuffled. There was no correlation between the original and reshuffled data (Pearson’s correlation: 0.03, p = 0.74), confirming that the temporal order of sampling days is a key factor influencing the sporulation frequency of an OTU.</w:t>
      </w:r>
    </w:p>
    <w:p w14:paraId="7405C4E8" w14:textId="081C2795" w:rsidR="00CD77AB" w:rsidRPr="00D93D74" w:rsidRDefault="00CB40F9" w:rsidP="00CD77AB">
      <w:pPr>
        <w:rPr>
          <w:rFonts w:cs="Times New Roman"/>
          <w:szCs w:val="24"/>
        </w:rPr>
      </w:pPr>
      <w:r w:rsidRPr="00D93D74">
        <w:rPr>
          <w:rFonts w:cs="Times New Roman"/>
          <w:szCs w:val="24"/>
        </w:rPr>
        <w:t xml:space="preserve">Variance in sporulation frequency of an OTU within an individual, compared to the variance in sporulation frequency of the same OTU across the whole population, indicates host specificity. This is demonstrated by the ratio between the variance of OTU </w:t>
      </w:r>
      <w:r w:rsidRPr="00D93D74">
        <w:rPr>
          <w:rFonts w:cs="Times New Roman"/>
          <w:i/>
          <w:iCs/>
          <w:szCs w:val="24"/>
        </w:rPr>
        <w:t>i</w:t>
      </w:r>
      <w:r w:rsidRPr="00D93D74">
        <w:rPr>
          <w:rFonts w:cs="Times New Roman"/>
          <w:szCs w:val="24"/>
        </w:rPr>
        <w:t xml:space="preserve"> in an individual and the variance of OTU </w:t>
      </w:r>
      <w:r w:rsidRPr="00D93D74">
        <w:rPr>
          <w:rFonts w:cs="Times New Roman"/>
          <w:i/>
          <w:iCs/>
          <w:szCs w:val="24"/>
        </w:rPr>
        <w:t>i</w:t>
      </w:r>
      <w:r w:rsidRPr="00D93D74">
        <w:rPr>
          <w:rFonts w:cs="Times New Roman"/>
          <w:szCs w:val="24"/>
        </w:rPr>
        <w:t xml:space="preserve"> in the population, which falls below 1 in all but two individuals (Figure 1</w:t>
      </w:r>
      <w:r w:rsidR="002F7108">
        <w:rPr>
          <w:rFonts w:cs="Times New Roman"/>
          <w:szCs w:val="24"/>
        </w:rPr>
        <w:t>3</w:t>
      </w:r>
      <w:r w:rsidR="00D6030C" w:rsidRPr="00D93D74">
        <w:rPr>
          <w:rFonts w:cs="Times New Roman"/>
          <w:szCs w:val="24"/>
        </w:rPr>
        <w:t>C</w:t>
      </w:r>
      <w:r w:rsidRPr="00D93D74">
        <w:rPr>
          <w:rFonts w:cs="Times New Roman"/>
          <w:szCs w:val="24"/>
        </w:rPr>
        <w:t xml:space="preserve">). An exception was the increased sporulation frequency in individual H, relative to the population variance, which can be attributed to antibiotic consumption between days 71 and 84 of the study. </w:t>
      </w:r>
      <w:commentRangeStart w:id="579"/>
      <w:r w:rsidRPr="00D93D74">
        <w:rPr>
          <w:rFonts w:cs="Times New Roman"/>
          <w:szCs w:val="24"/>
        </w:rPr>
        <w:t>There was also a slight increase in individual C, associated with five days spent abroad in the second month of the study</w:t>
      </w:r>
      <w:commentRangeEnd w:id="579"/>
      <w:r w:rsidR="0034031C" w:rsidRPr="00D93D74">
        <w:rPr>
          <w:rStyle w:val="CommentReference"/>
        </w:rPr>
        <w:commentReference w:id="579"/>
      </w:r>
      <w:r w:rsidRPr="00D93D74">
        <w:rPr>
          <w:rFonts w:cs="Times New Roman"/>
          <w:szCs w:val="24"/>
        </w:rPr>
        <w:t xml:space="preserve">. Notably, in individual H this coincided with a decrease in alpha diversity, while in individual C there was an increase in alpha diversity. The Kruskal test shows significantly different variance in sporulation frequency of OTUs between individuals in our study </w:t>
      </w:r>
      <w:r w:rsidRPr="00D93D74">
        <w:rPr>
          <w:rFonts w:cs="Times New Roman"/>
          <w:szCs w:val="24"/>
        </w:rPr>
        <w:lastRenderedPageBreak/>
        <w:t>(p = 1.7 × 10⁻⁸), which strengthens our comparison, as the population variance reflects highly diverse individuals. In contrast, comparison of the variance in sporulation frequency between different OTUs is not significantly different (Kruskal test, p = 0.96, Figure 1</w:t>
      </w:r>
      <w:r w:rsidR="002F7108">
        <w:rPr>
          <w:rFonts w:cs="Times New Roman"/>
          <w:szCs w:val="24"/>
        </w:rPr>
        <w:t>3</w:t>
      </w:r>
      <w:r w:rsidR="00D6030C" w:rsidRPr="00D93D74">
        <w:rPr>
          <w:rFonts w:cs="Times New Roman"/>
          <w:szCs w:val="24"/>
        </w:rPr>
        <w:t>B</w:t>
      </w:r>
      <w:r w:rsidRPr="00D93D74">
        <w:rPr>
          <w:rFonts w:cs="Times New Roman"/>
          <w:szCs w:val="24"/>
        </w:rPr>
        <w:t>). Further confirmation of the dependence of sporulation frequency on host and time, rather than OTU classification, is provided by positive Pearson correlations between sporulation frequencies of OTUs within an individual (Supplement Figure 1</w:t>
      </w:r>
      <w:ins w:id="580" w:author="Urša Miklavčič" w:date="2026-04-21T13:25:00Z" w16du:dateUtc="2026-04-21T11:25:00Z">
        <w:r w:rsidR="00554FAF">
          <w:rPr>
            <w:rFonts w:cs="Times New Roman"/>
            <w:szCs w:val="24"/>
          </w:rPr>
          <w:t>3</w:t>
        </w:r>
      </w:ins>
      <w:del w:id="581" w:author="Urša Miklavčič" w:date="2026-04-20T14:31:00Z" w16du:dateUtc="2026-04-20T12:31:00Z">
        <w:r w:rsidR="00ED4887" w:rsidRPr="00D93D74" w:rsidDel="0063522F">
          <w:rPr>
            <w:rFonts w:cs="Times New Roman"/>
            <w:szCs w:val="24"/>
          </w:rPr>
          <w:delText>6</w:delText>
        </w:r>
      </w:del>
      <w:r w:rsidRPr="00D93D74">
        <w:rPr>
          <w:rFonts w:cs="Times New Roman"/>
          <w:szCs w:val="24"/>
        </w:rPr>
        <w:t xml:space="preserve">). </w:t>
      </w:r>
    </w:p>
    <w:p w14:paraId="1E2D0032" w14:textId="4021FBE0" w:rsidR="00E9210E" w:rsidRPr="00D93D74" w:rsidRDefault="00524225" w:rsidP="00E9210E">
      <w:pPr>
        <w:keepNext/>
      </w:pPr>
      <w:r w:rsidRPr="00D93D74">
        <w:rPr>
          <w:noProof/>
        </w:rPr>
        <w:drawing>
          <wp:inline distT="0" distB="0" distL="0" distR="0" wp14:anchorId="72C8A41A" wp14:editId="3B30B503">
            <wp:extent cx="5943600" cy="4570047"/>
            <wp:effectExtent l="0" t="0" r="0" b="2540"/>
            <wp:docPr id="1749030860" name="Picture 1" descr="A group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30860" name="Picture 1" descr="A group of graphs and diagrams&#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570047"/>
                    </a:xfrm>
                    <a:prstGeom prst="rect">
                      <a:avLst/>
                    </a:prstGeom>
                    <a:noFill/>
                    <a:ln>
                      <a:noFill/>
                    </a:ln>
                  </pic:spPr>
                </pic:pic>
              </a:graphicData>
            </a:graphic>
          </wp:inline>
        </w:drawing>
      </w:r>
    </w:p>
    <w:p w14:paraId="2DE41533" w14:textId="1AB8CE7A" w:rsidR="00524225" w:rsidRPr="00D93D74" w:rsidRDefault="00E9210E" w:rsidP="00524225">
      <w:pPr>
        <w:rPr>
          <w:sz w:val="22"/>
        </w:rPr>
      </w:pPr>
      <w:bookmarkStart w:id="582" w:name="_Toc216101630"/>
      <w:r w:rsidRPr="00D93D74">
        <w:rPr>
          <w:b/>
          <w:bCs/>
          <w:sz w:val="22"/>
        </w:rPr>
        <w:t xml:space="preserve">Figure </w:t>
      </w:r>
      <w:r w:rsidR="00524225" w:rsidRPr="00D93D74">
        <w:rPr>
          <w:b/>
          <w:bCs/>
          <w:sz w:val="22"/>
        </w:rPr>
        <w:t>1</w:t>
      </w:r>
      <w:r w:rsidR="002F7108">
        <w:rPr>
          <w:b/>
          <w:bCs/>
          <w:sz w:val="22"/>
        </w:rPr>
        <w:t>3</w:t>
      </w:r>
      <w:r w:rsidRPr="00D93D74">
        <w:rPr>
          <w:b/>
          <w:bCs/>
          <w:sz w:val="22"/>
        </w:rPr>
        <w:t xml:space="preserve">. </w:t>
      </w:r>
      <w:bookmarkEnd w:id="582"/>
      <w:r w:rsidR="00524225" w:rsidRPr="00D93D74">
        <w:rPr>
          <w:b/>
          <w:bCs/>
          <w:sz w:val="22"/>
        </w:rPr>
        <w:t>Influence of individual, time or OTU identity on sporulation frequency.</w:t>
      </w:r>
      <w:r w:rsidR="00524225" w:rsidRPr="00D93D74">
        <w:rPr>
          <w:sz w:val="22"/>
        </w:rPr>
        <w:t xml:space="preserve"> The analysis includes only highly prevalent OTUs belonging to ethanol-resistant </w:t>
      </w:r>
      <w:r w:rsidR="00524225" w:rsidRPr="00D93D74">
        <w:rPr>
          <w:i/>
          <w:sz w:val="22"/>
        </w:rPr>
        <w:t>Bacillota</w:t>
      </w:r>
      <w:r w:rsidR="00524225" w:rsidRPr="00D93D74">
        <w:rPr>
          <w:sz w:val="22"/>
        </w:rPr>
        <w:t xml:space="preserve"> (present in &gt; 80% of samples, n = 22). A) Sporulation frequency of each OTU over the study duration, shown separately for each participant. Sporulation frequency was calculated as a ratio of normalized OTU abundance and ethanol-treated samples (e</w:t>
      </w:r>
      <w:r w:rsidR="00524225" w:rsidRPr="00D93D74">
        <w:rPr>
          <w:sz w:val="22"/>
          <w:vertAlign w:val="subscript"/>
        </w:rPr>
        <w:t>i</w:t>
      </w:r>
      <w:r w:rsidR="00524225" w:rsidRPr="00D93D74">
        <w:rPr>
          <w:sz w:val="22"/>
        </w:rPr>
        <w:t>) and untreated samples (m</w:t>
      </w:r>
      <w:r w:rsidR="00524225" w:rsidRPr="00D93D74">
        <w:rPr>
          <w:sz w:val="22"/>
          <w:vertAlign w:val="subscript"/>
        </w:rPr>
        <w:t>i</w:t>
      </w:r>
      <w:r w:rsidR="00524225" w:rsidRPr="00D93D74">
        <w:rPr>
          <w:sz w:val="22"/>
        </w:rPr>
        <w:t>), and log10-transformed for visualisation purposes. B) Ratio of within-individual to population-level variance in sporulation frequency, plotted by OTU. C) Ratio of within-individual to population-level variance in sporulation frequency, plotted by study participant. The vertical line (x = 1) indicates where within-individual (OTU or participant) variance equals the population-wide variance.</w:t>
      </w:r>
    </w:p>
    <w:p w14:paraId="200EEAFD" w14:textId="77777777" w:rsidR="00211C72" w:rsidRDefault="00211C72" w:rsidP="00E9210E">
      <w:pPr>
        <w:pStyle w:val="Caption"/>
      </w:pPr>
    </w:p>
    <w:p w14:paraId="7E852DE1" w14:textId="11A1BC34" w:rsidR="00211C72" w:rsidRPr="00BB70D2" w:rsidRDefault="00351ADF" w:rsidP="00351ADF">
      <w:pPr>
        <w:pStyle w:val="Heading2"/>
        <w:numPr>
          <w:ilvl w:val="1"/>
          <w:numId w:val="26"/>
        </w:numPr>
      </w:pPr>
      <w:bookmarkStart w:id="583" w:name="_Toc212712219"/>
      <w:bookmarkStart w:id="584" w:name="_Toc216099758"/>
      <w:bookmarkStart w:id="585" w:name="_Toc220932881"/>
      <w:bookmarkStart w:id="586" w:name="_Toc227737892"/>
      <w:r>
        <w:lastRenderedPageBreak/>
        <w:t>L</w:t>
      </w:r>
      <w:r w:rsidR="00211C72" w:rsidRPr="00BB70D2">
        <w:t>ONGITUDINAL CHANGES IN THE RESISTOME DEPENDING ON CHANGES IN THE INTESTINAL MICROBIOTA</w:t>
      </w:r>
      <w:bookmarkEnd w:id="583"/>
      <w:bookmarkEnd w:id="584"/>
      <w:bookmarkEnd w:id="585"/>
      <w:bookmarkEnd w:id="586"/>
      <w:r w:rsidR="00211C72" w:rsidRPr="00BB70D2">
        <w:t xml:space="preserve"> </w:t>
      </w:r>
    </w:p>
    <w:p w14:paraId="563E0B65" w14:textId="77777777" w:rsidR="00211C72" w:rsidRPr="00BB70D2" w:rsidRDefault="00211C72" w:rsidP="00351ADF">
      <w:pPr>
        <w:pStyle w:val="Heading3"/>
        <w:numPr>
          <w:ilvl w:val="2"/>
          <w:numId w:val="26"/>
        </w:numPr>
      </w:pPr>
      <w:bookmarkStart w:id="587" w:name="_Toc220932882"/>
      <w:bookmarkStart w:id="588" w:name="_Toc216099759"/>
      <w:bookmarkStart w:id="589" w:name="_Toc227737893"/>
      <w:r w:rsidRPr="00BB70D2">
        <w:t>Overall diversity and abundance of antimicrobial resistance genes</w:t>
      </w:r>
      <w:bookmarkEnd w:id="587"/>
      <w:bookmarkEnd w:id="589"/>
      <w:r w:rsidRPr="00BB70D2">
        <w:t xml:space="preserve"> </w:t>
      </w:r>
      <w:bookmarkEnd w:id="588"/>
    </w:p>
    <w:p w14:paraId="254808DF" w14:textId="59E7AD03" w:rsidR="00211C72" w:rsidRPr="00D93D74" w:rsidRDefault="00211C72" w:rsidP="00211C72">
      <w:r w:rsidRPr="00D93D74">
        <w:t xml:space="preserve">Across the nine individuals in our cohort during six months and in total of 116 </w:t>
      </w:r>
      <w:r w:rsidR="00BB70D2">
        <w:t xml:space="preserve">untreated </w:t>
      </w:r>
      <w:r w:rsidRPr="00D93D74">
        <w:t xml:space="preserve">samples, we detected 111 antimicrobial resistance genes (ARGs) spanning 16 classes and 5 resistance mechanisms, as annotated by AMRfinder and the CARD database (Figure </w:t>
      </w:r>
      <w:r w:rsidR="0063522F">
        <w:t>14</w:t>
      </w:r>
      <w:r w:rsidRPr="00D93D74">
        <w:t xml:space="preserve">). We also identified two stress response genes, </w:t>
      </w:r>
      <w:r w:rsidRPr="00D93D74">
        <w:rPr>
          <w:i/>
          <w:iCs/>
        </w:rPr>
        <w:t>gacL</w:t>
      </w:r>
      <w:r w:rsidRPr="00D93D74">
        <w:t xml:space="preserve"> and </w:t>
      </w:r>
      <w:r w:rsidRPr="00D93D74">
        <w:rPr>
          <w:i/>
          <w:iCs/>
        </w:rPr>
        <w:t>qacEdelta1</w:t>
      </w:r>
      <w:r w:rsidRPr="00D93D74">
        <w:t>. Notably, clinically important carbapenem genes prevalent in Slovenia (</w:t>
      </w:r>
      <w:commentRangeStart w:id="590"/>
      <w:r w:rsidRPr="00D93D74">
        <w:rPr>
          <w:i/>
          <w:iCs/>
        </w:rPr>
        <w:t>bla</w:t>
      </w:r>
      <w:r w:rsidRPr="00D93D74">
        <w:rPr>
          <w:vertAlign w:val="subscript"/>
        </w:rPr>
        <w:t>KPC</w:t>
      </w:r>
      <w:r w:rsidRPr="00D93D74">
        <w:t xml:space="preserve">, </w:t>
      </w:r>
      <w:r w:rsidRPr="00D93D74">
        <w:rPr>
          <w:i/>
          <w:iCs/>
        </w:rPr>
        <w:t>bla</w:t>
      </w:r>
      <w:r w:rsidRPr="00D93D74">
        <w:rPr>
          <w:vertAlign w:val="subscript"/>
        </w:rPr>
        <w:t>NDM</w:t>
      </w:r>
      <w:r w:rsidRPr="00D93D74">
        <w:t xml:space="preserve">, </w:t>
      </w:r>
      <w:r w:rsidRPr="00D93D74">
        <w:rPr>
          <w:i/>
          <w:iCs/>
        </w:rPr>
        <w:t>bla</w:t>
      </w:r>
      <w:r w:rsidRPr="00D93D74">
        <w:rPr>
          <w:vertAlign w:val="subscript"/>
        </w:rPr>
        <w:t>OXA-48</w:t>
      </w:r>
      <w:r w:rsidRPr="00D93D74">
        <w:t xml:space="preserve"> or </w:t>
      </w:r>
      <w:r w:rsidRPr="00D93D74">
        <w:rPr>
          <w:i/>
          <w:iCs/>
        </w:rPr>
        <w:t>bla</w:t>
      </w:r>
      <w:r w:rsidRPr="00D93D74">
        <w:rPr>
          <w:vertAlign w:val="subscript"/>
        </w:rPr>
        <w:t>VIM</w:t>
      </w:r>
      <w:commentRangeEnd w:id="590"/>
      <w:r w:rsidRPr="00D93D74">
        <w:rPr>
          <w:rStyle w:val="CommentReference"/>
        </w:rPr>
        <w:commentReference w:id="590"/>
      </w:r>
      <w:r w:rsidRPr="00D93D74">
        <w:t xml:space="preserve">) and </w:t>
      </w:r>
      <w:r w:rsidRPr="00D93D74">
        <w:rPr>
          <w:i/>
          <w:iCs/>
        </w:rPr>
        <w:t>Acinetobacter</w:t>
      </w:r>
      <w:r w:rsidRPr="00D93D74">
        <w:t xml:space="preserve">-associated </w:t>
      </w:r>
      <w:r w:rsidRPr="00D93D74">
        <w:rPr>
          <w:i/>
          <w:iCs/>
        </w:rPr>
        <w:t>bla</w:t>
      </w:r>
      <w:r w:rsidRPr="00D93D74">
        <w:rPr>
          <w:vertAlign w:val="subscript"/>
        </w:rPr>
        <w:t>OXA-23</w:t>
      </w:r>
      <w:r w:rsidRPr="00D93D74">
        <w:t xml:space="preserve"> and </w:t>
      </w:r>
      <w:r w:rsidRPr="00D93D74">
        <w:rPr>
          <w:i/>
          <w:iCs/>
        </w:rPr>
        <w:t>bla</w:t>
      </w:r>
      <w:r w:rsidRPr="00D93D74">
        <w:rPr>
          <w:vertAlign w:val="subscript"/>
        </w:rPr>
        <w:t>OXA-24</w:t>
      </w:r>
      <w:r w:rsidRPr="00D93D74">
        <w:t xml:space="preserve"> were absent. The only clinically relevant ARG detected was </w:t>
      </w:r>
      <w:r w:rsidRPr="00D93D74">
        <w:rPr>
          <w:i/>
          <w:iCs/>
        </w:rPr>
        <w:t>bla</w:t>
      </w:r>
      <w:r w:rsidRPr="00D93D74">
        <w:rPr>
          <w:vertAlign w:val="subscript"/>
        </w:rPr>
        <w:t>CTX-M1</w:t>
      </w:r>
      <w:r w:rsidRPr="00D93D74">
        <w:t xml:space="preserve">, found at very low abundance in a single individual (I) on a contig classified within the </w:t>
      </w:r>
      <w:r w:rsidRPr="00D93D74">
        <w:rPr>
          <w:i/>
          <w:iCs/>
        </w:rPr>
        <w:t>Enterobacteriaceae</w:t>
      </w:r>
      <w:r w:rsidRPr="00D93D74">
        <w:t xml:space="preserve"> family</w:t>
      </w:r>
      <w:ins w:id="591" w:author="Urša Miklavčič" w:date="2026-04-21T13:30:00Z" w16du:dateUtc="2026-04-21T11:30:00Z">
        <w:r w:rsidR="00554FAF">
          <w:t xml:space="preserve"> (Supplement Figure </w:t>
        </w:r>
      </w:ins>
      <w:r w:rsidRPr="00D93D74">
        <w:t xml:space="preserve">. </w:t>
      </w:r>
    </w:p>
    <w:p w14:paraId="57890B0F" w14:textId="783CA783" w:rsidR="00211C72" w:rsidRDefault="00211C72" w:rsidP="00211C72">
      <w:r w:rsidRPr="00D93D74">
        <w:t xml:space="preserve">The highest richness of ARGs was observed in aminoglycoside resistance genes, followed by glycopeptide, tetracycline, and beta-lactam classes (Figure </w:t>
      </w:r>
      <w:r w:rsidR="0063522F">
        <w:t>14</w:t>
      </w:r>
      <w:r w:rsidRPr="00D93D74">
        <w:t xml:space="preserve">A). The diversity of ARGs per class did not correlate with the abundance of ARGs in the class. The most abundant ARGs confer resistance to tetracyclines, protein synthesis inhibitors (lincosamide, macrolide, and streptogramin), and beta-lactamases that inactivate antibiotics (Figure </w:t>
      </w:r>
      <w:r w:rsidR="0063522F">
        <w:t>14</w:t>
      </w:r>
      <w:r w:rsidRPr="00D93D74">
        <w:t xml:space="preserve">B). </w:t>
      </w:r>
    </w:p>
    <w:p w14:paraId="37601EA4" w14:textId="77777777" w:rsidR="00D46952" w:rsidRPr="00D93D74" w:rsidRDefault="00D46952" w:rsidP="00D46952">
      <w:r w:rsidRPr="00D93D74">
        <w:t xml:space="preserve">Taxonomically, ARG diversity </w:t>
      </w:r>
      <w:del w:id="592" w:author="Urša Miklavčič" w:date="2026-04-20T14:27:00Z" w16du:dateUtc="2026-04-20T12:27:00Z">
        <w:r w:rsidRPr="00D93D74" w:rsidDel="0063522F">
          <w:delText xml:space="preserve">and abundance </w:delText>
        </w:r>
      </w:del>
      <w:r w:rsidRPr="00D93D74">
        <w:t xml:space="preserve">was highest for phylum </w:t>
      </w:r>
      <w:r w:rsidRPr="00D93D74">
        <w:rPr>
          <w:i/>
          <w:iCs/>
        </w:rPr>
        <w:t>Bacillota</w:t>
      </w:r>
      <w:r w:rsidRPr="00D93D74">
        <w:t xml:space="preserve">, followed by </w:t>
      </w:r>
      <w:r w:rsidRPr="00D93D74">
        <w:rPr>
          <w:i/>
          <w:iCs/>
        </w:rPr>
        <w:t xml:space="preserve">Pseudomonadota </w:t>
      </w:r>
      <w:r w:rsidRPr="00D93D74">
        <w:t xml:space="preserve">and </w:t>
      </w:r>
      <w:r w:rsidRPr="00D93D74">
        <w:rPr>
          <w:i/>
          <w:iCs/>
        </w:rPr>
        <w:t>Bacteroidota</w:t>
      </w:r>
      <w:r w:rsidRPr="00D93D74">
        <w:t xml:space="preserve">, </w:t>
      </w:r>
      <w:del w:id="593" w:author="Urša Miklavčič" w:date="2026-04-20T14:27:00Z" w16du:dateUtc="2026-04-20T12:27:00Z">
        <w:r w:rsidRPr="00D93D74" w:rsidDel="0063522F">
          <w:delText>however</w:delText>
        </w:r>
      </w:del>
      <w:ins w:id="594" w:author="Urša Miklavčič" w:date="2026-04-20T14:27:00Z" w16du:dateUtc="2026-04-20T12:27:00Z">
        <w:r>
          <w:t>and similar</w:t>
        </w:r>
      </w:ins>
      <w:ins w:id="595" w:author="Urša Miklavčič" w:date="2026-04-20T14:28:00Z" w16du:dateUtc="2026-04-20T12:28:00Z">
        <w:r>
          <w:t>ly</w:t>
        </w:r>
      </w:ins>
      <w:r w:rsidRPr="00D93D74">
        <w:t xml:space="preserve">, ARG abundance was </w:t>
      </w:r>
      <w:ins w:id="596" w:author="Urša Miklavčič" w:date="2026-04-20T14:28:00Z" w16du:dateUtc="2026-04-20T12:28:00Z">
        <w:r>
          <w:t xml:space="preserve">highest for phylum </w:t>
        </w:r>
        <w:r>
          <w:rPr>
            <w:i/>
            <w:iCs/>
          </w:rPr>
          <w:t xml:space="preserve">Bacillota </w:t>
        </w:r>
        <w:r>
          <w:t xml:space="preserve">but </w:t>
        </w:r>
      </w:ins>
      <w:r w:rsidRPr="00D93D74">
        <w:t xml:space="preserve">greater in </w:t>
      </w:r>
      <w:r w:rsidRPr="00D93D74">
        <w:rPr>
          <w:i/>
          <w:iCs/>
        </w:rPr>
        <w:t>Bacteroidota</w:t>
      </w:r>
      <w:r w:rsidRPr="00D93D74">
        <w:t xml:space="preserve">, than </w:t>
      </w:r>
      <w:r w:rsidRPr="00D93D74">
        <w:rPr>
          <w:i/>
          <w:iCs/>
        </w:rPr>
        <w:t>Pseudomonadota</w:t>
      </w:r>
      <w:r w:rsidRPr="00D93D74">
        <w:t xml:space="preserve"> (Figure </w:t>
      </w:r>
      <w:ins w:id="597" w:author="Urša Miklavčič" w:date="2026-04-20T14:28:00Z" w16du:dateUtc="2026-04-20T12:28:00Z">
        <w:r>
          <w:t>15</w:t>
        </w:r>
      </w:ins>
      <w:del w:id="598" w:author="Urša Miklavčič" w:date="2026-04-20T14:28:00Z" w16du:dateUtc="2026-04-20T12:28:00Z">
        <w:r w:rsidRPr="00D93D74" w:rsidDel="0063522F">
          <w:delText>21</w:delText>
        </w:r>
      </w:del>
      <w:r w:rsidRPr="00D93D74">
        <w:t>).</w:t>
      </w:r>
    </w:p>
    <w:p w14:paraId="73F61BE6" w14:textId="77777777" w:rsidR="00D46952" w:rsidRPr="00D93D74" w:rsidRDefault="00D46952" w:rsidP="00211C72"/>
    <w:p w14:paraId="3F7A1332" w14:textId="71C3BF33" w:rsidR="00211C72" w:rsidRPr="00D93D74" w:rsidRDefault="00BB70D2" w:rsidP="00211C72">
      <w:pPr>
        <w:keepNext/>
      </w:pPr>
      <w:r>
        <w:rPr>
          <w:noProof/>
        </w:rPr>
        <w:lastRenderedPageBreak/>
        <w:drawing>
          <wp:inline distT="0" distB="0" distL="0" distR="0" wp14:anchorId="0D63F52F" wp14:editId="06D38705">
            <wp:extent cx="5926347" cy="6221327"/>
            <wp:effectExtent l="0" t="0" r="0" b="8255"/>
            <wp:docPr id="205489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a:extLst>
                        <a:ext uri="{28A0092B-C50C-407E-A947-70E740481C1C}">
                          <a14:useLocalDpi xmlns:a14="http://schemas.microsoft.com/office/drawing/2010/main" val="0"/>
                        </a:ext>
                      </a:extLst>
                    </a:blip>
                    <a:srcRect l="12355"/>
                    <a:stretch>
                      <a:fillRect/>
                    </a:stretch>
                  </pic:blipFill>
                  <pic:spPr bwMode="auto">
                    <a:xfrm>
                      <a:off x="0" y="0"/>
                      <a:ext cx="5949181" cy="6245298"/>
                    </a:xfrm>
                    <a:prstGeom prst="rect">
                      <a:avLst/>
                    </a:prstGeom>
                    <a:noFill/>
                    <a:ln>
                      <a:noFill/>
                    </a:ln>
                    <a:extLst>
                      <a:ext uri="{53640926-AAD7-44D8-BBD7-CCE9431645EC}">
                        <a14:shadowObscured xmlns:a14="http://schemas.microsoft.com/office/drawing/2010/main"/>
                      </a:ext>
                    </a:extLst>
                  </pic:spPr>
                </pic:pic>
              </a:graphicData>
            </a:graphic>
          </wp:inline>
        </w:drawing>
      </w:r>
    </w:p>
    <w:p w14:paraId="5C5D03E0" w14:textId="3D036E6C" w:rsidR="00211C72" w:rsidRDefault="00211C72" w:rsidP="00D46952">
      <w:pPr>
        <w:pStyle w:val="Caption"/>
        <w:rPr>
          <w:sz w:val="22"/>
          <w:szCs w:val="22"/>
        </w:rPr>
      </w:pPr>
      <w:bookmarkStart w:id="599" w:name="_Toc216101635"/>
      <w:r w:rsidRPr="00D93D74">
        <w:rPr>
          <w:sz w:val="22"/>
          <w:szCs w:val="22"/>
        </w:rPr>
        <w:t xml:space="preserve">Figure </w:t>
      </w:r>
      <w:r w:rsidR="0063522F">
        <w:rPr>
          <w:sz w:val="22"/>
          <w:szCs w:val="22"/>
        </w:rPr>
        <w:t>14</w:t>
      </w:r>
      <w:r w:rsidRPr="00D93D74">
        <w:rPr>
          <w:sz w:val="22"/>
          <w:szCs w:val="22"/>
        </w:rPr>
        <w:t xml:space="preserve">. Diversity and abundance of antimicrobial resistance genes (ARGs) across all individuals untreated samples. </w:t>
      </w:r>
      <w:r w:rsidRPr="00D93D74">
        <w:rPr>
          <w:b w:val="0"/>
          <w:bCs/>
          <w:sz w:val="22"/>
          <w:szCs w:val="22"/>
        </w:rPr>
        <w:t>A) Number of unique ARGs and B) number of mapped reads per million (TPM) to ARGs, coloured by mechanism of resistance based on CARD.</w:t>
      </w:r>
      <w:bookmarkEnd w:id="599"/>
      <w:r w:rsidRPr="00D93D74">
        <w:rPr>
          <w:sz w:val="22"/>
          <w:szCs w:val="22"/>
        </w:rPr>
        <w:t xml:space="preserve"> </w:t>
      </w:r>
    </w:p>
    <w:p w14:paraId="3863DA9A" w14:textId="77777777" w:rsidR="00E03657" w:rsidRPr="00E03657" w:rsidRDefault="00E03657" w:rsidP="00E03657"/>
    <w:p w14:paraId="776A7D1E" w14:textId="61DA8948" w:rsidR="00211C72" w:rsidRPr="00D93D74" w:rsidRDefault="00E03657" w:rsidP="00211C72">
      <w:r>
        <w:rPr>
          <w:noProof/>
        </w:rPr>
        <w:lastRenderedPageBreak/>
        <w:drawing>
          <wp:inline distT="0" distB="0" distL="0" distR="0" wp14:anchorId="0A88615E" wp14:editId="7C1E019A">
            <wp:extent cx="5943600" cy="1819910"/>
            <wp:effectExtent l="0" t="0" r="0" b="8890"/>
            <wp:docPr id="2018475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1819910"/>
                    </a:xfrm>
                    <a:prstGeom prst="rect">
                      <a:avLst/>
                    </a:prstGeom>
                    <a:noFill/>
                    <a:ln>
                      <a:noFill/>
                    </a:ln>
                  </pic:spPr>
                </pic:pic>
              </a:graphicData>
            </a:graphic>
          </wp:inline>
        </w:drawing>
      </w:r>
    </w:p>
    <w:p w14:paraId="4B4ED272" w14:textId="360DC8F7" w:rsidR="00211C72" w:rsidRPr="00E03657" w:rsidRDefault="00211C72" w:rsidP="00E03657">
      <w:pPr>
        <w:pStyle w:val="Caption"/>
        <w:rPr>
          <w:sz w:val="22"/>
          <w:szCs w:val="22"/>
        </w:rPr>
      </w:pPr>
      <w:r w:rsidRPr="00D93D74">
        <w:rPr>
          <w:bCs/>
          <w:sz w:val="22"/>
        </w:rPr>
        <w:t xml:space="preserve">Figure </w:t>
      </w:r>
      <w:ins w:id="600" w:author="Urša Miklavčič" w:date="2026-04-20T14:28:00Z" w16du:dateUtc="2026-04-20T12:28:00Z">
        <w:r w:rsidR="0063522F">
          <w:rPr>
            <w:bCs/>
            <w:sz w:val="22"/>
          </w:rPr>
          <w:t>15</w:t>
        </w:r>
      </w:ins>
      <w:del w:id="601" w:author="Urša Miklavčič" w:date="2026-04-20T14:28:00Z" w16du:dateUtc="2026-04-20T12:28:00Z">
        <w:r w:rsidRPr="00D93D74" w:rsidDel="0063522F">
          <w:rPr>
            <w:bCs/>
            <w:sz w:val="22"/>
          </w:rPr>
          <w:delText>21</w:delText>
        </w:r>
      </w:del>
      <w:r w:rsidRPr="00D93D74">
        <w:rPr>
          <w:bCs/>
          <w:sz w:val="22"/>
        </w:rPr>
        <w:t xml:space="preserve">. Diversity and abundance of ARGs based on the taxonomical classification of contig on which the ARG was detected. </w:t>
      </w:r>
      <w:r w:rsidR="00E03657" w:rsidRPr="00D93D74">
        <w:rPr>
          <w:b w:val="0"/>
          <w:bCs/>
          <w:sz w:val="22"/>
          <w:szCs w:val="22"/>
        </w:rPr>
        <w:t xml:space="preserve">A) Number of unique ARGs and B) number of mapped reads per million (TPM) </w:t>
      </w:r>
      <w:r w:rsidR="00E03657">
        <w:rPr>
          <w:b w:val="0"/>
          <w:bCs/>
          <w:sz w:val="22"/>
          <w:szCs w:val="22"/>
        </w:rPr>
        <w:t xml:space="preserve">detected on contigs classified as stated on y-axis. Coloured by class of ARG. </w:t>
      </w:r>
    </w:p>
    <w:p w14:paraId="29EC44A5" w14:textId="77777777" w:rsidR="00211C72" w:rsidRDefault="00211C72" w:rsidP="00211C72">
      <w:pPr>
        <w:rPr>
          <w:sz w:val="22"/>
        </w:rPr>
      </w:pPr>
    </w:p>
    <w:p w14:paraId="7D536EEB" w14:textId="77777777" w:rsidR="00351ADF" w:rsidRPr="00D93D74" w:rsidRDefault="00351ADF" w:rsidP="00211C72">
      <w:pPr>
        <w:rPr>
          <w:sz w:val="22"/>
        </w:rPr>
      </w:pPr>
    </w:p>
    <w:p w14:paraId="1CE05D4B" w14:textId="5E5E3BB8" w:rsidR="00211C72" w:rsidRPr="00D93D74" w:rsidRDefault="00211C72" w:rsidP="00351ADF">
      <w:pPr>
        <w:pStyle w:val="Heading3"/>
        <w:numPr>
          <w:ilvl w:val="2"/>
          <w:numId w:val="26"/>
        </w:numPr>
      </w:pPr>
      <w:bookmarkStart w:id="602" w:name="_Toc216099760"/>
      <w:bookmarkStart w:id="603" w:name="_Toc220932883"/>
      <w:bookmarkStart w:id="604" w:name="_Toc227737894"/>
      <w:r w:rsidRPr="00D93D74">
        <w:t>Per</w:t>
      </w:r>
      <w:commentRangeStart w:id="605"/>
      <w:r w:rsidRPr="00D93D74">
        <w:t>sistence of antimicrobial resistance genes in the human gut</w:t>
      </w:r>
      <w:bookmarkEnd w:id="602"/>
      <w:commentRangeEnd w:id="605"/>
      <w:r w:rsidRPr="00D93D74">
        <w:rPr>
          <w:rStyle w:val="CommentReference"/>
          <w:rFonts w:eastAsiaTheme="minorHAnsi" w:cstheme="minorBidi"/>
          <w:b w:val="0"/>
          <w:bCs w:val="0"/>
          <w:color w:val="auto"/>
        </w:rPr>
        <w:commentReference w:id="605"/>
      </w:r>
      <w:bookmarkEnd w:id="603"/>
      <w:bookmarkEnd w:id="604"/>
    </w:p>
    <w:p w14:paraId="1A2CF446" w14:textId="5B389152" w:rsidR="00DB47CB" w:rsidRDefault="00211C72" w:rsidP="00211C72">
      <w:pPr>
        <w:rPr>
          <w:ins w:id="606" w:author="Urša Miklavčič" w:date="2026-04-21T10:01:00Z" w16du:dateUtc="2026-04-21T08:01:00Z"/>
          <w:rFonts w:cs="Times New Roman"/>
          <w:szCs w:val="24"/>
        </w:rPr>
      </w:pPr>
      <w:r w:rsidRPr="00D93D74">
        <w:rPr>
          <w:rFonts w:cs="Times New Roman"/>
          <w:szCs w:val="24"/>
        </w:rPr>
        <w:t xml:space="preserve">We detected between 81 and 101 unique ARGs per individual, </w:t>
      </w:r>
      <w:commentRangeStart w:id="607"/>
      <w:del w:id="608" w:author="Urša Miklavčič" w:date="2026-04-20T16:18:00Z" w16du:dateUtc="2026-04-20T14:18:00Z">
        <w:r w:rsidRPr="00D93D74" w:rsidDel="00574911">
          <w:rPr>
            <w:rFonts w:cs="Times New Roman"/>
            <w:szCs w:val="24"/>
          </w:rPr>
          <w:delText xml:space="preserve">with </w:delText>
        </w:r>
      </w:del>
      <w:ins w:id="609" w:author="Urša Miklavčič" w:date="2026-04-20T16:18:00Z" w16du:dateUtc="2026-04-20T14:18:00Z">
        <w:r w:rsidR="00574911">
          <w:rPr>
            <w:rFonts w:cs="Times New Roman"/>
            <w:szCs w:val="24"/>
          </w:rPr>
          <w:t>of which</w:t>
        </w:r>
        <w:r w:rsidR="00574911" w:rsidRPr="00D93D74">
          <w:rPr>
            <w:rFonts w:cs="Times New Roman"/>
            <w:szCs w:val="24"/>
          </w:rPr>
          <w:t xml:space="preserve"> </w:t>
        </w:r>
      </w:ins>
      <w:r w:rsidRPr="00D93D74">
        <w:rPr>
          <w:rFonts w:cs="Times New Roman"/>
          <w:szCs w:val="24"/>
        </w:rPr>
        <w:t>3</w:t>
      </w:r>
      <w:ins w:id="610" w:author="Urša Miklavčič" w:date="2026-04-20T16:11:00Z" w16du:dateUtc="2026-04-20T14:11:00Z">
        <w:r w:rsidR="00574911">
          <w:rPr>
            <w:rFonts w:cs="Times New Roman"/>
            <w:szCs w:val="24"/>
          </w:rPr>
          <w:t>9</w:t>
        </w:r>
      </w:ins>
      <w:del w:id="611" w:author="Urša Miklavčič" w:date="2026-04-20T16:11:00Z" w16du:dateUtc="2026-04-20T14:11:00Z">
        <w:r w:rsidRPr="00D93D74" w:rsidDel="00574911">
          <w:rPr>
            <w:rFonts w:cs="Times New Roman"/>
            <w:szCs w:val="24"/>
          </w:rPr>
          <w:delText>2</w:delText>
        </w:r>
      </w:del>
      <w:r w:rsidRPr="00D93D74">
        <w:rPr>
          <w:rFonts w:cs="Times New Roman"/>
          <w:szCs w:val="24"/>
        </w:rPr>
        <w:t>% to 6</w:t>
      </w:r>
      <w:ins w:id="612" w:author="Urša Miklavčič" w:date="2026-04-20T16:12:00Z" w16du:dateUtc="2026-04-20T14:12:00Z">
        <w:r w:rsidR="00574911">
          <w:rPr>
            <w:rFonts w:cs="Times New Roman"/>
            <w:szCs w:val="24"/>
          </w:rPr>
          <w:t>6</w:t>
        </w:r>
      </w:ins>
      <w:del w:id="613" w:author="Urša Miklavčič" w:date="2026-04-20T16:12:00Z" w16du:dateUtc="2026-04-20T14:12:00Z">
        <w:r w:rsidRPr="00D93D74" w:rsidDel="00574911">
          <w:rPr>
            <w:rFonts w:cs="Times New Roman"/>
            <w:szCs w:val="24"/>
          </w:rPr>
          <w:delText>3</w:delText>
        </w:r>
      </w:del>
      <w:r w:rsidRPr="00D93D74">
        <w:rPr>
          <w:rFonts w:cs="Times New Roman"/>
          <w:szCs w:val="24"/>
        </w:rPr>
        <w:t xml:space="preserve">% </w:t>
      </w:r>
      <w:commentRangeEnd w:id="607"/>
      <w:r w:rsidRPr="00D93D74">
        <w:rPr>
          <w:rStyle w:val="CommentReference"/>
        </w:rPr>
        <w:commentReference w:id="607"/>
      </w:r>
      <w:r w:rsidRPr="00D93D74">
        <w:rPr>
          <w:rFonts w:cs="Times New Roman"/>
          <w:szCs w:val="24"/>
        </w:rPr>
        <w:t xml:space="preserve">(average </w:t>
      </w:r>
      <w:ins w:id="614" w:author="Urša Miklavčič" w:date="2026-04-20T16:12:00Z" w16du:dateUtc="2026-04-20T14:12:00Z">
        <w:r w:rsidR="00574911">
          <w:rPr>
            <w:rFonts w:cs="Times New Roman"/>
            <w:szCs w:val="24"/>
          </w:rPr>
          <w:t>49</w:t>
        </w:r>
      </w:ins>
      <w:del w:id="615" w:author="Urša Miklavčič" w:date="2026-04-20T16:12:00Z" w16du:dateUtc="2026-04-20T14:12:00Z">
        <w:r w:rsidRPr="00D93D74" w:rsidDel="00574911">
          <w:rPr>
            <w:rFonts w:cs="Times New Roman"/>
            <w:szCs w:val="24"/>
          </w:rPr>
          <w:delText>36</w:delText>
        </w:r>
      </w:del>
      <w:r w:rsidRPr="00D93D74">
        <w:rPr>
          <w:rFonts w:cs="Times New Roman"/>
          <w:szCs w:val="24"/>
        </w:rPr>
        <w:t>%)</w:t>
      </w:r>
      <w:ins w:id="616" w:author="Urša Miklavčič" w:date="2026-04-20T16:18:00Z" w16du:dateUtc="2026-04-20T14:18:00Z">
        <w:r w:rsidR="00574911">
          <w:rPr>
            <w:rFonts w:cs="Times New Roman"/>
            <w:szCs w:val="24"/>
          </w:rPr>
          <w:t xml:space="preserve"> were</w:t>
        </w:r>
      </w:ins>
      <w:del w:id="617" w:author="Urša Miklavčič" w:date="2026-04-20T16:18:00Z" w16du:dateUtc="2026-04-20T14:18:00Z">
        <w:r w:rsidRPr="00D93D74" w:rsidDel="00574911">
          <w:rPr>
            <w:rFonts w:cs="Times New Roman"/>
            <w:szCs w:val="24"/>
          </w:rPr>
          <w:delText xml:space="preserve"> ARGs out of all ARGs per individual being</w:delText>
        </w:r>
      </w:del>
      <w:r w:rsidRPr="00D93D74">
        <w:rPr>
          <w:rFonts w:cs="Times New Roman"/>
          <w:szCs w:val="24"/>
        </w:rPr>
        <w:t xml:space="preserve"> consistently present over six months</w:t>
      </w:r>
      <w:del w:id="618" w:author="Urša Miklavčič" w:date="2026-04-21T09:53:00Z" w16du:dateUtc="2026-04-21T07:53:00Z">
        <w:r w:rsidRPr="00D93D74" w:rsidDel="00C701FA">
          <w:rPr>
            <w:rFonts w:cs="Times New Roman"/>
            <w:szCs w:val="24"/>
          </w:rPr>
          <w:delText xml:space="preserve"> in each participant</w:delText>
        </w:r>
      </w:del>
      <w:del w:id="619" w:author="Urša Miklavčič" w:date="2026-04-20T17:04:00Z" w16du:dateUtc="2026-04-20T15:04:00Z">
        <w:r w:rsidRPr="00D93D74" w:rsidDel="008033F7">
          <w:rPr>
            <w:rFonts w:cs="Times New Roman"/>
            <w:szCs w:val="24"/>
          </w:rPr>
          <w:delText xml:space="preserve"> (</w:delText>
        </w:r>
      </w:del>
      <w:del w:id="620" w:author="Urša Miklavčič" w:date="2026-04-20T16:19:00Z" w16du:dateUtc="2026-04-20T14:19:00Z">
        <w:r w:rsidRPr="00D93D74" w:rsidDel="00574911">
          <w:rPr>
            <w:rFonts w:cs="Times New Roman"/>
            <w:szCs w:val="24"/>
          </w:rPr>
          <w:delText>Supplement Figure 23</w:delText>
        </w:r>
      </w:del>
      <w:del w:id="621" w:author="Urša Miklavčič" w:date="2026-04-20T17:04:00Z" w16du:dateUtc="2026-04-20T15:04:00Z">
        <w:r w:rsidRPr="00D93D74" w:rsidDel="008033F7">
          <w:rPr>
            <w:rFonts w:cs="Times New Roman"/>
            <w:szCs w:val="24"/>
          </w:rPr>
          <w:delText>)</w:delText>
        </w:r>
      </w:del>
      <w:r w:rsidRPr="00D93D74">
        <w:rPr>
          <w:rFonts w:cs="Times New Roman"/>
          <w:szCs w:val="24"/>
        </w:rPr>
        <w:t xml:space="preserve">. </w:t>
      </w:r>
      <w:ins w:id="622" w:author="Urša Miklavčič" w:date="2026-04-21T09:53:00Z" w16du:dateUtc="2026-04-21T07:53:00Z">
        <w:r w:rsidR="00C701FA">
          <w:rPr>
            <w:rFonts w:cs="Times New Roman"/>
            <w:szCs w:val="24"/>
          </w:rPr>
          <w:t>Overall, i</w:t>
        </w:r>
      </w:ins>
      <w:ins w:id="623" w:author="Urša Miklavčič" w:date="2026-04-21T09:34:00Z" w16du:dateUtc="2026-04-21T07:34:00Z">
        <w:r w:rsidR="00DB47CB">
          <w:rPr>
            <w:rFonts w:cs="Times New Roman"/>
            <w:szCs w:val="24"/>
          </w:rPr>
          <w:t xml:space="preserve">ndividual characteristics and </w:t>
        </w:r>
      </w:ins>
      <w:ins w:id="624" w:author="Urša Miklavčič" w:date="2026-04-21T09:54:00Z" w16du:dateUtc="2026-04-21T07:54:00Z">
        <w:r w:rsidR="00C701FA">
          <w:rPr>
            <w:rFonts w:cs="Times New Roman"/>
            <w:szCs w:val="24"/>
          </w:rPr>
          <w:t xml:space="preserve">reported </w:t>
        </w:r>
      </w:ins>
      <w:ins w:id="625" w:author="Urša Miklavčič" w:date="2026-04-21T09:34:00Z" w16du:dateUtc="2026-04-21T07:34:00Z">
        <w:r w:rsidR="00DB47CB">
          <w:rPr>
            <w:rFonts w:cs="Times New Roman"/>
            <w:szCs w:val="24"/>
          </w:rPr>
          <w:t xml:space="preserve">life events </w:t>
        </w:r>
      </w:ins>
      <w:ins w:id="626" w:author="Urša Miklavčič" w:date="2026-04-21T09:35:00Z" w16du:dateUtc="2026-04-21T07:35:00Z">
        <w:r w:rsidR="00DB47CB">
          <w:rPr>
            <w:rFonts w:cs="Times New Roman"/>
            <w:szCs w:val="24"/>
          </w:rPr>
          <w:t xml:space="preserve">had limited </w:t>
        </w:r>
      </w:ins>
      <w:ins w:id="627" w:author="Urša Miklavčič" w:date="2026-04-21T09:54:00Z" w16du:dateUtc="2026-04-21T07:54:00Z">
        <w:r w:rsidR="00C701FA">
          <w:rPr>
            <w:rFonts w:cs="Times New Roman"/>
            <w:szCs w:val="24"/>
          </w:rPr>
          <w:t>influence</w:t>
        </w:r>
      </w:ins>
      <w:ins w:id="628" w:author="Urša Miklavčič" w:date="2026-04-21T09:35:00Z" w16du:dateUtc="2026-04-21T07:35:00Z">
        <w:r w:rsidR="00DB47CB">
          <w:rPr>
            <w:rFonts w:cs="Times New Roman"/>
            <w:szCs w:val="24"/>
          </w:rPr>
          <w:t xml:space="preserve"> on diversity </w:t>
        </w:r>
      </w:ins>
      <w:ins w:id="629" w:author="Urša Miklavčič" w:date="2026-04-21T09:54:00Z" w16du:dateUtc="2026-04-21T07:54:00Z">
        <w:r w:rsidR="00C701FA">
          <w:rPr>
            <w:rFonts w:cs="Times New Roman"/>
            <w:szCs w:val="24"/>
          </w:rPr>
          <w:t>and</w:t>
        </w:r>
      </w:ins>
      <w:ins w:id="630" w:author="Urša Miklavčič" w:date="2026-04-21T09:35:00Z" w16du:dateUtc="2026-04-21T07:35:00Z">
        <w:r w:rsidR="00DB47CB">
          <w:rPr>
            <w:rFonts w:cs="Times New Roman"/>
            <w:szCs w:val="24"/>
          </w:rPr>
          <w:t xml:space="preserve"> abundance of ARGs</w:t>
        </w:r>
      </w:ins>
      <w:ins w:id="631" w:author="Urša Miklavčič" w:date="2026-04-21T10:01:00Z" w16du:dateUtc="2026-04-21T08:01:00Z">
        <w:r w:rsidR="00A01C68">
          <w:rPr>
            <w:rFonts w:cs="Times New Roman"/>
            <w:szCs w:val="24"/>
          </w:rPr>
          <w:t xml:space="preserve"> (Figure 16)</w:t>
        </w:r>
      </w:ins>
      <w:ins w:id="632" w:author="Urša Miklavčič" w:date="2026-04-21T09:36:00Z" w16du:dateUtc="2026-04-21T07:36:00Z">
        <w:r w:rsidR="00DB47CB">
          <w:rPr>
            <w:rFonts w:cs="Times New Roman"/>
            <w:szCs w:val="24"/>
          </w:rPr>
          <w:t xml:space="preserve">. </w:t>
        </w:r>
      </w:ins>
      <w:ins w:id="633" w:author="Urša Miklavčič" w:date="2026-04-21T09:54:00Z" w16du:dateUtc="2026-04-21T07:54:00Z">
        <w:r w:rsidR="00C701FA">
          <w:rPr>
            <w:rFonts w:cs="Times New Roman"/>
            <w:szCs w:val="24"/>
          </w:rPr>
          <w:t xml:space="preserve">To </w:t>
        </w:r>
      </w:ins>
      <w:ins w:id="634" w:author="Urša Miklavčič" w:date="2026-04-21T10:01:00Z" w16du:dateUtc="2026-04-21T08:01:00Z">
        <w:r w:rsidR="00A01C68">
          <w:rPr>
            <w:rFonts w:cs="Times New Roman"/>
            <w:szCs w:val="24"/>
          </w:rPr>
          <w:t>assess</w:t>
        </w:r>
      </w:ins>
      <w:ins w:id="635" w:author="Urša Miklavčič" w:date="2026-04-21T09:54:00Z" w16du:dateUtc="2026-04-21T07:54:00Z">
        <w:r w:rsidR="00C701FA">
          <w:rPr>
            <w:rFonts w:cs="Times New Roman"/>
            <w:szCs w:val="24"/>
          </w:rPr>
          <w:t xml:space="preserve"> </w:t>
        </w:r>
      </w:ins>
      <w:ins w:id="636" w:author="Urša Miklavčič" w:date="2026-04-21T10:01:00Z" w16du:dateUtc="2026-04-21T08:01:00Z">
        <w:r w:rsidR="00A01C68">
          <w:rPr>
            <w:rFonts w:cs="Times New Roman"/>
            <w:szCs w:val="24"/>
          </w:rPr>
          <w:t>these effects</w:t>
        </w:r>
      </w:ins>
      <w:ins w:id="637" w:author="Urša Miklavčič" w:date="2026-04-21T09:54:00Z" w16du:dateUtc="2026-04-21T07:54:00Z">
        <w:r w:rsidR="00C701FA">
          <w:rPr>
            <w:rFonts w:cs="Times New Roman"/>
            <w:szCs w:val="24"/>
          </w:rPr>
          <w:t>, we fitted a l</w:t>
        </w:r>
      </w:ins>
      <w:ins w:id="638" w:author="Urša Miklavčič" w:date="2026-04-21T09:36:00Z" w16du:dateUtc="2026-04-21T07:36:00Z">
        <w:r w:rsidR="00DB47CB">
          <w:rPr>
            <w:rFonts w:cs="Times New Roman"/>
            <w:szCs w:val="24"/>
          </w:rPr>
          <w:t>inear mixed-effects model</w:t>
        </w:r>
      </w:ins>
      <w:ins w:id="639" w:author="Urša Miklavčič" w:date="2026-04-21T09:54:00Z" w16du:dateUtc="2026-04-21T07:54:00Z">
        <w:r w:rsidR="00C701FA">
          <w:rPr>
            <w:rFonts w:cs="Times New Roman"/>
            <w:szCs w:val="24"/>
          </w:rPr>
          <w:t>s</w:t>
        </w:r>
      </w:ins>
      <w:ins w:id="640" w:author="Urša Miklavčič" w:date="2026-04-21T09:36:00Z" w16du:dateUtc="2026-04-21T07:36:00Z">
        <w:r w:rsidR="00DB47CB">
          <w:rPr>
            <w:rFonts w:cs="Times New Roman"/>
            <w:szCs w:val="24"/>
          </w:rPr>
          <w:t xml:space="preserve"> including </w:t>
        </w:r>
      </w:ins>
      <w:ins w:id="641" w:author="Urša Miklavčič" w:date="2026-04-21T09:37:00Z" w16du:dateUtc="2026-04-21T07:37:00Z">
        <w:r w:rsidR="00DB47CB">
          <w:rPr>
            <w:rFonts w:cs="Times New Roman"/>
            <w:szCs w:val="24"/>
          </w:rPr>
          <w:t xml:space="preserve">age, height, weight, </w:t>
        </w:r>
        <w:r w:rsidR="00DA61C2">
          <w:rPr>
            <w:rFonts w:cs="Times New Roman"/>
            <w:szCs w:val="24"/>
          </w:rPr>
          <w:t xml:space="preserve">living conditions (urban/rural, flat/house, number of household members), dietary changes, supplement and medication </w:t>
        </w:r>
      </w:ins>
      <w:ins w:id="642" w:author="Urša Miklavčič" w:date="2026-04-21T09:38:00Z" w16du:dateUtc="2026-04-21T07:38:00Z">
        <w:r w:rsidR="00DA61C2">
          <w:rPr>
            <w:rFonts w:cs="Times New Roman"/>
            <w:szCs w:val="24"/>
          </w:rPr>
          <w:t>consumption</w:t>
        </w:r>
      </w:ins>
      <w:ins w:id="643" w:author="Urša Miklavčič" w:date="2026-04-21T09:39:00Z" w16du:dateUtc="2026-04-21T07:39:00Z">
        <w:r w:rsidR="00DA61C2">
          <w:rPr>
            <w:rFonts w:cs="Times New Roman"/>
            <w:szCs w:val="24"/>
          </w:rPr>
          <w:t>, and vaccination,</w:t>
        </w:r>
      </w:ins>
      <w:ins w:id="644" w:author="Urša Miklavčič" w:date="2026-04-21T09:38:00Z" w16du:dateUtc="2026-04-21T07:38:00Z">
        <w:r w:rsidR="00DA61C2">
          <w:rPr>
            <w:rFonts w:cs="Times New Roman"/>
            <w:szCs w:val="24"/>
          </w:rPr>
          <w:t xml:space="preserve"> stress level</w:t>
        </w:r>
      </w:ins>
      <w:ins w:id="645" w:author="Urša Miklavčič" w:date="2026-04-21T09:39:00Z" w16du:dateUtc="2026-04-21T07:39:00Z">
        <w:r w:rsidR="00DA61C2">
          <w:rPr>
            <w:rFonts w:cs="Times New Roman"/>
            <w:szCs w:val="24"/>
          </w:rPr>
          <w:t>, physical activity</w:t>
        </w:r>
      </w:ins>
      <w:ins w:id="646" w:author="Urša Miklavčič" w:date="2026-04-21T09:38:00Z" w16du:dateUtc="2026-04-21T07:38:00Z">
        <w:r w:rsidR="00DA61C2">
          <w:rPr>
            <w:rFonts w:cs="Times New Roman"/>
            <w:szCs w:val="24"/>
          </w:rPr>
          <w:t xml:space="preserve"> and other reported life events such as travel</w:t>
        </w:r>
      </w:ins>
      <w:ins w:id="647" w:author="Urša Miklavčič" w:date="2026-04-21T09:55:00Z" w16du:dateUtc="2026-04-21T07:55:00Z">
        <w:r w:rsidR="00C701FA">
          <w:rPr>
            <w:rFonts w:cs="Times New Roman"/>
            <w:szCs w:val="24"/>
          </w:rPr>
          <w:t xml:space="preserve">, as well as </w:t>
        </w:r>
      </w:ins>
      <w:ins w:id="648" w:author="Urša Miklavčič" w:date="2026-04-21T09:39:00Z" w16du:dateUtc="2026-04-21T07:39:00Z">
        <w:r w:rsidR="00DA61C2">
          <w:rPr>
            <w:rFonts w:cs="Times New Roman"/>
            <w:szCs w:val="24"/>
          </w:rPr>
          <w:t xml:space="preserve">Bristol stool scale </w:t>
        </w:r>
      </w:ins>
      <w:ins w:id="649" w:author="Urša Miklavčič" w:date="2026-04-21T09:55:00Z" w16du:dateUtc="2026-04-21T07:55:00Z">
        <w:r w:rsidR="00C701FA">
          <w:rPr>
            <w:rFonts w:cs="Times New Roman"/>
            <w:szCs w:val="24"/>
          </w:rPr>
          <w:t>scores</w:t>
        </w:r>
      </w:ins>
      <w:ins w:id="650" w:author="Urša Miklavčič" w:date="2026-04-21T09:39:00Z" w16du:dateUtc="2026-04-21T07:39:00Z">
        <w:r w:rsidR="00DA61C2">
          <w:rPr>
            <w:rFonts w:cs="Times New Roman"/>
            <w:szCs w:val="24"/>
          </w:rPr>
          <w:t xml:space="preserve">. </w:t>
        </w:r>
      </w:ins>
    </w:p>
    <w:p w14:paraId="4B2B0180" w14:textId="03D8F5B2" w:rsidR="00A01C68" w:rsidRDefault="00A01C68" w:rsidP="00211C72">
      <w:pPr>
        <w:rPr>
          <w:ins w:id="651" w:author="Urša Miklavčič" w:date="2026-04-21T09:40:00Z" w16du:dateUtc="2026-04-21T07:40:00Z"/>
          <w:rFonts w:cs="Times New Roman"/>
          <w:szCs w:val="24"/>
        </w:rPr>
      </w:pPr>
      <w:ins w:id="652" w:author="Urša Miklavčič" w:date="2026-04-21T10:01:00Z" w16du:dateUtc="2026-04-21T08:01:00Z">
        <w:r>
          <w:rPr>
            <w:rFonts w:cs="Times New Roman"/>
            <w:szCs w:val="24"/>
          </w:rPr>
          <w:t>For ARG diversity (Figure 16A), only a small number of variables showed statistically significant associations. Body weight was negatively associated with ARG richness (estimate = -0.034, p = 0.022), while supplement consumption was associated with increased ARG richness (estimate = 1.14, p = 0.03). No individual supplement category (omega3, proteins etc.) showed significant effect. The random effect of individual explained negligible variance, indicating minimal between individual differences after accounting for covariates.</w:t>
        </w:r>
      </w:ins>
    </w:p>
    <w:p w14:paraId="33D2583A" w14:textId="7094899C" w:rsidR="00C701FA" w:rsidRDefault="00C701FA" w:rsidP="00211C72">
      <w:pPr>
        <w:rPr>
          <w:ins w:id="653" w:author="Urša Miklavčič" w:date="2026-04-21T09:43:00Z" w16du:dateUtc="2026-04-21T07:43:00Z"/>
          <w:rFonts w:cs="Times New Roman"/>
          <w:szCs w:val="24"/>
        </w:rPr>
      </w:pPr>
      <w:ins w:id="654" w:author="Urša Miklavčič" w:date="2026-04-21T09:55:00Z" w16du:dateUtc="2026-04-21T07:55:00Z">
        <w:r>
          <w:rPr>
            <w:rFonts w:cs="Times New Roman"/>
            <w:szCs w:val="24"/>
          </w:rPr>
          <w:t>For ARG abundance</w:t>
        </w:r>
      </w:ins>
      <w:ins w:id="655" w:author="Urša Miklavčič" w:date="2026-04-21T10:02:00Z" w16du:dateUtc="2026-04-21T08:02:00Z">
        <w:r w:rsidR="00A01C68">
          <w:rPr>
            <w:rFonts w:cs="Times New Roman"/>
            <w:szCs w:val="24"/>
          </w:rPr>
          <w:t xml:space="preserve"> (Figure 16B)</w:t>
        </w:r>
      </w:ins>
      <w:ins w:id="656" w:author="Urša Miklavčič" w:date="2026-04-21T09:55:00Z" w16du:dateUtc="2026-04-21T07:55:00Z">
        <w:r>
          <w:rPr>
            <w:rFonts w:cs="Times New Roman"/>
            <w:szCs w:val="24"/>
          </w:rPr>
          <w:t xml:space="preserve">, most variables were </w:t>
        </w:r>
      </w:ins>
      <w:ins w:id="657" w:author="Urša Miklavčič" w:date="2026-04-21T09:41:00Z" w16du:dateUtc="2026-04-21T07:41:00Z">
        <w:r w:rsidR="00DA61C2">
          <w:rPr>
            <w:rFonts w:cs="Times New Roman"/>
            <w:szCs w:val="24"/>
          </w:rPr>
          <w:t>not significantly ass</w:t>
        </w:r>
      </w:ins>
      <w:ins w:id="658" w:author="Urša Miklavčič" w:date="2026-04-21T09:42:00Z" w16du:dateUtc="2026-04-21T07:42:00Z">
        <w:r w:rsidR="00DA61C2">
          <w:rPr>
            <w:rFonts w:cs="Times New Roman"/>
            <w:szCs w:val="24"/>
          </w:rPr>
          <w:t xml:space="preserve">ociated (all p &gt; 0.05), </w:t>
        </w:r>
      </w:ins>
      <w:ins w:id="659" w:author="Urša Miklavčič" w:date="2026-04-21T09:56:00Z" w16du:dateUtc="2026-04-21T07:56:00Z">
        <w:r>
          <w:rPr>
            <w:rFonts w:cs="Times New Roman"/>
            <w:szCs w:val="24"/>
          </w:rPr>
          <w:t>including</w:t>
        </w:r>
      </w:ins>
      <w:ins w:id="660" w:author="Urša Miklavčič" w:date="2026-04-21T09:42:00Z" w16du:dateUtc="2026-04-21T07:42:00Z">
        <w:r w:rsidR="00DA61C2">
          <w:rPr>
            <w:rFonts w:cs="Times New Roman"/>
            <w:szCs w:val="24"/>
          </w:rPr>
          <w:t xml:space="preserve"> predefined events such as illness or antibiotic treatment. </w:t>
        </w:r>
      </w:ins>
      <w:ins w:id="661" w:author="Urša Miklavčič" w:date="2026-04-21T09:57:00Z" w16du:dateUtc="2026-04-21T07:57:00Z">
        <w:r>
          <w:rPr>
            <w:rFonts w:cs="Times New Roman"/>
            <w:szCs w:val="24"/>
          </w:rPr>
          <w:t>Only, v</w:t>
        </w:r>
      </w:ins>
      <w:ins w:id="662" w:author="Urša Miklavčič" w:date="2026-04-21T09:43:00Z" w16du:dateUtc="2026-04-21T07:43:00Z">
        <w:r w:rsidR="00DA61C2">
          <w:rPr>
            <w:rFonts w:cs="Times New Roman"/>
            <w:szCs w:val="24"/>
          </w:rPr>
          <w:t>accination was associated with a modes</w:t>
        </w:r>
      </w:ins>
      <w:ins w:id="663" w:author="Urša Miklavčič" w:date="2026-04-21T09:46:00Z" w16du:dateUtc="2026-04-21T07:46:00Z">
        <w:r w:rsidR="00DA61C2">
          <w:rPr>
            <w:rFonts w:cs="Times New Roman"/>
            <w:szCs w:val="24"/>
          </w:rPr>
          <w:t>t</w:t>
        </w:r>
      </w:ins>
      <w:ins w:id="664" w:author="Urša Miklavčič" w:date="2026-04-21T09:43:00Z" w16du:dateUtc="2026-04-21T07:43:00Z">
        <w:r w:rsidR="00DA61C2">
          <w:rPr>
            <w:rFonts w:cs="Times New Roman"/>
            <w:szCs w:val="24"/>
          </w:rPr>
          <w:t xml:space="preserve"> decrease in ARG abundance (estimate = -61.5, p = 0.031)</w:t>
        </w:r>
      </w:ins>
      <w:ins w:id="665" w:author="Urša Miklavčič" w:date="2026-04-21T09:56:00Z" w16du:dateUtc="2026-04-21T07:56:00Z">
        <w:r>
          <w:rPr>
            <w:rFonts w:cs="Times New Roman"/>
            <w:szCs w:val="24"/>
          </w:rPr>
          <w:t>.</w:t>
        </w:r>
      </w:ins>
      <w:ins w:id="666" w:author="Urša Miklavčič" w:date="2026-04-21T09:43:00Z" w16du:dateUtc="2026-04-21T07:43:00Z">
        <w:r w:rsidR="00DA61C2">
          <w:rPr>
            <w:rFonts w:cs="Times New Roman"/>
            <w:szCs w:val="24"/>
          </w:rPr>
          <w:t xml:space="preserve"> </w:t>
        </w:r>
      </w:ins>
      <w:ins w:id="667" w:author="Urša Miklavčič" w:date="2026-04-21T09:56:00Z" w16du:dateUtc="2026-04-21T07:56:00Z">
        <w:r>
          <w:rPr>
            <w:rFonts w:cs="Times New Roman"/>
            <w:szCs w:val="24"/>
          </w:rPr>
          <w:t xml:space="preserve">However, this effect should be interpreted cautiously </w:t>
        </w:r>
      </w:ins>
      <w:ins w:id="668" w:author="Urša Miklavčič" w:date="2026-04-21T09:57:00Z" w16du:dateUtc="2026-04-21T07:57:00Z">
        <w:r>
          <w:rPr>
            <w:rFonts w:cs="Times New Roman"/>
            <w:szCs w:val="24"/>
          </w:rPr>
          <w:t xml:space="preserve">given the </w:t>
        </w:r>
      </w:ins>
      <w:ins w:id="669" w:author="Urša Miklavčič" w:date="2026-04-21T09:44:00Z" w16du:dateUtc="2026-04-21T07:44:00Z">
        <w:r w:rsidR="00DA61C2">
          <w:rPr>
            <w:rFonts w:cs="Times New Roman"/>
            <w:szCs w:val="24"/>
          </w:rPr>
          <w:t xml:space="preserve">large number of predictors tested. </w:t>
        </w:r>
      </w:ins>
      <w:ins w:id="670" w:author="Urša Miklavčič" w:date="2026-04-21T09:57:00Z" w16du:dateUtc="2026-04-21T07:57:00Z">
        <w:r w:rsidR="00A01C68">
          <w:rPr>
            <w:rFonts w:cs="Times New Roman"/>
            <w:szCs w:val="24"/>
          </w:rPr>
          <w:t>S</w:t>
        </w:r>
      </w:ins>
      <w:ins w:id="671" w:author="Urša Miklavčič" w:date="2026-04-21T09:45:00Z" w16du:dateUtc="2026-04-21T07:45:00Z">
        <w:r w:rsidR="00DA61C2">
          <w:rPr>
            <w:rFonts w:cs="Times New Roman"/>
            <w:szCs w:val="24"/>
          </w:rPr>
          <w:t xml:space="preserve">ubstantial variability </w:t>
        </w:r>
      </w:ins>
      <w:ins w:id="672" w:author="Urša Miklavčič" w:date="2026-04-21T09:57:00Z" w16du:dateUtc="2026-04-21T07:57:00Z">
        <w:r w:rsidR="00A01C68">
          <w:rPr>
            <w:rFonts w:cs="Times New Roman"/>
            <w:szCs w:val="24"/>
          </w:rPr>
          <w:t xml:space="preserve">was observed both </w:t>
        </w:r>
      </w:ins>
      <w:ins w:id="673" w:author="Urša Miklavčič" w:date="2026-04-21T09:45:00Z" w16du:dateUtc="2026-04-21T07:45:00Z">
        <w:r w:rsidR="00DA61C2">
          <w:rPr>
            <w:rFonts w:cs="Times New Roman"/>
            <w:szCs w:val="24"/>
          </w:rPr>
          <w:t xml:space="preserve">between individuals (SD ~ 142) and within </w:t>
        </w:r>
      </w:ins>
      <w:ins w:id="674" w:author="Urša Miklavčič" w:date="2026-04-21T09:58:00Z" w16du:dateUtc="2026-04-21T07:58:00Z">
        <w:r w:rsidR="00A01C68">
          <w:rPr>
            <w:rFonts w:cs="Times New Roman"/>
            <w:szCs w:val="24"/>
          </w:rPr>
          <w:t>i</w:t>
        </w:r>
      </w:ins>
      <w:ins w:id="675" w:author="Urša Miklavčič" w:date="2026-04-21T09:45:00Z" w16du:dateUtc="2026-04-21T07:45:00Z">
        <w:r w:rsidR="00DA61C2">
          <w:rPr>
            <w:rFonts w:cs="Times New Roman"/>
            <w:szCs w:val="24"/>
          </w:rPr>
          <w:t>ndividual</w:t>
        </w:r>
      </w:ins>
      <w:ins w:id="676" w:author="Urša Miklavčič" w:date="2026-04-21T09:58:00Z" w16du:dateUtc="2026-04-21T07:58:00Z">
        <w:r w:rsidR="00A01C68">
          <w:rPr>
            <w:rFonts w:cs="Times New Roman"/>
            <w:szCs w:val="24"/>
          </w:rPr>
          <w:t>s</w:t>
        </w:r>
      </w:ins>
      <w:ins w:id="677" w:author="Urša Miklavčič" w:date="2026-04-21T09:45:00Z" w16du:dateUtc="2026-04-21T07:45:00Z">
        <w:r w:rsidR="00DA61C2">
          <w:rPr>
            <w:rFonts w:cs="Times New Roman"/>
            <w:szCs w:val="24"/>
          </w:rPr>
          <w:t xml:space="preserve"> over time (SD ~ 162), suggesting ARG abundance is highly variable and not well explained by the reported </w:t>
        </w:r>
      </w:ins>
      <w:ins w:id="678" w:author="Urša Miklavčič" w:date="2026-04-21T09:58:00Z" w16du:dateUtc="2026-04-21T07:58:00Z">
        <w:r w:rsidR="00A01C68">
          <w:rPr>
            <w:rFonts w:cs="Times New Roman"/>
            <w:szCs w:val="24"/>
          </w:rPr>
          <w:t>variables</w:t>
        </w:r>
      </w:ins>
      <w:ins w:id="679" w:author="Urša Miklavčič" w:date="2026-04-21T09:46:00Z" w16du:dateUtc="2026-04-21T07:46:00Z">
        <w:r w:rsidR="00DA61C2">
          <w:rPr>
            <w:rFonts w:cs="Times New Roman"/>
            <w:szCs w:val="24"/>
          </w:rPr>
          <w:t xml:space="preserve">. </w:t>
        </w:r>
      </w:ins>
      <w:ins w:id="680" w:author="Urša Miklavčič" w:date="2026-04-21T09:43:00Z" w16du:dateUtc="2026-04-21T07:43:00Z">
        <w:r w:rsidR="00DA61C2">
          <w:rPr>
            <w:rFonts w:cs="Times New Roman"/>
            <w:szCs w:val="24"/>
          </w:rPr>
          <w:t xml:space="preserve"> </w:t>
        </w:r>
      </w:ins>
      <w:ins w:id="681" w:author="Urša Miklavčič" w:date="2026-04-21T09:51:00Z" w16du:dateUtc="2026-04-21T07:51:00Z">
        <w:r>
          <w:rPr>
            <w:rFonts w:cs="Times New Roman"/>
            <w:szCs w:val="24"/>
          </w:rPr>
          <w:t xml:space="preserve">This contrasts </w:t>
        </w:r>
      </w:ins>
      <w:ins w:id="682" w:author="Urša Miklavčič" w:date="2026-04-21T10:00:00Z" w16du:dateUtc="2026-04-21T08:00:00Z">
        <w:r w:rsidR="00A01C68">
          <w:rPr>
            <w:rFonts w:cs="Times New Roman"/>
            <w:szCs w:val="24"/>
          </w:rPr>
          <w:t xml:space="preserve">with the </w:t>
        </w:r>
      </w:ins>
      <w:ins w:id="683" w:author="Urša Miklavčič" w:date="2026-04-21T10:03:00Z" w16du:dateUtc="2026-04-21T08:03:00Z">
        <w:r w:rsidR="00A01C68">
          <w:rPr>
            <w:rFonts w:cs="Times New Roman"/>
            <w:szCs w:val="24"/>
          </w:rPr>
          <w:t>diversity</w:t>
        </w:r>
      </w:ins>
      <w:ins w:id="684" w:author="Urša Miklavčič" w:date="2026-04-21T09:51:00Z" w16du:dateUtc="2026-04-21T07:51:00Z">
        <w:r>
          <w:rPr>
            <w:rFonts w:cs="Times New Roman"/>
            <w:szCs w:val="24"/>
          </w:rPr>
          <w:t xml:space="preserve"> model, where </w:t>
        </w:r>
      </w:ins>
      <w:ins w:id="685" w:author="Urša Miklavčič" w:date="2026-04-21T10:02:00Z" w16du:dateUtc="2026-04-21T08:02:00Z">
        <w:r w:rsidR="00A01C68">
          <w:rPr>
            <w:rFonts w:cs="Times New Roman"/>
            <w:szCs w:val="24"/>
          </w:rPr>
          <w:t>minimal</w:t>
        </w:r>
      </w:ins>
      <w:ins w:id="686" w:author="Urša Miklavčič" w:date="2026-04-21T09:51:00Z" w16du:dateUtc="2026-04-21T07:51:00Z">
        <w:r>
          <w:rPr>
            <w:rFonts w:cs="Times New Roman"/>
            <w:szCs w:val="24"/>
          </w:rPr>
          <w:t xml:space="preserve"> between individual </w:t>
        </w:r>
      </w:ins>
      <w:ins w:id="687" w:author="Urša Miklavčič" w:date="2026-04-21T09:52:00Z" w16du:dateUtc="2026-04-21T07:52:00Z">
        <w:r>
          <w:rPr>
            <w:rFonts w:cs="Times New Roman"/>
            <w:szCs w:val="24"/>
          </w:rPr>
          <w:t xml:space="preserve">variance was observed. </w:t>
        </w:r>
      </w:ins>
    </w:p>
    <w:p w14:paraId="10826C93" w14:textId="04305B3D" w:rsidR="00B06B46" w:rsidRPr="00D93D74" w:rsidRDefault="00211C72" w:rsidP="00211C72">
      <w:pPr>
        <w:rPr>
          <w:rFonts w:cs="Times New Roman"/>
          <w:szCs w:val="24"/>
        </w:rPr>
      </w:pPr>
      <w:del w:id="688" w:author="Urša Miklavčič" w:date="2026-04-20T16:59:00Z" w16du:dateUtc="2026-04-20T14:59:00Z">
        <w:r w:rsidRPr="00D93D74" w:rsidDel="00180BB8">
          <w:rPr>
            <w:rFonts w:cs="Times New Roman"/>
            <w:szCs w:val="24"/>
          </w:rPr>
          <w:delText xml:space="preserve">Individuals who reported </w:delText>
        </w:r>
      </w:del>
      <w:del w:id="689" w:author="Urša Miklavčič" w:date="2026-04-20T16:58:00Z" w16du:dateUtc="2026-04-20T14:58:00Z">
        <w:r w:rsidRPr="00D93D74" w:rsidDel="00180BB8">
          <w:rPr>
            <w:rFonts w:cs="Times New Roman"/>
            <w:szCs w:val="24"/>
          </w:rPr>
          <w:delText>pre</w:delText>
        </w:r>
      </w:del>
      <w:del w:id="690" w:author="Urša Miklavčič" w:date="2026-04-20T16:23:00Z" w16du:dateUtc="2026-04-20T14:23:00Z">
        <w:r w:rsidRPr="00D93D74" w:rsidDel="009F7D92">
          <w:rPr>
            <w:rFonts w:cs="Times New Roman"/>
            <w:szCs w:val="24"/>
          </w:rPr>
          <w:delText>-</w:delText>
        </w:r>
      </w:del>
      <w:del w:id="691" w:author="Urša Miklavčič" w:date="2026-04-20T16:58:00Z" w16du:dateUtc="2026-04-20T14:58:00Z">
        <w:r w:rsidRPr="00D93D74" w:rsidDel="00180BB8">
          <w:rPr>
            <w:rFonts w:cs="Times New Roman"/>
            <w:szCs w:val="24"/>
          </w:rPr>
          <w:delText xml:space="preserve">defined events </w:delText>
        </w:r>
      </w:del>
      <w:del w:id="692" w:author="Urša Miklavčič" w:date="2026-04-21T10:01:00Z" w16du:dateUtc="2026-04-21T08:01:00Z">
        <w:r w:rsidRPr="00D93D74" w:rsidDel="00A01C68">
          <w:rPr>
            <w:rFonts w:cs="Times New Roman"/>
            <w:szCs w:val="24"/>
          </w:rPr>
          <w:delText xml:space="preserve">did not </w:delText>
        </w:r>
      </w:del>
      <w:del w:id="693" w:author="Urša Miklavčič" w:date="2026-04-20T16:59:00Z" w16du:dateUtc="2026-04-20T14:59:00Z">
        <w:r w:rsidRPr="00D93D74" w:rsidDel="00180BB8">
          <w:rPr>
            <w:rFonts w:cs="Times New Roman"/>
            <w:szCs w:val="24"/>
          </w:rPr>
          <w:delText>have higher</w:delText>
        </w:r>
      </w:del>
      <w:del w:id="694" w:author="Urša Miklavčič" w:date="2026-04-21T10:01:00Z" w16du:dateUtc="2026-04-21T08:01:00Z">
        <w:r w:rsidRPr="00D93D74" w:rsidDel="00A01C68">
          <w:rPr>
            <w:rFonts w:cs="Times New Roman"/>
            <w:szCs w:val="24"/>
          </w:rPr>
          <w:delText xml:space="preserve"> abundance </w:delText>
        </w:r>
      </w:del>
      <w:del w:id="695" w:author="Urša Miklavčič" w:date="2026-04-20T17:01:00Z" w16du:dateUtc="2026-04-20T15:01:00Z">
        <w:r w:rsidRPr="00D93D74" w:rsidDel="008033F7">
          <w:rPr>
            <w:rFonts w:cs="Times New Roman"/>
            <w:szCs w:val="24"/>
          </w:rPr>
          <w:delText xml:space="preserve">or diversity </w:delText>
        </w:r>
      </w:del>
      <w:del w:id="696" w:author="Urša Miklavčič" w:date="2026-04-21T10:01:00Z" w16du:dateUtc="2026-04-21T08:01:00Z">
        <w:r w:rsidRPr="00D93D74" w:rsidDel="00A01C68">
          <w:rPr>
            <w:rFonts w:cs="Times New Roman"/>
            <w:szCs w:val="24"/>
          </w:rPr>
          <w:delText>of ARGs,</w:delText>
        </w:r>
      </w:del>
      <w:del w:id="697" w:author="Urša Miklavčič" w:date="2026-04-20T17:00:00Z" w16du:dateUtc="2026-04-20T15:00:00Z">
        <w:r w:rsidRPr="00D93D74" w:rsidDel="00180BB8">
          <w:rPr>
            <w:rFonts w:cs="Times New Roman"/>
            <w:szCs w:val="24"/>
          </w:rPr>
          <w:delText xml:space="preserve"> nor did they have more persistent ARGs</w:delText>
        </w:r>
      </w:del>
      <w:del w:id="698" w:author="Urša Miklavčič" w:date="2026-04-21T10:01:00Z" w16du:dateUtc="2026-04-21T08:01:00Z">
        <w:r w:rsidRPr="00D93D74" w:rsidDel="00A01C68">
          <w:rPr>
            <w:rFonts w:cs="Times New Roman"/>
            <w:szCs w:val="24"/>
          </w:rPr>
          <w:delText xml:space="preserve">. In the six months study interval, we did not detect any true loss or gain of a new ARG within individuals (Supplement Figure </w:delText>
        </w:r>
      </w:del>
      <w:del w:id="699" w:author="Urša Miklavčič" w:date="2026-04-20T16:19:00Z" w16du:dateUtc="2026-04-20T14:19:00Z">
        <w:r w:rsidRPr="00D93D74" w:rsidDel="00574911">
          <w:rPr>
            <w:rFonts w:cs="Times New Roman"/>
            <w:szCs w:val="24"/>
          </w:rPr>
          <w:delText>24</w:delText>
        </w:r>
      </w:del>
      <w:del w:id="700" w:author="Urša Miklavčič" w:date="2026-04-21T10:01:00Z" w16du:dateUtc="2026-04-21T08:01:00Z">
        <w:r w:rsidRPr="00D93D74" w:rsidDel="00A01C68">
          <w:rPr>
            <w:rFonts w:cs="Times New Roman"/>
            <w:szCs w:val="24"/>
          </w:rPr>
          <w:delText>).</w:delText>
        </w:r>
        <w:r w:rsidR="00E03657" w:rsidRPr="00D93D74" w:rsidDel="00A01C68">
          <w:rPr>
            <w:rFonts w:cs="Times New Roman"/>
            <w:szCs w:val="24"/>
          </w:rPr>
          <w:delText>The only decrease in bacterial diversity that could be correlated with a lifestyle change occurred in individual H during antibiotic consumption (amoxicillin, days 70 to 84, Figure 10). Although other individuals also consumed antibiotics (E, day 10, doxycycline), travelled (A, B, C, D, G, H, I), or experienced periods of stress (D, I, G), none of these events influenced bacterial diversity or the abundance and diversity of ARGs. Overall, bacterial species diversity did not correlate with total ARG diversity or abundance. However, distinct ARG classes exhibited varying relationships with bacterial diversity: aminoglycoside, glycopeptide, and macrolide/streptogramin resistance genes correlated positively with bacterial diversity, whereas lincosamide, sulphonamide, trimethoprim, and some macrolide resistance genes correlated negatively (Supplement Figure 25).</w:delText>
        </w:r>
      </w:del>
    </w:p>
    <w:p w14:paraId="0EFE6BF6" w14:textId="70D7E678" w:rsidR="00211C72" w:rsidRPr="00D93D74" w:rsidRDefault="00211C72" w:rsidP="00211C72">
      <w:pPr>
        <w:keepNext/>
      </w:pPr>
      <w:del w:id="701" w:author="Urša Miklavčič" w:date="2026-04-20T17:06:00Z" w16du:dateUtc="2026-04-20T15:06:00Z">
        <w:r w:rsidRPr="00D93D74" w:rsidDel="008033F7">
          <w:rPr>
            <w:rFonts w:cs="Times New Roman"/>
            <w:szCs w:val="24"/>
          </w:rPr>
          <w:lastRenderedPageBreak/>
          <w:delText xml:space="preserve">We observed no significant correlation between reported events and changes in the abundance or diversity of ARGs beyond normal fluctuations within individuals over six months (Figure </w:delText>
        </w:r>
      </w:del>
      <w:del w:id="702" w:author="Urša Miklavčič" w:date="2026-04-20T16:51:00Z" w16du:dateUtc="2026-04-20T14:51:00Z">
        <w:r w:rsidRPr="00D93D74" w:rsidDel="00180BB8">
          <w:rPr>
            <w:rFonts w:cs="Times New Roman"/>
            <w:szCs w:val="24"/>
          </w:rPr>
          <w:delText>22</w:delText>
        </w:r>
      </w:del>
      <w:del w:id="703" w:author="Urša Miklavčič" w:date="2026-04-20T17:06:00Z" w16du:dateUtc="2026-04-20T15:06:00Z">
        <w:r w:rsidRPr="00D93D74" w:rsidDel="008033F7">
          <w:rPr>
            <w:rFonts w:cs="Times New Roman"/>
            <w:szCs w:val="24"/>
          </w:rPr>
          <w:delText xml:space="preserve">). </w:delText>
        </w:r>
      </w:del>
      <w:r w:rsidR="00B8200E">
        <w:rPr>
          <w:rFonts w:cs="Times New Roman"/>
          <w:noProof/>
          <w:szCs w:val="24"/>
        </w:rPr>
        <w:drawing>
          <wp:inline distT="0" distB="0" distL="0" distR="0" wp14:anchorId="20708886" wp14:editId="59F8CE8A">
            <wp:extent cx="5762140" cy="6927011"/>
            <wp:effectExtent l="0" t="0" r="0" b="7620"/>
            <wp:docPr id="554674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5445" cy="6930984"/>
                    </a:xfrm>
                    <a:prstGeom prst="rect">
                      <a:avLst/>
                    </a:prstGeom>
                    <a:noFill/>
                    <a:ln>
                      <a:noFill/>
                    </a:ln>
                  </pic:spPr>
                </pic:pic>
              </a:graphicData>
            </a:graphic>
          </wp:inline>
        </w:drawing>
      </w:r>
    </w:p>
    <w:p w14:paraId="51808712" w14:textId="255B7284" w:rsidR="00211C72" w:rsidRDefault="00211C72" w:rsidP="00211C72">
      <w:pPr>
        <w:pStyle w:val="Caption"/>
        <w:rPr>
          <w:ins w:id="704" w:author="Urša Miklavčič" w:date="2026-04-21T10:24:00Z" w16du:dateUtc="2026-04-21T08:24:00Z"/>
          <w:b w:val="0"/>
          <w:bCs/>
          <w:sz w:val="22"/>
          <w:szCs w:val="22"/>
        </w:rPr>
      </w:pPr>
      <w:bookmarkStart w:id="705" w:name="_Toc216101636"/>
      <w:r w:rsidRPr="00D93D74">
        <w:rPr>
          <w:sz w:val="22"/>
          <w:szCs w:val="22"/>
        </w:rPr>
        <w:t>Figure</w:t>
      </w:r>
      <w:r w:rsidR="00574911">
        <w:rPr>
          <w:sz w:val="22"/>
          <w:szCs w:val="22"/>
        </w:rPr>
        <w:t xml:space="preserve"> 16</w:t>
      </w:r>
      <w:r w:rsidRPr="00D93D74">
        <w:rPr>
          <w:sz w:val="22"/>
          <w:szCs w:val="22"/>
        </w:rPr>
        <w:t xml:space="preserve">. </w:t>
      </w:r>
      <w:ins w:id="706" w:author="Urša Miklavčič" w:date="2026-04-21T10:21:00Z" w16du:dateUtc="2026-04-21T08:21:00Z">
        <w:r w:rsidR="005C4B6B">
          <w:rPr>
            <w:sz w:val="22"/>
            <w:szCs w:val="22"/>
          </w:rPr>
          <w:t xml:space="preserve">Stable ARG </w:t>
        </w:r>
      </w:ins>
      <w:del w:id="707" w:author="Urša Miklavčič" w:date="2026-04-21T10:21:00Z" w16du:dateUtc="2026-04-21T08:21:00Z">
        <w:r w:rsidR="00180BB8" w:rsidDel="005C4B6B">
          <w:rPr>
            <w:sz w:val="22"/>
            <w:szCs w:val="22"/>
          </w:rPr>
          <w:delText>A</w:delText>
        </w:r>
      </w:del>
      <w:ins w:id="708" w:author="Urša Miklavčič" w:date="2026-04-21T10:21:00Z" w16du:dateUtc="2026-04-21T08:21:00Z">
        <w:r w:rsidR="005C4B6B">
          <w:rPr>
            <w:sz w:val="22"/>
            <w:szCs w:val="22"/>
          </w:rPr>
          <w:t>a</w:t>
        </w:r>
      </w:ins>
      <w:r w:rsidR="00180BB8">
        <w:rPr>
          <w:sz w:val="22"/>
          <w:szCs w:val="22"/>
        </w:rPr>
        <w:t>bundance and d</w:t>
      </w:r>
      <w:r w:rsidRPr="00D93D74">
        <w:rPr>
          <w:sz w:val="22"/>
          <w:szCs w:val="22"/>
        </w:rPr>
        <w:t xml:space="preserve">iversity </w:t>
      </w:r>
      <w:del w:id="709" w:author="Urša Miklavčič" w:date="2026-04-21T10:21:00Z" w16du:dateUtc="2026-04-21T08:21:00Z">
        <w:r w:rsidRPr="00D93D74" w:rsidDel="005C4B6B">
          <w:rPr>
            <w:sz w:val="22"/>
            <w:szCs w:val="22"/>
          </w:rPr>
          <w:delText xml:space="preserve">of ARG classes </w:delText>
        </w:r>
      </w:del>
      <w:r w:rsidRPr="00D93D74">
        <w:rPr>
          <w:sz w:val="22"/>
          <w:szCs w:val="22"/>
        </w:rPr>
        <w:t xml:space="preserve">over time within each participant. </w:t>
      </w:r>
      <w:r w:rsidRPr="00D93D74">
        <w:rPr>
          <w:b w:val="0"/>
          <w:bCs/>
          <w:sz w:val="22"/>
          <w:szCs w:val="22"/>
        </w:rPr>
        <w:t>Shown are the classes with more than five unique ARGs, reducing the number of ARGs to 86 and leaving 7 ARG classes.</w:t>
      </w:r>
      <w:bookmarkEnd w:id="705"/>
      <w:r w:rsidR="00B8200E">
        <w:rPr>
          <w:b w:val="0"/>
          <w:bCs/>
          <w:sz w:val="22"/>
          <w:szCs w:val="22"/>
        </w:rPr>
        <w:t xml:space="preserve"> </w:t>
      </w:r>
      <w:r w:rsidRPr="00D93D74">
        <w:rPr>
          <w:b w:val="0"/>
          <w:bCs/>
          <w:sz w:val="22"/>
          <w:szCs w:val="22"/>
        </w:rPr>
        <w:t xml:space="preserve">Each plot depicts one participant (labelled with capital letters A to I), with days on the x-axis indicating when stool samples were collected. Vertical coloured lines indicate out-of-the-ordinary events reported by participants in their questionnaires.  </w:t>
      </w:r>
    </w:p>
    <w:p w14:paraId="23A07271" w14:textId="77777777" w:rsidR="00186AC8" w:rsidRPr="00186AC8" w:rsidRDefault="00186AC8">
      <w:pPr>
        <w:rPr>
          <w:ins w:id="710" w:author="Urša Miklavčič" w:date="2026-04-21T10:04:00Z" w16du:dateUtc="2026-04-21T08:04:00Z"/>
          <w:b/>
          <w:rPrChange w:id="711" w:author="Urša Miklavčič" w:date="2026-04-21T10:24:00Z" w16du:dateUtc="2026-04-21T08:24:00Z">
            <w:rPr>
              <w:ins w:id="712" w:author="Urša Miklavčič" w:date="2026-04-21T10:04:00Z" w16du:dateUtc="2026-04-21T08:04:00Z"/>
              <w:b w:val="0"/>
              <w:bCs/>
              <w:sz w:val="22"/>
              <w:szCs w:val="22"/>
            </w:rPr>
          </w:rPrChange>
        </w:rPr>
        <w:pPrChange w:id="713" w:author="Urša Miklavčič" w:date="2026-04-21T10:24:00Z" w16du:dateUtc="2026-04-21T08:24:00Z">
          <w:pPr>
            <w:pStyle w:val="Caption"/>
          </w:pPr>
        </w:pPrChange>
      </w:pPr>
    </w:p>
    <w:p w14:paraId="5BF87901" w14:textId="1CA420D9" w:rsidR="002D3B69" w:rsidRDefault="002D3B69" w:rsidP="008B0133">
      <w:pPr>
        <w:rPr>
          <w:ins w:id="714" w:author="Urša Miklavčič" w:date="2026-04-21T10:15:00Z" w16du:dateUtc="2026-04-21T08:15:00Z"/>
        </w:rPr>
      </w:pPr>
      <w:ins w:id="715" w:author="Urša Miklavčič" w:date="2026-04-21T10:12:00Z" w16du:dateUtc="2026-04-21T08:12:00Z">
        <w:r>
          <w:lastRenderedPageBreak/>
          <w:t>Bacterial diversity (Shannon diversity index) showed no consistent association with ARG diversity across samples</w:t>
        </w:r>
      </w:ins>
      <w:ins w:id="716" w:author="Urša Miklavčič" w:date="2026-04-21T10:18:00Z" w16du:dateUtc="2026-04-21T08:18:00Z">
        <w:r>
          <w:t xml:space="preserve">, </w:t>
        </w:r>
      </w:ins>
      <w:ins w:id="717" w:author="Urša Miklavčič" w:date="2026-04-21T10:13:00Z" w16du:dateUtc="2026-04-21T08:13:00Z">
        <w:r>
          <w:t xml:space="preserve">after accounting for </w:t>
        </w:r>
      </w:ins>
      <w:ins w:id="718" w:author="Urša Miklavčič" w:date="2026-04-21T10:14:00Z" w16du:dateUtc="2026-04-21T08:14:00Z">
        <w:r>
          <w:t>repeated</w:t>
        </w:r>
      </w:ins>
      <w:ins w:id="719" w:author="Urša Miklavčič" w:date="2026-04-21T10:13:00Z" w16du:dateUtc="2026-04-21T08:13:00Z">
        <w:r>
          <w:t xml:space="preserve"> measures and ARG class structure</w:t>
        </w:r>
      </w:ins>
      <w:ins w:id="720" w:author="Urša Miklavčič" w:date="2026-04-21T10:18:00Z" w16du:dateUtc="2026-04-21T08:18:00Z">
        <w:r>
          <w:t xml:space="preserve"> (Figure 17A). T</w:t>
        </w:r>
      </w:ins>
      <w:ins w:id="721" w:author="Urša Miklavčič" w:date="2026-04-21T10:15:00Z" w16du:dateUtc="2026-04-21T08:15:00Z">
        <w:r>
          <w:t xml:space="preserve">hough </w:t>
        </w:r>
      </w:ins>
      <w:ins w:id="722" w:author="Urša Miklavčič" w:date="2026-04-21T10:14:00Z" w16du:dateUtc="2026-04-21T08:14:00Z">
        <w:r>
          <w:t xml:space="preserve">there are substantial differences in baseline richness </w:t>
        </w:r>
      </w:ins>
      <w:ins w:id="723" w:author="Urša Miklavčič" w:date="2026-04-21T10:15:00Z" w16du:dateUtc="2026-04-21T08:15:00Z">
        <w:r>
          <w:t xml:space="preserve">between ARG classes. </w:t>
        </w:r>
      </w:ins>
    </w:p>
    <w:p w14:paraId="1BC4A157" w14:textId="2ECD0108" w:rsidR="002D3B69" w:rsidRDefault="002D3B69" w:rsidP="008B0133">
      <w:pPr>
        <w:rPr>
          <w:ins w:id="724" w:author="Urša Miklavčič" w:date="2026-04-21T10:24:00Z" w16du:dateUtc="2026-04-21T08:24:00Z"/>
        </w:rPr>
      </w:pPr>
      <w:ins w:id="725" w:author="Urša Miklavčič" w:date="2026-04-21T10:15:00Z" w16du:dateUtc="2026-04-21T08:15:00Z">
        <w:r w:rsidRPr="002D3B69">
          <w:t xml:space="preserve">When </w:t>
        </w:r>
        <w:r>
          <w:t>lookin</w:t>
        </w:r>
      </w:ins>
      <w:ins w:id="726" w:author="Urša Miklavčič" w:date="2026-04-21T10:16:00Z" w16du:dateUtc="2026-04-21T08:16:00Z">
        <w:r>
          <w:t>g into</w:t>
        </w:r>
      </w:ins>
      <w:ins w:id="727" w:author="Urša Miklavčič" w:date="2026-04-21T10:15:00Z" w16du:dateUtc="2026-04-21T08:15:00Z">
        <w:r w:rsidRPr="002D3B69">
          <w:t xml:space="preserve"> ARG abundance (log₁₀ TPM), a different pattern emerged</w:t>
        </w:r>
      </w:ins>
      <w:ins w:id="728" w:author="Urša Miklavčič" w:date="2026-04-21T10:17:00Z" w16du:dateUtc="2026-04-21T08:17:00Z">
        <w:r>
          <w:t xml:space="preserve"> (Figure 17B)</w:t>
        </w:r>
      </w:ins>
      <w:ins w:id="729" w:author="Urša Miklavčič" w:date="2026-04-21T10:16:00Z" w16du:dateUtc="2026-04-21T08:16:00Z">
        <w:r>
          <w:t>. A</w:t>
        </w:r>
      </w:ins>
      <w:ins w:id="730" w:author="Urša Miklavčič" w:date="2026-04-21T10:15:00Z" w16du:dateUtc="2026-04-21T08:15:00Z">
        <w:r w:rsidRPr="002D3B69">
          <w:t xml:space="preserve">lthough no overall association between Shannon diversity and ARG abundance was detected, significant class-dependent interactions were observed. Specifically, the relationship between bacterial diversity and ARG abundance varied in both magnitude and direction across ARG classes, with some classes exhibiting positive associations </w:t>
        </w:r>
      </w:ins>
      <w:ins w:id="731" w:author="Urša Miklavčič" w:date="2026-04-21T10:17:00Z" w16du:dateUtc="2026-04-21T08:17:00Z">
        <w:r>
          <w:t xml:space="preserve">(lincosamide/macrolide/streptogramin) </w:t>
        </w:r>
      </w:ins>
      <w:ins w:id="732" w:author="Urša Miklavčič" w:date="2026-04-21T10:15:00Z" w16du:dateUtc="2026-04-21T08:15:00Z">
        <w:r w:rsidRPr="002D3B69">
          <w:t xml:space="preserve">and others negative associations </w:t>
        </w:r>
      </w:ins>
      <w:ins w:id="733" w:author="Urša Miklavčič" w:date="2026-04-21T10:17:00Z" w16du:dateUtc="2026-04-21T08:17:00Z">
        <w:r>
          <w:t xml:space="preserve">(macrolide and trimethoprim) </w:t>
        </w:r>
      </w:ins>
      <w:ins w:id="734" w:author="Urša Miklavčič" w:date="2026-04-21T10:15:00Z" w16du:dateUtc="2026-04-21T08:15:00Z">
        <w:r w:rsidRPr="002D3B69">
          <w:t>with increasing Shannon diversity.</w:t>
        </w:r>
      </w:ins>
    </w:p>
    <w:p w14:paraId="1448DA4D" w14:textId="77777777" w:rsidR="00186AC8" w:rsidRDefault="00186AC8" w:rsidP="008B0133">
      <w:pPr>
        <w:rPr>
          <w:ins w:id="735" w:author="Urša Miklavčič" w:date="2026-04-21T10:15:00Z" w16du:dateUtc="2026-04-21T08:15:00Z"/>
        </w:rPr>
      </w:pPr>
    </w:p>
    <w:p w14:paraId="6F6FAD32" w14:textId="12E726F0" w:rsidR="00791A51" w:rsidRPr="008B0133" w:rsidDel="002D3B69" w:rsidRDefault="00791A51">
      <w:pPr>
        <w:rPr>
          <w:del w:id="736" w:author="Urša Miklavčič" w:date="2026-04-21T10:12:00Z" w16du:dateUtc="2026-04-21T08:12:00Z"/>
          <w:b/>
          <w:rPrChange w:id="737" w:author="Urša Miklavčič" w:date="2026-04-21T10:04:00Z" w16du:dateUtc="2026-04-21T08:04:00Z">
            <w:rPr>
              <w:del w:id="738" w:author="Urša Miklavčič" w:date="2026-04-21T10:12:00Z" w16du:dateUtc="2026-04-21T08:12:00Z"/>
              <w:b w:val="0"/>
              <w:bCs/>
              <w:sz w:val="22"/>
              <w:szCs w:val="22"/>
            </w:rPr>
          </w:rPrChange>
        </w:rPr>
        <w:pPrChange w:id="739" w:author="Urša Miklavčič" w:date="2026-04-21T10:04:00Z" w16du:dateUtc="2026-04-21T08:04:00Z">
          <w:pPr>
            <w:pStyle w:val="Caption"/>
          </w:pPr>
        </w:pPrChange>
      </w:pPr>
    </w:p>
    <w:p w14:paraId="6456E21F" w14:textId="5F335901" w:rsidR="00B8200E" w:rsidDel="008B0133" w:rsidRDefault="00B8200E" w:rsidP="00180BB8">
      <w:pPr>
        <w:rPr>
          <w:del w:id="740" w:author="Urša Miklavčič" w:date="2026-04-21T10:03:00Z" w16du:dateUtc="2026-04-21T08:03:00Z"/>
          <w:rFonts w:cs="Times New Roman"/>
          <w:szCs w:val="24"/>
        </w:rPr>
      </w:pPr>
    </w:p>
    <w:p w14:paraId="520D57BF" w14:textId="0CEBDB42" w:rsidR="00256E34" w:rsidRPr="00256E34" w:rsidRDefault="00256E34" w:rsidP="002A1897">
      <w:pPr>
        <w:rPr>
          <w:ins w:id="741" w:author="Urša Miklavčič" w:date="2026-04-20T17:36:00Z" w16du:dateUtc="2026-04-20T15:36:00Z"/>
        </w:rPr>
      </w:pPr>
      <w:r>
        <w:rPr>
          <w:noProof/>
        </w:rPr>
        <w:drawing>
          <wp:inline distT="0" distB="0" distL="0" distR="0" wp14:anchorId="0D4FD630" wp14:editId="508E0D61">
            <wp:extent cx="5788325" cy="6183339"/>
            <wp:effectExtent l="0" t="0" r="3175" b="8255"/>
            <wp:docPr id="19065442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11140"/>
                    <a:stretch>
                      <a:fillRect/>
                    </a:stretch>
                  </pic:blipFill>
                  <pic:spPr bwMode="auto">
                    <a:xfrm>
                      <a:off x="0" y="0"/>
                      <a:ext cx="5797924" cy="6193593"/>
                    </a:xfrm>
                    <a:prstGeom prst="rect">
                      <a:avLst/>
                    </a:prstGeom>
                    <a:noFill/>
                    <a:ln>
                      <a:noFill/>
                    </a:ln>
                    <a:extLst>
                      <a:ext uri="{53640926-AAD7-44D8-BBD7-CCE9431645EC}">
                        <a14:shadowObscured xmlns:a14="http://schemas.microsoft.com/office/drawing/2010/main"/>
                      </a:ext>
                    </a:extLst>
                  </pic:spPr>
                </pic:pic>
              </a:graphicData>
            </a:graphic>
          </wp:inline>
        </w:drawing>
      </w:r>
    </w:p>
    <w:p w14:paraId="4AB25CD3" w14:textId="18A517E8" w:rsidR="00E904D0" w:rsidRPr="00D93D74" w:rsidRDefault="00256E34" w:rsidP="00E9210E">
      <w:pPr>
        <w:pStyle w:val="Caption"/>
        <w:rPr>
          <w:rFonts w:cs="Times New Roman"/>
          <w:szCs w:val="24"/>
        </w:rPr>
      </w:pPr>
      <w:r>
        <w:t xml:space="preserve">Figure 17. </w:t>
      </w:r>
      <w:ins w:id="742" w:author="Urša Miklavčič" w:date="2026-04-21T10:21:00Z" w16du:dateUtc="2026-04-21T08:21:00Z">
        <w:r w:rsidR="005C4B6B">
          <w:t>Relationship between b</w:t>
        </w:r>
      </w:ins>
      <w:ins w:id="743" w:author="Urša Miklavčič" w:date="2026-04-21T10:09:00Z" w16du:dateUtc="2026-04-21T08:09:00Z">
        <w:r w:rsidR="00FF0C81">
          <w:t xml:space="preserve">acterial diversity </w:t>
        </w:r>
      </w:ins>
      <w:ins w:id="744" w:author="Urša Miklavčič" w:date="2026-04-21T10:21:00Z" w16du:dateUtc="2026-04-21T08:21:00Z">
        <w:r w:rsidR="005C4B6B">
          <w:t>and</w:t>
        </w:r>
      </w:ins>
      <w:ins w:id="745" w:author="Urša Miklavčič" w:date="2026-04-21T10:10:00Z" w16du:dateUtc="2026-04-21T08:10:00Z">
        <w:r w:rsidR="00FF0C81">
          <w:t xml:space="preserve"> ARG abundance and diversity </w:t>
        </w:r>
      </w:ins>
      <w:ins w:id="746" w:author="Urša Miklavčič" w:date="2026-04-21T10:21:00Z" w16du:dateUtc="2026-04-21T08:21:00Z">
        <w:r w:rsidR="005C4B6B">
          <w:t>vary by ARG class</w:t>
        </w:r>
      </w:ins>
      <w:ins w:id="747" w:author="Urša Miklavčič" w:date="2026-04-21T10:03:00Z" w16du:dateUtc="2026-04-21T08:03:00Z">
        <w:r w:rsidR="008B0133" w:rsidRPr="00D93D74">
          <w:rPr>
            <w:sz w:val="22"/>
            <w:szCs w:val="22"/>
          </w:rPr>
          <w:t xml:space="preserve">. </w:t>
        </w:r>
      </w:ins>
      <w:ins w:id="748" w:author="Urša Miklavčič" w:date="2026-04-21T10:22:00Z" w16du:dateUtc="2026-04-21T08:22:00Z">
        <w:r w:rsidR="005C4B6B">
          <w:rPr>
            <w:b w:val="0"/>
            <w:bCs/>
            <w:sz w:val="22"/>
            <w:szCs w:val="22"/>
          </w:rPr>
          <w:t>Only ARG classes with more than 5 unique ARGs are included</w:t>
        </w:r>
      </w:ins>
      <w:ins w:id="749" w:author="Urša Miklavčič" w:date="2026-04-21T10:03:00Z" w16du:dateUtc="2026-04-21T08:03:00Z">
        <w:r w:rsidR="008B0133" w:rsidRPr="00D93D74">
          <w:rPr>
            <w:b w:val="0"/>
            <w:bCs/>
            <w:sz w:val="22"/>
            <w:szCs w:val="22"/>
          </w:rPr>
          <w:t xml:space="preserve">, reducing the number of ARGs to 86 </w:t>
        </w:r>
      </w:ins>
      <w:ins w:id="750" w:author="Urša Miklavčič" w:date="2026-04-21T10:22:00Z" w16du:dateUtc="2026-04-21T08:22:00Z">
        <w:r w:rsidR="005C4B6B">
          <w:rPr>
            <w:b w:val="0"/>
            <w:bCs/>
            <w:sz w:val="22"/>
            <w:szCs w:val="22"/>
          </w:rPr>
          <w:t>across</w:t>
        </w:r>
      </w:ins>
      <w:ins w:id="751" w:author="Urša Miklavčič" w:date="2026-04-21T10:03:00Z" w16du:dateUtc="2026-04-21T08:03:00Z">
        <w:r w:rsidR="008B0133" w:rsidRPr="00D93D74">
          <w:rPr>
            <w:b w:val="0"/>
            <w:bCs/>
            <w:sz w:val="22"/>
            <w:szCs w:val="22"/>
          </w:rPr>
          <w:t xml:space="preserve"> 7 classes.</w:t>
        </w:r>
        <w:r w:rsidR="008B0133">
          <w:rPr>
            <w:b w:val="0"/>
            <w:bCs/>
            <w:sz w:val="22"/>
            <w:szCs w:val="22"/>
          </w:rPr>
          <w:t xml:space="preserve"> </w:t>
        </w:r>
      </w:ins>
      <w:ins w:id="752" w:author="Urša Miklavčič" w:date="2026-04-21T10:23:00Z" w16du:dateUtc="2026-04-21T08:23:00Z">
        <w:r w:rsidR="005C4B6B">
          <w:rPr>
            <w:b w:val="0"/>
            <w:bCs/>
            <w:sz w:val="22"/>
            <w:szCs w:val="22"/>
          </w:rPr>
          <w:t xml:space="preserve">Each panel shows </w:t>
        </w:r>
        <w:r w:rsidR="005C4B6B" w:rsidRPr="005C4B6B">
          <w:rPr>
            <w:b w:val="0"/>
            <w:bCs/>
            <w:sz w:val="22"/>
            <w:szCs w:val="22"/>
          </w:rPr>
          <w:t xml:space="preserve">the association between Shannon diversity (calculated from species-level abundance data) and either A) ARG diversity (number of unique ARGs) or B) ARG abundance (log-transformed TPM) for a given ARG class. Lines represent </w:t>
        </w:r>
        <w:r w:rsidR="005C4B6B">
          <w:rPr>
            <w:b w:val="0"/>
            <w:bCs/>
            <w:sz w:val="22"/>
            <w:szCs w:val="22"/>
          </w:rPr>
          <w:t xml:space="preserve">linear </w:t>
        </w:r>
      </w:ins>
      <w:ins w:id="753" w:author="Urša Miklavčič" w:date="2026-04-21T10:35:00Z" w16du:dateUtc="2026-04-21T08:35:00Z">
        <w:r w:rsidR="002846F5">
          <w:rPr>
            <w:b w:val="0"/>
            <w:bCs/>
            <w:sz w:val="22"/>
            <w:szCs w:val="22"/>
          </w:rPr>
          <w:t>association</w:t>
        </w:r>
      </w:ins>
      <w:ins w:id="754" w:author="Urša Miklavčič" w:date="2026-04-21T10:23:00Z" w16du:dateUtc="2026-04-21T08:23:00Z">
        <w:r w:rsidR="005C4B6B">
          <w:rPr>
            <w:b w:val="0"/>
            <w:bCs/>
            <w:sz w:val="22"/>
            <w:szCs w:val="22"/>
          </w:rPr>
          <w:t xml:space="preserve">, with p </w:t>
        </w:r>
        <w:r w:rsidR="005C4B6B" w:rsidRPr="005C4B6B">
          <w:rPr>
            <w:b w:val="0"/>
            <w:bCs/>
            <w:sz w:val="22"/>
            <w:szCs w:val="22"/>
          </w:rPr>
          <w:t>values from linear mixed-effects models with individual included as a random effect</w:t>
        </w:r>
      </w:ins>
      <w:ins w:id="755" w:author="Urša Miklavčič" w:date="2026-04-21T10:24:00Z" w16du:dateUtc="2026-04-21T08:24:00Z">
        <w:r w:rsidR="005C4B6B">
          <w:rPr>
            <w:b w:val="0"/>
            <w:bCs/>
            <w:sz w:val="22"/>
            <w:szCs w:val="22"/>
          </w:rPr>
          <w:t xml:space="preserve"> and ARG class and time as fixed values.</w:t>
        </w:r>
      </w:ins>
      <w:r w:rsidR="00E904D0" w:rsidRPr="00D93D74">
        <w:br w:type="page"/>
      </w:r>
    </w:p>
    <w:p w14:paraId="42BC8F81" w14:textId="1813521B" w:rsidR="00CD77AB" w:rsidRPr="00D93D74" w:rsidRDefault="00C65827" w:rsidP="00351ADF">
      <w:pPr>
        <w:pStyle w:val="Heading2"/>
        <w:numPr>
          <w:ilvl w:val="1"/>
          <w:numId w:val="26"/>
        </w:numPr>
      </w:pPr>
      <w:bookmarkStart w:id="756" w:name="_Toc212712217"/>
      <w:bookmarkStart w:id="757" w:name="_Toc216099754"/>
      <w:bookmarkStart w:id="758" w:name="_Toc220932877"/>
      <w:bookmarkStart w:id="759" w:name="_Toc227737895"/>
      <w:r w:rsidRPr="00D93D74">
        <w:lastRenderedPageBreak/>
        <w:t xml:space="preserve">CULTIVATION AND MOLECULAR CHARACTERIZATION OF THE REPRESENTATIVE </w:t>
      </w:r>
      <w:r w:rsidR="00386B8B" w:rsidRPr="00D93D74">
        <w:t>SPORE-FORMING SPECIES</w:t>
      </w:r>
      <w:bookmarkEnd w:id="756"/>
      <w:bookmarkEnd w:id="757"/>
      <w:bookmarkEnd w:id="758"/>
      <w:bookmarkEnd w:id="759"/>
    </w:p>
    <w:p w14:paraId="5C9D8AD5" w14:textId="1E0BDE47" w:rsidR="00007F32" w:rsidRPr="00D93D74" w:rsidRDefault="00007F32" w:rsidP="00007F32">
      <w:r w:rsidRPr="00D93D74">
        <w:t xml:space="preserve">This analysis was done on three stool samples of a single participant. Participant H consumed amoxicillin, a broad-spectrum penicillin, midway through the study from day 70 to 84. During this period bacterial diversity and normalised abundance decreased, and sporulation frequency across </w:t>
      </w:r>
      <w:del w:id="760" w:author="Urša Miklavčič" w:date="2026-04-21T10:36:00Z" w16du:dateUtc="2026-04-21T08:36:00Z">
        <w:r w:rsidRPr="00D93D74" w:rsidDel="002846F5">
          <w:delText xml:space="preserve">OTUs </w:delText>
        </w:r>
      </w:del>
      <w:ins w:id="761" w:author="Urša Miklavčič" w:date="2026-04-21T10:36:00Z" w16du:dateUtc="2026-04-21T08:36:00Z">
        <w:r w:rsidR="002846F5">
          <w:t>taxa</w:t>
        </w:r>
        <w:r w:rsidR="002846F5" w:rsidRPr="00D93D74">
          <w:t xml:space="preserve"> </w:t>
        </w:r>
      </w:ins>
      <w:r w:rsidRPr="00D93D74">
        <w:t>was significantly higher than in other participants. This made participant H an informative case for investigating strain dynamics of selected spore-forming species. Spore-forming bacteria were isolated from three time points: one month before, during, and one month after antibiotic use.</w:t>
      </w:r>
    </w:p>
    <w:p w14:paraId="0D08AA24" w14:textId="77777777" w:rsidR="00542F69" w:rsidRPr="00D93D74" w:rsidRDefault="00542F69" w:rsidP="00542F69"/>
    <w:p w14:paraId="0B2EB257" w14:textId="4DE4F838" w:rsidR="00CD77AB" w:rsidRPr="00D93D74" w:rsidRDefault="00CD77AB" w:rsidP="00351ADF">
      <w:pPr>
        <w:pStyle w:val="Heading3"/>
        <w:numPr>
          <w:ilvl w:val="2"/>
          <w:numId w:val="26"/>
        </w:numPr>
      </w:pPr>
      <w:bookmarkStart w:id="762" w:name="_Toc212712218"/>
      <w:bookmarkStart w:id="763" w:name="_Toc216099755"/>
      <w:bookmarkStart w:id="764" w:name="_Toc220932878"/>
      <w:bookmarkStart w:id="765" w:name="_Toc227737896"/>
      <w:r w:rsidRPr="00D93D74">
        <w:t xml:space="preserve">Cultivation </w:t>
      </w:r>
      <w:r w:rsidR="00DC1E07" w:rsidRPr="00D93D74">
        <w:t xml:space="preserve">and </w:t>
      </w:r>
      <w:ins w:id="766" w:author="Urša Miklavčič" w:date="2026-04-21T10:37:00Z" w16du:dateUtc="2026-04-21T08:37:00Z">
        <w:r w:rsidR="002846F5">
          <w:t xml:space="preserve">whole-genome </w:t>
        </w:r>
      </w:ins>
      <w:r w:rsidR="00DC1E07" w:rsidRPr="00D93D74">
        <w:t xml:space="preserve">sequencing </w:t>
      </w:r>
      <w:r w:rsidRPr="00D93D74">
        <w:t xml:space="preserve">of </w:t>
      </w:r>
      <w:r w:rsidR="00DC1E07" w:rsidRPr="00D93D74">
        <w:t xml:space="preserve">selected </w:t>
      </w:r>
      <w:r w:rsidRPr="00D93D74">
        <w:t xml:space="preserve">spore-forming species from ethanol </w:t>
      </w:r>
      <w:r w:rsidR="00542F69" w:rsidRPr="00D93D74">
        <w:t>treated</w:t>
      </w:r>
      <w:r w:rsidRPr="00D93D74">
        <w:t xml:space="preserve"> </w:t>
      </w:r>
      <w:r w:rsidR="00DC1E07" w:rsidRPr="00D93D74">
        <w:t xml:space="preserve">stool </w:t>
      </w:r>
      <w:r w:rsidRPr="00D93D74">
        <w:t>samples</w:t>
      </w:r>
      <w:bookmarkEnd w:id="762"/>
      <w:bookmarkEnd w:id="763"/>
      <w:bookmarkEnd w:id="764"/>
      <w:bookmarkEnd w:id="765"/>
    </w:p>
    <w:p w14:paraId="050FA288" w14:textId="16B74DB2" w:rsidR="009634C0" w:rsidRPr="00D93D74" w:rsidDel="002846F5" w:rsidRDefault="00651A38" w:rsidP="00CD77AB">
      <w:pPr>
        <w:rPr>
          <w:del w:id="767" w:author="Urša Miklavčič" w:date="2026-04-21T10:38:00Z" w16du:dateUtc="2026-04-21T08:38:00Z"/>
          <w:rFonts w:cs="Times New Roman"/>
          <w:szCs w:val="24"/>
        </w:rPr>
      </w:pPr>
      <w:r w:rsidRPr="00D93D74">
        <w:rPr>
          <w:rFonts w:cs="Times New Roman"/>
          <w:szCs w:val="24"/>
        </w:rPr>
        <w:t xml:space="preserve">Pre-, mid- and post-antibiotic stool samples of participant H (H005, H007, H009 respectively) were exposed </w:t>
      </w:r>
      <w:r w:rsidR="00CD77AB" w:rsidRPr="00D93D74">
        <w:rPr>
          <w:rFonts w:cs="Times New Roman"/>
          <w:szCs w:val="24"/>
        </w:rPr>
        <w:t>to ethanol shock</w:t>
      </w:r>
      <w:ins w:id="768" w:author="Urša Miklavčič" w:date="2026-04-21T10:37:00Z" w16du:dateUtc="2026-04-21T08:37:00Z">
        <w:r w:rsidR="002846F5">
          <w:rPr>
            <w:rFonts w:cs="Times New Roman"/>
            <w:szCs w:val="24"/>
          </w:rPr>
          <w:t xml:space="preserve">. </w:t>
        </w:r>
      </w:ins>
      <w:del w:id="769" w:author="Urša Miklavčič" w:date="2026-04-21T10:37:00Z" w16du:dateUtc="2026-04-21T08:37:00Z">
        <w:r w:rsidR="008B2A44" w:rsidRPr="00D93D74" w:rsidDel="002846F5">
          <w:rPr>
            <w:rFonts w:cs="Times New Roman"/>
            <w:szCs w:val="24"/>
          </w:rPr>
          <w:delText xml:space="preserve"> and </w:delText>
        </w:r>
      </w:del>
      <w:del w:id="770" w:author="Urša Miklavčič" w:date="2026-04-21T10:38:00Z" w16du:dateUtc="2026-04-21T08:38:00Z">
        <w:r w:rsidR="008B2A44" w:rsidRPr="00D93D74" w:rsidDel="002846F5">
          <w:rPr>
            <w:rFonts w:cs="Times New Roman"/>
            <w:szCs w:val="24"/>
          </w:rPr>
          <w:delText xml:space="preserve">after </w:delText>
        </w:r>
      </w:del>
      <w:del w:id="771" w:author="Urša Miklavčič" w:date="2026-04-21T10:37:00Z" w16du:dateUtc="2026-04-21T08:37:00Z">
        <w:r w:rsidR="008B2A44" w:rsidRPr="00D93D74" w:rsidDel="002846F5">
          <w:rPr>
            <w:rFonts w:cs="Times New Roman"/>
            <w:szCs w:val="24"/>
          </w:rPr>
          <w:delText>cultivation</w:delText>
        </w:r>
        <w:r w:rsidR="00715E54" w:rsidRPr="00D93D74" w:rsidDel="002846F5">
          <w:rPr>
            <w:rFonts w:cs="Times New Roman"/>
            <w:szCs w:val="24"/>
          </w:rPr>
          <w:delText xml:space="preserve"> </w:delText>
        </w:r>
        <w:r w:rsidR="00E65829" w:rsidRPr="00D93D74" w:rsidDel="002846F5">
          <w:rPr>
            <w:rFonts w:cs="Times New Roman"/>
            <w:szCs w:val="24"/>
          </w:rPr>
          <w:delText xml:space="preserve">approximately </w:delText>
        </w:r>
        <w:r w:rsidR="000848F8" w:rsidRPr="00D93D74" w:rsidDel="002846F5">
          <w:rPr>
            <w:rFonts w:cs="Times New Roman"/>
            <w:szCs w:val="24"/>
          </w:rPr>
          <w:delText>6</w:delText>
        </w:r>
        <w:r w:rsidR="00352514" w:rsidRPr="00D93D74" w:rsidDel="002846F5">
          <w:rPr>
            <w:rFonts w:cs="Times New Roman"/>
            <w:szCs w:val="24"/>
          </w:rPr>
          <w:delText xml:space="preserve">0 colonies per sample </w:delText>
        </w:r>
        <w:r w:rsidR="009634C0" w:rsidRPr="00D93D74" w:rsidDel="002846F5">
          <w:rPr>
            <w:rFonts w:cs="Times New Roman"/>
            <w:szCs w:val="24"/>
          </w:rPr>
          <w:delText>were picked and re-streaked o</w:delText>
        </w:r>
        <w:r w:rsidR="002E735E" w:rsidRPr="00D93D74" w:rsidDel="002846F5">
          <w:rPr>
            <w:rFonts w:cs="Times New Roman"/>
            <w:szCs w:val="24"/>
          </w:rPr>
          <w:delText>n</w:delText>
        </w:r>
        <w:r w:rsidR="009634C0" w:rsidRPr="00D93D74" w:rsidDel="002846F5">
          <w:rPr>
            <w:rFonts w:cs="Times New Roman"/>
            <w:szCs w:val="24"/>
          </w:rPr>
          <w:delText>to</w:delText>
        </w:r>
        <w:r w:rsidR="002E735E" w:rsidRPr="00D93D74" w:rsidDel="002846F5">
          <w:rPr>
            <w:rFonts w:cs="Times New Roman"/>
            <w:szCs w:val="24"/>
          </w:rPr>
          <w:delText xml:space="preserve"> fresh media to obtain pure isolates</w:delText>
        </w:r>
        <w:r w:rsidR="008B2A44" w:rsidRPr="00D93D74" w:rsidDel="002846F5">
          <w:rPr>
            <w:rFonts w:cs="Times New Roman"/>
            <w:szCs w:val="24"/>
          </w:rPr>
          <w:delText xml:space="preserve">. </w:delText>
        </w:r>
      </w:del>
      <w:del w:id="772" w:author="Urša Miklavčič" w:date="2026-04-21T10:38:00Z" w16du:dateUtc="2026-04-21T08:38:00Z">
        <w:r w:rsidR="008B2A44" w:rsidRPr="00D93D74" w:rsidDel="002846F5">
          <w:rPr>
            <w:rFonts w:cs="Times New Roman"/>
            <w:szCs w:val="24"/>
          </w:rPr>
          <w:delText>The identification of obtained isolates is shown in Table 1.</w:delText>
        </w:r>
      </w:del>
    </w:p>
    <w:p w14:paraId="00319A55" w14:textId="65123A26" w:rsidR="002471F9" w:rsidRPr="00D93D74" w:rsidRDefault="004D77C6" w:rsidP="00CD77AB">
      <w:pPr>
        <w:rPr>
          <w:rFonts w:cs="Times New Roman"/>
          <w:szCs w:val="24"/>
        </w:rPr>
      </w:pPr>
      <w:r w:rsidRPr="00D93D74">
        <w:rPr>
          <w:rFonts w:cs="Times New Roman"/>
          <w:szCs w:val="24"/>
        </w:rPr>
        <w:t>D</w:t>
      </w:r>
      <w:r w:rsidR="00CD77AB" w:rsidRPr="00D93D74">
        <w:rPr>
          <w:rFonts w:cs="Times New Roman"/>
          <w:szCs w:val="24"/>
        </w:rPr>
        <w:t xml:space="preserve">ue to the highest number </w:t>
      </w:r>
      <w:r w:rsidR="002471F9" w:rsidRPr="00D93D74">
        <w:rPr>
          <w:rFonts w:cs="Times New Roman"/>
          <w:szCs w:val="24"/>
        </w:rPr>
        <w:t>of isolates obtained</w:t>
      </w:r>
      <w:r w:rsidR="00CD77AB" w:rsidRPr="00D93D74">
        <w:rPr>
          <w:rFonts w:cs="Times New Roman"/>
          <w:szCs w:val="24"/>
        </w:rPr>
        <w:t xml:space="preserve"> we selected </w:t>
      </w:r>
      <w:r w:rsidR="00CD77AB" w:rsidRPr="00D93D74">
        <w:rPr>
          <w:rFonts w:cs="Times New Roman"/>
          <w:i/>
          <w:iCs/>
          <w:szCs w:val="24"/>
        </w:rPr>
        <w:t>Clostridium saudiense</w:t>
      </w:r>
      <w:r w:rsidR="00CD77AB" w:rsidRPr="00D93D74">
        <w:rPr>
          <w:rFonts w:cs="Times New Roman"/>
          <w:szCs w:val="24"/>
        </w:rPr>
        <w:t xml:space="preserve"> for </w:t>
      </w:r>
      <w:r w:rsidR="002E735E" w:rsidRPr="00D93D74">
        <w:rPr>
          <w:rFonts w:cs="Times New Roman"/>
          <w:szCs w:val="24"/>
        </w:rPr>
        <w:t xml:space="preserve">whole-genome </w:t>
      </w:r>
      <w:r w:rsidR="00CD77AB" w:rsidRPr="00D93D74">
        <w:rPr>
          <w:rFonts w:cs="Times New Roman"/>
          <w:szCs w:val="24"/>
        </w:rPr>
        <w:t>sequencing</w:t>
      </w:r>
      <w:ins w:id="773" w:author="Urša Miklavčič" w:date="2026-04-21T10:38:00Z" w16du:dateUtc="2026-04-21T08:38:00Z">
        <w:r w:rsidR="002846F5">
          <w:rPr>
            <w:rFonts w:cs="Times New Roman"/>
            <w:szCs w:val="24"/>
          </w:rPr>
          <w:t xml:space="preserve"> (Table 1)</w:t>
        </w:r>
      </w:ins>
      <w:del w:id="774" w:author="Urša Miklavčič" w:date="2026-04-21T10:38:00Z" w16du:dateUtc="2026-04-21T08:38:00Z">
        <w:r w:rsidR="000848F8" w:rsidRPr="00D93D74" w:rsidDel="002846F5">
          <w:rPr>
            <w:rFonts w:cs="Times New Roman"/>
            <w:szCs w:val="24"/>
          </w:rPr>
          <w:delText xml:space="preserve"> (</w:delText>
        </w:r>
        <w:r w:rsidR="002471F9" w:rsidRPr="00D93D74" w:rsidDel="002846F5">
          <w:rPr>
            <w:rFonts w:cs="Times New Roman"/>
            <w:szCs w:val="24"/>
          </w:rPr>
          <w:delText>Table 1</w:delText>
        </w:r>
        <w:r w:rsidR="000848F8" w:rsidRPr="00D93D74" w:rsidDel="002846F5">
          <w:rPr>
            <w:rFonts w:cs="Times New Roman"/>
            <w:szCs w:val="24"/>
          </w:rPr>
          <w:delText>)</w:delText>
        </w:r>
      </w:del>
      <w:r w:rsidR="00CD77AB" w:rsidRPr="00D93D74">
        <w:rPr>
          <w:rFonts w:cs="Times New Roman"/>
          <w:szCs w:val="24"/>
        </w:rPr>
        <w:t>.</w:t>
      </w:r>
      <w:r w:rsidRPr="00D93D74">
        <w:rPr>
          <w:rFonts w:cs="Times New Roman"/>
          <w:szCs w:val="24"/>
        </w:rPr>
        <w:t xml:space="preserve"> </w:t>
      </w:r>
      <w:commentRangeStart w:id="775"/>
      <w:r w:rsidR="009634C0" w:rsidRPr="00D93D74">
        <w:rPr>
          <w:rFonts w:cs="Times New Roman"/>
          <w:szCs w:val="24"/>
        </w:rPr>
        <w:t xml:space="preserve">In total, </w:t>
      </w:r>
      <w:r w:rsidRPr="00D93D74">
        <w:rPr>
          <w:rFonts w:cs="Times New Roman"/>
          <w:szCs w:val="24"/>
        </w:rPr>
        <w:t xml:space="preserve">44 </w:t>
      </w:r>
      <w:r w:rsidR="002E735E" w:rsidRPr="00D93D74">
        <w:rPr>
          <w:rFonts w:cs="Times New Roman"/>
          <w:i/>
          <w:iCs/>
          <w:szCs w:val="24"/>
        </w:rPr>
        <w:t>C. saudiense</w:t>
      </w:r>
      <w:r w:rsidR="002E735E" w:rsidRPr="00D93D74">
        <w:rPr>
          <w:rFonts w:cs="Times New Roman"/>
          <w:szCs w:val="24"/>
        </w:rPr>
        <w:t xml:space="preserve"> </w:t>
      </w:r>
      <w:r w:rsidR="009634C0" w:rsidRPr="00D93D74">
        <w:rPr>
          <w:rFonts w:cs="Times New Roman"/>
          <w:szCs w:val="24"/>
        </w:rPr>
        <w:t xml:space="preserve">genomes were sequenced </w:t>
      </w:r>
      <w:r w:rsidRPr="00D93D74">
        <w:rPr>
          <w:rFonts w:cs="Times New Roman"/>
          <w:szCs w:val="24"/>
        </w:rPr>
        <w:t xml:space="preserve">(Supplement Table </w:t>
      </w:r>
      <w:r w:rsidR="007D4BF8" w:rsidRPr="00D93D74">
        <w:rPr>
          <w:rFonts w:cs="Times New Roman"/>
          <w:szCs w:val="24"/>
        </w:rPr>
        <w:t>5</w:t>
      </w:r>
      <w:r w:rsidR="00DC1E07" w:rsidRPr="00D93D74">
        <w:rPr>
          <w:rFonts w:cs="Times New Roman"/>
          <w:szCs w:val="24"/>
        </w:rPr>
        <w:t>)</w:t>
      </w:r>
      <w:r w:rsidR="00503055" w:rsidRPr="00D93D74">
        <w:rPr>
          <w:rFonts w:cs="Times New Roman"/>
          <w:szCs w:val="24"/>
        </w:rPr>
        <w:t>, as second re-streaking was not successful</w:t>
      </w:r>
      <w:r w:rsidR="008B2A44" w:rsidRPr="00D93D74">
        <w:rPr>
          <w:rFonts w:cs="Times New Roman"/>
          <w:szCs w:val="24"/>
        </w:rPr>
        <w:t xml:space="preserve"> in remaining </w:t>
      </w:r>
      <w:r w:rsidR="00C65827" w:rsidRPr="00D93D74">
        <w:rPr>
          <w:rFonts w:cs="Times New Roman"/>
          <w:szCs w:val="24"/>
        </w:rPr>
        <w:t>43</w:t>
      </w:r>
      <w:r w:rsidR="008B2A44" w:rsidRPr="00D93D74">
        <w:rPr>
          <w:rFonts w:cs="Times New Roman"/>
          <w:szCs w:val="24"/>
        </w:rPr>
        <w:t xml:space="preserve"> isolates</w:t>
      </w:r>
      <w:commentRangeEnd w:id="775"/>
      <w:r w:rsidR="008B2A44" w:rsidRPr="00D93D74">
        <w:rPr>
          <w:rStyle w:val="CommentReference"/>
        </w:rPr>
        <w:commentReference w:id="775"/>
      </w:r>
      <w:r w:rsidR="00503055" w:rsidRPr="00D93D74">
        <w:rPr>
          <w:rFonts w:cs="Times New Roman"/>
          <w:szCs w:val="24"/>
        </w:rPr>
        <w:t xml:space="preserve">. </w:t>
      </w:r>
      <w:del w:id="776" w:author="Urša Miklavčič" w:date="2026-04-21T10:40:00Z" w16du:dateUtc="2026-04-21T08:40:00Z">
        <w:r w:rsidR="00503055" w:rsidRPr="00D93D74" w:rsidDel="002846F5">
          <w:rPr>
            <w:rFonts w:cs="Times New Roman"/>
            <w:szCs w:val="24"/>
          </w:rPr>
          <w:delText xml:space="preserve">We obtained </w:delText>
        </w:r>
        <w:r w:rsidRPr="00D93D74" w:rsidDel="002846F5">
          <w:rPr>
            <w:rFonts w:cs="Times New Roman"/>
            <w:szCs w:val="24"/>
          </w:rPr>
          <w:delText xml:space="preserve">8, 16, and 18 </w:delText>
        </w:r>
        <w:r w:rsidR="00503055" w:rsidRPr="00D93D74" w:rsidDel="002846F5">
          <w:rPr>
            <w:rFonts w:cs="Times New Roman"/>
            <w:szCs w:val="24"/>
          </w:rPr>
          <w:delText xml:space="preserve">genomes from </w:delText>
        </w:r>
        <w:r w:rsidR="009634C0" w:rsidRPr="00D93D74" w:rsidDel="002846F5">
          <w:rPr>
            <w:rFonts w:cs="Times New Roman"/>
            <w:szCs w:val="24"/>
          </w:rPr>
          <w:delText>the pre-, mid- and post-antibiotic samples</w:delText>
        </w:r>
        <w:r w:rsidR="00293919" w:rsidRPr="00D93D74" w:rsidDel="002846F5">
          <w:rPr>
            <w:rFonts w:cs="Times New Roman"/>
            <w:szCs w:val="24"/>
          </w:rPr>
          <w:delText>,</w:delText>
        </w:r>
        <w:r w:rsidR="009634C0" w:rsidRPr="00D93D74" w:rsidDel="002846F5">
          <w:rPr>
            <w:rFonts w:cs="Times New Roman"/>
            <w:szCs w:val="24"/>
          </w:rPr>
          <w:delText xml:space="preserve"> respectively. </w:delText>
        </w:r>
      </w:del>
    </w:p>
    <w:p w14:paraId="1F4A320B" w14:textId="77777777" w:rsidR="00007F32" w:rsidRPr="00D93D74" w:rsidRDefault="00007F32" w:rsidP="00723A85">
      <w:pPr>
        <w:pStyle w:val="FigureTable"/>
        <w:rPr>
          <w:b/>
        </w:rPr>
      </w:pPr>
    </w:p>
    <w:p w14:paraId="65465C61" w14:textId="5BA64BCB" w:rsidR="00E9210E" w:rsidRPr="00D93D74" w:rsidRDefault="00E9210E" w:rsidP="00723A85">
      <w:pPr>
        <w:pStyle w:val="FigureTable"/>
      </w:pPr>
      <w:r w:rsidRPr="00D93D74">
        <w:rPr>
          <w:b/>
        </w:rPr>
        <w:t xml:space="preserve">Table </w:t>
      </w:r>
      <w:r w:rsidRPr="00D93D74">
        <w:rPr>
          <w:b/>
        </w:rPr>
        <w:fldChar w:fldCharType="begin"/>
      </w:r>
      <w:r w:rsidRPr="00D93D74">
        <w:rPr>
          <w:b/>
        </w:rPr>
        <w:instrText xml:space="preserve"> SEQ Table \* ARABIC </w:instrText>
      </w:r>
      <w:r w:rsidRPr="00D93D74">
        <w:rPr>
          <w:b/>
        </w:rPr>
        <w:fldChar w:fldCharType="separate"/>
      </w:r>
      <w:r w:rsidR="00327FF2">
        <w:rPr>
          <w:b/>
          <w:noProof/>
        </w:rPr>
        <w:t>1</w:t>
      </w:r>
      <w:r w:rsidRPr="00D93D74">
        <w:rPr>
          <w:b/>
        </w:rPr>
        <w:fldChar w:fldCharType="end"/>
      </w:r>
      <w:r w:rsidRPr="00D93D74">
        <w:rPr>
          <w:b/>
        </w:rPr>
        <w:t>. Number of obtained isolates after picking and first re-streaking.</w:t>
      </w:r>
      <w:r w:rsidRPr="00D93D74">
        <w:t xml:space="preserve"> Species of isolate was determined with MALDI-TOF</w:t>
      </w:r>
      <w:r w:rsidR="00503055" w:rsidRPr="00D93D74">
        <w:t xml:space="preserve"> MS</w:t>
      </w:r>
      <w:r w:rsidRPr="00D93D74">
        <w:t xml:space="preserve">. H005, H007 and H009 are samples from time point pre-, mid- and post-antibiotic use of participant H. </w:t>
      </w:r>
      <w:r w:rsidRPr="00D93D74">
        <w:rPr>
          <w:szCs w:val="24"/>
        </w:rPr>
        <w:t>Some colonies were lost during the second re-streaking step, due to not growing, which accounts for the unequal numbers</w:t>
      </w:r>
      <w:r w:rsidR="00503055" w:rsidRPr="00D93D74">
        <w:rPr>
          <w:szCs w:val="24"/>
        </w:rPr>
        <w:t xml:space="preserve"> to the sequencing experiment.</w:t>
      </w:r>
    </w:p>
    <w:tbl>
      <w:tblPr>
        <w:tblW w:w="9356" w:type="dxa"/>
        <w:tblCellMar>
          <w:left w:w="70" w:type="dxa"/>
          <w:right w:w="70" w:type="dxa"/>
        </w:tblCellMar>
        <w:tblLook w:val="04A0" w:firstRow="1" w:lastRow="0" w:firstColumn="1" w:lastColumn="0" w:noHBand="0" w:noVBand="1"/>
        <w:tblPrChange w:id="777" w:author="Urša Miklavčič" w:date="2026-04-21T10:41:00Z" w16du:dateUtc="2026-04-21T08:41:00Z">
          <w:tblPr>
            <w:tblW w:w="9356" w:type="dxa"/>
            <w:tblCellMar>
              <w:left w:w="70" w:type="dxa"/>
              <w:right w:w="70" w:type="dxa"/>
            </w:tblCellMar>
            <w:tblLook w:val="04A0" w:firstRow="1" w:lastRow="0" w:firstColumn="1" w:lastColumn="0" w:noHBand="0" w:noVBand="1"/>
          </w:tblPr>
        </w:tblPrChange>
      </w:tblPr>
      <w:tblGrid>
        <w:gridCol w:w="3119"/>
        <w:gridCol w:w="886"/>
        <w:gridCol w:w="284"/>
        <w:gridCol w:w="1559"/>
        <w:gridCol w:w="1843"/>
        <w:gridCol w:w="1701"/>
        <w:tblGridChange w:id="778">
          <w:tblGrid>
            <w:gridCol w:w="3119"/>
            <w:gridCol w:w="886"/>
            <w:gridCol w:w="248"/>
            <w:gridCol w:w="1595"/>
            <w:gridCol w:w="106"/>
            <w:gridCol w:w="1737"/>
            <w:gridCol w:w="106"/>
            <w:gridCol w:w="1559"/>
            <w:gridCol w:w="36"/>
          </w:tblGrid>
        </w:tblGridChange>
      </w:tblGrid>
      <w:tr w:rsidR="006A08CB" w:rsidRPr="00D93D74" w14:paraId="44D02DC1" w14:textId="77777777" w:rsidTr="00C823F7">
        <w:trPr>
          <w:trHeight w:val="300"/>
          <w:tblHeader/>
          <w:trPrChange w:id="779" w:author="Urša Miklavčič" w:date="2026-04-21T10:41:00Z" w16du:dateUtc="2026-04-21T08:41:00Z">
            <w:trPr>
              <w:gridAfter w:val="0"/>
              <w:trHeight w:val="300"/>
              <w:tblHeader/>
            </w:trPr>
          </w:trPrChange>
        </w:trPr>
        <w:tc>
          <w:tcPr>
            <w:tcW w:w="3119" w:type="dxa"/>
            <w:tcBorders>
              <w:top w:val="single" w:sz="4" w:space="0" w:color="auto"/>
              <w:left w:val="nil"/>
              <w:bottom w:val="single" w:sz="4" w:space="0" w:color="auto"/>
              <w:right w:val="nil"/>
            </w:tcBorders>
            <w:noWrap/>
            <w:vAlign w:val="bottom"/>
            <w:hideMark/>
            <w:tcPrChange w:id="780" w:author="Urša Miklavčič" w:date="2026-04-21T10:41:00Z" w16du:dateUtc="2026-04-21T08:41:00Z">
              <w:tcPr>
                <w:tcW w:w="3119" w:type="dxa"/>
                <w:tcBorders>
                  <w:top w:val="single" w:sz="4" w:space="0" w:color="auto"/>
                  <w:left w:val="nil"/>
                  <w:bottom w:val="single" w:sz="4" w:space="0" w:color="auto"/>
                  <w:right w:val="nil"/>
                </w:tcBorders>
                <w:noWrap/>
                <w:vAlign w:val="bottom"/>
                <w:hideMark/>
              </w:tcPr>
            </w:tcPrChange>
          </w:tcPr>
          <w:p w14:paraId="283BDA83" w14:textId="77777777" w:rsidR="002471F9" w:rsidRPr="00D93D74" w:rsidRDefault="002471F9" w:rsidP="009D2E7E">
            <w:pPr>
              <w:spacing w:after="0" w:line="240" w:lineRule="auto"/>
              <w:jc w:val="left"/>
              <w:rPr>
                <w:rFonts w:eastAsia="Times New Roman" w:cs="Times New Roman"/>
                <w:b/>
                <w:bCs/>
                <w:color w:val="000000"/>
                <w:sz w:val="22"/>
                <w:lang w:eastAsia="sl-SI"/>
              </w:rPr>
            </w:pPr>
            <w:r w:rsidRPr="00D93D74">
              <w:rPr>
                <w:rFonts w:eastAsia="Times New Roman" w:cs="Times New Roman"/>
                <w:b/>
                <w:bCs/>
                <w:color w:val="000000"/>
                <w:sz w:val="22"/>
                <w:lang w:eastAsia="sl-SI"/>
              </w:rPr>
              <w:t xml:space="preserve">Detected species </w:t>
            </w:r>
          </w:p>
        </w:tc>
        <w:tc>
          <w:tcPr>
            <w:tcW w:w="850" w:type="dxa"/>
            <w:tcBorders>
              <w:top w:val="single" w:sz="4" w:space="0" w:color="auto"/>
              <w:left w:val="nil"/>
              <w:bottom w:val="single" w:sz="4" w:space="0" w:color="auto"/>
              <w:right w:val="nil"/>
            </w:tcBorders>
            <w:noWrap/>
            <w:vAlign w:val="bottom"/>
            <w:hideMark/>
            <w:tcPrChange w:id="781" w:author="Urša Miklavčič" w:date="2026-04-21T10:41:00Z" w16du:dateUtc="2026-04-21T08:41:00Z">
              <w:tcPr>
                <w:tcW w:w="1134" w:type="dxa"/>
                <w:gridSpan w:val="2"/>
                <w:tcBorders>
                  <w:top w:val="single" w:sz="4" w:space="0" w:color="auto"/>
                  <w:left w:val="nil"/>
                  <w:bottom w:val="single" w:sz="4" w:space="0" w:color="auto"/>
                  <w:right w:val="nil"/>
                </w:tcBorders>
                <w:noWrap/>
                <w:vAlign w:val="bottom"/>
                <w:hideMark/>
              </w:tcPr>
            </w:tcPrChange>
          </w:tcPr>
          <w:p w14:paraId="1B3A898A" w14:textId="51A3C68F" w:rsidR="002471F9" w:rsidRPr="00D93D74" w:rsidRDefault="002471F9" w:rsidP="009D2E7E">
            <w:pPr>
              <w:spacing w:after="0" w:line="240" w:lineRule="auto"/>
              <w:jc w:val="left"/>
              <w:rPr>
                <w:rFonts w:eastAsia="Times New Roman" w:cs="Times New Roman"/>
                <w:b/>
                <w:bCs/>
                <w:color w:val="000000"/>
                <w:sz w:val="22"/>
                <w:lang w:eastAsia="sl-SI"/>
              </w:rPr>
            </w:pPr>
            <w:del w:id="782" w:author="Urša Miklavčič" w:date="2026-04-21T10:41:00Z" w16du:dateUtc="2026-04-21T08:41:00Z">
              <w:r w:rsidRPr="00D93D74" w:rsidDel="00C823F7">
                <w:rPr>
                  <w:rFonts w:eastAsia="Times New Roman" w:cs="Times New Roman"/>
                  <w:b/>
                  <w:bCs/>
                  <w:color w:val="000000"/>
                  <w:sz w:val="22"/>
                  <w:lang w:eastAsia="sl-SI"/>
                </w:rPr>
                <w:delText xml:space="preserve">All samples </w:delText>
              </w:r>
            </w:del>
            <w:ins w:id="783" w:author="Urša Miklavčič" w:date="2026-04-21T10:41:00Z" w16du:dateUtc="2026-04-21T08:41:00Z">
              <w:r w:rsidR="00C823F7">
                <w:rPr>
                  <w:rFonts w:eastAsia="Times New Roman" w:cs="Times New Roman"/>
                  <w:b/>
                  <w:bCs/>
                  <w:color w:val="000000"/>
                  <w:sz w:val="22"/>
                  <w:lang w:eastAsia="sl-SI"/>
                </w:rPr>
                <w:t>All</w:t>
              </w:r>
            </w:ins>
          </w:p>
        </w:tc>
        <w:tc>
          <w:tcPr>
            <w:tcW w:w="1843" w:type="dxa"/>
            <w:gridSpan w:val="2"/>
            <w:tcBorders>
              <w:top w:val="single" w:sz="4" w:space="0" w:color="auto"/>
              <w:left w:val="nil"/>
              <w:bottom w:val="single" w:sz="4" w:space="0" w:color="auto"/>
              <w:right w:val="nil"/>
            </w:tcBorders>
            <w:noWrap/>
            <w:vAlign w:val="bottom"/>
            <w:hideMark/>
            <w:tcPrChange w:id="784" w:author="Urša Miklavčič" w:date="2026-04-21T10:41:00Z" w16du:dateUtc="2026-04-21T08:41:00Z">
              <w:tcPr>
                <w:tcW w:w="1701" w:type="dxa"/>
                <w:gridSpan w:val="2"/>
                <w:tcBorders>
                  <w:top w:val="single" w:sz="4" w:space="0" w:color="auto"/>
                  <w:left w:val="nil"/>
                  <w:bottom w:val="single" w:sz="4" w:space="0" w:color="auto"/>
                  <w:right w:val="nil"/>
                </w:tcBorders>
                <w:noWrap/>
                <w:vAlign w:val="bottom"/>
                <w:hideMark/>
              </w:tcPr>
            </w:tcPrChange>
          </w:tcPr>
          <w:p w14:paraId="2FBB4495" w14:textId="6C25D0F7" w:rsidR="002471F9" w:rsidRPr="00D93D74" w:rsidRDefault="006A08CB" w:rsidP="006A08CB">
            <w:pPr>
              <w:spacing w:after="0" w:line="240" w:lineRule="auto"/>
              <w:jc w:val="left"/>
              <w:rPr>
                <w:rFonts w:eastAsia="Times New Roman" w:cs="Times New Roman"/>
                <w:b/>
                <w:bCs/>
                <w:color w:val="000000"/>
                <w:sz w:val="22"/>
                <w:lang w:eastAsia="sl-SI"/>
              </w:rPr>
            </w:pPr>
            <w:r w:rsidRPr="00D93D74">
              <w:rPr>
                <w:rFonts w:eastAsia="Times New Roman" w:cs="Times New Roman"/>
                <w:b/>
                <w:bCs/>
                <w:color w:val="000000"/>
                <w:sz w:val="22"/>
                <w:lang w:eastAsia="sl-SI"/>
              </w:rPr>
              <w:t xml:space="preserve">Before antibiotic </w:t>
            </w:r>
            <w:r w:rsidR="002471F9" w:rsidRPr="00D93D74">
              <w:rPr>
                <w:rFonts w:eastAsia="Times New Roman" w:cs="Times New Roman"/>
                <w:b/>
                <w:bCs/>
                <w:color w:val="000000"/>
                <w:sz w:val="22"/>
                <w:lang w:eastAsia="sl-SI"/>
              </w:rPr>
              <w:t>H005</w:t>
            </w:r>
          </w:p>
        </w:tc>
        <w:tc>
          <w:tcPr>
            <w:tcW w:w="1843" w:type="dxa"/>
            <w:tcBorders>
              <w:top w:val="single" w:sz="4" w:space="0" w:color="auto"/>
              <w:left w:val="nil"/>
              <w:bottom w:val="single" w:sz="4" w:space="0" w:color="auto"/>
              <w:right w:val="nil"/>
            </w:tcBorders>
            <w:noWrap/>
            <w:vAlign w:val="bottom"/>
            <w:hideMark/>
            <w:tcPrChange w:id="785" w:author="Urša Miklavčič" w:date="2026-04-21T10:41:00Z" w16du:dateUtc="2026-04-21T08:41:00Z">
              <w:tcPr>
                <w:tcW w:w="1843" w:type="dxa"/>
                <w:gridSpan w:val="2"/>
                <w:tcBorders>
                  <w:top w:val="single" w:sz="4" w:space="0" w:color="auto"/>
                  <w:left w:val="nil"/>
                  <w:bottom w:val="single" w:sz="4" w:space="0" w:color="auto"/>
                  <w:right w:val="nil"/>
                </w:tcBorders>
                <w:noWrap/>
                <w:vAlign w:val="bottom"/>
                <w:hideMark/>
              </w:tcPr>
            </w:tcPrChange>
          </w:tcPr>
          <w:p w14:paraId="4404066C" w14:textId="0524A1B5" w:rsidR="006A08CB" w:rsidRPr="00D93D74" w:rsidRDefault="006A08CB" w:rsidP="009D2E7E">
            <w:pPr>
              <w:spacing w:after="0" w:line="240" w:lineRule="auto"/>
              <w:jc w:val="left"/>
              <w:rPr>
                <w:rFonts w:eastAsia="Times New Roman" w:cs="Times New Roman"/>
                <w:b/>
                <w:bCs/>
                <w:color w:val="000000"/>
                <w:sz w:val="22"/>
                <w:lang w:eastAsia="sl-SI"/>
              </w:rPr>
            </w:pPr>
            <w:r w:rsidRPr="00D93D74">
              <w:rPr>
                <w:rFonts w:eastAsia="Times New Roman" w:cs="Times New Roman"/>
                <w:b/>
                <w:bCs/>
                <w:color w:val="000000"/>
                <w:sz w:val="22"/>
                <w:lang w:eastAsia="sl-SI"/>
              </w:rPr>
              <w:t xml:space="preserve">During antibiotic </w:t>
            </w:r>
          </w:p>
          <w:p w14:paraId="3E42CC9D" w14:textId="69823A50" w:rsidR="002471F9" w:rsidRPr="00D93D74" w:rsidRDefault="002471F9" w:rsidP="009D2E7E">
            <w:pPr>
              <w:spacing w:after="0" w:line="240" w:lineRule="auto"/>
              <w:jc w:val="left"/>
              <w:rPr>
                <w:rFonts w:eastAsia="Times New Roman" w:cs="Times New Roman"/>
                <w:b/>
                <w:bCs/>
                <w:color w:val="000000"/>
                <w:sz w:val="22"/>
                <w:lang w:eastAsia="sl-SI"/>
              </w:rPr>
            </w:pPr>
            <w:r w:rsidRPr="00D93D74">
              <w:rPr>
                <w:rFonts w:eastAsia="Times New Roman" w:cs="Times New Roman"/>
                <w:b/>
                <w:bCs/>
                <w:color w:val="000000"/>
                <w:sz w:val="22"/>
                <w:lang w:eastAsia="sl-SI"/>
              </w:rPr>
              <w:t>H007</w:t>
            </w:r>
          </w:p>
        </w:tc>
        <w:tc>
          <w:tcPr>
            <w:tcW w:w="1701" w:type="dxa"/>
            <w:tcBorders>
              <w:top w:val="single" w:sz="4" w:space="0" w:color="auto"/>
              <w:left w:val="nil"/>
              <w:bottom w:val="single" w:sz="4" w:space="0" w:color="auto"/>
              <w:right w:val="nil"/>
            </w:tcBorders>
            <w:noWrap/>
            <w:vAlign w:val="bottom"/>
            <w:hideMark/>
            <w:tcPrChange w:id="786" w:author="Urša Miklavčič" w:date="2026-04-21T10:41:00Z" w16du:dateUtc="2026-04-21T08:41:00Z">
              <w:tcPr>
                <w:tcW w:w="1559" w:type="dxa"/>
                <w:tcBorders>
                  <w:top w:val="single" w:sz="4" w:space="0" w:color="auto"/>
                  <w:left w:val="nil"/>
                  <w:bottom w:val="single" w:sz="4" w:space="0" w:color="auto"/>
                  <w:right w:val="nil"/>
                </w:tcBorders>
                <w:noWrap/>
                <w:vAlign w:val="bottom"/>
                <w:hideMark/>
              </w:tcPr>
            </w:tcPrChange>
          </w:tcPr>
          <w:p w14:paraId="78C11720" w14:textId="5E186329" w:rsidR="006A08CB" w:rsidRPr="00D93D74" w:rsidDel="00C823F7" w:rsidRDefault="006A08CB">
            <w:pPr>
              <w:spacing w:after="0" w:line="240" w:lineRule="auto"/>
              <w:jc w:val="left"/>
              <w:rPr>
                <w:del w:id="787" w:author="Urša Miklavčič" w:date="2026-04-21T10:41:00Z" w16du:dateUtc="2026-04-21T08:41:00Z"/>
                <w:rFonts w:eastAsia="Times New Roman" w:cs="Times New Roman"/>
                <w:b/>
                <w:bCs/>
                <w:color w:val="000000"/>
                <w:sz w:val="22"/>
                <w:lang w:eastAsia="sl-SI"/>
              </w:rPr>
            </w:pPr>
            <w:r w:rsidRPr="00D93D74">
              <w:rPr>
                <w:rFonts w:eastAsia="Times New Roman" w:cs="Times New Roman"/>
                <w:b/>
                <w:bCs/>
                <w:color w:val="000000"/>
                <w:sz w:val="22"/>
                <w:lang w:eastAsia="sl-SI"/>
              </w:rPr>
              <w:t xml:space="preserve">After antibiotic </w:t>
            </w:r>
          </w:p>
          <w:p w14:paraId="23B07DA0" w14:textId="3D1C10E6" w:rsidR="002471F9" w:rsidRPr="00D93D74" w:rsidRDefault="002471F9" w:rsidP="00C823F7">
            <w:pPr>
              <w:spacing w:after="0" w:line="240" w:lineRule="auto"/>
              <w:jc w:val="left"/>
              <w:rPr>
                <w:rFonts w:eastAsia="Times New Roman" w:cs="Times New Roman"/>
                <w:b/>
                <w:bCs/>
                <w:color w:val="000000"/>
                <w:sz w:val="22"/>
                <w:lang w:eastAsia="sl-SI"/>
              </w:rPr>
            </w:pPr>
            <w:r w:rsidRPr="00D93D74">
              <w:rPr>
                <w:rFonts w:eastAsia="Times New Roman" w:cs="Times New Roman"/>
                <w:b/>
                <w:bCs/>
                <w:color w:val="000000"/>
                <w:sz w:val="22"/>
                <w:lang w:eastAsia="sl-SI"/>
              </w:rPr>
              <w:t xml:space="preserve">H009 </w:t>
            </w:r>
          </w:p>
        </w:tc>
      </w:tr>
      <w:tr w:rsidR="006A08CB" w:rsidRPr="00D93D74" w14:paraId="41326A11" w14:textId="77777777" w:rsidTr="00C823F7">
        <w:trPr>
          <w:trHeight w:val="300"/>
          <w:trPrChange w:id="788" w:author="Urša Miklavčič" w:date="2026-04-21T10:41:00Z" w16du:dateUtc="2026-04-21T08:41:00Z">
            <w:trPr>
              <w:gridAfter w:val="0"/>
              <w:trHeight w:val="300"/>
            </w:trPr>
          </w:trPrChange>
        </w:trPr>
        <w:tc>
          <w:tcPr>
            <w:tcW w:w="3119" w:type="dxa"/>
            <w:tcBorders>
              <w:top w:val="nil"/>
              <w:left w:val="nil"/>
              <w:bottom w:val="nil"/>
              <w:right w:val="nil"/>
            </w:tcBorders>
            <w:noWrap/>
            <w:vAlign w:val="bottom"/>
            <w:hideMark/>
            <w:tcPrChange w:id="789" w:author="Urša Miklavčič" w:date="2026-04-21T10:41:00Z" w16du:dateUtc="2026-04-21T08:41:00Z">
              <w:tcPr>
                <w:tcW w:w="3119" w:type="dxa"/>
                <w:tcBorders>
                  <w:top w:val="nil"/>
                  <w:left w:val="nil"/>
                  <w:bottom w:val="nil"/>
                  <w:right w:val="nil"/>
                </w:tcBorders>
                <w:noWrap/>
                <w:vAlign w:val="bottom"/>
                <w:hideMark/>
              </w:tcPr>
            </w:tcPrChange>
          </w:tcPr>
          <w:p w14:paraId="01781BA9" w14:textId="77777777" w:rsidR="002471F9" w:rsidRPr="00D93D74" w:rsidRDefault="002471F9" w:rsidP="009D2E7E">
            <w:pPr>
              <w:spacing w:after="0" w:line="240" w:lineRule="auto"/>
              <w:jc w:val="left"/>
              <w:rPr>
                <w:rFonts w:eastAsia="Times New Roman" w:cs="Times New Roman"/>
                <w:i/>
                <w:iCs/>
                <w:color w:val="000000"/>
                <w:sz w:val="22"/>
                <w:lang w:eastAsia="sl-SI"/>
              </w:rPr>
            </w:pPr>
            <w:r w:rsidRPr="00D93D74">
              <w:rPr>
                <w:rFonts w:eastAsia="Times New Roman" w:cs="Times New Roman"/>
                <w:i/>
                <w:iCs/>
                <w:color w:val="000000"/>
                <w:sz w:val="22"/>
                <w:lang w:eastAsia="sl-SI"/>
              </w:rPr>
              <w:t>Clostridium paraputrificum</w:t>
            </w:r>
          </w:p>
        </w:tc>
        <w:tc>
          <w:tcPr>
            <w:tcW w:w="1134" w:type="dxa"/>
            <w:gridSpan w:val="2"/>
            <w:tcBorders>
              <w:top w:val="nil"/>
              <w:left w:val="nil"/>
              <w:bottom w:val="nil"/>
              <w:right w:val="nil"/>
            </w:tcBorders>
            <w:noWrap/>
            <w:vAlign w:val="bottom"/>
            <w:hideMark/>
            <w:tcPrChange w:id="790" w:author="Urša Miklavčič" w:date="2026-04-21T10:41:00Z" w16du:dateUtc="2026-04-21T08:41:00Z">
              <w:tcPr>
                <w:tcW w:w="1134" w:type="dxa"/>
                <w:gridSpan w:val="2"/>
                <w:tcBorders>
                  <w:top w:val="nil"/>
                  <w:left w:val="nil"/>
                  <w:bottom w:val="nil"/>
                  <w:right w:val="nil"/>
                </w:tcBorders>
                <w:noWrap/>
                <w:vAlign w:val="bottom"/>
                <w:hideMark/>
              </w:tcPr>
            </w:tcPrChange>
          </w:tcPr>
          <w:p w14:paraId="77C9CE00" w14:textId="77777777" w:rsidR="002471F9" w:rsidRPr="00D93D74" w:rsidRDefault="002471F9" w:rsidP="009D2E7E">
            <w:pPr>
              <w:spacing w:after="0" w:line="240" w:lineRule="auto"/>
              <w:jc w:val="left"/>
              <w:rPr>
                <w:rFonts w:eastAsia="Times New Roman" w:cs="Times New Roman"/>
                <w:color w:val="000000"/>
                <w:sz w:val="22"/>
                <w:lang w:eastAsia="sl-SI"/>
              </w:rPr>
            </w:pPr>
            <w:r w:rsidRPr="00D93D74">
              <w:rPr>
                <w:rFonts w:eastAsia="Times New Roman" w:cs="Times New Roman"/>
                <w:color w:val="000000"/>
                <w:sz w:val="22"/>
                <w:lang w:eastAsia="sl-SI"/>
              </w:rPr>
              <w:t>24</w:t>
            </w:r>
          </w:p>
        </w:tc>
        <w:tc>
          <w:tcPr>
            <w:tcW w:w="1559" w:type="dxa"/>
            <w:tcBorders>
              <w:top w:val="nil"/>
              <w:left w:val="nil"/>
              <w:bottom w:val="nil"/>
              <w:right w:val="nil"/>
            </w:tcBorders>
            <w:noWrap/>
            <w:vAlign w:val="bottom"/>
            <w:hideMark/>
            <w:tcPrChange w:id="791" w:author="Urša Miklavčič" w:date="2026-04-21T10:41:00Z" w16du:dateUtc="2026-04-21T08:41:00Z">
              <w:tcPr>
                <w:tcW w:w="1701" w:type="dxa"/>
                <w:gridSpan w:val="2"/>
                <w:tcBorders>
                  <w:top w:val="nil"/>
                  <w:left w:val="nil"/>
                  <w:bottom w:val="nil"/>
                  <w:right w:val="nil"/>
                </w:tcBorders>
                <w:noWrap/>
                <w:vAlign w:val="bottom"/>
                <w:hideMark/>
              </w:tcPr>
            </w:tcPrChange>
          </w:tcPr>
          <w:p w14:paraId="13F0CB44" w14:textId="77777777" w:rsidR="002471F9" w:rsidRPr="00D93D74" w:rsidRDefault="002471F9" w:rsidP="009D2E7E">
            <w:pPr>
              <w:spacing w:after="0" w:line="240" w:lineRule="auto"/>
              <w:jc w:val="left"/>
              <w:rPr>
                <w:rFonts w:eastAsia="Times New Roman" w:cs="Times New Roman"/>
                <w:color w:val="000000"/>
                <w:sz w:val="22"/>
                <w:lang w:eastAsia="sl-SI"/>
              </w:rPr>
            </w:pPr>
            <w:r w:rsidRPr="00D93D74">
              <w:rPr>
                <w:rFonts w:eastAsia="Times New Roman" w:cs="Times New Roman"/>
                <w:color w:val="000000"/>
                <w:sz w:val="22"/>
                <w:lang w:eastAsia="sl-SI"/>
              </w:rPr>
              <w:t>23</w:t>
            </w:r>
          </w:p>
        </w:tc>
        <w:tc>
          <w:tcPr>
            <w:tcW w:w="1843" w:type="dxa"/>
            <w:tcBorders>
              <w:top w:val="nil"/>
              <w:left w:val="nil"/>
              <w:bottom w:val="nil"/>
              <w:right w:val="nil"/>
            </w:tcBorders>
            <w:noWrap/>
            <w:vAlign w:val="bottom"/>
            <w:hideMark/>
            <w:tcPrChange w:id="792" w:author="Urša Miklavčič" w:date="2026-04-21T10:41:00Z" w16du:dateUtc="2026-04-21T08:41:00Z">
              <w:tcPr>
                <w:tcW w:w="1843" w:type="dxa"/>
                <w:gridSpan w:val="2"/>
                <w:tcBorders>
                  <w:top w:val="nil"/>
                  <w:left w:val="nil"/>
                  <w:bottom w:val="nil"/>
                  <w:right w:val="nil"/>
                </w:tcBorders>
                <w:noWrap/>
                <w:vAlign w:val="bottom"/>
                <w:hideMark/>
              </w:tcPr>
            </w:tcPrChange>
          </w:tcPr>
          <w:p w14:paraId="17B2B910" w14:textId="77777777" w:rsidR="002471F9" w:rsidRPr="00D93D74" w:rsidRDefault="002471F9" w:rsidP="009D2E7E">
            <w:pPr>
              <w:spacing w:after="0" w:line="240" w:lineRule="auto"/>
              <w:jc w:val="left"/>
              <w:rPr>
                <w:rFonts w:eastAsia="Times New Roman" w:cs="Times New Roman"/>
                <w:color w:val="000000"/>
                <w:sz w:val="22"/>
                <w:lang w:eastAsia="sl-SI"/>
              </w:rPr>
            </w:pPr>
            <w:r w:rsidRPr="00D93D74">
              <w:rPr>
                <w:rFonts w:eastAsia="Times New Roman" w:cs="Times New Roman"/>
                <w:color w:val="000000"/>
                <w:sz w:val="22"/>
                <w:lang w:eastAsia="sl-SI"/>
              </w:rPr>
              <w:t>0</w:t>
            </w:r>
          </w:p>
        </w:tc>
        <w:tc>
          <w:tcPr>
            <w:tcW w:w="1701" w:type="dxa"/>
            <w:tcBorders>
              <w:top w:val="nil"/>
              <w:left w:val="nil"/>
              <w:bottom w:val="nil"/>
              <w:right w:val="nil"/>
            </w:tcBorders>
            <w:noWrap/>
            <w:vAlign w:val="bottom"/>
            <w:hideMark/>
            <w:tcPrChange w:id="793" w:author="Urša Miklavčič" w:date="2026-04-21T10:41:00Z" w16du:dateUtc="2026-04-21T08:41:00Z">
              <w:tcPr>
                <w:tcW w:w="1559" w:type="dxa"/>
                <w:tcBorders>
                  <w:top w:val="nil"/>
                  <w:left w:val="nil"/>
                  <w:bottom w:val="nil"/>
                  <w:right w:val="nil"/>
                </w:tcBorders>
                <w:noWrap/>
                <w:vAlign w:val="bottom"/>
                <w:hideMark/>
              </w:tcPr>
            </w:tcPrChange>
          </w:tcPr>
          <w:p w14:paraId="3E72479F" w14:textId="77777777" w:rsidR="002471F9" w:rsidRPr="00D93D74" w:rsidRDefault="002471F9" w:rsidP="009D2E7E">
            <w:pPr>
              <w:spacing w:after="0" w:line="240" w:lineRule="auto"/>
              <w:jc w:val="left"/>
              <w:rPr>
                <w:rFonts w:eastAsia="Times New Roman" w:cs="Times New Roman"/>
                <w:color w:val="000000"/>
                <w:sz w:val="22"/>
                <w:lang w:eastAsia="sl-SI"/>
              </w:rPr>
            </w:pPr>
            <w:r w:rsidRPr="00D93D74">
              <w:rPr>
                <w:rFonts w:eastAsia="Times New Roman" w:cs="Times New Roman"/>
                <w:color w:val="000000"/>
                <w:sz w:val="22"/>
                <w:lang w:eastAsia="sl-SI"/>
              </w:rPr>
              <w:t>1</w:t>
            </w:r>
          </w:p>
        </w:tc>
      </w:tr>
      <w:tr w:rsidR="006A08CB" w:rsidRPr="00D93D74" w14:paraId="26065152" w14:textId="77777777" w:rsidTr="00C823F7">
        <w:trPr>
          <w:trHeight w:val="300"/>
          <w:trPrChange w:id="794" w:author="Urša Miklavčič" w:date="2026-04-21T10:41:00Z" w16du:dateUtc="2026-04-21T08:41:00Z">
            <w:trPr>
              <w:gridAfter w:val="0"/>
              <w:trHeight w:val="300"/>
            </w:trPr>
          </w:trPrChange>
        </w:trPr>
        <w:tc>
          <w:tcPr>
            <w:tcW w:w="3119" w:type="dxa"/>
            <w:tcBorders>
              <w:top w:val="nil"/>
              <w:left w:val="nil"/>
              <w:bottom w:val="nil"/>
              <w:right w:val="nil"/>
            </w:tcBorders>
            <w:noWrap/>
            <w:vAlign w:val="bottom"/>
            <w:hideMark/>
            <w:tcPrChange w:id="795" w:author="Urša Miklavčič" w:date="2026-04-21T10:41:00Z" w16du:dateUtc="2026-04-21T08:41:00Z">
              <w:tcPr>
                <w:tcW w:w="3119" w:type="dxa"/>
                <w:tcBorders>
                  <w:top w:val="nil"/>
                  <w:left w:val="nil"/>
                  <w:bottom w:val="nil"/>
                  <w:right w:val="nil"/>
                </w:tcBorders>
                <w:noWrap/>
                <w:vAlign w:val="bottom"/>
                <w:hideMark/>
              </w:tcPr>
            </w:tcPrChange>
          </w:tcPr>
          <w:p w14:paraId="461BD6B5" w14:textId="77777777" w:rsidR="002471F9" w:rsidRPr="00D93D74" w:rsidRDefault="002471F9" w:rsidP="009D2E7E">
            <w:pPr>
              <w:spacing w:after="0" w:line="240" w:lineRule="auto"/>
              <w:jc w:val="left"/>
              <w:rPr>
                <w:rFonts w:eastAsia="Times New Roman" w:cs="Times New Roman"/>
                <w:i/>
                <w:iCs/>
                <w:color w:val="000000"/>
                <w:sz w:val="22"/>
                <w:lang w:eastAsia="sl-SI"/>
              </w:rPr>
            </w:pPr>
            <w:r w:rsidRPr="00D93D74">
              <w:rPr>
                <w:rFonts w:eastAsia="Times New Roman" w:cs="Times New Roman"/>
                <w:i/>
                <w:iCs/>
                <w:color w:val="000000"/>
                <w:sz w:val="22"/>
                <w:lang w:eastAsia="sl-SI"/>
              </w:rPr>
              <w:t>Intestinibacter bartletti</w:t>
            </w:r>
          </w:p>
        </w:tc>
        <w:tc>
          <w:tcPr>
            <w:tcW w:w="1134" w:type="dxa"/>
            <w:gridSpan w:val="2"/>
            <w:tcBorders>
              <w:top w:val="nil"/>
              <w:left w:val="nil"/>
              <w:bottom w:val="nil"/>
              <w:right w:val="nil"/>
            </w:tcBorders>
            <w:noWrap/>
            <w:vAlign w:val="bottom"/>
            <w:hideMark/>
            <w:tcPrChange w:id="796" w:author="Urša Miklavčič" w:date="2026-04-21T10:41:00Z" w16du:dateUtc="2026-04-21T08:41:00Z">
              <w:tcPr>
                <w:tcW w:w="1134" w:type="dxa"/>
                <w:gridSpan w:val="2"/>
                <w:tcBorders>
                  <w:top w:val="nil"/>
                  <w:left w:val="nil"/>
                  <w:bottom w:val="nil"/>
                  <w:right w:val="nil"/>
                </w:tcBorders>
                <w:noWrap/>
                <w:vAlign w:val="bottom"/>
                <w:hideMark/>
              </w:tcPr>
            </w:tcPrChange>
          </w:tcPr>
          <w:p w14:paraId="3508B100" w14:textId="77777777" w:rsidR="002471F9" w:rsidRPr="00D93D74" w:rsidRDefault="002471F9" w:rsidP="009D2E7E">
            <w:pPr>
              <w:spacing w:after="0" w:line="240" w:lineRule="auto"/>
              <w:jc w:val="left"/>
              <w:rPr>
                <w:rFonts w:eastAsia="Times New Roman" w:cs="Times New Roman"/>
                <w:color w:val="000000"/>
                <w:sz w:val="22"/>
                <w:lang w:eastAsia="sl-SI"/>
              </w:rPr>
            </w:pPr>
            <w:r w:rsidRPr="00D93D74">
              <w:rPr>
                <w:rFonts w:eastAsia="Times New Roman" w:cs="Times New Roman"/>
                <w:color w:val="000000"/>
                <w:sz w:val="22"/>
                <w:lang w:eastAsia="sl-SI"/>
              </w:rPr>
              <w:t>11</w:t>
            </w:r>
          </w:p>
        </w:tc>
        <w:tc>
          <w:tcPr>
            <w:tcW w:w="1559" w:type="dxa"/>
            <w:tcBorders>
              <w:top w:val="nil"/>
              <w:left w:val="nil"/>
              <w:bottom w:val="nil"/>
              <w:right w:val="nil"/>
            </w:tcBorders>
            <w:noWrap/>
            <w:vAlign w:val="bottom"/>
            <w:hideMark/>
            <w:tcPrChange w:id="797" w:author="Urša Miklavčič" w:date="2026-04-21T10:41:00Z" w16du:dateUtc="2026-04-21T08:41:00Z">
              <w:tcPr>
                <w:tcW w:w="1701" w:type="dxa"/>
                <w:gridSpan w:val="2"/>
                <w:tcBorders>
                  <w:top w:val="nil"/>
                  <w:left w:val="nil"/>
                  <w:bottom w:val="nil"/>
                  <w:right w:val="nil"/>
                </w:tcBorders>
                <w:noWrap/>
                <w:vAlign w:val="bottom"/>
                <w:hideMark/>
              </w:tcPr>
            </w:tcPrChange>
          </w:tcPr>
          <w:p w14:paraId="297B1F46" w14:textId="77777777" w:rsidR="002471F9" w:rsidRPr="00D93D74" w:rsidRDefault="002471F9" w:rsidP="009D2E7E">
            <w:pPr>
              <w:spacing w:after="0" w:line="240" w:lineRule="auto"/>
              <w:jc w:val="left"/>
              <w:rPr>
                <w:rFonts w:eastAsia="Times New Roman" w:cs="Times New Roman"/>
                <w:color w:val="000000"/>
                <w:sz w:val="22"/>
                <w:lang w:eastAsia="sl-SI"/>
              </w:rPr>
            </w:pPr>
            <w:r w:rsidRPr="00D93D74">
              <w:rPr>
                <w:rFonts w:eastAsia="Times New Roman" w:cs="Times New Roman"/>
                <w:color w:val="000000"/>
                <w:sz w:val="22"/>
                <w:lang w:eastAsia="sl-SI"/>
              </w:rPr>
              <w:t>4</w:t>
            </w:r>
          </w:p>
        </w:tc>
        <w:tc>
          <w:tcPr>
            <w:tcW w:w="1843" w:type="dxa"/>
            <w:tcBorders>
              <w:top w:val="nil"/>
              <w:left w:val="nil"/>
              <w:bottom w:val="nil"/>
              <w:right w:val="nil"/>
            </w:tcBorders>
            <w:noWrap/>
            <w:vAlign w:val="bottom"/>
            <w:hideMark/>
            <w:tcPrChange w:id="798" w:author="Urša Miklavčič" w:date="2026-04-21T10:41:00Z" w16du:dateUtc="2026-04-21T08:41:00Z">
              <w:tcPr>
                <w:tcW w:w="1843" w:type="dxa"/>
                <w:gridSpan w:val="2"/>
                <w:tcBorders>
                  <w:top w:val="nil"/>
                  <w:left w:val="nil"/>
                  <w:bottom w:val="nil"/>
                  <w:right w:val="nil"/>
                </w:tcBorders>
                <w:noWrap/>
                <w:vAlign w:val="bottom"/>
                <w:hideMark/>
              </w:tcPr>
            </w:tcPrChange>
          </w:tcPr>
          <w:p w14:paraId="736B84D6" w14:textId="77777777" w:rsidR="002471F9" w:rsidRPr="00D93D74" w:rsidRDefault="002471F9" w:rsidP="009D2E7E">
            <w:pPr>
              <w:spacing w:after="0" w:line="240" w:lineRule="auto"/>
              <w:jc w:val="left"/>
              <w:rPr>
                <w:rFonts w:eastAsia="Times New Roman" w:cs="Times New Roman"/>
                <w:color w:val="000000"/>
                <w:sz w:val="22"/>
                <w:lang w:eastAsia="sl-SI"/>
              </w:rPr>
            </w:pPr>
            <w:r w:rsidRPr="00D93D74">
              <w:rPr>
                <w:rFonts w:eastAsia="Times New Roman" w:cs="Times New Roman"/>
                <w:color w:val="000000"/>
                <w:sz w:val="22"/>
                <w:lang w:eastAsia="sl-SI"/>
              </w:rPr>
              <w:t>2</w:t>
            </w:r>
          </w:p>
        </w:tc>
        <w:tc>
          <w:tcPr>
            <w:tcW w:w="1701" w:type="dxa"/>
            <w:tcBorders>
              <w:top w:val="nil"/>
              <w:left w:val="nil"/>
              <w:bottom w:val="nil"/>
              <w:right w:val="nil"/>
            </w:tcBorders>
            <w:noWrap/>
            <w:vAlign w:val="bottom"/>
            <w:hideMark/>
            <w:tcPrChange w:id="799" w:author="Urša Miklavčič" w:date="2026-04-21T10:41:00Z" w16du:dateUtc="2026-04-21T08:41:00Z">
              <w:tcPr>
                <w:tcW w:w="1559" w:type="dxa"/>
                <w:tcBorders>
                  <w:top w:val="nil"/>
                  <w:left w:val="nil"/>
                  <w:bottom w:val="nil"/>
                  <w:right w:val="nil"/>
                </w:tcBorders>
                <w:noWrap/>
                <w:vAlign w:val="bottom"/>
                <w:hideMark/>
              </w:tcPr>
            </w:tcPrChange>
          </w:tcPr>
          <w:p w14:paraId="7ED3FFB9" w14:textId="77777777" w:rsidR="002471F9" w:rsidRPr="00D93D74" w:rsidRDefault="002471F9" w:rsidP="009D2E7E">
            <w:pPr>
              <w:spacing w:after="0" w:line="240" w:lineRule="auto"/>
              <w:jc w:val="left"/>
              <w:rPr>
                <w:rFonts w:eastAsia="Times New Roman" w:cs="Times New Roman"/>
                <w:color w:val="000000"/>
                <w:sz w:val="22"/>
                <w:lang w:eastAsia="sl-SI"/>
              </w:rPr>
            </w:pPr>
            <w:r w:rsidRPr="00D93D74">
              <w:rPr>
                <w:rFonts w:eastAsia="Times New Roman" w:cs="Times New Roman"/>
                <w:color w:val="000000"/>
                <w:sz w:val="22"/>
                <w:lang w:eastAsia="sl-SI"/>
              </w:rPr>
              <w:t>5</w:t>
            </w:r>
          </w:p>
        </w:tc>
      </w:tr>
      <w:tr w:rsidR="006A08CB" w:rsidRPr="00D93D74" w14:paraId="5C7B8A8C" w14:textId="77777777" w:rsidTr="00C823F7">
        <w:trPr>
          <w:trHeight w:val="300"/>
          <w:trPrChange w:id="800" w:author="Urša Miklavčič" w:date="2026-04-21T10:41:00Z" w16du:dateUtc="2026-04-21T08:41:00Z">
            <w:trPr>
              <w:gridAfter w:val="0"/>
              <w:trHeight w:val="300"/>
            </w:trPr>
          </w:trPrChange>
        </w:trPr>
        <w:tc>
          <w:tcPr>
            <w:tcW w:w="3119" w:type="dxa"/>
            <w:tcBorders>
              <w:top w:val="nil"/>
              <w:left w:val="nil"/>
              <w:bottom w:val="nil"/>
              <w:right w:val="nil"/>
            </w:tcBorders>
            <w:noWrap/>
            <w:vAlign w:val="bottom"/>
            <w:hideMark/>
            <w:tcPrChange w:id="801" w:author="Urša Miklavčič" w:date="2026-04-21T10:41:00Z" w16du:dateUtc="2026-04-21T08:41:00Z">
              <w:tcPr>
                <w:tcW w:w="3119" w:type="dxa"/>
                <w:tcBorders>
                  <w:top w:val="nil"/>
                  <w:left w:val="nil"/>
                  <w:bottom w:val="nil"/>
                  <w:right w:val="nil"/>
                </w:tcBorders>
                <w:noWrap/>
                <w:vAlign w:val="bottom"/>
                <w:hideMark/>
              </w:tcPr>
            </w:tcPrChange>
          </w:tcPr>
          <w:p w14:paraId="5B6A8D08" w14:textId="77777777" w:rsidR="002471F9" w:rsidRPr="002846F5" w:rsidRDefault="002471F9" w:rsidP="009D2E7E">
            <w:pPr>
              <w:spacing w:after="0" w:line="240" w:lineRule="auto"/>
              <w:jc w:val="left"/>
              <w:rPr>
                <w:rFonts w:eastAsia="Times New Roman" w:cs="Times New Roman"/>
                <w:b/>
                <w:bCs/>
                <w:i/>
                <w:iCs/>
                <w:color w:val="000000"/>
                <w:sz w:val="22"/>
                <w:lang w:eastAsia="sl-SI"/>
                <w:rPrChange w:id="802" w:author="Urša Miklavčič" w:date="2026-04-21T10:40:00Z" w16du:dateUtc="2026-04-21T08:40:00Z">
                  <w:rPr>
                    <w:rFonts w:eastAsia="Times New Roman" w:cs="Times New Roman"/>
                    <w:i/>
                    <w:iCs/>
                    <w:color w:val="000000"/>
                    <w:sz w:val="22"/>
                    <w:lang w:eastAsia="sl-SI"/>
                  </w:rPr>
                </w:rPrChange>
              </w:rPr>
            </w:pPr>
            <w:r w:rsidRPr="002846F5">
              <w:rPr>
                <w:rFonts w:eastAsia="Times New Roman" w:cs="Times New Roman"/>
                <w:b/>
                <w:bCs/>
                <w:i/>
                <w:iCs/>
                <w:color w:val="000000"/>
                <w:sz w:val="22"/>
                <w:lang w:eastAsia="sl-SI"/>
                <w:rPrChange w:id="803" w:author="Urša Miklavčič" w:date="2026-04-21T10:40:00Z" w16du:dateUtc="2026-04-21T08:40:00Z">
                  <w:rPr>
                    <w:rFonts w:eastAsia="Times New Roman" w:cs="Times New Roman"/>
                    <w:i/>
                    <w:iCs/>
                    <w:color w:val="000000"/>
                    <w:sz w:val="22"/>
                    <w:lang w:eastAsia="sl-SI"/>
                  </w:rPr>
                </w:rPrChange>
              </w:rPr>
              <w:t>Clostridium saudiense</w:t>
            </w:r>
          </w:p>
        </w:tc>
        <w:tc>
          <w:tcPr>
            <w:tcW w:w="1134" w:type="dxa"/>
            <w:gridSpan w:val="2"/>
            <w:tcBorders>
              <w:top w:val="nil"/>
              <w:left w:val="nil"/>
              <w:bottom w:val="nil"/>
              <w:right w:val="nil"/>
            </w:tcBorders>
            <w:noWrap/>
            <w:vAlign w:val="bottom"/>
            <w:hideMark/>
            <w:tcPrChange w:id="804" w:author="Urša Miklavčič" w:date="2026-04-21T10:41:00Z" w16du:dateUtc="2026-04-21T08:41:00Z">
              <w:tcPr>
                <w:tcW w:w="1134" w:type="dxa"/>
                <w:gridSpan w:val="2"/>
                <w:tcBorders>
                  <w:top w:val="nil"/>
                  <w:left w:val="nil"/>
                  <w:bottom w:val="nil"/>
                  <w:right w:val="nil"/>
                </w:tcBorders>
                <w:noWrap/>
                <w:vAlign w:val="bottom"/>
                <w:hideMark/>
              </w:tcPr>
            </w:tcPrChange>
          </w:tcPr>
          <w:p w14:paraId="21B1485F" w14:textId="77777777" w:rsidR="002471F9" w:rsidRPr="002846F5" w:rsidRDefault="002471F9" w:rsidP="009D2E7E">
            <w:pPr>
              <w:spacing w:after="0" w:line="240" w:lineRule="auto"/>
              <w:jc w:val="left"/>
              <w:rPr>
                <w:rFonts w:eastAsia="Times New Roman" w:cs="Times New Roman"/>
                <w:b/>
                <w:bCs/>
                <w:color w:val="000000"/>
                <w:sz w:val="22"/>
                <w:lang w:eastAsia="sl-SI"/>
                <w:rPrChange w:id="805" w:author="Urša Miklavčič" w:date="2026-04-21T10:40:00Z" w16du:dateUtc="2026-04-21T08:40:00Z">
                  <w:rPr>
                    <w:rFonts w:eastAsia="Times New Roman" w:cs="Times New Roman"/>
                    <w:color w:val="000000"/>
                    <w:sz w:val="22"/>
                    <w:lang w:eastAsia="sl-SI"/>
                  </w:rPr>
                </w:rPrChange>
              </w:rPr>
            </w:pPr>
            <w:r w:rsidRPr="002846F5">
              <w:rPr>
                <w:rFonts w:eastAsia="Times New Roman" w:cs="Times New Roman"/>
                <w:b/>
                <w:bCs/>
                <w:color w:val="000000"/>
                <w:sz w:val="22"/>
                <w:lang w:eastAsia="sl-SI"/>
                <w:rPrChange w:id="806" w:author="Urša Miklavčič" w:date="2026-04-21T10:40:00Z" w16du:dateUtc="2026-04-21T08:40:00Z">
                  <w:rPr>
                    <w:rFonts w:eastAsia="Times New Roman" w:cs="Times New Roman"/>
                    <w:color w:val="000000"/>
                    <w:sz w:val="22"/>
                    <w:lang w:eastAsia="sl-SI"/>
                  </w:rPr>
                </w:rPrChange>
              </w:rPr>
              <w:t>87</w:t>
            </w:r>
          </w:p>
        </w:tc>
        <w:tc>
          <w:tcPr>
            <w:tcW w:w="1559" w:type="dxa"/>
            <w:tcBorders>
              <w:top w:val="nil"/>
              <w:left w:val="nil"/>
              <w:bottom w:val="nil"/>
              <w:right w:val="nil"/>
            </w:tcBorders>
            <w:noWrap/>
            <w:vAlign w:val="bottom"/>
            <w:hideMark/>
            <w:tcPrChange w:id="807" w:author="Urša Miklavčič" w:date="2026-04-21T10:41:00Z" w16du:dateUtc="2026-04-21T08:41:00Z">
              <w:tcPr>
                <w:tcW w:w="1701" w:type="dxa"/>
                <w:gridSpan w:val="2"/>
                <w:tcBorders>
                  <w:top w:val="nil"/>
                  <w:left w:val="nil"/>
                  <w:bottom w:val="nil"/>
                  <w:right w:val="nil"/>
                </w:tcBorders>
                <w:noWrap/>
                <w:vAlign w:val="bottom"/>
                <w:hideMark/>
              </w:tcPr>
            </w:tcPrChange>
          </w:tcPr>
          <w:p w14:paraId="29321D89" w14:textId="77777777" w:rsidR="002471F9" w:rsidRPr="002846F5" w:rsidRDefault="002471F9" w:rsidP="009D2E7E">
            <w:pPr>
              <w:spacing w:after="0" w:line="240" w:lineRule="auto"/>
              <w:jc w:val="left"/>
              <w:rPr>
                <w:rFonts w:eastAsia="Times New Roman" w:cs="Times New Roman"/>
                <w:b/>
                <w:bCs/>
                <w:color w:val="000000"/>
                <w:sz w:val="22"/>
                <w:lang w:eastAsia="sl-SI"/>
                <w:rPrChange w:id="808" w:author="Urša Miklavčič" w:date="2026-04-21T10:40:00Z" w16du:dateUtc="2026-04-21T08:40:00Z">
                  <w:rPr>
                    <w:rFonts w:eastAsia="Times New Roman" w:cs="Times New Roman"/>
                    <w:color w:val="000000"/>
                    <w:sz w:val="22"/>
                    <w:lang w:eastAsia="sl-SI"/>
                  </w:rPr>
                </w:rPrChange>
              </w:rPr>
            </w:pPr>
            <w:r w:rsidRPr="002846F5">
              <w:rPr>
                <w:rFonts w:eastAsia="Times New Roman" w:cs="Times New Roman"/>
                <w:b/>
                <w:bCs/>
                <w:color w:val="000000"/>
                <w:sz w:val="22"/>
                <w:lang w:eastAsia="sl-SI"/>
                <w:rPrChange w:id="809" w:author="Urša Miklavčič" w:date="2026-04-21T10:40:00Z" w16du:dateUtc="2026-04-21T08:40:00Z">
                  <w:rPr>
                    <w:rFonts w:eastAsia="Times New Roman" w:cs="Times New Roman"/>
                    <w:color w:val="000000"/>
                    <w:sz w:val="22"/>
                    <w:lang w:eastAsia="sl-SI"/>
                  </w:rPr>
                </w:rPrChange>
              </w:rPr>
              <w:t>19</w:t>
            </w:r>
          </w:p>
        </w:tc>
        <w:tc>
          <w:tcPr>
            <w:tcW w:w="1843" w:type="dxa"/>
            <w:tcBorders>
              <w:top w:val="nil"/>
              <w:left w:val="nil"/>
              <w:bottom w:val="nil"/>
              <w:right w:val="nil"/>
            </w:tcBorders>
            <w:noWrap/>
            <w:vAlign w:val="bottom"/>
            <w:hideMark/>
            <w:tcPrChange w:id="810" w:author="Urša Miklavčič" w:date="2026-04-21T10:41:00Z" w16du:dateUtc="2026-04-21T08:41:00Z">
              <w:tcPr>
                <w:tcW w:w="1843" w:type="dxa"/>
                <w:gridSpan w:val="2"/>
                <w:tcBorders>
                  <w:top w:val="nil"/>
                  <w:left w:val="nil"/>
                  <w:bottom w:val="nil"/>
                  <w:right w:val="nil"/>
                </w:tcBorders>
                <w:noWrap/>
                <w:vAlign w:val="bottom"/>
                <w:hideMark/>
              </w:tcPr>
            </w:tcPrChange>
          </w:tcPr>
          <w:p w14:paraId="02A3CD04" w14:textId="77777777" w:rsidR="002471F9" w:rsidRPr="002846F5" w:rsidRDefault="002471F9" w:rsidP="009D2E7E">
            <w:pPr>
              <w:spacing w:after="0" w:line="240" w:lineRule="auto"/>
              <w:jc w:val="left"/>
              <w:rPr>
                <w:rFonts w:eastAsia="Times New Roman" w:cs="Times New Roman"/>
                <w:b/>
                <w:bCs/>
                <w:color w:val="000000"/>
                <w:sz w:val="22"/>
                <w:lang w:eastAsia="sl-SI"/>
                <w:rPrChange w:id="811" w:author="Urša Miklavčič" w:date="2026-04-21T10:40:00Z" w16du:dateUtc="2026-04-21T08:40:00Z">
                  <w:rPr>
                    <w:rFonts w:eastAsia="Times New Roman" w:cs="Times New Roman"/>
                    <w:color w:val="000000"/>
                    <w:sz w:val="22"/>
                    <w:lang w:eastAsia="sl-SI"/>
                  </w:rPr>
                </w:rPrChange>
              </w:rPr>
            </w:pPr>
            <w:r w:rsidRPr="002846F5">
              <w:rPr>
                <w:rFonts w:eastAsia="Times New Roman" w:cs="Times New Roman"/>
                <w:b/>
                <w:bCs/>
                <w:color w:val="000000"/>
                <w:sz w:val="22"/>
                <w:lang w:eastAsia="sl-SI"/>
                <w:rPrChange w:id="812" w:author="Urša Miklavčič" w:date="2026-04-21T10:40:00Z" w16du:dateUtc="2026-04-21T08:40:00Z">
                  <w:rPr>
                    <w:rFonts w:eastAsia="Times New Roman" w:cs="Times New Roman"/>
                    <w:color w:val="000000"/>
                    <w:sz w:val="22"/>
                    <w:lang w:eastAsia="sl-SI"/>
                  </w:rPr>
                </w:rPrChange>
              </w:rPr>
              <w:t>42</w:t>
            </w:r>
          </w:p>
        </w:tc>
        <w:tc>
          <w:tcPr>
            <w:tcW w:w="1701" w:type="dxa"/>
            <w:tcBorders>
              <w:top w:val="nil"/>
              <w:left w:val="nil"/>
              <w:bottom w:val="nil"/>
              <w:right w:val="nil"/>
            </w:tcBorders>
            <w:noWrap/>
            <w:vAlign w:val="bottom"/>
            <w:hideMark/>
            <w:tcPrChange w:id="813" w:author="Urša Miklavčič" w:date="2026-04-21T10:41:00Z" w16du:dateUtc="2026-04-21T08:41:00Z">
              <w:tcPr>
                <w:tcW w:w="1559" w:type="dxa"/>
                <w:tcBorders>
                  <w:top w:val="nil"/>
                  <w:left w:val="nil"/>
                  <w:bottom w:val="nil"/>
                  <w:right w:val="nil"/>
                </w:tcBorders>
                <w:noWrap/>
                <w:vAlign w:val="bottom"/>
                <w:hideMark/>
              </w:tcPr>
            </w:tcPrChange>
          </w:tcPr>
          <w:p w14:paraId="60FCC76D" w14:textId="77777777" w:rsidR="002471F9" w:rsidRPr="002846F5" w:rsidRDefault="002471F9" w:rsidP="009D2E7E">
            <w:pPr>
              <w:spacing w:after="0" w:line="240" w:lineRule="auto"/>
              <w:jc w:val="left"/>
              <w:rPr>
                <w:rFonts w:eastAsia="Times New Roman" w:cs="Times New Roman"/>
                <w:b/>
                <w:bCs/>
                <w:color w:val="000000"/>
                <w:sz w:val="22"/>
                <w:lang w:eastAsia="sl-SI"/>
                <w:rPrChange w:id="814" w:author="Urša Miklavčič" w:date="2026-04-21T10:40:00Z" w16du:dateUtc="2026-04-21T08:40:00Z">
                  <w:rPr>
                    <w:rFonts w:eastAsia="Times New Roman" w:cs="Times New Roman"/>
                    <w:color w:val="000000"/>
                    <w:sz w:val="22"/>
                    <w:lang w:eastAsia="sl-SI"/>
                  </w:rPr>
                </w:rPrChange>
              </w:rPr>
            </w:pPr>
            <w:r w:rsidRPr="002846F5">
              <w:rPr>
                <w:rFonts w:eastAsia="Times New Roman" w:cs="Times New Roman"/>
                <w:b/>
                <w:bCs/>
                <w:color w:val="000000"/>
                <w:sz w:val="22"/>
                <w:lang w:eastAsia="sl-SI"/>
                <w:rPrChange w:id="815" w:author="Urša Miklavčič" w:date="2026-04-21T10:40:00Z" w16du:dateUtc="2026-04-21T08:40:00Z">
                  <w:rPr>
                    <w:rFonts w:eastAsia="Times New Roman" w:cs="Times New Roman"/>
                    <w:color w:val="000000"/>
                    <w:sz w:val="22"/>
                    <w:lang w:eastAsia="sl-SI"/>
                  </w:rPr>
                </w:rPrChange>
              </w:rPr>
              <w:t>26</w:t>
            </w:r>
          </w:p>
        </w:tc>
      </w:tr>
      <w:tr w:rsidR="006A08CB" w:rsidRPr="00D93D74" w14:paraId="149C9AAC" w14:textId="77777777" w:rsidTr="00C823F7">
        <w:trPr>
          <w:trHeight w:val="300"/>
          <w:trPrChange w:id="816" w:author="Urša Miklavčič" w:date="2026-04-21T10:41:00Z" w16du:dateUtc="2026-04-21T08:41:00Z">
            <w:trPr>
              <w:gridAfter w:val="0"/>
              <w:trHeight w:val="300"/>
            </w:trPr>
          </w:trPrChange>
        </w:trPr>
        <w:tc>
          <w:tcPr>
            <w:tcW w:w="3119" w:type="dxa"/>
            <w:tcBorders>
              <w:top w:val="nil"/>
              <w:left w:val="nil"/>
              <w:bottom w:val="nil"/>
              <w:right w:val="nil"/>
            </w:tcBorders>
            <w:noWrap/>
            <w:vAlign w:val="bottom"/>
            <w:hideMark/>
            <w:tcPrChange w:id="817" w:author="Urša Miklavčič" w:date="2026-04-21T10:41:00Z" w16du:dateUtc="2026-04-21T08:41:00Z">
              <w:tcPr>
                <w:tcW w:w="3119" w:type="dxa"/>
                <w:tcBorders>
                  <w:top w:val="nil"/>
                  <w:left w:val="nil"/>
                  <w:bottom w:val="nil"/>
                  <w:right w:val="nil"/>
                </w:tcBorders>
                <w:noWrap/>
                <w:vAlign w:val="bottom"/>
                <w:hideMark/>
              </w:tcPr>
            </w:tcPrChange>
          </w:tcPr>
          <w:p w14:paraId="0A7F0790" w14:textId="77777777" w:rsidR="002471F9" w:rsidRPr="00D93D74" w:rsidRDefault="002471F9" w:rsidP="009D2E7E">
            <w:pPr>
              <w:spacing w:after="0" w:line="240" w:lineRule="auto"/>
              <w:jc w:val="left"/>
              <w:rPr>
                <w:rFonts w:eastAsia="Times New Roman" w:cs="Times New Roman"/>
                <w:color w:val="000000"/>
                <w:sz w:val="22"/>
                <w:lang w:eastAsia="sl-SI"/>
              </w:rPr>
            </w:pPr>
            <w:r w:rsidRPr="00D93D74">
              <w:rPr>
                <w:rFonts w:eastAsia="Times New Roman" w:cs="Times New Roman"/>
                <w:color w:val="000000"/>
                <w:sz w:val="22"/>
                <w:lang w:eastAsia="sl-SI"/>
              </w:rPr>
              <w:t>No organism identification possible</w:t>
            </w:r>
          </w:p>
        </w:tc>
        <w:tc>
          <w:tcPr>
            <w:tcW w:w="1134" w:type="dxa"/>
            <w:gridSpan w:val="2"/>
            <w:tcBorders>
              <w:top w:val="nil"/>
              <w:left w:val="nil"/>
              <w:bottom w:val="nil"/>
              <w:right w:val="nil"/>
            </w:tcBorders>
            <w:noWrap/>
            <w:vAlign w:val="bottom"/>
            <w:hideMark/>
            <w:tcPrChange w:id="818" w:author="Urša Miklavčič" w:date="2026-04-21T10:41:00Z" w16du:dateUtc="2026-04-21T08:41:00Z">
              <w:tcPr>
                <w:tcW w:w="1134" w:type="dxa"/>
                <w:gridSpan w:val="2"/>
                <w:tcBorders>
                  <w:top w:val="nil"/>
                  <w:left w:val="nil"/>
                  <w:bottom w:val="nil"/>
                  <w:right w:val="nil"/>
                </w:tcBorders>
                <w:noWrap/>
                <w:vAlign w:val="bottom"/>
                <w:hideMark/>
              </w:tcPr>
            </w:tcPrChange>
          </w:tcPr>
          <w:p w14:paraId="4651C59A" w14:textId="77777777" w:rsidR="002471F9" w:rsidRPr="00D93D74" w:rsidRDefault="002471F9" w:rsidP="009D2E7E">
            <w:pPr>
              <w:spacing w:after="0" w:line="240" w:lineRule="auto"/>
              <w:jc w:val="left"/>
              <w:rPr>
                <w:rFonts w:eastAsia="Times New Roman" w:cs="Times New Roman"/>
                <w:color w:val="000000"/>
                <w:sz w:val="22"/>
                <w:lang w:eastAsia="sl-SI"/>
              </w:rPr>
            </w:pPr>
            <w:r w:rsidRPr="00D93D74">
              <w:rPr>
                <w:rFonts w:eastAsia="Times New Roman" w:cs="Times New Roman"/>
                <w:color w:val="000000"/>
                <w:sz w:val="22"/>
                <w:lang w:eastAsia="sl-SI"/>
              </w:rPr>
              <w:t>20</w:t>
            </w:r>
          </w:p>
        </w:tc>
        <w:tc>
          <w:tcPr>
            <w:tcW w:w="1559" w:type="dxa"/>
            <w:tcBorders>
              <w:top w:val="nil"/>
              <w:left w:val="nil"/>
              <w:bottom w:val="nil"/>
              <w:right w:val="nil"/>
            </w:tcBorders>
            <w:noWrap/>
            <w:vAlign w:val="bottom"/>
            <w:hideMark/>
            <w:tcPrChange w:id="819" w:author="Urša Miklavčič" w:date="2026-04-21T10:41:00Z" w16du:dateUtc="2026-04-21T08:41:00Z">
              <w:tcPr>
                <w:tcW w:w="1701" w:type="dxa"/>
                <w:gridSpan w:val="2"/>
                <w:tcBorders>
                  <w:top w:val="nil"/>
                  <w:left w:val="nil"/>
                  <w:bottom w:val="nil"/>
                  <w:right w:val="nil"/>
                </w:tcBorders>
                <w:noWrap/>
                <w:vAlign w:val="bottom"/>
                <w:hideMark/>
              </w:tcPr>
            </w:tcPrChange>
          </w:tcPr>
          <w:p w14:paraId="4A1677D1" w14:textId="77777777" w:rsidR="002471F9" w:rsidRPr="00D93D74" w:rsidRDefault="002471F9" w:rsidP="009D2E7E">
            <w:pPr>
              <w:spacing w:after="0" w:line="240" w:lineRule="auto"/>
              <w:jc w:val="left"/>
              <w:rPr>
                <w:rFonts w:eastAsia="Times New Roman" w:cs="Times New Roman"/>
                <w:color w:val="000000"/>
                <w:sz w:val="22"/>
                <w:lang w:eastAsia="sl-SI"/>
              </w:rPr>
            </w:pPr>
            <w:r w:rsidRPr="00D93D74">
              <w:rPr>
                <w:rFonts w:eastAsia="Times New Roman" w:cs="Times New Roman"/>
                <w:color w:val="000000"/>
                <w:sz w:val="22"/>
                <w:lang w:eastAsia="sl-SI"/>
              </w:rPr>
              <w:t>7</w:t>
            </w:r>
          </w:p>
        </w:tc>
        <w:tc>
          <w:tcPr>
            <w:tcW w:w="1843" w:type="dxa"/>
            <w:tcBorders>
              <w:top w:val="nil"/>
              <w:left w:val="nil"/>
              <w:bottom w:val="nil"/>
              <w:right w:val="nil"/>
            </w:tcBorders>
            <w:noWrap/>
            <w:vAlign w:val="bottom"/>
            <w:hideMark/>
            <w:tcPrChange w:id="820" w:author="Urša Miklavčič" w:date="2026-04-21T10:41:00Z" w16du:dateUtc="2026-04-21T08:41:00Z">
              <w:tcPr>
                <w:tcW w:w="1843" w:type="dxa"/>
                <w:gridSpan w:val="2"/>
                <w:tcBorders>
                  <w:top w:val="nil"/>
                  <w:left w:val="nil"/>
                  <w:bottom w:val="nil"/>
                  <w:right w:val="nil"/>
                </w:tcBorders>
                <w:noWrap/>
                <w:vAlign w:val="bottom"/>
                <w:hideMark/>
              </w:tcPr>
            </w:tcPrChange>
          </w:tcPr>
          <w:p w14:paraId="5AFF62B8" w14:textId="77777777" w:rsidR="002471F9" w:rsidRPr="00D93D74" w:rsidRDefault="002471F9" w:rsidP="009D2E7E">
            <w:pPr>
              <w:spacing w:after="0" w:line="240" w:lineRule="auto"/>
              <w:jc w:val="left"/>
              <w:rPr>
                <w:rFonts w:eastAsia="Times New Roman" w:cs="Times New Roman"/>
                <w:color w:val="000000"/>
                <w:sz w:val="22"/>
                <w:lang w:eastAsia="sl-SI"/>
              </w:rPr>
            </w:pPr>
            <w:r w:rsidRPr="00D93D74">
              <w:rPr>
                <w:rFonts w:eastAsia="Times New Roman" w:cs="Times New Roman"/>
                <w:color w:val="000000"/>
                <w:sz w:val="22"/>
                <w:lang w:eastAsia="sl-SI"/>
              </w:rPr>
              <w:t>7</w:t>
            </w:r>
          </w:p>
        </w:tc>
        <w:tc>
          <w:tcPr>
            <w:tcW w:w="1701" w:type="dxa"/>
            <w:tcBorders>
              <w:top w:val="nil"/>
              <w:left w:val="nil"/>
              <w:bottom w:val="nil"/>
              <w:right w:val="nil"/>
            </w:tcBorders>
            <w:noWrap/>
            <w:vAlign w:val="bottom"/>
            <w:hideMark/>
            <w:tcPrChange w:id="821" w:author="Urša Miklavčič" w:date="2026-04-21T10:41:00Z" w16du:dateUtc="2026-04-21T08:41:00Z">
              <w:tcPr>
                <w:tcW w:w="1559" w:type="dxa"/>
                <w:tcBorders>
                  <w:top w:val="nil"/>
                  <w:left w:val="nil"/>
                  <w:bottom w:val="nil"/>
                  <w:right w:val="nil"/>
                </w:tcBorders>
                <w:noWrap/>
                <w:vAlign w:val="bottom"/>
                <w:hideMark/>
              </w:tcPr>
            </w:tcPrChange>
          </w:tcPr>
          <w:p w14:paraId="127B05DD" w14:textId="77777777" w:rsidR="002471F9" w:rsidRPr="00D93D74" w:rsidRDefault="002471F9" w:rsidP="009D2E7E">
            <w:pPr>
              <w:spacing w:after="0" w:line="240" w:lineRule="auto"/>
              <w:jc w:val="left"/>
              <w:rPr>
                <w:rFonts w:eastAsia="Times New Roman" w:cs="Times New Roman"/>
                <w:color w:val="000000"/>
                <w:sz w:val="22"/>
                <w:lang w:eastAsia="sl-SI"/>
              </w:rPr>
            </w:pPr>
            <w:r w:rsidRPr="00D93D74">
              <w:rPr>
                <w:rFonts w:eastAsia="Times New Roman" w:cs="Times New Roman"/>
                <w:color w:val="000000"/>
                <w:sz w:val="22"/>
                <w:lang w:eastAsia="sl-SI"/>
              </w:rPr>
              <w:t>6</w:t>
            </w:r>
          </w:p>
        </w:tc>
      </w:tr>
      <w:tr w:rsidR="006A08CB" w:rsidRPr="00D93D74" w14:paraId="79EB639B" w14:textId="77777777" w:rsidTr="00C823F7">
        <w:trPr>
          <w:trHeight w:val="300"/>
          <w:trPrChange w:id="822" w:author="Urša Miklavčič" w:date="2026-04-21T10:41:00Z" w16du:dateUtc="2026-04-21T08:41:00Z">
            <w:trPr>
              <w:gridAfter w:val="0"/>
              <w:trHeight w:val="300"/>
            </w:trPr>
          </w:trPrChange>
        </w:trPr>
        <w:tc>
          <w:tcPr>
            <w:tcW w:w="3119" w:type="dxa"/>
            <w:tcBorders>
              <w:top w:val="nil"/>
              <w:left w:val="nil"/>
              <w:bottom w:val="single" w:sz="4" w:space="0" w:color="auto"/>
              <w:right w:val="nil"/>
            </w:tcBorders>
            <w:noWrap/>
            <w:vAlign w:val="bottom"/>
            <w:hideMark/>
            <w:tcPrChange w:id="823" w:author="Urša Miklavčič" w:date="2026-04-21T10:41:00Z" w16du:dateUtc="2026-04-21T08:41:00Z">
              <w:tcPr>
                <w:tcW w:w="3119" w:type="dxa"/>
                <w:tcBorders>
                  <w:top w:val="nil"/>
                  <w:left w:val="nil"/>
                  <w:bottom w:val="single" w:sz="4" w:space="0" w:color="auto"/>
                  <w:right w:val="nil"/>
                </w:tcBorders>
                <w:noWrap/>
                <w:vAlign w:val="bottom"/>
                <w:hideMark/>
              </w:tcPr>
            </w:tcPrChange>
          </w:tcPr>
          <w:p w14:paraId="56E6727A" w14:textId="39DED9CF" w:rsidR="002471F9" w:rsidRPr="00D93D74" w:rsidRDefault="002471F9" w:rsidP="009D2E7E">
            <w:pPr>
              <w:spacing w:after="0" w:line="240" w:lineRule="auto"/>
              <w:jc w:val="left"/>
              <w:rPr>
                <w:rFonts w:eastAsia="Times New Roman" w:cs="Times New Roman"/>
                <w:color w:val="000000"/>
                <w:sz w:val="22"/>
                <w:lang w:eastAsia="sl-SI"/>
              </w:rPr>
            </w:pPr>
            <w:r w:rsidRPr="00D93D74">
              <w:rPr>
                <w:rFonts w:eastAsia="Times New Roman" w:cs="Times New Roman"/>
                <w:color w:val="000000"/>
                <w:sz w:val="22"/>
                <w:lang w:eastAsia="sl-SI"/>
              </w:rPr>
              <w:t xml:space="preserve">No growth after </w:t>
            </w:r>
            <w:r w:rsidR="00FE56A9" w:rsidRPr="00D93D74">
              <w:rPr>
                <w:rFonts w:eastAsia="Times New Roman" w:cs="Times New Roman"/>
                <w:color w:val="000000"/>
                <w:sz w:val="22"/>
                <w:lang w:eastAsia="sl-SI"/>
              </w:rPr>
              <w:t>first re-streaking</w:t>
            </w:r>
          </w:p>
        </w:tc>
        <w:tc>
          <w:tcPr>
            <w:tcW w:w="1134" w:type="dxa"/>
            <w:gridSpan w:val="2"/>
            <w:tcBorders>
              <w:top w:val="nil"/>
              <w:left w:val="nil"/>
              <w:bottom w:val="single" w:sz="4" w:space="0" w:color="auto"/>
              <w:right w:val="nil"/>
            </w:tcBorders>
            <w:noWrap/>
            <w:vAlign w:val="bottom"/>
            <w:hideMark/>
            <w:tcPrChange w:id="824" w:author="Urša Miklavčič" w:date="2026-04-21T10:41:00Z" w16du:dateUtc="2026-04-21T08:41:00Z">
              <w:tcPr>
                <w:tcW w:w="1134" w:type="dxa"/>
                <w:gridSpan w:val="2"/>
                <w:tcBorders>
                  <w:top w:val="nil"/>
                  <w:left w:val="nil"/>
                  <w:bottom w:val="single" w:sz="4" w:space="0" w:color="auto"/>
                  <w:right w:val="nil"/>
                </w:tcBorders>
                <w:noWrap/>
                <w:vAlign w:val="bottom"/>
                <w:hideMark/>
              </w:tcPr>
            </w:tcPrChange>
          </w:tcPr>
          <w:p w14:paraId="61C2A2C9" w14:textId="77777777" w:rsidR="002471F9" w:rsidRPr="00D93D74" w:rsidRDefault="002471F9" w:rsidP="009D2E7E">
            <w:pPr>
              <w:spacing w:after="0" w:line="240" w:lineRule="auto"/>
              <w:jc w:val="left"/>
              <w:rPr>
                <w:rFonts w:eastAsia="Times New Roman" w:cs="Times New Roman"/>
                <w:color w:val="000000"/>
                <w:sz w:val="22"/>
                <w:lang w:eastAsia="sl-SI"/>
              </w:rPr>
            </w:pPr>
            <w:r w:rsidRPr="00D93D74">
              <w:rPr>
                <w:rFonts w:eastAsia="Times New Roman" w:cs="Times New Roman"/>
                <w:color w:val="000000"/>
                <w:sz w:val="22"/>
                <w:lang w:eastAsia="sl-SI"/>
              </w:rPr>
              <w:t>0</w:t>
            </w:r>
          </w:p>
        </w:tc>
        <w:tc>
          <w:tcPr>
            <w:tcW w:w="1559" w:type="dxa"/>
            <w:tcBorders>
              <w:top w:val="nil"/>
              <w:left w:val="nil"/>
              <w:bottom w:val="single" w:sz="4" w:space="0" w:color="auto"/>
              <w:right w:val="nil"/>
            </w:tcBorders>
            <w:noWrap/>
            <w:vAlign w:val="bottom"/>
            <w:hideMark/>
            <w:tcPrChange w:id="825" w:author="Urša Miklavčič" w:date="2026-04-21T10:41:00Z" w16du:dateUtc="2026-04-21T08:41:00Z">
              <w:tcPr>
                <w:tcW w:w="1701" w:type="dxa"/>
                <w:gridSpan w:val="2"/>
                <w:tcBorders>
                  <w:top w:val="nil"/>
                  <w:left w:val="nil"/>
                  <w:bottom w:val="single" w:sz="4" w:space="0" w:color="auto"/>
                  <w:right w:val="nil"/>
                </w:tcBorders>
                <w:noWrap/>
                <w:vAlign w:val="bottom"/>
                <w:hideMark/>
              </w:tcPr>
            </w:tcPrChange>
          </w:tcPr>
          <w:p w14:paraId="02EBEB84" w14:textId="77777777" w:rsidR="002471F9" w:rsidRPr="00D93D74" w:rsidRDefault="002471F9" w:rsidP="009D2E7E">
            <w:pPr>
              <w:spacing w:after="0" w:line="240" w:lineRule="auto"/>
              <w:jc w:val="left"/>
              <w:rPr>
                <w:rFonts w:eastAsia="Times New Roman" w:cs="Times New Roman"/>
                <w:color w:val="000000"/>
                <w:sz w:val="22"/>
                <w:lang w:eastAsia="sl-SI"/>
              </w:rPr>
            </w:pPr>
            <w:r w:rsidRPr="00D93D74">
              <w:rPr>
                <w:rFonts w:eastAsia="Times New Roman" w:cs="Times New Roman"/>
                <w:color w:val="000000"/>
                <w:sz w:val="22"/>
                <w:lang w:eastAsia="sl-SI"/>
              </w:rPr>
              <w:t>4</w:t>
            </w:r>
          </w:p>
        </w:tc>
        <w:tc>
          <w:tcPr>
            <w:tcW w:w="1843" w:type="dxa"/>
            <w:tcBorders>
              <w:top w:val="nil"/>
              <w:left w:val="nil"/>
              <w:bottom w:val="single" w:sz="4" w:space="0" w:color="auto"/>
              <w:right w:val="nil"/>
            </w:tcBorders>
            <w:noWrap/>
            <w:vAlign w:val="bottom"/>
            <w:hideMark/>
            <w:tcPrChange w:id="826" w:author="Urša Miklavčič" w:date="2026-04-21T10:41:00Z" w16du:dateUtc="2026-04-21T08:41:00Z">
              <w:tcPr>
                <w:tcW w:w="1843" w:type="dxa"/>
                <w:gridSpan w:val="2"/>
                <w:tcBorders>
                  <w:top w:val="nil"/>
                  <w:left w:val="nil"/>
                  <w:bottom w:val="single" w:sz="4" w:space="0" w:color="auto"/>
                  <w:right w:val="nil"/>
                </w:tcBorders>
                <w:noWrap/>
                <w:vAlign w:val="bottom"/>
                <w:hideMark/>
              </w:tcPr>
            </w:tcPrChange>
          </w:tcPr>
          <w:p w14:paraId="2FB6C90C" w14:textId="77777777" w:rsidR="002471F9" w:rsidRPr="00D93D74" w:rsidRDefault="002471F9" w:rsidP="009D2E7E">
            <w:pPr>
              <w:spacing w:after="0" w:line="240" w:lineRule="auto"/>
              <w:jc w:val="left"/>
              <w:rPr>
                <w:rFonts w:eastAsia="Times New Roman" w:cs="Times New Roman"/>
                <w:color w:val="000000"/>
                <w:sz w:val="22"/>
                <w:lang w:eastAsia="sl-SI"/>
              </w:rPr>
            </w:pPr>
            <w:r w:rsidRPr="00D93D74">
              <w:rPr>
                <w:rFonts w:eastAsia="Times New Roman" w:cs="Times New Roman"/>
                <w:color w:val="000000"/>
                <w:sz w:val="22"/>
                <w:lang w:eastAsia="sl-SI"/>
              </w:rPr>
              <w:t>19</w:t>
            </w:r>
          </w:p>
        </w:tc>
        <w:tc>
          <w:tcPr>
            <w:tcW w:w="1701" w:type="dxa"/>
            <w:tcBorders>
              <w:top w:val="nil"/>
              <w:left w:val="nil"/>
              <w:bottom w:val="single" w:sz="4" w:space="0" w:color="auto"/>
              <w:right w:val="nil"/>
            </w:tcBorders>
            <w:noWrap/>
            <w:vAlign w:val="bottom"/>
            <w:hideMark/>
            <w:tcPrChange w:id="827" w:author="Urša Miklavčič" w:date="2026-04-21T10:41:00Z" w16du:dateUtc="2026-04-21T08:41:00Z">
              <w:tcPr>
                <w:tcW w:w="1559" w:type="dxa"/>
                <w:tcBorders>
                  <w:top w:val="nil"/>
                  <w:left w:val="nil"/>
                  <w:bottom w:val="single" w:sz="4" w:space="0" w:color="auto"/>
                  <w:right w:val="nil"/>
                </w:tcBorders>
                <w:noWrap/>
                <w:vAlign w:val="bottom"/>
                <w:hideMark/>
              </w:tcPr>
            </w:tcPrChange>
          </w:tcPr>
          <w:p w14:paraId="124B9DA4" w14:textId="77777777" w:rsidR="002471F9" w:rsidRPr="00D93D74" w:rsidRDefault="002471F9" w:rsidP="009D2E7E">
            <w:pPr>
              <w:spacing w:after="0" w:line="240" w:lineRule="auto"/>
              <w:jc w:val="left"/>
              <w:rPr>
                <w:rFonts w:eastAsia="Times New Roman" w:cs="Times New Roman"/>
                <w:color w:val="000000"/>
                <w:sz w:val="22"/>
                <w:lang w:eastAsia="sl-SI"/>
              </w:rPr>
            </w:pPr>
            <w:r w:rsidRPr="00D93D74">
              <w:rPr>
                <w:rFonts w:eastAsia="Times New Roman" w:cs="Times New Roman"/>
                <w:color w:val="000000"/>
                <w:sz w:val="22"/>
                <w:lang w:eastAsia="sl-SI"/>
              </w:rPr>
              <w:t>25</w:t>
            </w:r>
          </w:p>
        </w:tc>
      </w:tr>
    </w:tbl>
    <w:p w14:paraId="7E62D99B" w14:textId="393F4A6B" w:rsidR="000848F8" w:rsidRDefault="00CD77AB" w:rsidP="00723A85">
      <w:pPr>
        <w:pStyle w:val="FigureTable"/>
        <w:rPr>
          <w:ins w:id="828" w:author="Urša Miklavčič" w:date="2026-04-21T10:39:00Z" w16du:dateUtc="2026-04-21T08:39:00Z"/>
        </w:rPr>
      </w:pPr>
      <w:r w:rsidRPr="00D93D74">
        <w:t xml:space="preserve"> </w:t>
      </w:r>
    </w:p>
    <w:p w14:paraId="6EEAB04F" w14:textId="77E84958" w:rsidR="002846F5" w:rsidRDefault="002846F5" w:rsidP="002846F5">
      <w:pPr>
        <w:rPr>
          <w:ins w:id="829" w:author="Urša Miklavčič" w:date="2026-04-21T10:52:00Z" w16du:dateUtc="2026-04-21T08:52:00Z"/>
        </w:rPr>
      </w:pPr>
      <w:ins w:id="830" w:author="Urša Miklavčič" w:date="2026-04-21T10:39:00Z" w16du:dateUtc="2026-04-21T08:39:00Z">
        <w:r w:rsidRPr="002846F5">
          <w:t xml:space="preserve">Pairwise average nucleotide identity (ANI) was calculated between all 44 genomes (Supplement Figure </w:t>
        </w:r>
      </w:ins>
      <w:ins w:id="831" w:author="Urša Miklavčič" w:date="2026-04-21T10:40:00Z" w16du:dateUtc="2026-04-21T08:40:00Z">
        <w:r>
          <w:t>1</w:t>
        </w:r>
      </w:ins>
      <w:ins w:id="832" w:author="Urša Miklavčič" w:date="2026-04-21T13:31:00Z" w16du:dateUtc="2026-04-21T11:31:00Z">
        <w:r w:rsidR="00554FAF">
          <w:t>5</w:t>
        </w:r>
      </w:ins>
      <w:ins w:id="833" w:author="Urša Miklavčič" w:date="2026-04-21T10:39:00Z" w16du:dateUtc="2026-04-21T08:39:00Z">
        <w:r w:rsidRPr="002846F5">
          <w:t xml:space="preserve">). Two genomes with ANI values below 95% were excluded from further analysis, one identified as </w:t>
        </w:r>
        <w:r w:rsidRPr="002846F5">
          <w:rPr>
            <w:i/>
            <w:iCs/>
            <w:rPrChange w:id="834" w:author="Urša Miklavčič" w:date="2026-04-21T10:40:00Z" w16du:dateUtc="2026-04-21T08:40:00Z">
              <w:rPr/>
            </w:rPrChange>
          </w:rPr>
          <w:t>Clostridium paraputrificium</w:t>
        </w:r>
        <w:r w:rsidRPr="002846F5">
          <w:t xml:space="preserve"> (H005_126) and one mixed isolate containing both </w:t>
        </w:r>
        <w:r w:rsidRPr="002846F5">
          <w:rPr>
            <w:i/>
            <w:iCs/>
            <w:rPrChange w:id="835" w:author="Urša Miklavčič" w:date="2026-04-21T10:40:00Z" w16du:dateUtc="2026-04-21T08:40:00Z">
              <w:rPr/>
            </w:rPrChange>
          </w:rPr>
          <w:t>C. paraputrificium</w:t>
        </w:r>
        <w:r w:rsidRPr="002846F5">
          <w:t xml:space="preserve"> and </w:t>
        </w:r>
        <w:r w:rsidRPr="002846F5">
          <w:rPr>
            <w:i/>
            <w:iCs/>
            <w:rPrChange w:id="836" w:author="Urša Miklavčič" w:date="2026-04-21T10:40:00Z" w16du:dateUtc="2026-04-21T08:40:00Z">
              <w:rPr/>
            </w:rPrChange>
          </w:rPr>
          <w:t>C. saudiense</w:t>
        </w:r>
        <w:r w:rsidRPr="002846F5">
          <w:t xml:space="preserve"> (H006_94). The remaining 42 genomes represented </w:t>
        </w:r>
        <w:r w:rsidRPr="002846F5">
          <w:rPr>
            <w:i/>
            <w:iCs/>
            <w:rPrChange w:id="837" w:author="Urša Miklavčič" w:date="2026-04-21T10:40:00Z" w16du:dateUtc="2026-04-21T08:40:00Z">
              <w:rPr/>
            </w:rPrChange>
          </w:rPr>
          <w:t>C. saudiense</w:t>
        </w:r>
        <w:r w:rsidRPr="002846F5">
          <w:t xml:space="preserve"> isolates: 8 from pre-, 16 from the mid-, and 18 from post-antibiotic samples.</w:t>
        </w:r>
      </w:ins>
    </w:p>
    <w:p w14:paraId="71E2C752" w14:textId="77777777" w:rsidR="003F2EB4" w:rsidRDefault="003F2EB4" w:rsidP="002846F5">
      <w:pPr>
        <w:rPr>
          <w:ins w:id="838" w:author="Urša Miklavčič" w:date="2026-04-21T10:51:00Z" w16du:dateUtc="2026-04-21T08:51:00Z"/>
        </w:rPr>
      </w:pPr>
    </w:p>
    <w:p w14:paraId="3677A361" w14:textId="5369AA22" w:rsidR="00EE2DCF" w:rsidRPr="00D93D74" w:rsidDel="003F2EB4" w:rsidRDefault="00EE2DCF">
      <w:pPr>
        <w:rPr>
          <w:del w:id="839" w:author="Urša Miklavčič" w:date="2026-04-21T10:52:00Z" w16du:dateUtc="2026-04-21T08:52:00Z"/>
        </w:rPr>
        <w:pPrChange w:id="840" w:author="Urša Miklavčič" w:date="2026-04-21T10:39:00Z" w16du:dateUtc="2026-04-21T08:39:00Z">
          <w:pPr>
            <w:pStyle w:val="FigureTable"/>
          </w:pPr>
        </w:pPrChange>
      </w:pPr>
    </w:p>
    <w:p w14:paraId="43FA87B2" w14:textId="6D505290" w:rsidR="004D77C6" w:rsidRPr="00D93D74" w:rsidRDefault="004D77C6" w:rsidP="00351ADF">
      <w:pPr>
        <w:pStyle w:val="Heading3"/>
        <w:numPr>
          <w:ilvl w:val="2"/>
          <w:numId w:val="26"/>
        </w:numPr>
      </w:pPr>
      <w:bookmarkStart w:id="841" w:name="_Toc216099756"/>
      <w:bookmarkStart w:id="842" w:name="_Toc220932879"/>
      <w:bookmarkStart w:id="843" w:name="_Toc227737897"/>
      <w:r w:rsidRPr="00D93D74">
        <w:t>Average nucleotide identity</w:t>
      </w:r>
      <w:r w:rsidR="007861E7" w:rsidRPr="00D93D74">
        <w:t>, core SNPs analysis and pangenome construction</w:t>
      </w:r>
      <w:bookmarkEnd w:id="841"/>
      <w:bookmarkEnd w:id="842"/>
      <w:bookmarkEnd w:id="843"/>
    </w:p>
    <w:p w14:paraId="5285141E" w14:textId="3ABE01C7" w:rsidR="003F2EB4" w:rsidRPr="00D93D74" w:rsidRDefault="003F2EB4" w:rsidP="003F2EB4">
      <w:pPr>
        <w:rPr>
          <w:ins w:id="844" w:author="Urša Miklavčič" w:date="2026-04-21T10:52:00Z" w16du:dateUtc="2026-04-21T08:52:00Z"/>
        </w:rPr>
      </w:pPr>
      <w:ins w:id="845" w:author="Urša Miklavčič" w:date="2026-04-21T10:52:00Z" w16du:dateUtc="2026-04-21T08:52:00Z">
        <w:r w:rsidRPr="00EE2DCF">
          <w:t xml:space="preserve">Genome sizes ranged from 3.7 to 4.4 Mbp, with an average GC content of 28.04% (SD = 0.05). Compared with published </w:t>
        </w:r>
        <w:r w:rsidRPr="00696238">
          <w:rPr>
            <w:i/>
            <w:iCs/>
          </w:rPr>
          <w:t>C. saudiense</w:t>
        </w:r>
        <w:r w:rsidRPr="00EE2DCF">
          <w:t xml:space="preserve"> genomes (average 3.6 Mbp, 27.93% GC), our assemblies were slightly larger but notably less fragmented, hybrid assembly reduced contig count from 62 (previous best) to as few as 5 (</w:t>
        </w:r>
        <w:r>
          <w:t xml:space="preserve">Supplement </w:t>
        </w:r>
      </w:ins>
      <w:ins w:id="846" w:author="Urša Miklavčič" w:date="2026-04-21T13:27:00Z" w16du:dateUtc="2026-04-21T11:27:00Z">
        <w:r w:rsidR="00554FAF">
          <w:t>T</w:t>
        </w:r>
      </w:ins>
      <w:ins w:id="847" w:author="Urša Miklavčič" w:date="2026-04-21T10:52:00Z" w16du:dateUtc="2026-04-21T08:52:00Z">
        <w:r>
          <w:t>able 5</w:t>
        </w:r>
        <w:r w:rsidRPr="00EE2DCF">
          <w:t xml:space="preserve">). The core genome comprised 2,657 genes shared across all </w:t>
        </w:r>
      </w:ins>
      <w:r w:rsidR="00696238">
        <w:rPr>
          <w:i/>
          <w:iCs/>
        </w:rPr>
        <w:t xml:space="preserve">C. saudiense </w:t>
      </w:r>
      <w:ins w:id="848" w:author="Urša Miklavčič" w:date="2026-04-21T10:52:00Z" w16du:dateUtc="2026-04-21T08:52:00Z">
        <w:r w:rsidRPr="00EE2DCF">
          <w:t>isolates. On average, each genome contained 3,644 genes (range = 3,434 – 3,992), including on average 987 accessory genes (range = 777 – 1,265).</w:t>
        </w:r>
      </w:ins>
    </w:p>
    <w:p w14:paraId="3E7119D7" w14:textId="55DB75C6" w:rsidR="003F2EB4" w:rsidRPr="00A90451" w:rsidRDefault="003F2EB4" w:rsidP="003F2EB4">
      <w:pPr>
        <w:rPr>
          <w:ins w:id="849" w:author="Urša Miklavčič" w:date="2026-04-21T10:53:00Z" w16du:dateUtc="2026-04-21T08:53:00Z"/>
          <w:rFonts w:cs="Times New Roman"/>
          <w:szCs w:val="24"/>
        </w:rPr>
      </w:pPr>
      <w:ins w:id="850" w:author="Urša Miklavčič" w:date="2026-04-21T10:53:00Z" w16du:dateUtc="2026-04-21T08:53:00Z">
        <w:r w:rsidRPr="00A90451">
          <w:rPr>
            <w:rFonts w:cs="Times New Roman"/>
            <w:szCs w:val="24"/>
          </w:rPr>
          <w:t>Pairwise ANI comparisons indicated a strain break threshold at 99.72% identity (Figure </w:t>
        </w:r>
        <w:r>
          <w:rPr>
            <w:rFonts w:cs="Times New Roman"/>
            <w:szCs w:val="24"/>
          </w:rPr>
          <w:t>18</w:t>
        </w:r>
        <w:r w:rsidRPr="00A90451">
          <w:rPr>
            <w:rFonts w:cs="Times New Roman"/>
            <w:szCs w:val="24"/>
          </w:rPr>
          <w:t xml:space="preserve">). Applying the pyANI‑plus ‘classify’ command, we identified five distinct </w:t>
        </w:r>
        <w:r w:rsidRPr="00A90451">
          <w:rPr>
            <w:rFonts w:cs="Times New Roman"/>
            <w:i/>
            <w:iCs/>
            <w:szCs w:val="24"/>
          </w:rPr>
          <w:t>C. saudiense</w:t>
        </w:r>
        <w:r w:rsidRPr="00A90451">
          <w:rPr>
            <w:rFonts w:cs="Times New Roman"/>
            <w:szCs w:val="24"/>
          </w:rPr>
          <w:t xml:space="preserve"> strain groups, one of which contained a single genome. The </w:t>
        </w:r>
        <w:r>
          <w:rPr>
            <w:rFonts w:cs="Times New Roman"/>
            <w:szCs w:val="24"/>
          </w:rPr>
          <w:t>lower</w:t>
        </w:r>
        <w:r w:rsidRPr="00A90451">
          <w:rPr>
            <w:rFonts w:cs="Times New Roman"/>
            <w:szCs w:val="24"/>
          </w:rPr>
          <w:t xml:space="preserve"> panel of Figure </w:t>
        </w:r>
        <w:r>
          <w:rPr>
            <w:rFonts w:cs="Times New Roman"/>
            <w:szCs w:val="24"/>
          </w:rPr>
          <w:t>18</w:t>
        </w:r>
        <w:r w:rsidRPr="00A90451">
          <w:rPr>
            <w:rFonts w:cs="Times New Roman"/>
            <w:szCs w:val="24"/>
          </w:rPr>
          <w:t xml:space="preserve"> shows that coverage expectantly correlates to </w:t>
        </w:r>
      </w:ins>
      <w:r w:rsidR="00696238" w:rsidRPr="00A90451">
        <w:rPr>
          <w:rFonts w:cs="Times New Roman"/>
          <w:szCs w:val="24"/>
        </w:rPr>
        <w:t>ANI but</w:t>
      </w:r>
      <w:ins w:id="851" w:author="Urša Miklavčič" w:date="2026-04-21T10:53:00Z" w16du:dateUtc="2026-04-21T08:53:00Z">
        <w:r w:rsidRPr="00A90451">
          <w:rPr>
            <w:rFonts w:cs="Times New Roman"/>
            <w:szCs w:val="24"/>
          </w:rPr>
          <w:t xml:space="preserve"> reveals clear gene loss/gain events in strains</w:t>
        </w:r>
      </w:ins>
      <w:r w:rsidR="00696238">
        <w:rPr>
          <w:rFonts w:cs="Times New Roman"/>
          <w:szCs w:val="24"/>
        </w:rPr>
        <w:t xml:space="preserve"> </w:t>
      </w:r>
      <w:ins w:id="852" w:author="Urša Miklavčič" w:date="2026-04-21T10:53:00Z" w16du:dateUtc="2026-04-21T08:53:00Z">
        <w:r w:rsidRPr="00A90451">
          <w:rPr>
            <w:rFonts w:cs="Times New Roman"/>
            <w:szCs w:val="24"/>
          </w:rPr>
          <w:t xml:space="preserve">(Figure </w:t>
        </w:r>
        <w:r>
          <w:rPr>
            <w:rFonts w:cs="Times New Roman"/>
            <w:szCs w:val="24"/>
          </w:rPr>
          <w:t>18</w:t>
        </w:r>
        <w:r w:rsidRPr="00A90451">
          <w:rPr>
            <w:rFonts w:cs="Times New Roman"/>
            <w:szCs w:val="24"/>
          </w:rPr>
          <w:t xml:space="preserve">, Spearman rho = 0.92, p &lt; 0.001). </w:t>
        </w:r>
      </w:ins>
    </w:p>
    <w:p w14:paraId="42F06C89" w14:textId="77777777" w:rsidR="003F2EB4" w:rsidRDefault="003F2EB4" w:rsidP="00007F32">
      <w:pPr>
        <w:rPr>
          <w:ins w:id="853" w:author="Urša Miklavčič" w:date="2026-04-21T10:53:00Z" w16du:dateUtc="2026-04-21T08:53:00Z"/>
        </w:rPr>
      </w:pPr>
    </w:p>
    <w:p w14:paraId="4C97B64F" w14:textId="08921192" w:rsidR="00007F32" w:rsidRPr="00D93D74" w:rsidDel="003F2EB4" w:rsidRDefault="00007F32" w:rsidP="00007F32">
      <w:pPr>
        <w:rPr>
          <w:del w:id="854" w:author="Urša Miklavčič" w:date="2026-04-21T10:53:00Z" w16du:dateUtc="2026-04-21T08:53:00Z"/>
        </w:rPr>
      </w:pPr>
      <w:del w:id="855" w:author="Urša Miklavčič" w:date="2026-04-21T10:53:00Z" w16du:dateUtc="2026-04-21T08:53:00Z">
        <w:r w:rsidRPr="00D93D74" w:rsidDel="003F2EB4">
          <w:delText>We first determined pairwise average nucleotide identity (ANI) between all obtained genomes</w:delText>
        </w:r>
        <w:commentRangeStart w:id="856"/>
        <w:commentRangeEnd w:id="856"/>
        <w:r w:rsidRPr="00D93D74" w:rsidDel="003F2EB4">
          <w:rPr>
            <w:rStyle w:val="CommentReference"/>
          </w:rPr>
          <w:commentReference w:id="856"/>
        </w:r>
        <w:r w:rsidRPr="00D93D74" w:rsidDel="003F2EB4">
          <w:delText xml:space="preserve">. We observed two genomes with ANI scores below 95%. One was identified as </w:delText>
        </w:r>
        <w:r w:rsidRPr="00D93D74" w:rsidDel="003F2EB4">
          <w:rPr>
            <w:i/>
            <w:iCs/>
          </w:rPr>
          <w:delText>Clostridium paraputrificium</w:delText>
        </w:r>
        <w:r w:rsidRPr="00D93D74" w:rsidDel="003F2EB4">
          <w:delText xml:space="preserve">, while the other was a mixed isolate of </w:delText>
        </w:r>
        <w:r w:rsidRPr="00D93D74" w:rsidDel="003F2EB4">
          <w:rPr>
            <w:i/>
            <w:iCs/>
          </w:rPr>
          <w:delText xml:space="preserve">C. paraputrificium </w:delText>
        </w:r>
        <w:r w:rsidRPr="00D93D74" w:rsidDel="003F2EB4">
          <w:delText xml:space="preserve">and </w:delText>
        </w:r>
        <w:r w:rsidRPr="00D93D74" w:rsidDel="003F2EB4">
          <w:rPr>
            <w:i/>
            <w:iCs/>
          </w:rPr>
          <w:delText>C. saudiense</w:delText>
        </w:r>
        <w:r w:rsidRPr="00D93D74" w:rsidDel="003F2EB4">
          <w:delText xml:space="preserve">. These were excluded from the analysis. </w:delText>
        </w:r>
      </w:del>
    </w:p>
    <w:p w14:paraId="60B187A0" w14:textId="18AF63B7" w:rsidR="00EA0998" w:rsidRPr="00D93D74" w:rsidDel="003F2EB4" w:rsidRDefault="00007F32" w:rsidP="00007F32">
      <w:pPr>
        <w:rPr>
          <w:del w:id="857" w:author="Urša Miklavčič" w:date="2026-04-21T10:53:00Z" w16du:dateUtc="2026-04-21T08:53:00Z"/>
          <w:rFonts w:cs="Times New Roman"/>
          <w:szCs w:val="24"/>
        </w:rPr>
      </w:pPr>
      <w:del w:id="858" w:author="Urša Miklavčič" w:date="2026-04-21T10:53:00Z" w16du:dateUtc="2026-04-21T08:53:00Z">
        <w:r w:rsidRPr="00D93D74" w:rsidDel="003F2EB4">
          <w:delText xml:space="preserve">We determined the strain break after pairwise comparisons of all 42 </w:delText>
        </w:r>
        <w:r w:rsidRPr="00D93D74" w:rsidDel="003F2EB4">
          <w:rPr>
            <w:i/>
            <w:iCs/>
          </w:rPr>
          <w:delText>C. saudiense</w:delText>
        </w:r>
        <w:r w:rsidRPr="00D93D74" w:rsidDel="003F2EB4">
          <w:delText xml:space="preserve"> genomes to be 99.98% based on pairwise ANI comparisons (Figure 16). Using a similarity network analysis based on pairwise ANI scores, we identified five strain groups, with one genome determined as singleton. These ANI‑defined strain groups were confirmed by a neighbour‑joining tree built from core genome SNPs, using first ever sequenced </w:delText>
        </w:r>
        <w:r w:rsidRPr="00D93D74" w:rsidDel="003F2EB4">
          <w:rPr>
            <w:i/>
            <w:iCs/>
          </w:rPr>
          <w:delText>C. saudiense</w:delText>
        </w:r>
        <w:r w:rsidRPr="00D93D74" w:rsidDel="003F2EB4">
          <w:delText xml:space="preserve"> as a reference (no. contigs = 64).</w:delText>
        </w:r>
      </w:del>
    </w:p>
    <w:p w14:paraId="11E0F9EB" w14:textId="05ABB079" w:rsidR="00E9210E" w:rsidRPr="00D93D74" w:rsidRDefault="00D53DA9" w:rsidP="00E9210E">
      <w:pPr>
        <w:keepNext/>
      </w:pPr>
      <w:del w:id="859" w:author="Urša Miklavčič" w:date="2026-04-21T10:53:00Z" w16du:dateUtc="2026-04-21T08:53:00Z">
        <w:r w:rsidRPr="00D93D74" w:rsidDel="003F2EB4">
          <w:rPr>
            <w:rFonts w:cs="Times New Roman"/>
            <w:noProof/>
            <w:szCs w:val="24"/>
          </w:rPr>
          <w:drawing>
            <wp:inline distT="0" distB="0" distL="0" distR="0" wp14:anchorId="17D40C18" wp14:editId="326AEE84">
              <wp:extent cx="5943600" cy="3564890"/>
              <wp:effectExtent l="0" t="0" r="0" b="0"/>
              <wp:docPr id="742381698" name="Picture 1" descr="A graph of a graph showing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81698" name="Picture 1" descr="A graph of a graph showing a number of number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564890"/>
                      </a:xfrm>
                      <a:prstGeom prst="rect">
                        <a:avLst/>
                      </a:prstGeom>
                    </pic:spPr>
                  </pic:pic>
                </a:graphicData>
              </a:graphic>
            </wp:inline>
          </w:drawing>
        </w:r>
      </w:del>
      <w:ins w:id="860" w:author="Urša Miklavčič" w:date="2026-04-21T10:54:00Z" w16du:dateUtc="2026-04-21T08:54:00Z">
        <w:r w:rsidR="003F2EB4">
          <w:rPr>
            <w:noProof/>
          </w:rPr>
          <w:drawing>
            <wp:inline distT="0" distB="0" distL="0" distR="0" wp14:anchorId="71C8FC1B" wp14:editId="455602C7">
              <wp:extent cx="5416407" cy="4166558"/>
              <wp:effectExtent l="0" t="0" r="0" b="5715"/>
              <wp:docPr id="696875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21692" cy="4170624"/>
                      </a:xfrm>
                      <a:prstGeom prst="rect">
                        <a:avLst/>
                      </a:prstGeom>
                      <a:noFill/>
                      <a:ln>
                        <a:noFill/>
                      </a:ln>
                    </pic:spPr>
                  </pic:pic>
                </a:graphicData>
              </a:graphic>
            </wp:inline>
          </w:drawing>
        </w:r>
      </w:ins>
    </w:p>
    <w:p w14:paraId="7EE072E0" w14:textId="30EA27E8" w:rsidR="00E9210E" w:rsidRPr="003F2EB4" w:rsidRDefault="00E9210E">
      <w:pPr>
        <w:pStyle w:val="FigureTable"/>
        <w:rPr>
          <w:b/>
          <w:bCs w:val="0"/>
          <w:sz w:val="24"/>
          <w:rPrChange w:id="861" w:author="Urša Miklavčič" w:date="2026-04-21T10:54:00Z" w16du:dateUtc="2026-04-21T08:54:00Z">
            <w:rPr>
              <w:b w:val="0"/>
              <w:bCs/>
              <w:sz w:val="22"/>
              <w:szCs w:val="22"/>
            </w:rPr>
          </w:rPrChange>
        </w:rPr>
        <w:pPrChange w:id="862" w:author="Urša Miklavčič" w:date="2026-04-21T10:55:00Z" w16du:dateUtc="2026-04-21T08:55:00Z">
          <w:pPr>
            <w:pStyle w:val="Caption"/>
          </w:pPr>
        </w:pPrChange>
      </w:pPr>
      <w:bookmarkStart w:id="863" w:name="_Toc216101631"/>
      <w:r w:rsidRPr="003F2EB4">
        <w:rPr>
          <w:b/>
          <w:bCs w:val="0"/>
          <w:rPrChange w:id="864" w:author="Urša Miklavčič" w:date="2026-04-21T10:55:00Z" w16du:dateUtc="2026-04-21T08:55:00Z">
            <w:rPr>
              <w:b w:val="0"/>
              <w:bCs/>
              <w:iCs w:val="0"/>
            </w:rPr>
          </w:rPrChange>
        </w:rPr>
        <w:t xml:space="preserve">Figure </w:t>
      </w:r>
      <w:r w:rsidR="00007F32" w:rsidRPr="003F2EB4">
        <w:rPr>
          <w:b/>
          <w:bCs w:val="0"/>
          <w:rPrChange w:id="865" w:author="Urša Miklavčič" w:date="2026-04-21T10:55:00Z" w16du:dateUtc="2026-04-21T08:55:00Z">
            <w:rPr>
              <w:b w:val="0"/>
              <w:bCs/>
              <w:iCs w:val="0"/>
            </w:rPr>
          </w:rPrChange>
        </w:rPr>
        <w:t>1</w:t>
      </w:r>
      <w:ins w:id="866" w:author="Urša Miklavčič" w:date="2026-04-21T10:54:00Z" w16du:dateUtc="2026-04-21T08:54:00Z">
        <w:r w:rsidR="003F2EB4" w:rsidRPr="003F2EB4">
          <w:rPr>
            <w:b/>
            <w:bCs w:val="0"/>
            <w:rPrChange w:id="867" w:author="Urša Miklavčič" w:date="2026-04-21T10:55:00Z" w16du:dateUtc="2026-04-21T08:55:00Z">
              <w:rPr>
                <w:b w:val="0"/>
                <w:bCs/>
                <w:iCs w:val="0"/>
              </w:rPr>
            </w:rPrChange>
          </w:rPr>
          <w:t>7</w:t>
        </w:r>
      </w:ins>
      <w:del w:id="868" w:author="Urša Miklavčič" w:date="2026-04-21T10:54:00Z" w16du:dateUtc="2026-04-21T08:54:00Z">
        <w:r w:rsidR="00007F32" w:rsidRPr="003F2EB4" w:rsidDel="003F2EB4">
          <w:rPr>
            <w:b/>
            <w:bCs w:val="0"/>
            <w:rPrChange w:id="869" w:author="Urša Miklavčič" w:date="2026-04-21T10:55:00Z" w16du:dateUtc="2026-04-21T08:55:00Z">
              <w:rPr>
                <w:b w:val="0"/>
                <w:bCs/>
                <w:iCs w:val="0"/>
              </w:rPr>
            </w:rPrChange>
          </w:rPr>
          <w:delText>6</w:delText>
        </w:r>
      </w:del>
      <w:r w:rsidRPr="003F2EB4">
        <w:rPr>
          <w:b/>
          <w:bCs w:val="0"/>
          <w:rPrChange w:id="870" w:author="Urša Miklavčič" w:date="2026-04-21T10:55:00Z" w16du:dateUtc="2026-04-21T08:55:00Z">
            <w:rPr>
              <w:b w:val="0"/>
              <w:bCs/>
              <w:iCs w:val="0"/>
            </w:rPr>
          </w:rPrChange>
        </w:rPr>
        <w:t>.</w:t>
      </w:r>
      <w:r w:rsidRPr="00D93D74">
        <w:t xml:space="preserve"> </w:t>
      </w:r>
      <w:ins w:id="871" w:author="Urša Miklavčič" w:date="2026-04-21T10:54:00Z" w16du:dateUtc="2026-04-21T08:54:00Z">
        <w:r w:rsidR="003F2EB4" w:rsidRPr="00A90451">
          <w:rPr>
            <w:b/>
          </w:rPr>
          <w:t xml:space="preserve">Genome coverage and pairwise average nucleotide identity (ANI) comparison for 42 </w:t>
        </w:r>
        <w:r w:rsidR="003F2EB4" w:rsidRPr="00A90451">
          <w:rPr>
            <w:b/>
            <w:i/>
            <w:iCs/>
          </w:rPr>
          <w:t>C. saudiense</w:t>
        </w:r>
        <w:r w:rsidR="003F2EB4" w:rsidRPr="00A90451">
          <w:rPr>
            <w:b/>
          </w:rPr>
          <w:t xml:space="preserve"> genomes.</w:t>
        </w:r>
        <w:r w:rsidR="003F2EB4" w:rsidRPr="00A90451">
          <w:t xml:space="preserve"> Both genome coverage and ANI were calculated with pyANI-plus program utilizing the ANI blast program</w:t>
        </w:r>
      </w:ins>
      <w:del w:id="872" w:author="Urša Miklavčič" w:date="2026-04-21T10:54:00Z" w16du:dateUtc="2026-04-21T08:54:00Z">
        <w:r w:rsidR="00503055" w:rsidRPr="00D93D74" w:rsidDel="003F2EB4">
          <w:delText>P</w:delText>
        </w:r>
        <w:r w:rsidRPr="00D93D74" w:rsidDel="003F2EB4">
          <w:delText xml:space="preserve">airwise average nucleotide identity comparison for all isolate genomes determined as </w:delText>
        </w:r>
        <w:r w:rsidRPr="00D93D74" w:rsidDel="003F2EB4">
          <w:rPr>
            <w:i/>
          </w:rPr>
          <w:delText xml:space="preserve">C. saudiense. </w:delText>
        </w:r>
        <w:r w:rsidRPr="00D93D74" w:rsidDel="003F2EB4">
          <w:delText>Average nucleotide identity was calculated with pyANI-plus program utilizing the ANI blast program</w:delText>
        </w:r>
      </w:del>
      <w:ins w:id="873" w:author="Urša Miklavčič" w:date="2026-04-21T10:54:00Z" w16du:dateUtc="2026-04-21T08:54:00Z">
        <w:r w:rsidR="003F2EB4">
          <w:t xml:space="preserve">. </w:t>
        </w:r>
      </w:ins>
      <w:del w:id="874" w:author="Urša Miklavčič" w:date="2026-04-21T10:54:00Z" w16du:dateUtc="2026-04-21T08:54:00Z">
        <w:r w:rsidRPr="00D93D74" w:rsidDel="003F2EB4">
          <w:delText>, but also ANIm and sourmash (Supplement Figure 1</w:delText>
        </w:r>
      </w:del>
      <w:del w:id="875" w:author="Urša Miklavčič" w:date="2026-01-29T14:51:00Z" w16du:dateUtc="2026-01-29T13:51:00Z">
        <w:r w:rsidR="00503055" w:rsidRPr="00D93D74" w:rsidDel="00ED4887">
          <w:delText>5</w:delText>
        </w:r>
      </w:del>
      <w:del w:id="876" w:author="Urša Miklavčič" w:date="2026-04-21T10:54:00Z" w16du:dateUtc="2026-04-21T08:54:00Z">
        <w:r w:rsidRPr="00D93D74" w:rsidDel="003F2EB4">
          <w:delText>, 1</w:delText>
        </w:r>
      </w:del>
      <w:del w:id="877" w:author="Urša Miklavčič" w:date="2026-01-29T14:51:00Z" w16du:dateUtc="2026-01-29T13:51:00Z">
        <w:r w:rsidR="00503055" w:rsidRPr="00D93D74" w:rsidDel="00ED4887">
          <w:delText>6</w:delText>
        </w:r>
      </w:del>
      <w:del w:id="878" w:author="Urša Miklavčič" w:date="2026-04-21T10:54:00Z" w16du:dateUtc="2026-04-21T08:54:00Z">
        <w:r w:rsidRPr="00D93D74" w:rsidDel="003F2EB4">
          <w:delText>).</w:delText>
        </w:r>
        <w:bookmarkEnd w:id="863"/>
        <w:r w:rsidRPr="00D93D74" w:rsidDel="003F2EB4">
          <w:delText xml:space="preserve">  </w:delText>
        </w:r>
      </w:del>
    </w:p>
    <w:p w14:paraId="7BDBCEBC" w14:textId="77777777" w:rsidR="00EA0998" w:rsidRPr="00D93D74" w:rsidRDefault="00EA0998" w:rsidP="00EA0998"/>
    <w:p w14:paraId="618C3441" w14:textId="11228591" w:rsidR="003F2EB4" w:rsidRPr="00A90451" w:rsidRDefault="003F2EB4" w:rsidP="003F2EB4">
      <w:pPr>
        <w:rPr>
          <w:rFonts w:cs="Times New Roman"/>
          <w:szCs w:val="24"/>
        </w:rPr>
      </w:pPr>
      <w:r w:rsidRPr="00A90451">
        <w:rPr>
          <w:rFonts w:cs="Times New Roman"/>
          <w:szCs w:val="24"/>
        </w:rPr>
        <w:lastRenderedPageBreak/>
        <w:t>From each of the five strain groups determined by ANIb analysis, one representative genome with the highest coverage and lowest number contigs was selected for resequencing using Oxford Nanopore MinION platform. Hybrid assemblies combining short and long read we</w:t>
      </w:r>
      <w:r>
        <w:rPr>
          <w:rFonts w:cs="Times New Roman"/>
          <w:szCs w:val="24"/>
        </w:rPr>
        <w:t>r</w:t>
      </w:r>
      <w:r w:rsidRPr="00A90451">
        <w:rPr>
          <w:rFonts w:cs="Times New Roman"/>
          <w:szCs w:val="24"/>
        </w:rPr>
        <w:t xml:space="preserve">e then generated to improve completeness and accuracy. Genome H005_98 was used as the reference genome for single nucleotide polymorphism (SNP) analysis across the core genome. The resulting phylogenetic tree based on core genome SNPs resolved seven distinct </w:t>
      </w:r>
      <w:r w:rsidRPr="00A90451">
        <w:rPr>
          <w:rFonts w:cs="Times New Roman"/>
          <w:i/>
          <w:iCs/>
          <w:szCs w:val="24"/>
        </w:rPr>
        <w:t xml:space="preserve">C. saudiense </w:t>
      </w:r>
      <w:r w:rsidRPr="00A90451">
        <w:rPr>
          <w:rFonts w:cs="Times New Roman"/>
          <w:szCs w:val="24"/>
        </w:rPr>
        <w:t xml:space="preserve">strains, including one singleton (Figure </w:t>
      </w:r>
      <w:r>
        <w:rPr>
          <w:rFonts w:cs="Times New Roman"/>
          <w:szCs w:val="24"/>
        </w:rPr>
        <w:t>18</w:t>
      </w:r>
      <w:r w:rsidRPr="00A90451">
        <w:rPr>
          <w:rFonts w:cs="Times New Roman"/>
          <w:szCs w:val="24"/>
        </w:rPr>
        <w:t>). This grouping was consistent with phylogenies derived from core gene alignments and with accessory gene distributions in the pangenome (Supplement</w:t>
      </w:r>
      <w:del w:id="879" w:author="Urša Miklavčič" w:date="2026-04-21T13:27:00Z" w16du:dateUtc="2026-04-21T11:27:00Z">
        <w:r w:rsidRPr="00A90451" w:rsidDel="00554FAF">
          <w:rPr>
            <w:rFonts w:cs="Times New Roman"/>
            <w:szCs w:val="24"/>
          </w:rPr>
          <w:delText>ary</w:delText>
        </w:r>
      </w:del>
      <w:r w:rsidRPr="00A90451">
        <w:rPr>
          <w:rFonts w:cs="Times New Roman"/>
          <w:szCs w:val="24"/>
        </w:rPr>
        <w:t xml:space="preserve"> Figure </w:t>
      </w:r>
      <w:r>
        <w:rPr>
          <w:rFonts w:cs="Times New Roman"/>
          <w:szCs w:val="24"/>
        </w:rPr>
        <w:t>1</w:t>
      </w:r>
      <w:ins w:id="880" w:author="Urša Miklavčič" w:date="2026-04-21T13:31:00Z" w16du:dateUtc="2026-04-21T11:31:00Z">
        <w:r w:rsidR="00554FAF">
          <w:rPr>
            <w:rFonts w:cs="Times New Roman"/>
            <w:szCs w:val="24"/>
          </w:rPr>
          <w:t>6</w:t>
        </w:r>
      </w:ins>
      <w:del w:id="881" w:author="Urša Miklavčič" w:date="2026-04-21T13:27:00Z" w16du:dateUtc="2026-04-21T11:27:00Z">
        <w:r w:rsidDel="00554FAF">
          <w:rPr>
            <w:rFonts w:cs="Times New Roman"/>
            <w:szCs w:val="24"/>
          </w:rPr>
          <w:delText>8</w:delText>
        </w:r>
      </w:del>
      <w:r w:rsidRPr="00A90451">
        <w:rPr>
          <w:rFonts w:cs="Times New Roman"/>
          <w:szCs w:val="24"/>
        </w:rPr>
        <w:t>). Notably, no new bacteriophages or other mobile genetic elements as determined by breseq were detected in any strain over the 60‑day interval between the first and last sample.</w:t>
      </w:r>
      <w:r>
        <w:rPr>
          <w:rFonts w:cs="Times New Roman"/>
          <w:szCs w:val="24"/>
        </w:rPr>
        <w:t xml:space="preserve"> </w:t>
      </w:r>
      <w:r w:rsidRPr="00A90451">
        <w:rPr>
          <w:rFonts w:cs="Times New Roman"/>
          <w:szCs w:val="24"/>
        </w:rPr>
        <w:t xml:space="preserve">Strain detection patterns varied across time points. Strains 1, 2 (the singleton), 3, 4, and 5 appeared at only one of the three sampling points, while strain 7 was observed at two points before and during antibiotic use. Only strain 6 was present at all three sampling points. </w:t>
      </w:r>
    </w:p>
    <w:p w14:paraId="0685F9C0" w14:textId="3DDAF2A7" w:rsidR="00E9210E" w:rsidRPr="00D93D74" w:rsidRDefault="003F2EB4" w:rsidP="00EA0998">
      <w:r>
        <w:rPr>
          <w:noProof/>
        </w:rPr>
        <w:lastRenderedPageBreak/>
        <w:drawing>
          <wp:inline distT="0" distB="0" distL="0" distR="0" wp14:anchorId="5B7C7A32" wp14:editId="0ABCE7EF">
            <wp:extent cx="4858994" cy="7056408"/>
            <wp:effectExtent l="0" t="0" r="0" b="0"/>
            <wp:docPr id="113581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b="7342"/>
                    <a:stretch>
                      <a:fillRect/>
                    </a:stretch>
                  </pic:blipFill>
                  <pic:spPr bwMode="auto">
                    <a:xfrm>
                      <a:off x="0" y="0"/>
                      <a:ext cx="4862845" cy="7062001"/>
                    </a:xfrm>
                    <a:prstGeom prst="rect">
                      <a:avLst/>
                    </a:prstGeom>
                    <a:noFill/>
                    <a:ln>
                      <a:noFill/>
                    </a:ln>
                    <a:extLst>
                      <a:ext uri="{53640926-AAD7-44D8-BBD7-CCE9431645EC}">
                        <a14:shadowObscured xmlns:a14="http://schemas.microsoft.com/office/drawing/2010/main"/>
                      </a:ext>
                    </a:extLst>
                  </pic:spPr>
                </pic:pic>
              </a:graphicData>
            </a:graphic>
          </wp:inline>
        </w:drawing>
      </w:r>
    </w:p>
    <w:p w14:paraId="709DD96F" w14:textId="23D1615F" w:rsidR="00CD77AB" w:rsidRPr="00D93D74" w:rsidRDefault="00E9210E" w:rsidP="00E9210E">
      <w:pPr>
        <w:pStyle w:val="Caption"/>
        <w:rPr>
          <w:rFonts w:cs="Times New Roman"/>
          <w:b w:val="0"/>
          <w:bCs/>
          <w:sz w:val="22"/>
          <w:szCs w:val="22"/>
        </w:rPr>
      </w:pPr>
      <w:bookmarkStart w:id="882" w:name="_Toc216101632"/>
      <w:r w:rsidRPr="00D93D74">
        <w:rPr>
          <w:sz w:val="22"/>
          <w:szCs w:val="22"/>
        </w:rPr>
        <w:t xml:space="preserve">Figure </w:t>
      </w:r>
      <w:r w:rsidRPr="00D93D74">
        <w:rPr>
          <w:sz w:val="22"/>
          <w:szCs w:val="22"/>
        </w:rPr>
        <w:fldChar w:fldCharType="begin"/>
      </w:r>
      <w:r w:rsidRPr="00D93D74">
        <w:rPr>
          <w:sz w:val="22"/>
          <w:szCs w:val="22"/>
        </w:rPr>
        <w:instrText xml:space="preserve"> SEQ Figure \* ARABIC </w:instrText>
      </w:r>
      <w:r w:rsidRPr="00D93D74">
        <w:rPr>
          <w:sz w:val="22"/>
          <w:szCs w:val="22"/>
        </w:rPr>
        <w:fldChar w:fldCharType="separate"/>
      </w:r>
      <w:r w:rsidR="00327FF2">
        <w:rPr>
          <w:noProof/>
          <w:sz w:val="22"/>
          <w:szCs w:val="22"/>
        </w:rPr>
        <w:t>5</w:t>
      </w:r>
      <w:r w:rsidRPr="00D93D74">
        <w:rPr>
          <w:sz w:val="22"/>
          <w:szCs w:val="22"/>
        </w:rPr>
        <w:fldChar w:fldCharType="end"/>
      </w:r>
      <w:r w:rsidR="003F2EB4">
        <w:rPr>
          <w:sz w:val="22"/>
          <w:szCs w:val="22"/>
        </w:rPr>
        <w:t>8</w:t>
      </w:r>
      <w:r w:rsidRPr="00D93D74">
        <w:rPr>
          <w:sz w:val="22"/>
          <w:szCs w:val="22"/>
        </w:rPr>
        <w:t xml:space="preserve">. Phylogenetic </w:t>
      </w:r>
      <w:r w:rsidR="00503055" w:rsidRPr="00D93D74">
        <w:rPr>
          <w:sz w:val="22"/>
          <w:szCs w:val="22"/>
        </w:rPr>
        <w:t xml:space="preserve">tree constructed with </w:t>
      </w:r>
      <w:r w:rsidRPr="00D93D74">
        <w:rPr>
          <w:sz w:val="22"/>
          <w:szCs w:val="22"/>
        </w:rPr>
        <w:t xml:space="preserve">neighbour-joining </w:t>
      </w:r>
      <w:r w:rsidR="00503055" w:rsidRPr="00D93D74">
        <w:rPr>
          <w:sz w:val="22"/>
          <w:szCs w:val="22"/>
        </w:rPr>
        <w:t>algorithm</w:t>
      </w:r>
      <w:r w:rsidRPr="00D93D74">
        <w:rPr>
          <w:sz w:val="22"/>
          <w:szCs w:val="22"/>
        </w:rPr>
        <w:t xml:space="preserve"> based on core genome SNPs. </w:t>
      </w:r>
      <w:r w:rsidR="005820FC" w:rsidRPr="00D93D74">
        <w:rPr>
          <w:b w:val="0"/>
          <w:bCs/>
          <w:sz w:val="22"/>
          <w:szCs w:val="22"/>
        </w:rPr>
        <w:t>Coloured squares represent time point from which the isolate was obtained</w:t>
      </w:r>
      <w:ins w:id="883" w:author="Urša Miklavčič" w:date="2026-04-21T10:57:00Z" w16du:dateUtc="2026-04-21T08:57:00Z">
        <w:r w:rsidR="003F2EB4">
          <w:rPr>
            <w:b w:val="0"/>
            <w:bCs/>
            <w:sz w:val="22"/>
            <w:szCs w:val="22"/>
          </w:rPr>
          <w:t xml:space="preserve">, </w:t>
        </w:r>
        <w:r w:rsidR="003F2EB4" w:rsidRPr="003F2EB4">
          <w:rPr>
            <w:rFonts w:cs="Times New Roman"/>
            <w:b w:val="0"/>
            <w:bCs/>
            <w:rPrChange w:id="884" w:author="Urša Miklavčič" w:date="2026-04-21T10:57:00Z" w16du:dateUtc="2026-04-21T08:57:00Z">
              <w:rPr>
                <w:rFonts w:cs="Times New Roman"/>
              </w:rPr>
            </w:rPrChange>
          </w:rPr>
          <w:t>reference was genome H009_221 obtained from stool sample collected at timepoint 9 (after AB).</w:t>
        </w:r>
        <w:r w:rsidR="003F2EB4">
          <w:rPr>
            <w:b w:val="0"/>
            <w:bCs/>
            <w:sz w:val="22"/>
            <w:szCs w:val="22"/>
          </w:rPr>
          <w:t xml:space="preserve"> </w:t>
        </w:r>
      </w:ins>
      <w:ins w:id="885" w:author="Urša Miklavčič" w:date="2026-04-21T10:58:00Z" w16du:dateUtc="2026-04-21T08:58:00Z">
        <w:r w:rsidR="003F2EB4">
          <w:rPr>
            <w:b w:val="0"/>
            <w:bCs/>
            <w:sz w:val="22"/>
            <w:szCs w:val="22"/>
          </w:rPr>
          <w:t xml:space="preserve">Number on the phylogenetic tree represent the number of SNPs between each genome. </w:t>
        </w:r>
      </w:ins>
      <w:del w:id="886" w:author="Urša Miklavčič" w:date="2026-04-21T10:57:00Z" w16du:dateUtc="2026-04-21T08:57:00Z">
        <w:r w:rsidR="005820FC" w:rsidRPr="003F2EB4" w:rsidDel="003F2EB4">
          <w:rPr>
            <w:b w:val="0"/>
            <w:bCs/>
            <w:sz w:val="22"/>
            <w:szCs w:val="22"/>
          </w:rPr>
          <w:delText>.</w:delText>
        </w:r>
        <w:bookmarkEnd w:id="882"/>
        <w:r w:rsidR="005820FC" w:rsidRPr="00D93D74" w:rsidDel="003F2EB4">
          <w:rPr>
            <w:b w:val="0"/>
            <w:bCs/>
            <w:sz w:val="22"/>
            <w:szCs w:val="22"/>
          </w:rPr>
          <w:delText xml:space="preserve"> </w:delText>
        </w:r>
      </w:del>
    </w:p>
    <w:p w14:paraId="5A01A9FE" w14:textId="77777777" w:rsidR="000E622D" w:rsidRPr="00D93D74" w:rsidRDefault="000E622D" w:rsidP="00CD77AB">
      <w:pPr>
        <w:rPr>
          <w:rFonts w:cs="Times New Roman"/>
          <w:bCs/>
          <w:szCs w:val="24"/>
        </w:rPr>
      </w:pPr>
    </w:p>
    <w:p w14:paraId="74F881AC" w14:textId="7A6C95BE" w:rsidR="00416D96" w:rsidRPr="00D93D74" w:rsidRDefault="001E2B98" w:rsidP="00351ADF">
      <w:pPr>
        <w:pStyle w:val="Heading3"/>
        <w:numPr>
          <w:ilvl w:val="2"/>
          <w:numId w:val="26"/>
        </w:numPr>
      </w:pPr>
      <w:bookmarkStart w:id="887" w:name="_Toc216099757"/>
      <w:bookmarkStart w:id="888" w:name="_Toc220932880"/>
      <w:bookmarkStart w:id="889" w:name="_Toc227737898"/>
      <w:r w:rsidRPr="00D93D74">
        <w:lastRenderedPageBreak/>
        <w:t>S</w:t>
      </w:r>
      <w:ins w:id="890" w:author="Urša Miklavčič" w:date="2026-04-21T10:59:00Z" w16du:dateUtc="2026-04-21T08:59:00Z">
        <w:r w:rsidR="00E979C6">
          <w:t xml:space="preserve">train persistence revealed in metagenomic data </w:t>
        </w:r>
      </w:ins>
      <w:del w:id="891" w:author="Urša Miklavčič" w:date="2026-04-21T10:59:00Z" w16du:dateUtc="2026-04-21T08:59:00Z">
        <w:r w:rsidRPr="00D93D74" w:rsidDel="00E979C6">
          <w:delText xml:space="preserve">hotgun metagenomic analysis of </w:delText>
        </w:r>
        <w:r w:rsidRPr="00D93D74" w:rsidDel="00E979C6">
          <w:rPr>
            <w:i/>
            <w:iCs/>
          </w:rPr>
          <w:delText>C. saudiense</w:delText>
        </w:r>
      </w:del>
      <w:bookmarkEnd w:id="887"/>
      <w:bookmarkEnd w:id="888"/>
      <w:bookmarkEnd w:id="889"/>
      <w:r w:rsidRPr="00D93D74">
        <w:t xml:space="preserve"> </w:t>
      </w:r>
    </w:p>
    <w:p w14:paraId="37200090" w14:textId="54D8925E" w:rsidR="00E979C6" w:rsidRDefault="00E979C6" w:rsidP="00E979C6">
      <w:r>
        <w:t xml:space="preserve">Stool samples from individual H were also analysed using shotgun metagenomic sequencing. To link isolate-based observations with metagenomic data, we applied two established tools (StrainPhlAn and StrainScan), alongside a newly developed approach, enabling analysis of </w:t>
      </w:r>
      <w:r w:rsidRPr="00E979C6">
        <w:rPr>
          <w:i/>
          <w:iCs/>
        </w:rPr>
        <w:t>C. saudiense</w:t>
      </w:r>
      <w:r>
        <w:t xml:space="preserve"> strain dynamics over the six months.  </w:t>
      </w:r>
    </w:p>
    <w:p w14:paraId="61C265C2" w14:textId="3575E0E1" w:rsidR="00E979C6" w:rsidRDefault="00E979C6" w:rsidP="00E979C6">
      <w:r>
        <w:t xml:space="preserve">StrainPhlAn profiled the dominant strain of </w:t>
      </w:r>
      <w:r w:rsidRPr="00E979C6">
        <w:rPr>
          <w:i/>
          <w:iCs/>
        </w:rPr>
        <w:t>C. saudiense</w:t>
      </w:r>
      <w:r>
        <w:t xml:space="preserve"> in metagenomic samples and quantified genetic divergence from this major genotype for all time points. However, it is not in its ability to resolve complete strain structures when multiple strains co-occur at similar abundances. The resulting dendrogram of samples revealed two main </w:t>
      </w:r>
      <w:r w:rsidRPr="00E979C6">
        <w:rPr>
          <w:i/>
          <w:iCs/>
        </w:rPr>
        <w:t>C. saudiense</w:t>
      </w:r>
      <w:r>
        <w:t xml:space="preserve"> clusters, which did not correspond to sampling time, antibiotic exposure or travel (Figure 19).</w:t>
      </w:r>
    </w:p>
    <w:p w14:paraId="58C59D7F" w14:textId="77777777" w:rsidR="00E979C6" w:rsidRDefault="00E979C6" w:rsidP="00E979C6"/>
    <w:p w14:paraId="096C52B9" w14:textId="77777777" w:rsidR="00E979C6" w:rsidRPr="00D93D74" w:rsidRDefault="00E979C6" w:rsidP="00E979C6">
      <w:pPr>
        <w:keepNext/>
      </w:pPr>
      <w:r w:rsidRPr="00D93D74">
        <w:rPr>
          <w:noProof/>
        </w:rPr>
        <w:drawing>
          <wp:inline distT="0" distB="0" distL="0" distR="0" wp14:anchorId="0377E024" wp14:editId="21227CC7">
            <wp:extent cx="4658264" cy="4852358"/>
            <wp:effectExtent l="0" t="0" r="9525" b="5715"/>
            <wp:docPr id="34" name="Picture 33" descr="A diagram of a tree&#10;&#10;AI-generated content may be incorrect.">
              <a:extLst xmlns:a="http://schemas.openxmlformats.org/drawingml/2006/main">
                <a:ext uri="{FF2B5EF4-FFF2-40B4-BE49-F238E27FC236}">
                  <a16:creationId xmlns:a16="http://schemas.microsoft.com/office/drawing/2014/main" id="{16EFEFB1-BC48-3C4C-5E18-3A125454D6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A diagram of a tree&#10;&#10;AI-generated content may be incorrect.">
                      <a:extLst>
                        <a:ext uri="{FF2B5EF4-FFF2-40B4-BE49-F238E27FC236}">
                          <a16:creationId xmlns:a16="http://schemas.microsoft.com/office/drawing/2014/main" id="{16EFEFB1-BC48-3C4C-5E18-3A125454D65B}"/>
                        </a:ext>
                      </a:extLst>
                    </pic:cNvPr>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4661881" cy="4856126"/>
                    </a:xfrm>
                    <a:prstGeom prst="rect">
                      <a:avLst/>
                    </a:prstGeom>
                  </pic:spPr>
                </pic:pic>
              </a:graphicData>
            </a:graphic>
          </wp:inline>
        </w:drawing>
      </w:r>
    </w:p>
    <w:p w14:paraId="1BAE296C" w14:textId="77777777" w:rsidR="00E979C6" w:rsidRPr="00D93D74" w:rsidRDefault="00E979C6" w:rsidP="00E979C6">
      <w:pPr>
        <w:pStyle w:val="Caption"/>
        <w:rPr>
          <w:b w:val="0"/>
          <w:bCs/>
          <w:sz w:val="22"/>
          <w:szCs w:val="22"/>
        </w:rPr>
      </w:pPr>
      <w:bookmarkStart w:id="892" w:name="_Toc216101633"/>
      <w:r w:rsidRPr="00D93D74">
        <w:rPr>
          <w:sz w:val="22"/>
          <w:szCs w:val="22"/>
        </w:rPr>
        <w:t>Figure 1</w:t>
      </w:r>
      <w:r>
        <w:rPr>
          <w:sz w:val="22"/>
          <w:szCs w:val="22"/>
        </w:rPr>
        <w:t>9</w:t>
      </w:r>
      <w:r w:rsidRPr="00D93D74">
        <w:rPr>
          <w:sz w:val="22"/>
          <w:szCs w:val="22"/>
        </w:rPr>
        <w:t xml:space="preserve">. </w:t>
      </w:r>
      <w:del w:id="893" w:author="Urša Miklavčič" w:date="2026-01-21T10:44:00Z" w16du:dateUtc="2026-01-21T09:44:00Z">
        <w:r w:rsidRPr="00D93D74" w:rsidDel="00665D44">
          <w:rPr>
            <w:sz w:val="22"/>
            <w:szCs w:val="22"/>
          </w:rPr>
          <w:delText xml:space="preserve">Dendrogram </w:delText>
        </w:r>
      </w:del>
      <w:ins w:id="894" w:author="Urša Miklavčič" w:date="2026-01-21T15:03:00Z" w16du:dateUtc="2026-01-21T14:03:00Z">
        <w:r w:rsidRPr="00D93D74">
          <w:rPr>
            <w:sz w:val="22"/>
            <w:szCs w:val="22"/>
          </w:rPr>
          <w:t xml:space="preserve"> </w:t>
        </w:r>
      </w:ins>
      <w:ins w:id="895" w:author="Urša Miklavčič" w:date="2026-01-28T15:52:00Z" w16du:dateUtc="2026-01-28T14:52:00Z">
        <w:r w:rsidRPr="00D93D74">
          <w:rPr>
            <w:sz w:val="22"/>
            <w:szCs w:val="22"/>
          </w:rPr>
          <w:t>D</w:t>
        </w:r>
      </w:ins>
      <w:ins w:id="896" w:author="Urša Miklavčič" w:date="2026-01-21T15:03:00Z" w16du:dateUtc="2026-01-21T14:03:00Z">
        <w:r w:rsidRPr="00D93D74">
          <w:rPr>
            <w:sz w:val="22"/>
            <w:szCs w:val="22"/>
          </w:rPr>
          <w:t xml:space="preserve">endrogram of stool samples </w:t>
        </w:r>
      </w:ins>
      <w:ins w:id="897" w:author="Urša Miklavčič" w:date="2026-01-21T15:04:00Z" w16du:dateUtc="2026-01-21T14:04:00Z">
        <w:r w:rsidRPr="00D93D74">
          <w:rPr>
            <w:sz w:val="22"/>
            <w:szCs w:val="22"/>
          </w:rPr>
          <w:t xml:space="preserve">of </w:t>
        </w:r>
      </w:ins>
      <w:ins w:id="898" w:author="Urša Miklavčič" w:date="2026-01-28T15:52:00Z" w16du:dateUtc="2026-01-28T14:52:00Z">
        <w:r w:rsidRPr="00D93D74">
          <w:rPr>
            <w:sz w:val="22"/>
            <w:szCs w:val="22"/>
          </w:rPr>
          <w:t>participant</w:t>
        </w:r>
      </w:ins>
      <w:ins w:id="899" w:author="Urša Miklavčič" w:date="2026-01-21T15:04:00Z" w16du:dateUtc="2026-01-21T14:04:00Z">
        <w:r w:rsidRPr="00D93D74">
          <w:rPr>
            <w:sz w:val="22"/>
            <w:szCs w:val="22"/>
          </w:rPr>
          <w:t xml:space="preserve"> H based on</w:t>
        </w:r>
      </w:ins>
      <w:del w:id="900" w:author="Urša Miklavčič" w:date="2026-01-21T15:04:00Z" w16du:dateUtc="2026-01-21T14:04:00Z">
        <w:r w:rsidRPr="00D93D74" w:rsidDel="008B500A">
          <w:rPr>
            <w:sz w:val="22"/>
            <w:szCs w:val="22"/>
          </w:rPr>
          <w:delText>of</w:delText>
        </w:r>
      </w:del>
      <w:r w:rsidRPr="00D93D74">
        <w:rPr>
          <w:sz w:val="22"/>
          <w:szCs w:val="22"/>
        </w:rPr>
        <w:t xml:space="preserve"> </w:t>
      </w:r>
      <w:r w:rsidRPr="00D93D74">
        <w:rPr>
          <w:i/>
          <w:iCs w:val="0"/>
          <w:sz w:val="22"/>
          <w:szCs w:val="22"/>
        </w:rPr>
        <w:t>C. saudiense</w:t>
      </w:r>
      <w:r w:rsidRPr="00D93D74">
        <w:rPr>
          <w:sz w:val="22"/>
          <w:szCs w:val="22"/>
        </w:rPr>
        <w:t xml:space="preserve"> </w:t>
      </w:r>
      <w:ins w:id="901" w:author="Urša Miklavčič" w:date="2026-01-21T10:44:00Z" w16du:dateUtc="2026-01-21T09:44:00Z">
        <w:r w:rsidRPr="00D93D74">
          <w:rPr>
            <w:sz w:val="22"/>
            <w:szCs w:val="22"/>
          </w:rPr>
          <w:t xml:space="preserve">marker-gene </w:t>
        </w:r>
      </w:ins>
      <w:ins w:id="902" w:author="Urša Miklavčič" w:date="2026-01-21T10:45:00Z" w16du:dateUtc="2026-01-21T09:45:00Z">
        <w:r w:rsidRPr="00D93D74">
          <w:rPr>
            <w:sz w:val="22"/>
            <w:szCs w:val="22"/>
          </w:rPr>
          <w:t xml:space="preserve">alignment </w:t>
        </w:r>
      </w:ins>
      <w:del w:id="903" w:author="Urša Miklavčič" w:date="2026-01-21T10:45:00Z" w16du:dateUtc="2026-01-21T09:45:00Z">
        <w:r w:rsidRPr="00D93D74" w:rsidDel="00665D44">
          <w:rPr>
            <w:sz w:val="22"/>
            <w:szCs w:val="22"/>
          </w:rPr>
          <w:delText>strain profiles</w:delText>
        </w:r>
      </w:del>
      <w:del w:id="904" w:author="Urša Miklavčič" w:date="2026-01-21T15:04:00Z" w16du:dateUtc="2026-01-21T14:04:00Z">
        <w:r w:rsidRPr="00D93D74" w:rsidDel="008B500A">
          <w:rPr>
            <w:sz w:val="22"/>
            <w:szCs w:val="22"/>
          </w:rPr>
          <w:delText xml:space="preserve"> from participant H </w:delText>
        </w:r>
      </w:del>
      <w:r w:rsidRPr="00D93D74">
        <w:rPr>
          <w:sz w:val="22"/>
          <w:szCs w:val="22"/>
        </w:rPr>
        <w:t xml:space="preserve">inferred with </w:t>
      </w:r>
      <w:commentRangeStart w:id="905"/>
      <w:r w:rsidRPr="00D93D74">
        <w:rPr>
          <w:sz w:val="22"/>
          <w:szCs w:val="22"/>
        </w:rPr>
        <w:t>StrainPhlAn</w:t>
      </w:r>
      <w:commentRangeEnd w:id="905"/>
      <w:r w:rsidRPr="00D93D74">
        <w:rPr>
          <w:rStyle w:val="CommentReference"/>
          <w:b w:val="0"/>
          <w:iCs w:val="0"/>
        </w:rPr>
        <w:commentReference w:id="905"/>
      </w:r>
      <w:r w:rsidRPr="00D93D74">
        <w:rPr>
          <w:sz w:val="22"/>
          <w:szCs w:val="22"/>
        </w:rPr>
        <w:t xml:space="preserve">. </w:t>
      </w:r>
      <w:ins w:id="906" w:author="Urša Miklavčič" w:date="2026-01-21T10:45:00Z" w16du:dateUtc="2026-01-21T09:45:00Z">
        <w:r w:rsidRPr="00D93D74">
          <w:rPr>
            <w:b w:val="0"/>
            <w:bCs/>
            <w:sz w:val="22"/>
            <w:szCs w:val="22"/>
          </w:rPr>
          <w:t>Colours represent sampling time</w:t>
        </w:r>
      </w:ins>
      <w:ins w:id="907" w:author="Urša Miklavčič" w:date="2026-01-28T15:53:00Z" w16du:dateUtc="2026-01-28T14:53:00Z">
        <w:r w:rsidRPr="00D93D74">
          <w:rPr>
            <w:b w:val="0"/>
            <w:bCs/>
            <w:sz w:val="22"/>
            <w:szCs w:val="22"/>
          </w:rPr>
          <w:t xml:space="preserve"> </w:t>
        </w:r>
      </w:ins>
      <w:ins w:id="908" w:author="Urša Miklavčič" w:date="2026-01-21T10:45:00Z" w16du:dateUtc="2026-01-21T09:45:00Z">
        <w:r w:rsidRPr="00D93D74">
          <w:rPr>
            <w:b w:val="0"/>
            <w:bCs/>
            <w:sz w:val="22"/>
            <w:szCs w:val="22"/>
          </w:rPr>
          <w:t xml:space="preserve">point. </w:t>
        </w:r>
      </w:ins>
      <w:del w:id="909" w:author="Urša Miklavčič" w:date="2026-01-21T10:45:00Z" w16du:dateUtc="2026-01-21T09:45:00Z">
        <w:r w:rsidRPr="00D93D74" w:rsidDel="00665D44">
          <w:rPr>
            <w:b w:val="0"/>
            <w:bCs/>
            <w:sz w:val="22"/>
            <w:szCs w:val="22"/>
          </w:rPr>
          <w:delText xml:space="preserve">Samples are coloured by sampling time point. </w:delText>
        </w:r>
      </w:del>
      <w:r w:rsidRPr="00D93D74">
        <w:rPr>
          <w:b w:val="0"/>
          <w:bCs/>
          <w:sz w:val="22"/>
          <w:szCs w:val="22"/>
        </w:rPr>
        <w:t xml:space="preserve">Sample IDs encode experimental conditions: the first letter indicates the DNA isolation protocol (S for ethanol treated samples </w:t>
      </w:r>
      <w:r w:rsidRPr="00D93D74">
        <w:rPr>
          <w:b w:val="0"/>
          <w:bCs/>
          <w:sz w:val="22"/>
          <w:szCs w:val="22"/>
        </w:rPr>
        <w:lastRenderedPageBreak/>
        <w:t xml:space="preserve">and M for untreated stool samples), the second letter denotes the participant (H), and the number indicates the sampling time point. </w:t>
      </w:r>
      <w:bookmarkEnd w:id="892"/>
    </w:p>
    <w:p w14:paraId="4B6E4143" w14:textId="07C0A4A6" w:rsidR="00E979C6" w:rsidRDefault="00E979C6" w:rsidP="00E979C6">
      <w:r>
        <w:t xml:space="preserve">We next applied StrainScan, which infers strain structure using strain-specific k-mers derived from assembled genomes to estimate relative abundance in metagenomic samples. This method predicted eight </w:t>
      </w:r>
      <w:r w:rsidRPr="00E979C6">
        <w:rPr>
          <w:i/>
          <w:iCs/>
        </w:rPr>
        <w:t>C. saudiense</w:t>
      </w:r>
      <w:r>
        <w:t xml:space="preserve"> strains from whole-genome data. Comparison between StrainScan determined strains and strains we determined using SNPs and pangenome analysis revealed, that determination was identical, with exception of  genome H009_256, which was excluded from our determined strain 6 in the StrainScan analysis. StrainScan reported detection of only strains 3, 6 and 7. Strain 6 and 7 were detected from day 0 to 143, while strain 3 was detected only from day 15 to 84, due to low coverage of diagnostic k-mers (Supplement Figure 1</w:t>
      </w:r>
      <w:del w:id="910" w:author="Urša Miklavčič" w:date="2026-04-21T13:28:00Z" w16du:dateUtc="2026-04-21T11:28:00Z">
        <w:r w:rsidDel="00554FAF">
          <w:delText>9</w:delText>
        </w:r>
      </w:del>
      <w:ins w:id="911" w:author="Urša Miklavčič" w:date="2026-04-21T13:31:00Z" w16du:dateUtc="2026-04-21T11:31:00Z">
        <w:r w:rsidR="00554FAF">
          <w:t>7</w:t>
        </w:r>
      </w:ins>
      <w:r>
        <w:t>).</w:t>
      </w:r>
    </w:p>
    <w:p w14:paraId="57D24CF4" w14:textId="3F2EB743" w:rsidR="00E979C6" w:rsidRDefault="00E979C6" w:rsidP="00E979C6">
      <w:r>
        <w:t xml:space="preserve">Because these tools provided only partial resolution, we developed a complementary mapping‑based approach to examine </w:t>
      </w:r>
      <w:r w:rsidRPr="004C4727">
        <w:rPr>
          <w:i/>
          <w:iCs/>
        </w:rPr>
        <w:t>C. saudiense</w:t>
      </w:r>
      <w:r>
        <w:t xml:space="preserve"> strain composition in greater detail. Shotgun metagenomic reads from all samples of participants A and H were mapped to strain‑specific marker genes identified in the pangenome analysis</w:t>
      </w:r>
      <w:r w:rsidR="004C4727">
        <w:t xml:space="preserve"> (Supplement</w:t>
      </w:r>
      <w:del w:id="912" w:author="Urša Miklavčič" w:date="2026-04-21T13:32:00Z" w16du:dateUtc="2026-04-21T11:32:00Z">
        <w:r w:rsidR="004C4727" w:rsidDel="00554FAF">
          <w:delText>ary</w:delText>
        </w:r>
      </w:del>
      <w:r w:rsidR="004C4727">
        <w:t xml:space="preserve"> Table 9</w:t>
      </w:r>
      <w:r w:rsidR="00E3587A">
        <w:t>, 10</w:t>
      </w:r>
      <w:r w:rsidR="004C4727">
        <w:t>)</w:t>
      </w:r>
      <w:r>
        <w:t xml:space="preserve">. Participant A served as negative control, as </w:t>
      </w:r>
      <w:r w:rsidRPr="004C4727">
        <w:rPr>
          <w:i/>
          <w:iCs/>
        </w:rPr>
        <w:t>C. saudiense</w:t>
      </w:r>
      <w:r>
        <w:t xml:space="preserve"> was detected at very low abundance in only one of his twelve samples (Supplement Figure</w:t>
      </w:r>
      <w:r w:rsidR="00E3587A">
        <w:t xml:space="preserve"> </w:t>
      </w:r>
      <w:del w:id="913" w:author="Urša Miklavčič" w:date="2026-04-21T13:28:00Z" w16du:dateUtc="2026-04-21T11:28:00Z">
        <w:r w:rsidR="004C4727" w:rsidDel="00554FAF">
          <w:delText>20</w:delText>
        </w:r>
      </w:del>
      <w:ins w:id="914" w:author="Urša Miklavčič" w:date="2026-04-21T13:28:00Z" w16du:dateUtc="2026-04-21T11:28:00Z">
        <w:r w:rsidR="00554FAF">
          <w:t>1</w:t>
        </w:r>
      </w:ins>
      <w:ins w:id="915" w:author="Urša Miklavčič" w:date="2026-04-21T13:32:00Z" w16du:dateUtc="2026-04-21T11:32:00Z">
        <w:r w:rsidR="00554FAF">
          <w:t>8</w:t>
        </w:r>
      </w:ins>
      <w:r>
        <w:t>). As expected, reads from participant A covered far fewer strain‑specific genes than those from participant H</w:t>
      </w:r>
      <w:r w:rsidR="004C4727">
        <w:t>. O</w:t>
      </w:r>
      <w:r>
        <w:t>nly eight genes showed higher coverage in participant A among the 85 genes detected in both individuals.</w:t>
      </w:r>
    </w:p>
    <w:p w14:paraId="5BC02197" w14:textId="206E5FE9" w:rsidR="00210890" w:rsidRPr="00D93D74" w:rsidRDefault="00E979C6" w:rsidP="00E979C6">
      <w:r>
        <w:t xml:space="preserve">Read counts were normalized by gene length, and for each strain, by the total number of genes included in the analysis. This strain-specific mapping showed that, unlike culture-based data, all defined </w:t>
      </w:r>
      <w:r w:rsidRPr="00E3587A">
        <w:rPr>
          <w:i/>
          <w:iCs/>
        </w:rPr>
        <w:t>C. saudiense</w:t>
      </w:r>
      <w:r>
        <w:t xml:space="preserve"> strains persisted throughout the six months in participant H (Figure </w:t>
      </w:r>
      <w:r w:rsidR="00E3587A">
        <w:t>20</w:t>
      </w:r>
      <w:r>
        <w:t xml:space="preserve">). This is not in accordance with cultured strains, where only strain 6 could be detected though the whole study. The only exception to this persistence  were mid-antibiotic samples, when </w:t>
      </w:r>
      <w:r w:rsidRPr="00E3587A">
        <w:rPr>
          <w:i/>
          <w:iCs/>
        </w:rPr>
        <w:t>C. saudiense</w:t>
      </w:r>
      <w:r>
        <w:t xml:space="preserve"> abundance dropped below the detection limit. This approach thus enabled longitudinal tracking of defined strains in metagenomic data, but only for strains represented in the isolate genomes. </w:t>
      </w:r>
      <w:r w:rsidR="00210890" w:rsidRPr="00D93D74">
        <w:t xml:space="preserve"> </w:t>
      </w:r>
    </w:p>
    <w:p w14:paraId="120B381A" w14:textId="77777777" w:rsidR="00EA0998" w:rsidRPr="00D93D74" w:rsidRDefault="00EA0998" w:rsidP="000209F9">
      <w:pPr>
        <w:spacing w:line="259" w:lineRule="auto"/>
        <w:jc w:val="left"/>
      </w:pPr>
    </w:p>
    <w:p w14:paraId="1F348866" w14:textId="0D0C763D" w:rsidR="00E9210E" w:rsidRPr="00D93D74" w:rsidRDefault="00A23CEA" w:rsidP="00E9210E">
      <w:pPr>
        <w:keepNext/>
        <w:spacing w:line="259" w:lineRule="auto"/>
        <w:jc w:val="left"/>
      </w:pPr>
      <w:r w:rsidRPr="00A90451">
        <w:rPr>
          <w:rFonts w:cs="Times New Roman"/>
          <w:noProof/>
          <w:szCs w:val="24"/>
        </w:rPr>
        <w:lastRenderedPageBreak/>
        <w:drawing>
          <wp:inline distT="0" distB="0" distL="0" distR="0" wp14:anchorId="3220CA78" wp14:editId="2F041BEF">
            <wp:extent cx="5753100" cy="2857500"/>
            <wp:effectExtent l="0" t="0" r="0" b="0"/>
            <wp:docPr id="209774980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49804" name="Picture 1" descr="A graph of different colored lines&#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53100" cy="2857500"/>
                    </a:xfrm>
                    <a:prstGeom prst="rect">
                      <a:avLst/>
                    </a:prstGeom>
                    <a:noFill/>
                    <a:ln>
                      <a:noFill/>
                    </a:ln>
                  </pic:spPr>
                </pic:pic>
              </a:graphicData>
            </a:graphic>
          </wp:inline>
        </w:drawing>
      </w:r>
    </w:p>
    <w:p w14:paraId="1C3E0362" w14:textId="53A80BFC" w:rsidR="00504727" w:rsidRPr="00D93D74" w:rsidRDefault="00E9210E" w:rsidP="00504727">
      <w:pPr>
        <w:rPr>
          <w:rStyle w:val="FigureTableZnak"/>
          <w:bCs w:val="0"/>
          <w:sz w:val="22"/>
        </w:rPr>
      </w:pPr>
      <w:bookmarkStart w:id="916" w:name="_Toc216101634"/>
      <w:r w:rsidRPr="00D93D74">
        <w:rPr>
          <w:b/>
          <w:bCs/>
          <w:sz w:val="22"/>
        </w:rPr>
        <w:t>Figure</w:t>
      </w:r>
      <w:r w:rsidR="00504727" w:rsidRPr="00D93D74">
        <w:rPr>
          <w:b/>
          <w:bCs/>
          <w:sz w:val="22"/>
        </w:rPr>
        <w:t xml:space="preserve"> </w:t>
      </w:r>
      <w:r w:rsidR="00A23CEA">
        <w:rPr>
          <w:b/>
          <w:bCs/>
          <w:sz w:val="22"/>
        </w:rPr>
        <w:t>20</w:t>
      </w:r>
      <w:r w:rsidRPr="00D93D74">
        <w:rPr>
          <w:b/>
          <w:bCs/>
          <w:sz w:val="22"/>
        </w:rPr>
        <w:t xml:space="preserve">. Persistence of </w:t>
      </w:r>
      <w:r w:rsidR="006C2B2A" w:rsidRPr="00D93D74">
        <w:rPr>
          <w:b/>
          <w:bCs/>
          <w:sz w:val="22"/>
        </w:rPr>
        <w:t xml:space="preserve">isolated </w:t>
      </w:r>
      <w:r w:rsidRPr="00D93D74">
        <w:rPr>
          <w:b/>
          <w:bCs/>
          <w:sz w:val="22"/>
        </w:rPr>
        <w:t>strains over time in participant H</w:t>
      </w:r>
      <w:r w:rsidR="006C2B2A" w:rsidRPr="00D93D74">
        <w:rPr>
          <w:b/>
          <w:bCs/>
          <w:sz w:val="22"/>
        </w:rPr>
        <w:t>, based on shotgun metagenomic read mapping to strain-specific genes</w:t>
      </w:r>
      <w:r w:rsidRPr="00D93D74">
        <w:rPr>
          <w:b/>
          <w:bCs/>
          <w:sz w:val="22"/>
        </w:rPr>
        <w:t>.</w:t>
      </w:r>
      <w:r w:rsidRPr="00D93D74">
        <w:rPr>
          <w:sz w:val="22"/>
        </w:rPr>
        <w:t xml:space="preserve"> </w:t>
      </w:r>
      <w:r w:rsidRPr="00D93D74">
        <w:rPr>
          <w:bCs/>
          <w:sz w:val="22"/>
        </w:rPr>
        <w:t>The</w:t>
      </w:r>
      <w:r w:rsidR="00E318AD" w:rsidRPr="00D93D74">
        <w:rPr>
          <w:bCs/>
          <w:sz w:val="22"/>
        </w:rPr>
        <w:t xml:space="preserve"> y-axis represents log10 transformed</w:t>
      </w:r>
      <w:r w:rsidRPr="00D93D74">
        <w:rPr>
          <w:bCs/>
          <w:sz w:val="22"/>
        </w:rPr>
        <w:t xml:space="preserve"> </w:t>
      </w:r>
      <w:r w:rsidR="00F6197A" w:rsidRPr="00D93D74">
        <w:rPr>
          <w:rStyle w:val="FigureTableZnak"/>
          <w:sz w:val="22"/>
        </w:rPr>
        <w:t>number of reads mapped to each gene normalised by gene length</w:t>
      </w:r>
      <w:r w:rsidR="00E318AD" w:rsidRPr="00D93D74">
        <w:rPr>
          <w:rStyle w:val="FigureTableZnak"/>
          <w:sz w:val="22"/>
        </w:rPr>
        <w:t xml:space="preserve"> and s</w:t>
      </w:r>
      <w:r w:rsidR="00F6197A" w:rsidRPr="00D93D74">
        <w:rPr>
          <w:rStyle w:val="FigureTableZnak"/>
          <w:sz w:val="22"/>
        </w:rPr>
        <w:t>ubsequently, all counts for each strain were summed and divided by the number of genes observed for each strain.</w:t>
      </w:r>
      <w:bookmarkEnd w:id="916"/>
      <w:r w:rsidR="006F3192" w:rsidRPr="00D93D74">
        <w:rPr>
          <w:rStyle w:val="FigureTableZnak"/>
          <w:sz w:val="22"/>
        </w:rPr>
        <w:t xml:space="preserve"> Ethanol treated samples were not sequenced as successfully as untreated samples, points on the plot indicate which timepoints are included in the analysis. </w:t>
      </w:r>
      <w:r w:rsidR="00504727" w:rsidRPr="00D93D74">
        <w:rPr>
          <w:rStyle w:val="FigureTableZnak"/>
          <w:bCs w:val="0"/>
          <w:sz w:val="22"/>
        </w:rPr>
        <w:t xml:space="preserve">Ethanol treated samples were not sequenced as successfully as untreated samples (only 9/13 samples, missing are days: 57, 71, 75, 84), points on the plot indicate which timepoints are included in the analysis. </w:t>
      </w:r>
    </w:p>
    <w:p w14:paraId="15256E4B" w14:textId="44D55A1E" w:rsidR="00D97668" w:rsidRPr="00211C72" w:rsidRDefault="00D97668" w:rsidP="00211C72">
      <w:pPr>
        <w:pStyle w:val="Caption"/>
        <w:jc w:val="left"/>
        <w:rPr>
          <w:sz w:val="22"/>
          <w:szCs w:val="22"/>
        </w:rPr>
      </w:pPr>
      <w:r w:rsidRPr="00D93D74">
        <w:rPr>
          <w:bCs/>
        </w:rPr>
        <w:br w:type="page"/>
      </w:r>
    </w:p>
    <w:p w14:paraId="5EF00126" w14:textId="13FBC6BB" w:rsidR="00221812" w:rsidRDefault="00221812" w:rsidP="00351ADF">
      <w:pPr>
        <w:pStyle w:val="Heading1"/>
        <w:numPr>
          <w:ilvl w:val="0"/>
          <w:numId w:val="26"/>
        </w:numPr>
      </w:pPr>
      <w:bookmarkStart w:id="917" w:name="_Toc216099761"/>
      <w:bookmarkStart w:id="918" w:name="_Toc220932884"/>
      <w:bookmarkStart w:id="919" w:name="_Toc227737899"/>
      <w:r w:rsidRPr="00D93D74">
        <w:lastRenderedPageBreak/>
        <w:t>DISCUSSION</w:t>
      </w:r>
      <w:bookmarkStart w:id="920" w:name="_Toc212712220"/>
      <w:bookmarkEnd w:id="917"/>
      <w:bookmarkEnd w:id="919"/>
      <w:r w:rsidR="00B129CB" w:rsidRPr="00D93D74">
        <w:t xml:space="preserve"> </w:t>
      </w:r>
      <w:bookmarkEnd w:id="918"/>
    </w:p>
    <w:p w14:paraId="6864CD60" w14:textId="6814BEAF" w:rsidR="00724E2C" w:rsidRDefault="00724E2C" w:rsidP="00724E2C">
      <w:r>
        <w:t xml:space="preserve">This study focused on </w:t>
      </w:r>
      <w:r w:rsidR="007E4A90">
        <w:t xml:space="preserve">a </w:t>
      </w:r>
      <w:r>
        <w:t xml:space="preserve">longitudinally sampled cohort of nine healthy male participants, </w:t>
      </w:r>
      <w:r w:rsidR="00B307DC">
        <w:t>analysing</w:t>
      </w:r>
      <w:r>
        <w:t xml:space="preserve"> </w:t>
      </w:r>
      <w:r w:rsidR="007E4A90">
        <w:t xml:space="preserve">the </w:t>
      </w:r>
      <w:r>
        <w:t>gut microbiota and ethanol-resistant and</w:t>
      </w:r>
      <w:r w:rsidR="007E4A90">
        <w:t>/or</w:t>
      </w:r>
      <w:r>
        <w:t xml:space="preserve"> spore-forming communities. </w:t>
      </w:r>
      <w:r w:rsidR="00B307DC">
        <w:t xml:space="preserve">We employed </w:t>
      </w:r>
      <w:r>
        <w:t>16S rRNA amplicon sequencing, shotgun metagenomic sequencing</w:t>
      </w:r>
      <w:r w:rsidR="007E4A90">
        <w:t>,</w:t>
      </w:r>
      <w:r>
        <w:t xml:space="preserve"> and cultivation of selected spore-forming species from ethanol treated stool samples. </w:t>
      </w:r>
    </w:p>
    <w:p w14:paraId="43EAD475" w14:textId="7E27BF87" w:rsidR="00E81268" w:rsidRPr="00E81268" w:rsidRDefault="00E81268" w:rsidP="00E81268"/>
    <w:p w14:paraId="251D30DC" w14:textId="4E215386" w:rsidR="009972F0" w:rsidRPr="00D93D74" w:rsidRDefault="00022E19" w:rsidP="00351ADF">
      <w:pPr>
        <w:pStyle w:val="Heading2"/>
        <w:numPr>
          <w:ilvl w:val="1"/>
          <w:numId w:val="26"/>
        </w:numPr>
      </w:pPr>
      <w:bookmarkStart w:id="921" w:name="_Toc220932885"/>
      <w:bookmarkStart w:id="922" w:name="_Toc227737900"/>
      <w:r>
        <w:t xml:space="preserve">DESCRIPTION AND </w:t>
      </w:r>
      <w:r w:rsidR="009972F0" w:rsidRPr="00D93D74">
        <w:t>COMPARISON OF TEMPORAL STABILITY OF THE GUT MICROBIOTA AND SPOROBIOTA IN HEALTHY INDIVIDUALS</w:t>
      </w:r>
      <w:bookmarkEnd w:id="921"/>
      <w:bookmarkEnd w:id="922"/>
      <w:r w:rsidR="003E1CA6">
        <w:t xml:space="preserve"> (GOAL 1)</w:t>
      </w:r>
    </w:p>
    <w:p w14:paraId="77894C86" w14:textId="77777777" w:rsidR="009972F0" w:rsidRPr="00D93D74" w:rsidRDefault="009972F0" w:rsidP="009972F0">
      <w:pPr>
        <w:pStyle w:val="Heading3"/>
        <w:numPr>
          <w:ilvl w:val="2"/>
          <w:numId w:val="42"/>
        </w:numPr>
        <w:tabs>
          <w:tab w:val="num" w:pos="360"/>
        </w:tabs>
      </w:pPr>
      <w:bookmarkStart w:id="923" w:name="_Toc220932886"/>
      <w:bookmarkStart w:id="924" w:name="_Toc227737901"/>
      <w:r w:rsidRPr="00D93D74">
        <w:t>Human gut microbiota</w:t>
      </w:r>
      <w:bookmarkEnd w:id="923"/>
      <w:bookmarkEnd w:id="924"/>
      <w:r w:rsidRPr="00D93D74">
        <w:t xml:space="preserve"> </w:t>
      </w:r>
    </w:p>
    <w:p w14:paraId="1B3DA9BE" w14:textId="77777777" w:rsidR="00B307DC" w:rsidRDefault="00C01800" w:rsidP="00164B48">
      <w:r>
        <w:t>Comparison of 16S amplicon and metagenomic sequencing revealed highly synchroni</w:t>
      </w:r>
      <w:r w:rsidR="007E4A90">
        <w:t>s</w:t>
      </w:r>
      <w:r>
        <w:t>ed</w:t>
      </w:r>
      <w:r w:rsidR="00B307DC">
        <w:t xml:space="preserve"> within-individual patters both in terms of </w:t>
      </w:r>
      <w:r>
        <w:t>richness and evenness</w:t>
      </w:r>
      <w:r w:rsidR="007E4A90">
        <w:t>, as well as</w:t>
      </w:r>
      <w:r>
        <w:t xml:space="preserve"> conserved spatial separation of beta diversity in </w:t>
      </w:r>
      <w:r w:rsidR="007E4A90">
        <w:t xml:space="preserve">NMDS </w:t>
      </w:r>
      <w:r>
        <w:t xml:space="preserve">ordination space. </w:t>
      </w:r>
    </w:p>
    <w:p w14:paraId="509D0752" w14:textId="77777777" w:rsidR="00B307DC" w:rsidRDefault="00B307DC" w:rsidP="00164B48">
      <w:r>
        <w:t xml:space="preserve">Among the recorded metadata, only </w:t>
      </w:r>
      <w:r w:rsidR="00C01800">
        <w:t xml:space="preserve">physical </w:t>
      </w:r>
      <w:r>
        <w:t>characteristics</w:t>
      </w:r>
      <w:r w:rsidR="00164B48">
        <w:t xml:space="preserve"> (age, height, weight)</w:t>
      </w:r>
      <w:r w:rsidR="00C01800">
        <w:t>, activity</w:t>
      </w:r>
      <w:r>
        <w:t xml:space="preserve"> level</w:t>
      </w:r>
      <w:r w:rsidR="00C01800">
        <w:t xml:space="preserve"> and stress</w:t>
      </w:r>
      <w:r>
        <w:t xml:space="preserve"> were associated with variation in microbiota composition</w:t>
      </w:r>
      <w:r w:rsidR="00C01800">
        <w:t>.</w:t>
      </w:r>
      <w:r w:rsidR="007E4A90">
        <w:t xml:space="preserve"> </w:t>
      </w:r>
      <w:r>
        <w:t xml:space="preserve">Previous studies have also identified </w:t>
      </w:r>
      <w:r w:rsidR="007E4A90">
        <w:t xml:space="preserve">antibiotic treatment, </w:t>
      </w:r>
      <w:r w:rsidR="00E4437C">
        <w:t xml:space="preserve">diet, geographical location, sex </w:t>
      </w:r>
      <w:r>
        <w:t>as important determinants of gut microbiota</w:t>
      </w:r>
      <w:r w:rsidR="00E4437C">
        <w:t xml:space="preserve"> composition </w:t>
      </w:r>
      <w:r w:rsidR="00E4437C">
        <w:fldChar w:fldCharType="begin"/>
      </w:r>
      <w:r w:rsidR="00E4437C">
        <w:instrText xml:space="preserve"> ADDIN ZOTERO_ITEM CSL_CITATION {"citationID":"1G0JmuaJ","properties":{"formattedCitation":"(Martino et al., 2022)","plainCitation":"(Martino et al., 2022)","noteIndex":0},"citationItems":[{"id":1108,"uris":["http://zotero.org/users/8873894/items/VS3A8XM3"],"itemData":{"id":1108,"type":"article-journal","abstract":"Associations between age and the human microbiota are robust and reproducible. The microbial composition at several body sites can predict human chronological age relatively accurately. Although it is largely unknown why specific microorganisms are more abundant at certain ages, human microbiota research has elucidated a series of microbial community transformations that occur between birth and death. In this Review, we explore microbial succession in the healthy human microbiota from the cradle to the grave. We discuss the stages from primary succession at birth, to disruptions by disease or antibiotic use, to microbial expansion at death. We address how these successions differ by body site and by domain (bacteria, fungi or viruses). We also review experimental tools that microbiota researchers use to conduct this work. Finally, we discuss future directions for studying the microbiota’s relationship with age, including designing consistent, well-powered, longitudinal studies, performing robust statistical analyses and improving characterization of non-bacterial microorganisms.","container-title":"Nature Reviews Microbiology","DOI":"10.1038/s41579-022-00768-z","ISSN":"1740-1534","journalAbbreviation":"Nat Rev Microbiol","language":"en","license":"2022 Springer Nature Limited","page":"1-14","publisher":"Nature Publishing Group","source":"www.nature.com","title":"Microbiota succession throughout life from the cradle to the grave","author":[{"family":"Martino","given":"Cameron"},{"family":"Dilmore","given":"Amanda Hazel"},{"family":"Burcham","given":"Zachary M."},{"family":"Metcalf","given":"Jessica L."},{"family":"Jeste","given":"Dilip"},{"family":"Knight","given":"Rob"}],"issued":{"date-parts":[["2022",7,29]]}}}],"schema":"https://github.com/citation-style-language/schema/raw/master/csl-citation.json"} </w:instrText>
      </w:r>
      <w:r w:rsidR="00E4437C">
        <w:fldChar w:fldCharType="separate"/>
      </w:r>
      <w:r w:rsidR="00E4437C" w:rsidRPr="00E4437C">
        <w:rPr>
          <w:rFonts w:cs="Times New Roman"/>
        </w:rPr>
        <w:t>(Martino et al., 2022)</w:t>
      </w:r>
      <w:r w:rsidR="00E4437C">
        <w:fldChar w:fldCharType="end"/>
      </w:r>
      <w:r w:rsidR="00E4437C">
        <w:t>.</w:t>
      </w:r>
      <w:r w:rsidR="00C01800">
        <w:t xml:space="preserve"> </w:t>
      </w:r>
    </w:p>
    <w:p w14:paraId="7DA9DB82" w14:textId="7711B0F5" w:rsidR="00164B48" w:rsidRPr="00D93D74" w:rsidRDefault="00B307DC" w:rsidP="00164B48">
      <w:pPr>
        <w:rPr>
          <w:rFonts w:cs="Times New Roman"/>
        </w:rPr>
      </w:pPr>
      <w:r>
        <w:t>The limited influence of metadata in our study is likely explained by the sampling time scale.</w:t>
      </w:r>
      <w:r w:rsidR="002F7332">
        <w:t xml:space="preserve"> Given than</w:t>
      </w:r>
      <w:r w:rsidR="00164B48" w:rsidRPr="00D93D74">
        <w:rPr>
          <w:rFonts w:cs="Times New Roman"/>
        </w:rPr>
        <w:t xml:space="preserve"> bacterial generation time range from hours to a</w:t>
      </w:r>
      <w:r w:rsidR="002F7332">
        <w:rPr>
          <w:rFonts w:cs="Times New Roman"/>
        </w:rPr>
        <w:t>pproximately one</w:t>
      </w:r>
      <w:r w:rsidR="00164B48" w:rsidRPr="00D93D74">
        <w:rPr>
          <w:rFonts w:cs="Times New Roman"/>
        </w:rPr>
        <w:t xml:space="preserve"> day, our </w:t>
      </w:r>
      <w:r w:rsidR="002F7332">
        <w:rPr>
          <w:rFonts w:cs="Times New Roman"/>
        </w:rPr>
        <w:t>14-day sampling intervals for six months captured only ~</w:t>
      </w:r>
      <w:r w:rsidR="00164B48" w:rsidRPr="00D93D74">
        <w:rPr>
          <w:rFonts w:cs="Times New Roman"/>
        </w:rPr>
        <w:t>1</w:t>
      </w:r>
      <w:r w:rsidR="00164B48">
        <w:rPr>
          <w:rFonts w:cs="Times New Roman"/>
        </w:rPr>
        <w:t>6</w:t>
      </w:r>
      <w:r w:rsidR="00164B48" w:rsidRPr="00D93D74">
        <w:rPr>
          <w:rFonts w:cs="Times New Roman"/>
        </w:rPr>
        <w:t>0</w:t>
      </w:r>
      <w:r w:rsidR="002F7332">
        <w:rPr>
          <w:rFonts w:cs="Times New Roman"/>
        </w:rPr>
        <w:t xml:space="preserve"> – </w:t>
      </w:r>
      <w:r w:rsidR="00164B48">
        <w:rPr>
          <w:rFonts w:cs="Times New Roman"/>
        </w:rPr>
        <w:t>200</w:t>
      </w:r>
      <w:r w:rsidR="00164B48" w:rsidRPr="00D93D74">
        <w:rPr>
          <w:rFonts w:cs="Times New Roman"/>
        </w:rPr>
        <w:t xml:space="preserve"> generations</w:t>
      </w:r>
      <w:r w:rsidR="002F7332">
        <w:rPr>
          <w:rFonts w:cs="Times New Roman"/>
        </w:rPr>
        <w:t>, which may be insufficient to observe major ecological shifts</w:t>
      </w:r>
      <w:r w:rsidR="00164B48" w:rsidRPr="00D93D74">
        <w:rPr>
          <w:rFonts w:cs="Times New Roman"/>
        </w:rPr>
        <w:t xml:space="preserve">. Although </w:t>
      </w:r>
      <w:r w:rsidR="002F7332">
        <w:rPr>
          <w:rFonts w:cs="Times New Roman"/>
        </w:rPr>
        <w:t xml:space="preserve">extensive </w:t>
      </w:r>
      <w:r w:rsidR="00164B48" w:rsidRPr="00D93D74">
        <w:rPr>
          <w:rFonts w:cs="Times New Roman"/>
        </w:rPr>
        <w:t xml:space="preserve">metadata </w:t>
      </w:r>
      <w:r w:rsidR="002F7332">
        <w:rPr>
          <w:rFonts w:cs="Times New Roman"/>
        </w:rPr>
        <w:t xml:space="preserve">were collected </w:t>
      </w:r>
      <w:r w:rsidR="00164B48" w:rsidRPr="00D93D74">
        <w:rPr>
          <w:rFonts w:cs="Times New Roman"/>
        </w:rPr>
        <w:t xml:space="preserve">at each </w:t>
      </w:r>
      <w:r w:rsidR="002F7332">
        <w:rPr>
          <w:rFonts w:cs="Times New Roman"/>
        </w:rPr>
        <w:t xml:space="preserve">sampling </w:t>
      </w:r>
      <w:r w:rsidR="00164B48" w:rsidRPr="00D93D74">
        <w:rPr>
          <w:rFonts w:cs="Times New Roman"/>
        </w:rPr>
        <w:t xml:space="preserve">time point, our </w:t>
      </w:r>
      <w:r w:rsidR="002F7332">
        <w:rPr>
          <w:rFonts w:cs="Times New Roman"/>
        </w:rPr>
        <w:t>cohort size was</w:t>
      </w:r>
      <w:r w:rsidR="00164B48" w:rsidRPr="00D93D74">
        <w:rPr>
          <w:rFonts w:cs="Times New Roman"/>
        </w:rPr>
        <w:t xml:space="preserve"> small</w:t>
      </w:r>
      <w:r w:rsidR="002F7332">
        <w:rPr>
          <w:rFonts w:cs="Times New Roman"/>
        </w:rPr>
        <w:t xml:space="preserve">, </w:t>
      </w:r>
      <w:r w:rsidR="00164B48" w:rsidRPr="00D93D74">
        <w:rPr>
          <w:rFonts w:cs="Times New Roman"/>
        </w:rPr>
        <w:t xml:space="preserve">and changes were sporadic </w:t>
      </w:r>
      <w:r w:rsidR="002F7332">
        <w:rPr>
          <w:rFonts w:cs="Times New Roman"/>
        </w:rPr>
        <w:t xml:space="preserve">both </w:t>
      </w:r>
      <w:r w:rsidR="00164B48" w:rsidRPr="00D93D74">
        <w:rPr>
          <w:rFonts w:cs="Times New Roman"/>
        </w:rPr>
        <w:t>within and between individuals</w:t>
      </w:r>
      <w:r w:rsidR="002F7332">
        <w:rPr>
          <w:rFonts w:cs="Times New Roman"/>
        </w:rPr>
        <w:t xml:space="preserve">. </w:t>
      </w:r>
    </w:p>
    <w:p w14:paraId="75042468" w14:textId="555108B5" w:rsidR="00E24117" w:rsidRDefault="002F7332" w:rsidP="009972F0">
      <w:pPr>
        <w:rPr>
          <w:rFonts w:cs="Times New Roman"/>
        </w:rPr>
      </w:pPr>
      <w:r>
        <w:rPr>
          <w:rFonts w:cs="Times New Roman"/>
        </w:rPr>
        <w:t>The overall g</w:t>
      </w:r>
      <w:r w:rsidR="00CF0456">
        <w:rPr>
          <w:rFonts w:cs="Times New Roman"/>
        </w:rPr>
        <w:t>ut microbiota composition was consistent with previous research o</w:t>
      </w:r>
      <w:r>
        <w:rPr>
          <w:rFonts w:cs="Times New Roman"/>
        </w:rPr>
        <w:t>f</w:t>
      </w:r>
      <w:r w:rsidR="00CF0456">
        <w:rPr>
          <w:rFonts w:cs="Times New Roman"/>
        </w:rPr>
        <w:t xml:space="preserve"> European and Slovenian populations </w:t>
      </w:r>
      <w:r w:rsidR="00CF0456">
        <w:rPr>
          <w:rFonts w:cs="Times New Roman"/>
        </w:rPr>
        <w:fldChar w:fldCharType="begin"/>
      </w:r>
      <w:r w:rsidR="00CF0456">
        <w:rPr>
          <w:rFonts w:cs="Times New Roman"/>
        </w:rPr>
        <w:instrText xml:space="preserve"> ADDIN ZOTERO_ITEM CSL_CITATION {"citationID":"SOUXJ9FZ","properties":{"formattedCitation":"(Falony et al., 2016; Mahnic &amp; Rupnik, 2018)","plainCitation":"(Falony et al., 2016; Mahnic &amp; Rupnik, 2018)","noteIndex":0},"citationItems":[{"id":353,"uris":["http://zotero.org/users/8873894/items/CYETTC9D"],"itemData":{"id":353,"type":"article-journal","container-title":"Science","DOI":"10.1126/science.aad3503","issue":"6285","page":"560-564","publisher":"American Association for the Advancement of Science","source":"science.org (Atypon)","title":"Population-level analysis of gut microbiome variation","volume":"352","author":[{"family":"Falony","given":"Gwen"},{"family":"Joossens","given":"Marie"},{"family":"Vieira-Silva","given":"Sara"},{"family":"Wang","given":"Jun"},{"family":"Darzi","given":"Youssef"},{"family":"Faust","given":"Karoline"},{"family":"Kurilshikov","given":"Alexander"},{"family":"Bonder","given":"Marc Jan"},{"family":"Valles-Colomer","given":"Mireia"},{"family":"Vandeputte","given":"Doris"},{"family":"Tito","given":"Raul Y."},{"family":"Chaffron","given":"Samuel"},{"family":"Rymenans","given":"Leen"},{"family":"Verspecht","given":"Chloë"},{"family":"De Sutter","given":"Lise"},{"family":"Lima-Mendez","given":"Gipsi"},{"family":"D’hoe","given":"Kevin"},{"family":"Jonckheere","given":"Karl"},{"family":"Homola","given":"Daniel"},{"family":"Garcia","given":"Roberto"},{"family":"Tigchelaar","given":"Ettje F."},{"family":"Eeckhaudt","given":"Linda"},{"family":"Fu","given":"Jingyuan"},{"family":"Henckaerts","given":"Liesbet"},{"family":"Zhernakova","given":"Alexandra"},{"family":"Wijmenga","given":"Cisca"},{"family":"Raes","given":"Jeroen"}],"issued":{"date-parts":[["2016",4,29]]}}},{"id":204,"uris":["http://zotero.org/users/8873894/items/4YF2YM4H"],"itemData":{"id":204,"type":"article-journal","abstract":"Gut microbiota in a healthy population is shaped by various geographic, demographic and lifestyle factors. Although the majority of research remains focused on the bacterial community, recent efforts to include the remaining microbial members like viruses, archaea and especially fungi revealed various functions they perform in the gut. Using the amplicon sequencing approach we analysed bacterial and fungal gut communities in a Slovenian cohort of 186 healthy volunteers. In the bacterial microbiome we detected 253 different genera. A core microbiome analysis revealed high consistency with previous studies, most prominently showing that genera Faecalibacterium, Bacteroides and Roseburia regularly comprise the core community. We detected a total of 195 fungal genera, but the majority of these showed low prevalence and are likely transient foodborne contaminations. The fungal community showed a low diversity per sample and a large interindividual variability. The most abundant fungi were Saccharomyces cerevisiae and Candida albicans. These, along with representatives from genera Penicillium and Debaryomyces, cover 82% of obtained reads. We report three significant questionnaire-based host covariates associated with microbiota composition. Bacterial community was associated with age and gender. More specifically, bacterial diversity was increased with age and was higher in the female population compared to male. The analysis of fungal community showed that more time dedicated to physical activity resulted in a higher fungal diversity and lower abundance of S. cerevisiae. This is likely dependent on different diets, which were reported by participants according to the respective rates of physical activity.","container-title":"PLoS ONE","DOI":"10.1371/journal.pone.0209209","ISSN":"1932-6203","issue":"12","journalAbbreviation":"PLoS One","page":"e0209209","PMID":"30571698","PMCID":"PMC6301613","source":"PubMed Central","title":"Different host factors are associated with patterns in bacterial and fungal gut microbiota in Slovenian healthy cohort","volume":"13","author":[{"family":"Mahnic","given":"Aleksander"},{"family":"Rupnik","given":"Maja"}],"issued":{"date-parts":[["2018",12,20]]}}}],"schema":"https://github.com/citation-style-language/schema/raw/master/csl-citation.json"} </w:instrText>
      </w:r>
      <w:r w:rsidR="00CF0456">
        <w:rPr>
          <w:rFonts w:cs="Times New Roman"/>
        </w:rPr>
        <w:fldChar w:fldCharType="separate"/>
      </w:r>
      <w:r w:rsidR="00CF0456" w:rsidRPr="00AC672D">
        <w:rPr>
          <w:rFonts w:cs="Times New Roman"/>
        </w:rPr>
        <w:t>(Falony et al., 2016; Mahnic &amp; Rupnik, 2018)</w:t>
      </w:r>
      <w:r w:rsidR="00CF0456">
        <w:rPr>
          <w:rFonts w:cs="Times New Roman"/>
        </w:rPr>
        <w:fldChar w:fldCharType="end"/>
      </w:r>
      <w:r w:rsidR="00CF0456">
        <w:rPr>
          <w:rFonts w:cs="Times New Roman"/>
        </w:rPr>
        <w:t xml:space="preserve">. </w:t>
      </w:r>
      <w:r>
        <w:rPr>
          <w:rFonts w:cs="Times New Roman"/>
        </w:rPr>
        <w:t>Communities were dominated by</w:t>
      </w:r>
      <w:r w:rsidR="00CF0456">
        <w:rPr>
          <w:rFonts w:cs="Times New Roman"/>
        </w:rPr>
        <w:t xml:space="preserve"> bacterial representatives, </w:t>
      </w:r>
      <w:r w:rsidR="009972F0" w:rsidRPr="00D93D74">
        <w:rPr>
          <w:rFonts w:cs="Times New Roman"/>
        </w:rPr>
        <w:t xml:space="preserve">primarily from the phyla </w:t>
      </w:r>
      <w:r w:rsidR="009972F0" w:rsidRPr="00D93D74">
        <w:rPr>
          <w:rFonts w:cs="Times New Roman"/>
          <w:i/>
          <w:iCs/>
        </w:rPr>
        <w:t>Bacillota</w:t>
      </w:r>
      <w:r w:rsidR="009972F0" w:rsidRPr="00D93D74">
        <w:rPr>
          <w:rFonts w:cs="Times New Roman"/>
        </w:rPr>
        <w:t xml:space="preserve"> and </w:t>
      </w:r>
      <w:r w:rsidR="009972F0" w:rsidRPr="00D93D74">
        <w:rPr>
          <w:rFonts w:cs="Times New Roman"/>
          <w:i/>
          <w:iCs/>
        </w:rPr>
        <w:t>Bacteroidota</w:t>
      </w:r>
      <w:r w:rsidR="009972F0" w:rsidRPr="00D93D74">
        <w:rPr>
          <w:rFonts w:cs="Times New Roman"/>
        </w:rPr>
        <w:t xml:space="preserve">, while other phyla such as </w:t>
      </w:r>
      <w:r w:rsidR="009972F0" w:rsidRPr="00D93D74">
        <w:rPr>
          <w:rFonts w:cs="Times New Roman"/>
          <w:i/>
          <w:iCs/>
        </w:rPr>
        <w:t>Pseudomonadota</w:t>
      </w:r>
      <w:r w:rsidR="009972F0" w:rsidRPr="00D93D74">
        <w:rPr>
          <w:rFonts w:cs="Times New Roman"/>
        </w:rPr>
        <w:t xml:space="preserve">, </w:t>
      </w:r>
      <w:r w:rsidR="009972F0" w:rsidRPr="00D93D74">
        <w:rPr>
          <w:rFonts w:cs="Times New Roman"/>
          <w:i/>
          <w:iCs/>
        </w:rPr>
        <w:t>Actinomycetota</w:t>
      </w:r>
      <w:r w:rsidR="009972F0" w:rsidRPr="00D93D74">
        <w:rPr>
          <w:rFonts w:cs="Times New Roman"/>
        </w:rPr>
        <w:t xml:space="preserve"> and</w:t>
      </w:r>
      <w:r w:rsidR="00E4437C">
        <w:rPr>
          <w:rFonts w:cs="Times New Roman"/>
        </w:rPr>
        <w:t>,</w:t>
      </w:r>
      <w:r w:rsidR="009972F0" w:rsidRPr="00D93D74">
        <w:rPr>
          <w:rFonts w:cs="Times New Roman"/>
        </w:rPr>
        <w:t xml:space="preserve"> </w:t>
      </w:r>
      <w:r w:rsidR="009972F0" w:rsidRPr="00D93D74">
        <w:rPr>
          <w:rFonts w:cs="Times New Roman"/>
          <w:i/>
          <w:iCs/>
        </w:rPr>
        <w:t>Verrucomicrobiota</w:t>
      </w:r>
      <w:r w:rsidR="009972F0" w:rsidRPr="00D93D74">
        <w:rPr>
          <w:rFonts w:cs="Times New Roman"/>
        </w:rPr>
        <w:t xml:space="preserve"> </w:t>
      </w:r>
      <w:r w:rsidR="00E4437C">
        <w:rPr>
          <w:rFonts w:cs="Times New Roman"/>
        </w:rPr>
        <w:t>were</w:t>
      </w:r>
      <w:r w:rsidR="009972F0" w:rsidRPr="00D93D74">
        <w:rPr>
          <w:rFonts w:cs="Times New Roman"/>
        </w:rPr>
        <w:t xml:space="preserve"> present at lower relative abundance as determined by </w:t>
      </w:r>
      <w:r w:rsidR="00AC672D">
        <w:rPr>
          <w:rFonts w:cs="Times New Roman"/>
        </w:rPr>
        <w:t xml:space="preserve">16S </w:t>
      </w:r>
      <w:r w:rsidR="009972F0" w:rsidRPr="00D93D74">
        <w:rPr>
          <w:rFonts w:cs="Times New Roman"/>
        </w:rPr>
        <w:t>amplicon and metagenomic sequencing</w:t>
      </w:r>
      <w:r w:rsidR="00AC672D">
        <w:rPr>
          <w:rFonts w:cs="Times New Roman"/>
        </w:rPr>
        <w:t xml:space="preserve">. </w:t>
      </w:r>
    </w:p>
    <w:p w14:paraId="4AF40132" w14:textId="40A0767C" w:rsidR="009972F0" w:rsidRPr="00D93D74" w:rsidRDefault="002F7332" w:rsidP="009972F0">
      <w:pPr>
        <w:rPr>
          <w:rFonts w:cs="Times New Roman"/>
        </w:rPr>
      </w:pPr>
      <w:r>
        <w:rPr>
          <w:rFonts w:cs="Times New Roman"/>
        </w:rPr>
        <w:t xml:space="preserve">Among archaea </w:t>
      </w:r>
      <w:r w:rsidR="009972F0" w:rsidRPr="00D93D74">
        <w:rPr>
          <w:rFonts w:cs="Times New Roman"/>
          <w:i/>
          <w:iCs/>
        </w:rPr>
        <w:t xml:space="preserve">Methanobrevibacter smithii </w:t>
      </w:r>
      <w:r w:rsidR="009972F0" w:rsidRPr="00D93D74">
        <w:rPr>
          <w:rFonts w:cs="Times New Roman"/>
        </w:rPr>
        <w:t xml:space="preserve">was detected in more than half of participants at low relative abundances, while </w:t>
      </w:r>
      <w:r w:rsidR="009972F0" w:rsidRPr="00D93D74">
        <w:rPr>
          <w:rFonts w:cs="Times New Roman"/>
          <w:i/>
          <w:iCs/>
        </w:rPr>
        <w:t>Methanosphaera stadtmanae</w:t>
      </w:r>
      <w:r w:rsidR="009972F0" w:rsidRPr="00D93D74">
        <w:rPr>
          <w:rFonts w:cs="Times New Roman"/>
        </w:rPr>
        <w:t xml:space="preserve"> was detected in only two </w:t>
      </w:r>
      <w:r>
        <w:rPr>
          <w:rFonts w:cs="Times New Roman"/>
        </w:rPr>
        <w:t>individuals</w:t>
      </w:r>
      <w:r w:rsidR="009972F0" w:rsidRPr="00D93D74">
        <w:rPr>
          <w:rFonts w:cs="Times New Roman"/>
        </w:rPr>
        <w:t xml:space="preserve">. Although </w:t>
      </w:r>
      <w:r w:rsidR="009972F0" w:rsidRPr="00D93D74">
        <w:rPr>
          <w:rFonts w:cs="Times New Roman"/>
          <w:i/>
          <w:iCs/>
        </w:rPr>
        <w:t>Mbb. smithii</w:t>
      </w:r>
      <w:r w:rsidR="009972F0" w:rsidRPr="00D93D74">
        <w:rPr>
          <w:rFonts w:cs="Times New Roman"/>
        </w:rPr>
        <w:t xml:space="preserve"> </w:t>
      </w:r>
      <w:r>
        <w:rPr>
          <w:rFonts w:cs="Times New Roman"/>
        </w:rPr>
        <w:t>is generally</w:t>
      </w:r>
      <w:r w:rsidR="009972F0" w:rsidRPr="00D93D74">
        <w:rPr>
          <w:rFonts w:cs="Times New Roman"/>
        </w:rPr>
        <w:t xml:space="preserve"> reported at higher prevalence in the general population, its relative abundance </w:t>
      </w:r>
      <w:r>
        <w:rPr>
          <w:rFonts w:cs="Times New Roman"/>
        </w:rPr>
        <w:t>in our cohort</w:t>
      </w:r>
      <w:r w:rsidR="009972F0" w:rsidRPr="00D93D74">
        <w:rPr>
          <w:rFonts w:cs="Times New Roman"/>
        </w:rPr>
        <w:t xml:space="preserve"> is consistent with previous </w:t>
      </w:r>
      <w:r>
        <w:rPr>
          <w:rFonts w:cs="Times New Roman"/>
        </w:rPr>
        <w:t>findings</w:t>
      </w:r>
      <w:r w:rsidR="009972F0" w:rsidRPr="00D93D74">
        <w:rPr>
          <w:rFonts w:cs="Times New Roman"/>
        </w:rPr>
        <w:t xml:space="preserve"> (Hoegenauer et al., 2022; Moissl-Eichinger et al., 2018).</w:t>
      </w:r>
    </w:p>
    <w:p w14:paraId="3D824389" w14:textId="3FF84A29" w:rsidR="00D9297E" w:rsidRPr="00D93D74" w:rsidRDefault="009972F0" w:rsidP="009972F0">
      <w:pPr>
        <w:rPr>
          <w:rFonts w:cs="Times New Roman"/>
        </w:rPr>
      </w:pPr>
      <w:r w:rsidRPr="00D93D74">
        <w:rPr>
          <w:rFonts w:cs="Times New Roman"/>
        </w:rPr>
        <w:t xml:space="preserve">Despite the previously reported high prevalence of </w:t>
      </w:r>
      <w:r w:rsidRPr="00D93D74">
        <w:rPr>
          <w:rFonts w:cs="Times New Roman"/>
          <w:i/>
          <w:iCs/>
        </w:rPr>
        <w:t>Saccharomyces cerevisiae</w:t>
      </w:r>
      <w:r w:rsidRPr="00D93D74">
        <w:rPr>
          <w:rFonts w:cs="Times New Roman"/>
        </w:rPr>
        <w:t>, we did not detect this species in all participants, and when detected, it was not persistent over time</w:t>
      </w:r>
      <w:r w:rsidR="001F0078">
        <w:rPr>
          <w:rFonts w:cs="Times New Roman"/>
        </w:rPr>
        <w:t xml:space="preserve"> </w:t>
      </w:r>
      <w:r w:rsidR="001F0078">
        <w:rPr>
          <w:rFonts w:cs="Times New Roman"/>
        </w:rPr>
        <w:fldChar w:fldCharType="begin"/>
      </w:r>
      <w:r w:rsidR="00E24117">
        <w:rPr>
          <w:rFonts w:cs="Times New Roman"/>
        </w:rPr>
        <w:instrText xml:space="preserve"> ADDIN ZOTERO_ITEM CSL_CITATION {"citationID":"sKezOiNk","properties":{"formattedCitation":"(Hallen-Adams &amp; Suhr, 2016; Mahnic &amp; Rupnik, 2018)","plainCitation":"(Hallen-Adams &amp; Suhr, 2016; Mahnic &amp; Rupnik, 2018)","noteIndex":0},"citationItems":[{"id":3436,"uris":["http://zotero.org/users/8873894/items/6EYUXRN6"],"itemData":{"id":3436,"type":"article-journal","abstract":"Many species of fungi have been detected in the healthy human gut; however, nearly half of all taxa reported have only been found in one sample or one study. Fungi capable of growing in and colonizing the gut are limited to a small number of species, mostly Candida yeasts and yeasts in the family Dipodascaceae (Galactomyces, Geotrichum, Saprochaete). Malassezia and the filamentous fungus Cladosporium are potential colonizers; more work is needed to clarify their role. Other commonly-detected fungi come from the diet or environment but either cannot or do not colonize (Penicillium and Debaryomyces species, which are common on fermented foods but cannot grow at human body temperature), while still others have dietary or environmental sources (Saccharomyces cerevisiae, a fermentation agent and sometime probiotic; Aspergillus species, ubiquitous molds) yet are likely to impact gut ecology. The gut mycobiome appears less stable than the bacterial microbiome, and is likely subject to environmental factors.","container-title":"Virulence","DOI":"10.1080/21505594.2016.1247140","ISSN":"2150-5594","issue":"3","journalAbbreviation":"Virulence","page":"352-358","PMID":"27736307","PMCID":"PMC5411236","source":"PubMed Central","title":"Fungi in the healthy human gastrointestinal tract","volume":"8","author":[{"family":"Hallen-Adams","given":"Heather E."},{"family":"Suhr","given":"Mallory J."}],"issued":{"date-parts":[["2016",10,13]]}}},{"id":204,"uris":["http://zotero.org/users/8873894/items/4YF2YM4H"],"itemData":{"id":204,"type":"article-journal","abstract":"Gut microbiota in a healthy population is shaped by various geographic, demographic and lifestyle factors. Although the majority of research remains focused on the bacterial community, recent efforts to include the remaining microbial members like viruses, archaea and especially fungi revealed various functions they perform in the gut. Using the amplicon sequencing approach we analysed bacterial and fungal gut communities in a Slovenian cohort of 186 healthy volunteers. In the bacterial microbiome we detected 253 different genera. A core microbiome analysis revealed high consistency with previous studies, most prominently showing that genera Faecalibacterium, Bacteroides and Roseburia regularly comprise the core community. We detected a total of 195 fungal genera, but the majority of these showed low prevalence and are likely transient foodborne contaminations. The fungal community showed a low diversity per sample and a large interindividual variability. The most abundant fungi were Saccharomyces cerevisiae and Candida albicans. These, along with representatives from genera Penicillium and Debaryomyces, cover 82% of obtained reads. We report three significant questionnaire-based host covariates associated with microbiota composition. Bacterial community was associated with age and gender. More specifically, bacterial diversity was increased with age and was higher in the female population compared to male. The analysis of fungal community showed that more time dedicated to physical activity resulted in a higher fungal diversity and lower abundance of S. cerevisiae. This is likely dependent on different diets, which were reported by participants according to the respective rates of physical activity.","container-title":"PLoS ONE","DOI":"10.1371/journal.pone.0209209","ISSN":"1932-6203","issue":"12","journalAbbreviation":"PLoS One","page":"e0209209","PMID":"30571698","PMCID":"PMC6301613","source":"PubMed Central","title":"Different host factors are associated with patterns in bacterial and fungal gut microbiota in Slovenian healthy cohort","volume":"13","author":[{"family":"Mahnic","given":"Aleksander"},{"family":"Rupnik","given":"Maja"}],"issued":{"date-parts":[["2018",12,20]]}}}],"schema":"https://github.com/citation-style-language/schema/raw/master/csl-citation.json"} </w:instrText>
      </w:r>
      <w:r w:rsidR="001F0078">
        <w:rPr>
          <w:rFonts w:cs="Times New Roman"/>
        </w:rPr>
        <w:fldChar w:fldCharType="separate"/>
      </w:r>
      <w:r w:rsidR="00E24117" w:rsidRPr="00E24117">
        <w:rPr>
          <w:rFonts w:cs="Times New Roman"/>
        </w:rPr>
        <w:t>(Hallen-Adams &amp; Suhr, 2016; Mahnic &amp; Rupnik, 2018)</w:t>
      </w:r>
      <w:r w:rsidR="001F0078">
        <w:rPr>
          <w:rFonts w:cs="Times New Roman"/>
        </w:rPr>
        <w:fldChar w:fldCharType="end"/>
      </w:r>
      <w:r w:rsidR="001F0078">
        <w:rPr>
          <w:rFonts w:cs="Times New Roman"/>
        </w:rPr>
        <w:t>.</w:t>
      </w:r>
      <w:r w:rsidRPr="00D93D74">
        <w:rPr>
          <w:rFonts w:cs="Times New Roman"/>
        </w:rPr>
        <w:t xml:space="preserve"> </w:t>
      </w:r>
      <w:r w:rsidRPr="00D93D74">
        <w:rPr>
          <w:rFonts w:cs="Times New Roman"/>
          <w:i/>
          <w:iCs/>
        </w:rPr>
        <w:t>Blastocystis</w:t>
      </w:r>
      <w:r w:rsidRPr="00D93D74">
        <w:rPr>
          <w:rFonts w:cs="Times New Roman"/>
        </w:rPr>
        <w:t xml:space="preserve"> sp. showed higher prevalence </w:t>
      </w:r>
      <w:r w:rsidR="002F7332">
        <w:rPr>
          <w:rFonts w:cs="Times New Roman"/>
        </w:rPr>
        <w:t>and longer persistence within individuals</w:t>
      </w:r>
      <w:r w:rsidRPr="00D93D74">
        <w:rPr>
          <w:rFonts w:cs="Times New Roman"/>
        </w:rPr>
        <w:t xml:space="preserve"> </w:t>
      </w:r>
      <w:r w:rsidR="001F0078">
        <w:rPr>
          <w:rFonts w:cs="Times New Roman"/>
        </w:rPr>
        <w:fldChar w:fldCharType="begin"/>
      </w:r>
      <w:r w:rsidR="001F0078">
        <w:rPr>
          <w:rFonts w:cs="Times New Roman"/>
        </w:rPr>
        <w:instrText xml:space="preserve"> ADDIN ZOTERO_ITEM CSL_CITATION {"citationID":"eMMomEC1","properties":{"formattedCitation":"(Aykur et al., 2024)","plainCitation":"(Aykur et al., 2024)","noteIndex":0},"citationItems":[{"id":3650,"uris":["http://zotero.org/users/8873894/items/HDIHMS36"],"itemData":{"id":3650,"type":"article-journal","abstract":"Blastocystis is the most common gastrointestinal protist found in humans and animals. Although the clinical significance of Blastocystis remains unclear, the organism is increasingly being viewed as a commensal member of the gut microbiome. However, its impact on the microbiome is still being debated. It is unclear whether Blastocystis promotes a healthy gut and microbiome directly or whether it is more likely to colonize and persist in a healthy gut environment. In healthy people, Blastocystis is frequently associated with increased bacterial diversity and significant differences in the gut microbiome. Based on current knowledge, it is not possible to determine whether differences in the gut microbiome are the cause or result of Blastocystis colonization. Although it is possible that some aspects of this eukaryote’s role in the intestinal microbiome remain unknown and that its effects vary, possibly due to subtype and intra-subtype variations and immune modulation, more research is needed to characterize these mechanisms in greater detail. This review covers recent findings on the effects of Blastocystis in the gut microbiome and immune modulation, its impact on the microbiome in autoimmune diseases, whether Blastocystis has a role like bacteria in the gut–brain axis, and its relationship with probiotics.","container-title":"Microorganisms","DOI":"10.3390/microorganisms12030461","ISSN":"2076-2607","issue":"3","language":"en","license":"http://creativecommons.org/licenses/by/3.0/","page":"461","publisher":"Multidisciplinary Digital Publishing Institute","source":"www.mdpi.com","title":"Blastocystis: A Mysterious Member of the Gut Microbiome","title-short":"Blastocystis","volume":"12","author":[{"family":"Aykur","given":"Mehmet"},{"family":"Malatyalı","given":"Erdoğan"},{"family":"Demirel","given":"Filiz"},{"family":"Cömert-Koçak","given":"Burçak"},{"family":"Gentekaki","given":"Eleni"},{"family":"Tsaousis","given":"Anastasios D."},{"family":"Dogruman-Al","given":"Funda"}],"issued":{"date-parts":[["2024",3]]}}}],"schema":"https://github.com/citation-style-language/schema/raw/master/csl-citation.json"} </w:instrText>
      </w:r>
      <w:r w:rsidR="001F0078">
        <w:rPr>
          <w:rFonts w:cs="Times New Roman"/>
        </w:rPr>
        <w:fldChar w:fldCharType="separate"/>
      </w:r>
      <w:r w:rsidR="001F0078" w:rsidRPr="001F0078">
        <w:rPr>
          <w:rFonts w:cs="Times New Roman"/>
        </w:rPr>
        <w:t>(Aykur et al., 2024)</w:t>
      </w:r>
      <w:r w:rsidR="001F0078">
        <w:rPr>
          <w:rFonts w:cs="Times New Roman"/>
        </w:rPr>
        <w:fldChar w:fldCharType="end"/>
      </w:r>
      <w:r w:rsidRPr="00D93D74">
        <w:rPr>
          <w:rFonts w:cs="Times New Roman"/>
        </w:rPr>
        <w:t xml:space="preserve">. </w:t>
      </w:r>
      <w:r w:rsidR="006F5005">
        <w:rPr>
          <w:rFonts w:cs="Times New Roman"/>
        </w:rPr>
        <w:t>It’s</w:t>
      </w:r>
      <w:r w:rsidR="002F7332">
        <w:rPr>
          <w:rFonts w:cs="Times New Roman"/>
        </w:rPr>
        <w:t xml:space="preserve"> important to note that, d</w:t>
      </w:r>
      <w:r w:rsidRPr="00D93D74">
        <w:rPr>
          <w:rFonts w:cs="Times New Roman"/>
        </w:rPr>
        <w:t>espite deep sequencing</w:t>
      </w:r>
      <w:r w:rsidR="006F5005">
        <w:rPr>
          <w:rFonts w:cs="Times New Roman"/>
        </w:rPr>
        <w:t xml:space="preserve">, </w:t>
      </w:r>
      <w:r w:rsidR="001F0078">
        <w:rPr>
          <w:rFonts w:cs="Times New Roman"/>
        </w:rPr>
        <w:t>rarefaction</w:t>
      </w:r>
      <w:r w:rsidRPr="00D93D74">
        <w:rPr>
          <w:rFonts w:cs="Times New Roman"/>
        </w:rPr>
        <w:t xml:space="preserve"> </w:t>
      </w:r>
      <w:r w:rsidR="006F5005">
        <w:rPr>
          <w:rFonts w:cs="Times New Roman"/>
        </w:rPr>
        <w:t xml:space="preserve">analysis indicated incomplete detection of all microorganisms present. </w:t>
      </w:r>
      <w:r w:rsidR="006F5005">
        <w:rPr>
          <w:rFonts w:cs="Times New Roman"/>
        </w:rPr>
        <w:lastRenderedPageBreak/>
        <w:t>Therefore, absence should be interpreted cautiously as being below the detection limit rather than true absence</w:t>
      </w:r>
      <w:r w:rsidRPr="00D93D74">
        <w:rPr>
          <w:rFonts w:cs="Times New Roman"/>
        </w:rPr>
        <w:t xml:space="preserve"> </w:t>
      </w:r>
      <w:r w:rsidR="00D9297E" w:rsidRPr="00D93D74">
        <w:rPr>
          <w:rFonts w:cs="Times New Roman"/>
        </w:rPr>
        <w:fldChar w:fldCharType="begin"/>
      </w:r>
      <w:r w:rsidR="00D9297E" w:rsidRPr="00D93D74">
        <w:rPr>
          <w:rFonts w:cs="Times New Roman"/>
        </w:rPr>
        <w:instrText xml:space="preserve"> ADDIN ZOTERO_ITEM CSL_CITATION {"citationID":"OB2ojWo6","properties":{"formattedCitation":"(Nash et al., 2017)","plainCitation":"(Nash et al., 2017)","noteIndex":0},"citationItems":[{"id":3590,"uris":["http://zotero.org/users/8873894/items/WQCEAFTR"],"itemData":{"id":3590,"type":"article-journal","abstract":"Most studies describing the human gut microbiome in healthy and diseased states have emphasized the bacterial component, but the fungal microbiome (i.e., the mycobiome) is beginning to gain recognition as a fundamental part of our microbiome. To date, human gut mycobiome studies have primarily been disease centric or in small cohorts of healthy individuals. To contribute to existing knowledge of the human mycobiome, we investigated the gut mycobiome of the Human Microbiome Project (HMP) cohort by sequencing the Internal Transcribed Spacer 2 (ITS2) region as well as the 18S rRNA gene.","container-title":"Microbiome","DOI":"10.1186/s40168-017-0373-4","ISSN":"2049-2618","issue":"1","journalAbbreviation":"Microbiome","language":"en","page":"153","source":"Springer Link","title":"The gut mycobiome of the Human Microbiome Project healthy cohort","volume":"5","author":[{"family":"Nash","given":"Andrea K."},{"family":"Auchtung","given":"Thomas A."},{"family":"Wong","given":"Matthew C."},{"family":"Smith","given":"Daniel P."},{"family":"Gesell","given":"Jonathan R."},{"family":"Ross","given":"Matthew C."},{"family":"Stewart","given":"Christopher J."},{"family":"Metcalf","given":"Ginger A."},{"family":"Muzny","given":"Donna M."},{"family":"Gibbs","given":"Richard A."},{"family":"Ajami","given":"Nadim J."},{"family":"Petrosino","given":"Joseph F."}],"issued":{"date-parts":[["2017",11,25]]}}}],"schema":"https://github.com/citation-style-language/schema/raw/master/csl-citation.json"} </w:instrText>
      </w:r>
      <w:r w:rsidR="00D9297E" w:rsidRPr="00D93D74">
        <w:rPr>
          <w:rFonts w:cs="Times New Roman"/>
        </w:rPr>
        <w:fldChar w:fldCharType="separate"/>
      </w:r>
      <w:r w:rsidR="00D9297E" w:rsidRPr="00D93D74">
        <w:rPr>
          <w:rFonts w:cs="Times New Roman"/>
        </w:rPr>
        <w:t>(Nash et al., 2017)</w:t>
      </w:r>
      <w:r w:rsidR="00D9297E" w:rsidRPr="00D93D74">
        <w:rPr>
          <w:rFonts w:cs="Times New Roman"/>
        </w:rPr>
        <w:fldChar w:fldCharType="end"/>
      </w:r>
      <w:r w:rsidR="001F0078">
        <w:rPr>
          <w:rFonts w:cs="Times New Roman"/>
        </w:rPr>
        <w:t xml:space="preserve">. If </w:t>
      </w:r>
      <w:r w:rsidR="006F5005">
        <w:rPr>
          <w:rFonts w:cs="Times New Roman"/>
        </w:rPr>
        <w:t xml:space="preserve">fungal </w:t>
      </w:r>
      <w:r w:rsidR="00E4437C">
        <w:rPr>
          <w:rFonts w:cs="Times New Roman"/>
        </w:rPr>
        <w:t xml:space="preserve">detection </w:t>
      </w:r>
      <w:r w:rsidR="001F0078">
        <w:rPr>
          <w:rFonts w:cs="Times New Roman"/>
        </w:rPr>
        <w:t xml:space="preserve">were </w:t>
      </w:r>
      <w:r w:rsidR="006F5005">
        <w:rPr>
          <w:rFonts w:cs="Times New Roman"/>
        </w:rPr>
        <w:t>a primary</w:t>
      </w:r>
      <w:r w:rsidR="001F0078">
        <w:rPr>
          <w:rFonts w:cs="Times New Roman"/>
        </w:rPr>
        <w:t xml:space="preserve"> objective</w:t>
      </w:r>
      <w:r w:rsidR="006F5005">
        <w:rPr>
          <w:rFonts w:cs="Times New Roman"/>
        </w:rPr>
        <w:t>, ITS a</w:t>
      </w:r>
      <w:r w:rsidR="001F0078">
        <w:rPr>
          <w:rFonts w:cs="Times New Roman"/>
        </w:rPr>
        <w:t xml:space="preserve">mplicon sequencing would </w:t>
      </w:r>
      <w:r w:rsidR="006F5005">
        <w:rPr>
          <w:rFonts w:cs="Times New Roman"/>
        </w:rPr>
        <w:t xml:space="preserve">likely </w:t>
      </w:r>
      <w:r w:rsidR="001F0078">
        <w:rPr>
          <w:rFonts w:cs="Times New Roman"/>
        </w:rPr>
        <w:t xml:space="preserve">be more </w:t>
      </w:r>
      <w:r w:rsidR="006F5005">
        <w:rPr>
          <w:rFonts w:cs="Times New Roman"/>
        </w:rPr>
        <w:t>appropriate</w:t>
      </w:r>
      <w:r w:rsidR="001F0078">
        <w:rPr>
          <w:rFonts w:cs="Times New Roman"/>
        </w:rPr>
        <w:t xml:space="preserve"> than metagenomic</w:t>
      </w:r>
      <w:r w:rsidR="006F5005">
        <w:rPr>
          <w:rFonts w:cs="Times New Roman"/>
        </w:rPr>
        <w:t>s</w:t>
      </w:r>
      <w:r w:rsidR="001F0078">
        <w:rPr>
          <w:rFonts w:cs="Times New Roman"/>
        </w:rPr>
        <w:t xml:space="preserve"> </w:t>
      </w:r>
      <w:r w:rsidR="001F0078">
        <w:rPr>
          <w:rFonts w:cs="Times New Roman"/>
        </w:rPr>
        <w:fldChar w:fldCharType="begin"/>
      </w:r>
      <w:r w:rsidR="001F0078">
        <w:rPr>
          <w:rFonts w:cs="Times New Roman"/>
        </w:rPr>
        <w:instrText xml:space="preserve"> ADDIN ZOTERO_ITEM CSL_CITATION {"citationID":"lp6W3uiG","properties":{"formattedCitation":"(Heisel et al., 2025)","plainCitation":"(Heisel et al., 2025)","noteIndex":0},"citationItems":[{"id":3738,"uris":["http://zotero.org/users/8873894/items/VY34YFY8"],"itemData":{"id":3738,"type":"article-journal","abstract":"Introduction\nMicrobial colonization of the gut in early life is important for the development of metabolism, immunity, and the brain. Fungi and bacteria both colonize the human infant gut. The relatively smaller contribution of fungi to the gut microbiome, as compared to bacteria, has posed technical challenges for the precise characterization of fungal communities (mycobiomes) and limited the ability to longitudinally examine mycobiome development.\n\nBackground\nThe aims of this study were to (1) characterize mycobiome maturation and identify clinical determinants of mycobiome compositional variation during the first 2 years of life and (2) compare two sequencing approaches (ITS2 amplicon and whole genome metagenomics) for characterizing mycobiome maturational features. Longitudinal fecal samples and associated clinical metadata were obtained from subjects enrolled as part of the MAGIC (Microbiome, Antibiotics and Growth Infant Cohort) study.\n\nResults\nOverall, fungal richness increased and mycobiome composition changed in a similar ordered pattern during the first 2 years of life utilizing either amplicon or metagenomic sequencing approaches. Less resolution of taxa to species and genera levels was observed for the metagenomic dataset. The predominant taxa identified by both sequencing approaches, Candida albicans, Saccharomyces/S. cerevisiae, and Malassezia restricta, each exhibited similar dynamics in abundances and prevalences over the first 2 years of life, irrespective of sequencing approach. Antibiotic exposure and breastfeeding status contributed to time-specific mycobiome compositional variation, results that were consistent for both types of sequence datasets. Candida albicans exhibited altered abundance dynamics in association with perinatal antibiotic exposure and birth mode for both sequencing approaches. Post hoc analyses suggested that the birth mode association could be driven by exposure to perinatal antibiotics in children delivered by cesarean section rather than by birth mode itself.\n\nDiscussion\nIn summary, amplicon and metagenomic sequencing approaches provide generally similar results with respect to mycobiome maturational dynamics and the contribution of clinical variables to variation. Differences in taxa identification by the two approaches likely due to sequence database differences, primer/genome sequence variation, and/or sequencing depth should be taken into consideration.","container-title":"Frontiers in Microbiology","DOI":"10.3389/fmicb.2025.1539750","ISSN":"1664-302X","journalAbbreviation":"Front Microbiol","page":"1539750","PMID":"40469735","PMCID":"PMC12133761","source":"PubMed Central","title":"Gut mycobiome maturation and its determinants during early childhood: a comparison of ITS2 amplicon and shotgun metagenomic sequencing approaches","title-short":"Gut mycobiome maturation and its determinants during early childhood","volume":"16","author":[{"family":"Heisel","given":"Timothy"},{"family":"Gonia","given":"Sara"},{"family":"Dillon","given":"Abrielle"},{"family":"Hoops","given":"Susan L."},{"family":"Al-Ghalith","given":"Gabriel A."},{"family":"Gohl","given":"Daryl"},{"family":"Mukhopadhyay","given":"Sagori"},{"family":"Puopolo","given":"Karen"},{"family":"Kennedy","given":"Peter"},{"family":"Sadowsky","given":"Michael J."},{"family":"Knights","given":"Dan"},{"family":"Johnson","given":"Abigail J."},{"family":"Gerber","given":"Jeffrey S."},{"family":"Gale","given":"Cheryl A."}],"issued":{"date-parts":[["2025",5,21]]}}}],"schema":"https://github.com/citation-style-language/schema/raw/master/csl-citation.json"} </w:instrText>
      </w:r>
      <w:r w:rsidR="001F0078">
        <w:rPr>
          <w:rFonts w:cs="Times New Roman"/>
        </w:rPr>
        <w:fldChar w:fldCharType="separate"/>
      </w:r>
      <w:r w:rsidR="001F0078" w:rsidRPr="001F0078">
        <w:rPr>
          <w:rFonts w:cs="Times New Roman"/>
        </w:rPr>
        <w:t>(Heisel et al., 2025)</w:t>
      </w:r>
      <w:r w:rsidR="001F0078">
        <w:rPr>
          <w:rFonts w:cs="Times New Roman"/>
        </w:rPr>
        <w:fldChar w:fldCharType="end"/>
      </w:r>
      <w:r w:rsidR="001F0078">
        <w:rPr>
          <w:rFonts w:cs="Times New Roman"/>
        </w:rPr>
        <w:t xml:space="preserve">. </w:t>
      </w:r>
    </w:p>
    <w:p w14:paraId="34CCCDC9" w14:textId="70D23D4F" w:rsidR="009972F0" w:rsidRPr="00D93D74" w:rsidRDefault="009972F0" w:rsidP="009972F0">
      <w:pPr>
        <w:rPr>
          <w:rFonts w:cs="Times New Roman"/>
        </w:rPr>
      </w:pPr>
      <w:r w:rsidRPr="00D93D74">
        <w:rPr>
          <w:rFonts w:cs="Times New Roman"/>
        </w:rPr>
        <w:t xml:space="preserve">The </w:t>
      </w:r>
      <w:r w:rsidR="008714D7">
        <w:rPr>
          <w:rFonts w:cs="Times New Roman"/>
        </w:rPr>
        <w:t xml:space="preserve">virome was dominated by bacteriophages from the </w:t>
      </w:r>
      <w:r w:rsidRPr="00D93D74">
        <w:rPr>
          <w:rFonts w:cs="Times New Roman"/>
        </w:rPr>
        <w:t xml:space="preserve">class </w:t>
      </w:r>
      <w:r w:rsidRPr="00D93D74">
        <w:rPr>
          <w:rFonts w:cs="Times New Roman"/>
          <w:i/>
          <w:iCs/>
        </w:rPr>
        <w:t>Caudoviricetes</w:t>
      </w:r>
      <w:r w:rsidRPr="00D93D74">
        <w:rPr>
          <w:rFonts w:cs="Times New Roman"/>
        </w:rPr>
        <w:t xml:space="preserve">, </w:t>
      </w:r>
      <w:r w:rsidR="008714D7">
        <w:rPr>
          <w:rFonts w:cs="Times New Roman"/>
        </w:rPr>
        <w:t xml:space="preserve">which were approximately two orders of magnitude mode abundant </w:t>
      </w:r>
      <w:r w:rsidRPr="00D93D74">
        <w:rPr>
          <w:rFonts w:cs="Times New Roman"/>
        </w:rPr>
        <w:t>than other vir</w:t>
      </w:r>
      <w:r w:rsidR="008714D7">
        <w:rPr>
          <w:rFonts w:cs="Times New Roman"/>
        </w:rPr>
        <w:t>al groups</w:t>
      </w:r>
      <w:r w:rsidRPr="00D93D74">
        <w:rPr>
          <w:rFonts w:cs="Times New Roman"/>
        </w:rPr>
        <w:t xml:space="preserve">, </w:t>
      </w:r>
      <w:r w:rsidR="008714D7">
        <w:rPr>
          <w:rFonts w:cs="Times New Roman"/>
        </w:rPr>
        <w:t xml:space="preserve">including </w:t>
      </w:r>
      <w:r w:rsidRPr="00D93D74">
        <w:rPr>
          <w:rFonts w:cs="Times New Roman"/>
        </w:rPr>
        <w:t>eukaryotic</w:t>
      </w:r>
      <w:r w:rsidR="00E24117">
        <w:rPr>
          <w:rFonts w:cs="Times New Roman"/>
        </w:rPr>
        <w:t xml:space="preserve"> </w:t>
      </w:r>
      <w:r w:rsidR="008714D7">
        <w:rPr>
          <w:rFonts w:cs="Times New Roman"/>
        </w:rPr>
        <w:t xml:space="preserve">viruses </w:t>
      </w:r>
      <w:r w:rsidR="00E24117">
        <w:rPr>
          <w:rFonts w:cs="Times New Roman"/>
        </w:rPr>
        <w:fldChar w:fldCharType="begin"/>
      </w:r>
      <w:r w:rsidR="00E24117">
        <w:rPr>
          <w:rFonts w:cs="Times New Roman"/>
        </w:rPr>
        <w:instrText xml:space="preserve"> ADDIN ZOTERO_ITEM CSL_CITATION {"citationID":"InKTQaMa","properties":{"formattedCitation":"(Shkoporov et al., 2019)","plainCitation":"(Shkoporov et al., 2019)","noteIndex":0},"citationItems":[{"id":2062,"uris":["http://zotero.org/users/8873894/items/ZXX8T33Z"],"itemData":{"id":2062,"type":"article-journal","abstract":"The human gut contains a vast array of viruses, mostly bacteriophages. The majority remain uncharacterized, and their roles in shaping the gut microbiome and in impacting on human health remain poorly understood. We performed longitudinal metagenomic analysis of fecal viruses in healthy adults that reveal high temporal stability, individual speciﬁcity, and correlation with the bacterial microbiome. Using a database-independent approach that uses most of the sequencing data, we uncovered the existence of a stable, numerically predominant individual-speciﬁc persistent personal virome. Clustering of viral genomes and de novo taxonomic annotation identiﬁed several groups of crAss-like and Microviridae bacteriophages as the most stable colonizers of the human gut. CRISPR-based host prediction highlighted connections between these stable viral communities and highly predominant gut bacterial taxa such as Bacteroides, Prevotella, and Faecalibacterium. This study provides insights into the structure of the human gut virome and serves as an important baseline for hypothesisdriven research.","container-title":"Cell Host &amp; Microbe","DOI":"10.1016/j.chom.2019.09.009","ISSN":"19313128","issue":"4","journalAbbreviation":"Cell Host &amp; Microbe","language":"en","page":"527-541.e5","source":"DOI.org (Crossref)","title":"The Human Gut Virome Is Highly Diverse, Stable, and Individual Specific","volume":"26","author":[{"family":"Shkoporov","given":"Andrey N."},{"family":"Clooney","given":"Adam G."},{"family":"Sutton","given":"Thomas D.S."},{"family":"Ryan","given":"Feargal J."},{"family":"Daly","given":"Karen M."},{"family":"Nolan","given":"James A."},{"family":"McDonnell","given":"Siobhan A."},{"family":"Khokhlova","given":"Ekaterina V."},{"family":"Draper","given":"Lorraine A."},{"family":"Forde","given":"Amanda"},{"family":"Guerin","given":"Emma"},{"family":"Velayudhan","given":"Vimalkumar"},{"family":"Ross","given":"R. Paul"},{"family":"Hill","given":"Colin"}],"issued":{"date-parts":[["2019",10]]}}}],"schema":"https://github.com/citation-style-language/schema/raw/master/csl-citation.json"} </w:instrText>
      </w:r>
      <w:r w:rsidR="00E24117">
        <w:rPr>
          <w:rFonts w:cs="Times New Roman"/>
        </w:rPr>
        <w:fldChar w:fldCharType="separate"/>
      </w:r>
      <w:r w:rsidR="00E24117" w:rsidRPr="00E24117">
        <w:rPr>
          <w:rFonts w:cs="Times New Roman"/>
        </w:rPr>
        <w:t>(Shkoporov et al., 2019)</w:t>
      </w:r>
      <w:r w:rsidR="00E24117">
        <w:rPr>
          <w:rFonts w:cs="Times New Roman"/>
        </w:rPr>
        <w:fldChar w:fldCharType="end"/>
      </w:r>
      <w:r w:rsidRPr="00D93D74">
        <w:rPr>
          <w:rFonts w:cs="Times New Roman"/>
        </w:rPr>
        <w:t xml:space="preserve">. </w:t>
      </w:r>
      <w:r w:rsidR="008714D7">
        <w:rPr>
          <w:rFonts w:cs="Times New Roman"/>
        </w:rPr>
        <w:t>While</w:t>
      </w:r>
      <w:r w:rsidRPr="00D93D74">
        <w:rPr>
          <w:rFonts w:cs="Times New Roman"/>
        </w:rPr>
        <w:t xml:space="preserve"> consistent with </w:t>
      </w:r>
      <w:r w:rsidR="008714D7">
        <w:rPr>
          <w:rFonts w:cs="Times New Roman"/>
        </w:rPr>
        <w:t>existing</w:t>
      </w:r>
      <w:r w:rsidRPr="00D93D74">
        <w:rPr>
          <w:rFonts w:cs="Times New Roman"/>
        </w:rPr>
        <w:t xml:space="preserve"> literature, </w:t>
      </w:r>
      <w:r w:rsidR="008714D7">
        <w:rPr>
          <w:rFonts w:cs="Times New Roman"/>
        </w:rPr>
        <w:t xml:space="preserve">this observation may be influenced by the </w:t>
      </w:r>
      <w:r w:rsidRPr="00D93D74">
        <w:rPr>
          <w:rFonts w:cs="Times New Roman"/>
        </w:rPr>
        <w:t xml:space="preserve">over-representation of </w:t>
      </w:r>
      <w:r w:rsidRPr="00D93D74">
        <w:rPr>
          <w:rFonts w:cs="Times New Roman"/>
          <w:i/>
          <w:iCs/>
        </w:rPr>
        <w:t>Caudovirales</w:t>
      </w:r>
      <w:r w:rsidRPr="00D93D74">
        <w:rPr>
          <w:rFonts w:cs="Times New Roman"/>
        </w:rPr>
        <w:t xml:space="preserve"> sequences in the </w:t>
      </w:r>
      <w:r w:rsidR="008714D7">
        <w:rPr>
          <w:rFonts w:cs="Times New Roman"/>
        </w:rPr>
        <w:t xml:space="preserve">reference </w:t>
      </w:r>
      <w:r w:rsidRPr="00D93D74">
        <w:rPr>
          <w:rFonts w:cs="Times New Roman"/>
        </w:rPr>
        <w:t xml:space="preserve">databases, which </w:t>
      </w:r>
      <w:r w:rsidR="008714D7">
        <w:rPr>
          <w:rFonts w:cs="Times New Roman"/>
        </w:rPr>
        <w:t>can</w:t>
      </w:r>
      <w:r w:rsidRPr="00D93D74">
        <w:rPr>
          <w:rFonts w:cs="Times New Roman"/>
        </w:rPr>
        <w:t xml:space="preserve"> introduce </w:t>
      </w:r>
      <w:r w:rsidR="008714D7">
        <w:rPr>
          <w:rFonts w:cs="Times New Roman"/>
        </w:rPr>
        <w:t>b</w:t>
      </w:r>
      <w:r w:rsidRPr="00D93D74">
        <w:rPr>
          <w:rFonts w:cs="Times New Roman"/>
        </w:rPr>
        <w:t xml:space="preserve">ias in </w:t>
      </w:r>
      <w:r w:rsidR="008714D7">
        <w:rPr>
          <w:rFonts w:cs="Times New Roman"/>
        </w:rPr>
        <w:t>viral community analyses</w:t>
      </w:r>
      <w:r w:rsidR="00E24117">
        <w:rPr>
          <w:rFonts w:cs="Times New Roman"/>
        </w:rPr>
        <w:t xml:space="preserve"> </w:t>
      </w:r>
      <w:r w:rsidR="00E24117">
        <w:rPr>
          <w:rFonts w:cs="Times New Roman"/>
        </w:rPr>
        <w:fldChar w:fldCharType="begin"/>
      </w:r>
      <w:r w:rsidR="00E24117">
        <w:rPr>
          <w:rFonts w:cs="Times New Roman"/>
        </w:rPr>
        <w:instrText xml:space="preserve"> ADDIN ZOTERO_ITEM CSL_CITATION {"citationID":"7X5dltwE","properties":{"formattedCitation":"(J. Li et al., 2022)","plainCitation":"(J. Li et al., 2022)","noteIndex":0},"citationItems":[{"id":943,"uris":["http://zotero.org/users/8873894/items/P4QV4D9N"],"itemData":{"id":943,"type":"article-journal","abstract":"The human gut virome, which is often referred to as the “dark matter” of the gut microbiome, remains understudied. A better understanding of the composition and variations of the gut virome across populations is critical for exploring its impact on diseases and health. A series of advances in the characterization of human gut virome have unveiled high genetic diversity and various functional potentials of gut viruses. Here, we summarize the recently available human gut virome databases and discuss their features, procedures, and challenges with the intention to provide a reference to researchers to use while choosing a profiling database. We also propose a “best practice” for cataloging the viral population.","container-title":"Cell Host &amp; Microbe","DOI":"10.1016/j.chom.2022.06.003","ISSN":"1931-3128","issue":"7","journalAbbreviation":"Cell Host &amp; Microbe","language":"en","page":"908-916","source":"ScienceDirect","title":"Advances and challenges in cataloging the human gut virome","volume":"30","author":[{"family":"Li","given":"Junhua"},{"family":"Yang","given":"Fangming"},{"family":"Xiao","given":"Minfeng"},{"family":"Li","given":"Aixin"}],"issued":{"date-parts":[["2022",7,13]]}}}],"schema":"https://github.com/citation-style-language/schema/raw/master/csl-citation.json"} </w:instrText>
      </w:r>
      <w:r w:rsidR="00E24117">
        <w:rPr>
          <w:rFonts w:cs="Times New Roman"/>
        </w:rPr>
        <w:fldChar w:fldCharType="separate"/>
      </w:r>
      <w:r w:rsidR="00E24117" w:rsidRPr="00E24117">
        <w:rPr>
          <w:rFonts w:cs="Times New Roman"/>
        </w:rPr>
        <w:t>(J. Li et al., 2022)</w:t>
      </w:r>
      <w:r w:rsidR="00E24117">
        <w:rPr>
          <w:rFonts w:cs="Times New Roman"/>
        </w:rPr>
        <w:fldChar w:fldCharType="end"/>
      </w:r>
      <w:r w:rsidRPr="00D93D74">
        <w:rPr>
          <w:rFonts w:cs="Times New Roman"/>
        </w:rPr>
        <w:t xml:space="preserve">. </w:t>
      </w:r>
      <w:r w:rsidR="008714D7">
        <w:rPr>
          <w:rFonts w:cs="Times New Roman"/>
        </w:rPr>
        <w:t xml:space="preserve">Dedicated viral enrichment protocols and higher-resolution analysis (e.g. </w:t>
      </w:r>
      <w:r w:rsidR="00E24117">
        <w:rPr>
          <w:rFonts w:cs="Times New Roman"/>
        </w:rPr>
        <w:t xml:space="preserve">at the </w:t>
      </w:r>
      <w:r w:rsidR="008714D7">
        <w:rPr>
          <w:rFonts w:cs="Times New Roman"/>
        </w:rPr>
        <w:t xml:space="preserve">family or viral OTUs </w:t>
      </w:r>
      <w:r w:rsidR="00E24117">
        <w:rPr>
          <w:rFonts w:cs="Times New Roman"/>
        </w:rPr>
        <w:t>level</w:t>
      </w:r>
      <w:r w:rsidR="008714D7">
        <w:rPr>
          <w:rFonts w:cs="Times New Roman"/>
        </w:rPr>
        <w:t xml:space="preserve">) would be </w:t>
      </w:r>
      <w:r w:rsidR="00E24117">
        <w:rPr>
          <w:rFonts w:cs="Times New Roman"/>
        </w:rPr>
        <w:t xml:space="preserve"> </w:t>
      </w:r>
      <w:r w:rsidR="008714D7">
        <w:rPr>
          <w:rFonts w:cs="Times New Roman"/>
        </w:rPr>
        <w:t>required to accurately assess</w:t>
      </w:r>
      <w:r w:rsidR="00E24117">
        <w:rPr>
          <w:rFonts w:cs="Times New Roman"/>
        </w:rPr>
        <w:t xml:space="preserve"> </w:t>
      </w:r>
      <w:r w:rsidR="008714D7">
        <w:rPr>
          <w:rFonts w:cs="Times New Roman"/>
        </w:rPr>
        <w:t>viral persistence and between-individual sharing.</w:t>
      </w:r>
    </w:p>
    <w:p w14:paraId="23472F8B" w14:textId="77777777" w:rsidR="00B129CB" w:rsidRPr="00D93D74" w:rsidRDefault="00B129CB" w:rsidP="009972F0">
      <w:pPr>
        <w:rPr>
          <w:rFonts w:cs="Times New Roman"/>
        </w:rPr>
      </w:pPr>
    </w:p>
    <w:p w14:paraId="2FFF6426" w14:textId="77777777" w:rsidR="009972F0" w:rsidRPr="00D93D74" w:rsidRDefault="009972F0" w:rsidP="009972F0">
      <w:pPr>
        <w:pStyle w:val="Heading3"/>
        <w:numPr>
          <w:ilvl w:val="0"/>
          <w:numId w:val="0"/>
        </w:numPr>
        <w:ind w:left="720" w:hanging="720"/>
      </w:pPr>
      <w:bookmarkStart w:id="925" w:name="_Toc220932887"/>
      <w:bookmarkStart w:id="926" w:name="_Toc227737902"/>
      <w:r w:rsidRPr="00D93D74">
        <w:t>5.1.2 Human gut sporobiota</w:t>
      </w:r>
      <w:bookmarkEnd w:id="925"/>
      <w:bookmarkEnd w:id="926"/>
      <w:r w:rsidRPr="00D93D74">
        <w:t xml:space="preserve"> </w:t>
      </w:r>
    </w:p>
    <w:p w14:paraId="2C79AA27" w14:textId="77777777" w:rsidR="00A211D5" w:rsidRDefault="003B7D22" w:rsidP="003B7D22">
      <w:pPr>
        <w:rPr>
          <w:rFonts w:cs="Times New Roman"/>
          <w:szCs w:val="24"/>
        </w:rPr>
      </w:pPr>
      <w:r w:rsidRPr="00055836">
        <w:rPr>
          <w:rFonts w:cs="Times New Roman"/>
          <w:szCs w:val="24"/>
        </w:rPr>
        <w:t>Ethanol and EMA treatment depleted known non-spore-forming taxa, although a subset of non</w:t>
      </w:r>
      <w:r w:rsidRPr="00055836">
        <w:rPr>
          <w:rFonts w:cs="Times New Roman"/>
          <w:szCs w:val="24"/>
        </w:rPr>
        <w:noBreakHyphen/>
        <w:t>spore</w:t>
      </w:r>
      <w:r w:rsidRPr="00055836">
        <w:rPr>
          <w:rFonts w:cs="Times New Roman"/>
          <w:szCs w:val="24"/>
        </w:rPr>
        <w:noBreakHyphen/>
        <w:t xml:space="preserve">forming </w:t>
      </w:r>
      <w:r w:rsidRPr="00055836">
        <w:rPr>
          <w:rFonts w:cs="Times New Roman"/>
          <w:i/>
          <w:iCs/>
          <w:szCs w:val="24"/>
        </w:rPr>
        <w:t>Bacillota</w:t>
      </w:r>
      <w:r w:rsidRPr="00055836">
        <w:rPr>
          <w:rFonts w:cs="Times New Roman"/>
          <w:szCs w:val="24"/>
        </w:rPr>
        <w:t xml:space="preserve"> remained detectable after treatment. </w:t>
      </w:r>
      <w:r w:rsidR="005F1300">
        <w:rPr>
          <w:rFonts w:cs="Times New Roman"/>
          <w:szCs w:val="24"/>
        </w:rPr>
        <w:t>E</w:t>
      </w:r>
      <w:r w:rsidRPr="00055836">
        <w:rPr>
          <w:rFonts w:cs="Times New Roman"/>
          <w:szCs w:val="24"/>
        </w:rPr>
        <w:t xml:space="preserve">thanol treatment likely enriched for endospores </w:t>
      </w:r>
      <w:r w:rsidR="005F1300">
        <w:rPr>
          <w:rFonts w:cs="Times New Roman"/>
          <w:szCs w:val="24"/>
        </w:rPr>
        <w:t>and</w:t>
      </w:r>
      <w:r w:rsidRPr="00055836">
        <w:rPr>
          <w:rFonts w:cs="Times New Roman"/>
          <w:szCs w:val="24"/>
        </w:rPr>
        <w:t xml:space="preserve"> other dormant</w:t>
      </w:r>
      <w:r w:rsidR="00A211D5">
        <w:rPr>
          <w:rFonts w:cs="Times New Roman"/>
          <w:szCs w:val="24"/>
        </w:rPr>
        <w:t xml:space="preserve"> or </w:t>
      </w:r>
      <w:r w:rsidRPr="00055836">
        <w:rPr>
          <w:rFonts w:cs="Times New Roman"/>
          <w:szCs w:val="24"/>
        </w:rPr>
        <w:t xml:space="preserve">stress‑tolerant cell states. Because this operational definition of sporobiota is imperfect, we also inferred sporulation ability using a gene-based approach. </w:t>
      </w:r>
    </w:p>
    <w:p w14:paraId="798A1DD9" w14:textId="0742E5E1" w:rsidR="003B7D22" w:rsidRPr="00055836" w:rsidRDefault="003B7D22" w:rsidP="003B7D22">
      <w:pPr>
        <w:rPr>
          <w:rFonts w:cs="Times New Roman"/>
          <w:szCs w:val="24"/>
        </w:rPr>
      </w:pPr>
      <w:r w:rsidRPr="00055836">
        <w:rPr>
          <w:rFonts w:cs="Times New Roman"/>
          <w:szCs w:val="24"/>
        </w:rPr>
        <w:t xml:space="preserve">Within </w:t>
      </w:r>
      <w:r w:rsidRPr="00055836">
        <w:rPr>
          <w:rFonts w:cs="Times New Roman"/>
          <w:i/>
          <w:iCs/>
          <w:szCs w:val="24"/>
        </w:rPr>
        <w:t>Bacillota</w:t>
      </w:r>
      <w:r w:rsidRPr="00055836">
        <w:rPr>
          <w:rFonts w:cs="Times New Roman"/>
          <w:szCs w:val="24"/>
        </w:rPr>
        <w:t>, our data showed that ethanol resistance is concentrated in genera characteri</w:t>
      </w:r>
      <w:r w:rsidR="005F1300">
        <w:rPr>
          <w:rFonts w:cs="Times New Roman"/>
          <w:szCs w:val="24"/>
        </w:rPr>
        <w:t>s</w:t>
      </w:r>
      <w:r w:rsidRPr="00055836">
        <w:rPr>
          <w:rFonts w:cs="Times New Roman"/>
          <w:szCs w:val="24"/>
        </w:rPr>
        <w:t>ed as spore</w:t>
      </w:r>
      <w:r w:rsidRPr="00055836">
        <w:rPr>
          <w:rFonts w:cs="Times New Roman"/>
          <w:szCs w:val="24"/>
        </w:rPr>
        <w:noBreakHyphen/>
        <w:t xml:space="preserve">forming, based on both sporulation gene clusters and previous </w:t>
      </w:r>
      <w:r w:rsidRPr="00055836">
        <w:rPr>
          <w:rFonts w:cs="Times New Roman"/>
          <w:i/>
          <w:iCs/>
          <w:szCs w:val="24"/>
        </w:rPr>
        <w:t>in vitro</w:t>
      </w:r>
      <w:r w:rsidRPr="00055836">
        <w:rPr>
          <w:rFonts w:cs="Times New Roman"/>
          <w:szCs w:val="24"/>
        </w:rPr>
        <w:t xml:space="preserve"> induction, thereby extending prior experimental work to a natural human cohort </w:t>
      </w:r>
      <w:r w:rsidRPr="00055836">
        <w:rPr>
          <w:rFonts w:cs="Times New Roman"/>
          <w:szCs w:val="24"/>
        </w:rPr>
        <w:fldChar w:fldCharType="begin"/>
      </w:r>
      <w:r>
        <w:rPr>
          <w:rFonts w:cs="Times New Roman"/>
          <w:szCs w:val="24"/>
        </w:rPr>
        <w:instrText xml:space="preserve"> ADDIN ZOTERO_ITEM CSL_CITATION {"citationID":"4ja7MP78","properties":{"formattedCitation":"(Browne et al., 2021; Galperin et al., 2022; Koopman et al., 2022)","plainCitation":"(Browne et al., 2021; Galperin et al., 2022; Koopman et al., 2022)","noteIndex":0},"citationItems":[{"id":2011,"uris":["http://zotero.org/users/8873894/items/92UZ9WSV"],"itemData":{"id":2011,"type":"article-journal","abstract":"Many members of the phylum\n              Firmicutes\n              (\n              Bacillota\n              ) are capable of producing endospores, which enhance the survival of important Gram-positive pathogens that cause such diseases as anthrax, botulism, colitis, gas gangrene, and tetanus. We show that the core set of sporulation genes, defined previously through genome comparisons of several bacilli and clostridia, is conserved in a wide variety of sporeformers from several distinct lineages of\n              Firmicutes\n              .\n            \n          , \n            ABSTRACT\n            \n              The current classification of the phylum\n              Firmicutes\n              (new name,\n              Bacillota\n              ) features eight distinct classes, six of which include known spore-forming bacteria. In\n              Bacillus subtilis\n              , sporulation involves up to 500 genes, many of which do not have orthologs in other bacilli and/or clostridia. Previous studies identified about 60 sporulation genes of\n              B. subtilis\n              that were shared by all spore-forming members of the\n              Firmicutes\n              . These genes are referred to as the sporulation core or signature, although many of these are also found in genomes of nonsporeformers. Using an expanded set of 180 firmicute genomes from 160 genera, including 76 spore-forming species, we investigated the conservation of the sporulation genes, in particular seeking to identify lineages that lack some of the genes from the conserved sporulation core. The results of this analysis confirmed that many small acid-soluble spore proteins (SASPs), spore coat proteins, and germination proteins, which were previously characterized in bacilli, are missing in spore-forming members of\n              Clostridia\n              and other classes of\n              Firmicutes\n              . A particularly dramatic loss of sporulation genes was observed in the spore-forming members of the families\n              Planococcaceae\n              and\n              Erysipelotrichaceae\n              . Fifteen species from diverse lineages were found to carry\n              skin\n              (\n              sigK\n              -interrupting) elements of different sizes that all encoded SpoIVCA-like recombinases but did not share any other genes. Phylogenetic trees built from concatenated alignments of sporulation proteins and ribosomal proteins showed similar topology, indicating an early origin and subsequent vertical inheritance of the sporulation genes.\n            \n            \n              IMPORTANCE\n              Many members of the phylum\n              Firmicutes\n              (\n              Bacillota\n              ) are capable of producing endospores, which enhance the survival of important Gram-positive pathogens that cause such diseases as anthrax, botulism, colitis, gas gangrene, and tetanus. We show that the core set of sporulation genes, defined previously through genome comparisons of several bacilli and clostridia, is conserved in a wide variety of sporeformers from several distinct lineages of\n              Firmicutes\n              . We also detected widespread loss of sporulation genes in many organisms, particularly within the families\n              Planococcaceae\n              and\n              Erysipelotrichaceae.\n              Members of these families, such as\n              Lysinibacillus sphaericus\n              and\n              Clostridium innocuum\n              , could be excellent model organisms for studying sporulation mechanisms, such as engulfment, formation of the spore coat, and spore germination.","container-title":"Journal of Bacteriology","DOI":"10.1128/jb.00079-22","ISSN":"0021-9193, 1098-5530","issue":"6","journalAbbreviation":"J Bacteriol","language":"en","page":"e00079-22","source":"DOI.org (Crossref)","title":"Conservation and Evolution of the Sporulation Gene Set in Diverse Members of the &lt;i&gt;Firmicutes&lt;/i&gt;","volume":"204","author":[{"family":"Galperin","given":"Michael Y."},{"family":"Yutin","given":"Natalya"},{"family":"Wolf","given":"Yuri I."},{"family":"Vera Alvarez","given":"Roberto"},{"family":"Koonin","given":"Eugene V."}],"editor":[{"family":"Shank","given":"Elizabeth Anne"}],"issued":{"date-parts":[["2022",6,21]]}}},{"id":380,"uris":["http://zotero.org/users/8873894/items/N88GZHKF"],"itemData":{"id":380,"type":"article-journal","abstract":"Background: Human-to-human transmission of symbiotic, anaerobic bacteria is a fundamental evolutionary adaptation essential for membership of the human gut microbiota. However, despite its importance, the genomic and biological adaptations underpinning symbiont transmission remain poorly understood. The Firmicutes are a dominant phylum within the intestinal microbiota that are capable of producing resistant endospores that maintain viability within the environment and germinate within the intestine to facilitate transmission. However, the impact of host transmission on the evolutionary and adaptive processes within the intestinal microbiota remains unknown.\nResults: We analyze 1358 genomes of Firmicutes bacteria derived from host and environment-associated habitats. Characterization of genomes as spore-forming based on the presence of sporulation-predictive genes reveals multiple losses of sporulation in many distinct lineages. Loss of sporulation in gut Firmicutes is associated with features of host-adaptation such as genome reduction and specialized metabolic capabilities. Consistent with these data, analysis of 9966 gut metagenomes from adults around the world demonstrates that bacteria now incapable of sporulation are more abundant within individuals but less prevalent in the human population compared to spore-forming bacteria.\nConclusions: Our results suggest host adaptation in gut Firmicutes is an evolutionary trade-off between transmission range and colonization abundance. We reveal host transmission as an underappreciated process that shapes the evolution, assembly, and functions of gut Firmicutes.","container-title":"Genome Biology","DOI":"10.1186/s13059-021-02428-6","ISSN":"1474-760X","issue":"1","journalAbbreviation":"Genome Biol","language":"en","page":"204","source":"DOI.org (Crossref)","title":"Host adaptation in gut Firmicutes is associated with sporulation loss and altered transmission cycle","volume":"22","author":[{"family":"Browne","given":"Hilary P."},{"family":"Almeida","given":"Alexandre"},{"family":"Kumar","given":"Nitin"},{"family":"Vervier","given":"Kevin"},{"family":"Adoum","given":"Anne T."},{"family":"Viciani","given":"Elisa"},{"family":"Dawson","given":"Nicholas J. R."},{"family":"Forster","given":"Samuel C."},{"family":"Cormie","given":"Claire"},{"family":"Goulding","given":"David"},{"family":"Lawley","given":"Trevor D."}],"issued":{"date-parts":[["2021",12]]}}},{"id":1593,"uris":["http://zotero.org/users/8873894/items/CWNLIUM4"],"itemData":{"id":1593,"type":"article-journal","abstract":"Recent studies have suggested a major role for endospore forming bacteria within the gut microbiota, not only as pathogens but also as commensal and beneficial members contributing to gut homeostasis. In this review the sporulation processes, spore properties, and germination processes will be explained within the scope of the human gut. Within the gut, spore-forming bacteria are known to interact with the host’s immune system, both in vegetative cell and spore form. Together with the resistant nature of the spore, these characteristics offer potential for spores’ use as delivery vehicles for therapeutics. In the last part of the review, the therapeutic potential of spores as probiotics, vaccine vehicles, and drug delivery systems will be discussed.","container-title":"International Journal of Molecular Sciences","DOI":"10.3390/ijms23063405","ISSN":"1422-0067","issue":"6","journalAbbreviation":"Int J Mol Sci","page":"3405","PMID":"35328823","PMCID":"PMC8953710","source":"PubMed Central","title":"Mechanisms and Applications of Bacterial Sporulation and Germination in the Intestine","volume":"23","author":[{"family":"Koopman","given":"Nienke"},{"family":"Remijas","given":"Lauren"},{"family":"Seppen","given":"Jurgen"},{"family":"Setlow","given":"Peter"},{"family":"Brul","given":"Stanley"}],"issued":{"date-parts":[["2022",3,21]]}}}],"schema":"https://github.com/citation-style-language/schema/raw/master/csl-citation.json"} </w:instrText>
      </w:r>
      <w:r w:rsidRPr="00055836">
        <w:rPr>
          <w:rFonts w:cs="Times New Roman"/>
          <w:szCs w:val="24"/>
        </w:rPr>
        <w:fldChar w:fldCharType="separate"/>
      </w:r>
      <w:r w:rsidRPr="003B7D22">
        <w:rPr>
          <w:rFonts w:cs="Times New Roman"/>
        </w:rPr>
        <w:t>(Browne et al., 2021; Galperin et al., 2022; Koopman et al., 2022)</w:t>
      </w:r>
      <w:r w:rsidRPr="00055836">
        <w:rPr>
          <w:rFonts w:cs="Times New Roman"/>
          <w:szCs w:val="24"/>
        </w:rPr>
        <w:fldChar w:fldCharType="end"/>
      </w:r>
      <w:r w:rsidRPr="00055836">
        <w:rPr>
          <w:rFonts w:cs="Times New Roman"/>
          <w:szCs w:val="24"/>
        </w:rPr>
        <w:t>.</w:t>
      </w:r>
      <w:r>
        <w:rPr>
          <w:rFonts w:cs="Times New Roman"/>
          <w:szCs w:val="24"/>
        </w:rPr>
        <w:t xml:space="preserve"> </w:t>
      </w:r>
      <w:r w:rsidRPr="00D93D74">
        <w:t xml:space="preserve">The high abundance of ethanol-resistant representatives within </w:t>
      </w:r>
      <w:r w:rsidRPr="00D93D74">
        <w:rPr>
          <w:i/>
          <w:iCs/>
        </w:rPr>
        <w:t>Bacillota</w:t>
      </w:r>
      <w:r w:rsidRPr="00D93D74">
        <w:t xml:space="preserve"> was expected due to the widespread ability to sporulate in this phylum </w:t>
      </w:r>
      <w:r w:rsidRPr="00D93D74">
        <w:fldChar w:fldCharType="begin"/>
      </w:r>
      <w:r w:rsidRPr="00D93D74">
        <w:instrText xml:space="preserve"> ADDIN ZOTERO_ITEM CSL_CITATION {"citationID":"A68SKsND","properties":{"formattedCitation":"(Egan et al., 2021)","plainCitation":"(Egan et al., 2021)","noteIndex":0},"citationItems":[{"id":1088,"uris":["http://zotero.org/users/8873894/items/SJCCTPEG"],"itemData":{"id":1088,"type":"article-journal","abstract":"The human gut microbiome is a diverse and complex ecosystem that plays a critical role in health and disease. The composition of the gut microbiome has been well studied across all stages of life. In recent years, studies have investigated the production of endospores by specific members of the gut microbiome. An endospore is a tough, dormant structure formed by members of the Firmicutes phylum, which allows for greater resistance to otherwise inhospitable conditions. This innate resis­ tance has consequences for human health and disease, as well as in biotechnology. In particular, the formation of endospores is strongly linked to antibiotic resistance and the spread of antibiotic resistance genes, also known as the resistome. The term sporobiota has been used to define the spore-forming cohort of a microbial community. In this review, we present an overview of the current knowledge of the sporobiota in the human gut. We discuss the development of the sporobiota in the infant gut and the perinatal factors that may have an effect on vertical transmission from mother to infant. Finally, we examine the sporobiota of critically important food sources for the developing infant, breast milk and powdered infant formula.","container-title":"Gut Microbes","DOI":"10.1080/19490976.2020.1863134","ISSN":"1949-0976, 1949-0984","issue":"1","journalAbbreviation":"Gut Microbes","language":"en","page":"1863134","source":"DOI.org (Crossref)","title":"The Sporobiota of the Human Gut","volume":"13","author":[{"family":"Egan","given":"Muireann"},{"family":"Dempsey","given":"Eugene"},{"family":"Ryan","given":"C. Anthony"},{"family":"Ross","given":"R. Paul"},{"family":"Stanton","given":"Catherine"}],"issued":{"date-parts":[["2021",1,1]]}}}],"schema":"https://github.com/citation-style-language/schema/raw/master/csl-citation.json"} </w:instrText>
      </w:r>
      <w:r w:rsidRPr="00D93D74">
        <w:fldChar w:fldCharType="separate"/>
      </w:r>
      <w:r w:rsidRPr="00D93D74">
        <w:t>(Egan et al., 2021)</w:t>
      </w:r>
      <w:r w:rsidRPr="00D93D74">
        <w:fldChar w:fldCharType="end"/>
      </w:r>
      <w:r w:rsidRPr="00D93D74">
        <w:t>.</w:t>
      </w:r>
    </w:p>
    <w:p w14:paraId="42A7F3E2" w14:textId="3DBC8BBB" w:rsidR="003B7D22" w:rsidRPr="0056434F" w:rsidRDefault="003B7D22" w:rsidP="003B7D22">
      <w:pPr>
        <w:rPr>
          <w:rFonts w:ascii="Georgia" w:hAnsi="Georgia"/>
        </w:rPr>
      </w:pPr>
      <w:r w:rsidRPr="00055836">
        <w:rPr>
          <w:rFonts w:cs="Times New Roman"/>
          <w:szCs w:val="24"/>
        </w:rPr>
        <w:t xml:space="preserve">The combined approach of ethanol-EMA treatment and gene-based sporulation determination revealed a substantial group of </w:t>
      </w:r>
      <w:r w:rsidRPr="00055836">
        <w:rPr>
          <w:rFonts w:cs="Times New Roman"/>
          <w:i/>
          <w:iCs/>
          <w:szCs w:val="24"/>
        </w:rPr>
        <w:t>Bacillota</w:t>
      </w:r>
      <w:r w:rsidRPr="00055836">
        <w:rPr>
          <w:rFonts w:cs="Times New Roman"/>
          <w:szCs w:val="24"/>
        </w:rPr>
        <w:t xml:space="preserve"> representatives with gene-defined sporulation ability that did not confer ethanol resistance, indicating that the presence of sporulation genes alone does not guarantee spore formation under all conditions.</w:t>
      </w:r>
      <w:r w:rsidRPr="00055836">
        <w:rPr>
          <w:rFonts w:ascii="Georgia" w:hAnsi="Georgia"/>
        </w:rPr>
        <w:t xml:space="preserve"> </w:t>
      </w:r>
      <w:r w:rsidRPr="00055836">
        <w:rPr>
          <w:rFonts w:cs="Times New Roman"/>
          <w:szCs w:val="24"/>
        </w:rPr>
        <w:t xml:space="preserve">This is not unexpected, as the sporulation and germination signals differ markedly even between well-studied model organisms such as </w:t>
      </w:r>
      <w:r w:rsidRPr="00055836">
        <w:rPr>
          <w:rFonts w:cs="Times New Roman"/>
          <w:i/>
          <w:iCs/>
          <w:szCs w:val="24"/>
        </w:rPr>
        <w:t xml:space="preserve">Bacillus subtilis </w:t>
      </w:r>
      <w:r w:rsidRPr="00055836">
        <w:rPr>
          <w:rFonts w:cs="Times New Roman"/>
          <w:szCs w:val="24"/>
        </w:rPr>
        <w:t xml:space="preserve">and </w:t>
      </w:r>
      <w:r>
        <w:rPr>
          <w:rFonts w:cs="Times New Roman"/>
          <w:i/>
          <w:iCs/>
          <w:szCs w:val="24"/>
        </w:rPr>
        <w:t>C.</w:t>
      </w:r>
      <w:r w:rsidRPr="00055836">
        <w:rPr>
          <w:rFonts w:cs="Times New Roman"/>
          <w:i/>
          <w:iCs/>
          <w:szCs w:val="24"/>
        </w:rPr>
        <w:t xml:space="preserve"> difficile</w:t>
      </w:r>
      <w:r w:rsidRPr="00055836">
        <w:rPr>
          <w:rFonts w:cs="Times New Roman"/>
          <w:szCs w:val="24"/>
        </w:rPr>
        <w:t xml:space="preserve"> </w:t>
      </w:r>
      <w:r w:rsidRPr="00055836">
        <w:rPr>
          <w:rFonts w:cs="Times New Roman"/>
          <w:szCs w:val="24"/>
        </w:rPr>
        <w:fldChar w:fldCharType="begin"/>
      </w:r>
      <w:r>
        <w:rPr>
          <w:rFonts w:cs="Times New Roman"/>
          <w:szCs w:val="24"/>
        </w:rPr>
        <w:instrText xml:space="preserve"> ADDIN ZOTERO_ITEM CSL_CITATION {"citationID":"9eu5Tozm","properties":{"formattedCitation":"(Setlow, 2019)","plainCitation":"(Setlow, 2019)","noteIndex":0},"citationItems":[{"id":314,"uris":["http://zotero.org/users/8873894/items/SNGZWQ3N"],"itemData":{"id":314,"type":"article-journal","abstract":"The purpose of this article is to highlight some areas of research with spores of bacteria of Firmicute species in which the methodology too commonly used is not optimal and generates misleading results. As a consequence, conclusions drawn from data obtained are often ﬂawed or not appropriate. Topics covered in the article include the following: (i) the importance of using well-puriﬁed bacterial spores in studies on spore resistance, composition, killing, disinfection and germination; (ii) methods for obtaining good puriﬁcation of spores of various species; (iii) appropriate experimental approaches to determine mechanisms of spore resistance and spore killing by a variety of agents, as well as known mechanisms of spore resistance and killing; (iv) common errors made in drawing conclusions about spore killing by various agents, including failure to neutralize chemical agents before plating for viable spore enumeration, and equating correlations between changes in spore properties accompanying spore killing with causation. It is hoped that a consideration of these topics will improve the quality of spore research going forward.","container-title":"Journal of Applied Microbiology","DOI":"10.1111/jam.14067","ISSN":"13645072","issue":"2","journalAbbreviation":"J Appl Microbiol","language":"en","page":"348-358","source":"DOI.org (Crossref)","title":"Observations on research with spores of Bacillales and Clostridiales species","volume":"126","author":[{"family":"Setlow","given":"Peter"}],"issued":{"date-parts":[["2019",2]]}}}],"schema":"https://github.com/citation-style-language/schema/raw/master/csl-citation.json"} </w:instrText>
      </w:r>
      <w:r w:rsidRPr="00055836">
        <w:rPr>
          <w:rFonts w:cs="Times New Roman"/>
          <w:szCs w:val="24"/>
        </w:rPr>
        <w:fldChar w:fldCharType="separate"/>
      </w:r>
      <w:r w:rsidRPr="003B7D22">
        <w:rPr>
          <w:rFonts w:cs="Times New Roman"/>
        </w:rPr>
        <w:t>(Setlow, 2019)</w:t>
      </w:r>
      <w:r w:rsidRPr="00055836">
        <w:rPr>
          <w:rFonts w:cs="Times New Roman"/>
          <w:szCs w:val="24"/>
        </w:rPr>
        <w:fldChar w:fldCharType="end"/>
      </w:r>
      <w:r w:rsidRPr="00055836">
        <w:rPr>
          <w:rFonts w:cs="Times New Roman"/>
          <w:szCs w:val="24"/>
        </w:rPr>
        <w:t xml:space="preserve">. It is therefore plausible that many gut bacteria with the genetic capacity to sporulate either do not sporulate in the healthy human gut or do so only transiently, consistent with recent observations </w:t>
      </w:r>
      <w:r w:rsidRPr="00055836">
        <w:rPr>
          <w:rFonts w:cs="Times New Roman"/>
          <w:szCs w:val="24"/>
        </w:rPr>
        <w:fldChar w:fldCharType="begin"/>
      </w:r>
      <w:r>
        <w:rPr>
          <w:rFonts w:cs="Times New Roman"/>
          <w:szCs w:val="24"/>
        </w:rPr>
        <w:instrText xml:space="preserve"> ADDIN ZOTERO_ITEM CSL_CITATION {"citationID":"dfX7tAbe","properties":{"formattedCitation":"(Machado et al., 2025)","plainCitation":"(Machado et al., 2025)","noteIndex":0},"citationItems":[{"id":3682,"uris":["http://zotero.org/users/8873894/items/NIM9NPQN"],"itemData":{"id":3682,"type":"article-journal","abstract":"Sporulation represents a key adaptive strategy among Firmicutes, facilitating bacterial persistence under environmental stress while mediating host colonization, transmission dynamics, and microbiome stability. Despite the recognized ecological and biomedical significance of spore-forming Bacilli and Clostridia, most taxa remain uncultivated, limiting phenotypic characterization of their sporulation capacity. To bridge this knowledge gap, we developed SpoMAG, an ensemble machine learning framework that predicts sporulation potential of metagenome-assembled genomes (MAGs) through supervised classification models trained on the presence/absence of 160 sporulation-associated genes. This R-based tool integrates Random Forest and support vector machine algorithms, achieving probabilistic predictions with high performance (AUC = 92.2%, F1-score = 88.2%). Application to fecal metagenomes from humans, cattle, poultry, and swine identified 63 putatively spore-forming MAGs exhibiting distinct host- and order-specific patterns. Bacilli MAGs from Bacillales and Paenibacillales orders showed high sporulation probabilities and gene richness, while Clostridia MAGs exhibited more heterogeneous profiles. Predictions included undercharacterized families in the spore-forming perspective, such as Acetivibrionaceae, Christensenellaceae, and UBA1381, expanding the known phylogenetic breadth of sporulation capacity. Nine genes were consistently present across all predicted spore-formers (namely pth, yaaT, spoIIAB, spoIIIAE, spoIIIAD, ctpB, ftsW, spoVD, and lgt), suggesting conserved genetic elements across uncultivated Firmicutes for future research. Average nucleotide identity (ANI) analysis revealed seven cases of species-level sharing (ANI value &gt; 95%) among hosts, including a putative novel Acetivibrionaceae species, suggesting possible cross-host transmission facilitated by sporulation. In all 63 genomes predicted to sporulate, we identified nine genes across sporulation steps. In addition, SHapley Additive exPlanations (SHAP) analysis indicated 16 consensus genes consistently contributing to predictions (namely lytH, cotP, spoIIIAG, spoIIR, spoVAD, gerC, yabP, yqfD, gerD, spoVAA, gpr, ytaF, gdh, ypeB, spoVID, and ymfJ), bringing biologically meaningful features across sporulation stages. By combining gene annotation with interpretable machine learning, SpoMAG provides a reproducible and accessible framework to infer sporulation potential in uncultured microbial taxa. This tool enhances targeted investigations into microbial survival strategies and supports research in microbiome ecology, probiotic discovery, food safety, and public health surveillance. SpoMAG is freely available as an R package and expands current capabilities for functional inference in metagenomic datasets.","container-title":"PeerJ","DOI":"10.7717/peerj.20232","ISSN":"2167-8359","journalAbbreviation":"PeerJ","language":"en","page":"e20232","publisher":"PeerJ Inc.","source":"peerj.com","title":"Prediction of sporulating Firmicutes from uncultured gut microbiota using SpoMAG, an ensemble learning tool","volume":"13","author":[{"family":"Machado","given":"Douglas Terra"},{"family":"Brustolini","given":"Otávio José Bernardes"},{"family":"Corrêa","given":"Ellen dos Santos"},{"family":"Vasconcelos","given":"Ana Tereza Ribeiro"}],"issued":{"date-parts":[["2025",10,17]]}}}],"schema":"https://github.com/citation-style-language/schema/raw/master/csl-citation.json"} </w:instrText>
      </w:r>
      <w:r w:rsidRPr="00055836">
        <w:rPr>
          <w:rFonts w:cs="Times New Roman"/>
          <w:szCs w:val="24"/>
        </w:rPr>
        <w:fldChar w:fldCharType="separate"/>
      </w:r>
      <w:r w:rsidRPr="003B7D22">
        <w:rPr>
          <w:rFonts w:cs="Times New Roman"/>
        </w:rPr>
        <w:t>(Machado et al., 2025)</w:t>
      </w:r>
      <w:r w:rsidRPr="00055836">
        <w:rPr>
          <w:rFonts w:cs="Times New Roman"/>
          <w:szCs w:val="24"/>
        </w:rPr>
        <w:fldChar w:fldCharType="end"/>
      </w:r>
      <w:r w:rsidRPr="00055836">
        <w:rPr>
          <w:rFonts w:cs="Times New Roman"/>
          <w:szCs w:val="24"/>
        </w:rPr>
        <w:t xml:space="preserve">. </w:t>
      </w:r>
    </w:p>
    <w:p w14:paraId="6D06090B" w14:textId="3FEEDDA6" w:rsidR="003B7D22" w:rsidRPr="0056434F" w:rsidRDefault="003B7D22" w:rsidP="003B7D22">
      <w:pPr>
        <w:rPr>
          <w:szCs w:val="24"/>
        </w:rPr>
      </w:pPr>
      <w:r>
        <w:t xml:space="preserve">Gene-based determination of sporulation ability resulted in determination of spore-forming species present in </w:t>
      </w:r>
      <w:r w:rsidR="005F1300">
        <w:t xml:space="preserve">the </w:t>
      </w:r>
      <w:r>
        <w:t xml:space="preserve">phylum </w:t>
      </w:r>
      <w:r>
        <w:rPr>
          <w:i/>
          <w:iCs/>
        </w:rPr>
        <w:t>Bacillota</w:t>
      </w:r>
      <w:r>
        <w:t xml:space="preserve"> and one MAG with unclassified </w:t>
      </w:r>
      <w:r>
        <w:rPr>
          <w:i/>
          <w:iCs/>
        </w:rPr>
        <w:t xml:space="preserve">Bacteria </w:t>
      </w:r>
      <w:r>
        <w:t xml:space="preserve">as its lowest taxonomic level. </w:t>
      </w:r>
      <w:r w:rsidR="0056434F" w:rsidRPr="0056434F">
        <w:rPr>
          <w:szCs w:val="24"/>
        </w:rPr>
        <w:t>In addition, many species identified by MetaPhlAn lacked high-quality reference genomes for downstream analyses, while assembly-based reconstruction produced only 64 high-quality metagenome-assembled genomes (completion &gt; 90%, contamination &lt; 10%), thereby preventing genome-resolved analyses.</w:t>
      </w:r>
    </w:p>
    <w:p w14:paraId="655099E5" w14:textId="18D146DA" w:rsidR="003B7D22" w:rsidRDefault="003B7D22" w:rsidP="003B7D22">
      <w:pPr>
        <w:rPr>
          <w:szCs w:val="24"/>
        </w:rPr>
      </w:pPr>
      <w:r w:rsidRPr="00055836">
        <w:rPr>
          <w:szCs w:val="24"/>
        </w:rPr>
        <w:lastRenderedPageBreak/>
        <w:t xml:space="preserve">Ethanol-resistant taxa outside </w:t>
      </w:r>
      <w:r w:rsidRPr="00055836">
        <w:rPr>
          <w:i/>
          <w:iCs/>
          <w:szCs w:val="24"/>
        </w:rPr>
        <w:t>Bacillota</w:t>
      </w:r>
      <w:r w:rsidRPr="00055836">
        <w:rPr>
          <w:szCs w:val="24"/>
        </w:rPr>
        <w:t xml:space="preserve"> were rare in our study and the mechanisms underlying their resistance remain poorly characteri</w:t>
      </w:r>
      <w:r w:rsidR="005F1300">
        <w:rPr>
          <w:szCs w:val="24"/>
        </w:rPr>
        <w:t>s</w:t>
      </w:r>
      <w:r w:rsidRPr="00055836">
        <w:rPr>
          <w:szCs w:val="24"/>
        </w:rPr>
        <w:t xml:space="preserve">ed. Although exospore formation has been described in </w:t>
      </w:r>
      <w:r w:rsidRPr="00055836">
        <w:rPr>
          <w:i/>
          <w:iCs/>
          <w:szCs w:val="24"/>
        </w:rPr>
        <w:t>Actinomycetaceae</w:t>
      </w:r>
      <w:r w:rsidRPr="00055836">
        <w:rPr>
          <w:szCs w:val="24"/>
        </w:rPr>
        <w:t xml:space="preserve"> and </w:t>
      </w:r>
      <w:r w:rsidRPr="00055836">
        <w:rPr>
          <w:i/>
          <w:iCs/>
          <w:szCs w:val="24"/>
        </w:rPr>
        <w:t>Streptomycetaceae</w:t>
      </w:r>
      <w:r w:rsidRPr="00055836">
        <w:rPr>
          <w:szCs w:val="24"/>
        </w:rPr>
        <w:t>, these families contributed minimally to the ethanol</w:t>
      </w:r>
      <w:r w:rsidRPr="00055836">
        <w:rPr>
          <w:szCs w:val="24"/>
        </w:rPr>
        <w:noBreakHyphen/>
        <w:t xml:space="preserve">resistant community in our cohort, with five </w:t>
      </w:r>
      <w:r w:rsidRPr="00055836">
        <w:rPr>
          <w:i/>
          <w:iCs/>
          <w:szCs w:val="24"/>
        </w:rPr>
        <w:t>Actinomycetaceae</w:t>
      </w:r>
      <w:r w:rsidRPr="00055836">
        <w:rPr>
          <w:szCs w:val="24"/>
        </w:rPr>
        <w:t xml:space="preserve"> species detected and no </w:t>
      </w:r>
      <w:r w:rsidRPr="00055836">
        <w:rPr>
          <w:i/>
          <w:iCs/>
          <w:szCs w:val="24"/>
        </w:rPr>
        <w:t>Streptomycetaceae</w:t>
      </w:r>
      <w:r w:rsidRPr="00055836">
        <w:rPr>
          <w:szCs w:val="24"/>
        </w:rPr>
        <w:t xml:space="preserve"> recovered from ethanol-treated samples.</w:t>
      </w:r>
      <w:r w:rsidRPr="00055836" w:rsidDel="00E7180D">
        <w:rPr>
          <w:szCs w:val="24"/>
        </w:rPr>
        <w:t xml:space="preserve"> </w:t>
      </w:r>
      <w:r w:rsidRPr="00055836">
        <w:rPr>
          <w:szCs w:val="24"/>
        </w:rPr>
        <w:t xml:space="preserve">This is consistent with previous studies in which these groups were reported in ethanol- or lysozyme-treated communities </w:t>
      </w:r>
      <w:r w:rsidRPr="00055836">
        <w:rPr>
          <w:i/>
          <w:iCs/>
          <w:szCs w:val="24"/>
        </w:rPr>
        <w:fldChar w:fldCharType="begin"/>
      </w:r>
      <w:r>
        <w:rPr>
          <w:i/>
          <w:iCs/>
          <w:szCs w:val="24"/>
        </w:rPr>
        <w:instrText xml:space="preserve"> ADDIN ZOTERO_ITEM CSL_CITATION {"citationID":"HQv08wON","properties":{"formattedCitation":"(Avershina et al., 2020; Browne et al., 2016b; Kearney et al., 2018)","plainCitation":"(Avershina et al., 2020; Browne et al., 2016b; Kearney et al., 2018)","noteIndex":0},"citationItems":[{"id":376,"uris":["http://zotero.org/users/8873894/items/YDIPWJ3L"],"itemData":{"id":376,"type":"article-journal","abstract":"A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heritability.","container-title":"Nature","DOI":"10.1038/nature17645","ISSN":"0028-0836","issue":"7604","journalAbbreviation":"Nature","page":"543-546","PMID":"27144353","PMCID":"PMC4890681","source":"PubMed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D."}],"issued":{"date-parts":[["2016"]]}}},{"id":381,"uris":["http://zotero.org/users/8873894/items/3G69ZQ2W"],"itemData":{"id":381,"type":"article-journal","abstract":"Endospore-formers in the human microbiota are well adapted for host-to-host transmission, and an emerging consensus points to their role in determining health and disease states in the gut. The human gut, more than any other environment, encourages the maintenance of endospore formation, with recent culture-based work suggesting that over 50% of genera in the microbiome carry genes attributed to this trait. However, there has been limited work on the ecological role of endospores and other stress-resistant cellular states in the human gut. In fact, there is no data to indicate whether organisms with the genetic potential to form endospores actually form endospores in situ and how sporulation varies across individuals and over time. Here we applied a culture-independent protocol to enrich for endospores and other stress-resistant cells in human feces to identify variation in these states across people and within an individual over time. We see that cells with resistant states are more likely than those without to be shared among multiple individuals, which suggests that these resistant states are particularly adapted for cross-host dissemination. Furthermore, we use untargeted fecal metabolomics in 24 individuals and within a person over time to show that these organisms respond to shared environmental signals, and in particular, dietary fatty acids, that likely mediate colonization of recently disturbed human guts.","container-title":"The ISME Journal","DOI":"10.1038/s41396-018-0192-z","ISSN":"1751-7362, 1751-7370","issue":"10","journalAbbreviation":"ISME J","language":"en","page":"2403-2416","source":"DOI.org (Crossref)","title":"Endospores and other lysis-resistant bacteria comprise a widely shared core community within the human microbiota","volume":"12","author":[{"family":"Kearney","given":"Sean M."},{"family":"Gibbons","given":"Sean M."},{"family":"Poyet","given":"Mathilde"},{"family":"Gurry","given":"Thomas"},{"family":"Bullock","given":"Kevin"},{"family":"Allegretti","given":"Jessica R."},{"family":"Clish","given":"Clary B."},{"family":"Alm","given":"Eric J."}],"issued":{"date-parts":[["2018",10]]}}},{"id":340,"uris":["http://zotero.org/users/8873894/items/UNE5VPVB"],"itemData":{"id":340,"type":"article-journal","abstract":"Abstract\n            \n              Spore forming bacteria comprise a large part of the human gut microbiota. However, study of the endospores in gut microbiota is limited due to difficulties of culturing and numerous unknown germination factors. In this study we propose a new method for culture-independent characterization of endospores in stool samples. We have enriched DNA of spore-forming bacterial species from stool samples of 40 mother-child pairs from a previously described mother-child cohort. The samples were exposed to a two-step purification process comprising ethanol and ethidium monoazide (EMA) treatment to first kill vegetative cells and to subsequently eliminate their DNA from the samples. The composition of the ethanol-EMA resistant DNA was characterized by 16S rRNA marker gene sequencing. Operational taxonomic units (OTUs) belonging to the Clostridia class (OTU1:\n              Romboutsia\n              , OTU5: Peptostreptococcaceae and OTU14:\n              Clostridium\n              senso stricto) and one belonging to the Bacillus class (OTU20:\n              Turicibacter\n              ) were significantly more abundant in the samples from mothers and children after ethanol-EMA treatment than in those treated with ethanol only. No correlation was observed between ethanol-EMA resistant OTUs detected in children and in their mothers, which indicates that a low level of spore-forming species are shared between mothers and their children. Anaerobic ethanol-resistant bacteria were isolated from all mothers and all children over 1 year of age. Generally, in 70% of the ethanol-treated samples used for anaerobic culturing, 16S rRNA gene sequences of bacterial isolates corresponded to OTUs detected in these samples after EMA treatment. We report a new DNA-based method for the characterization of endospores in gut microbiota. Our method has high degree of correspondence to the culture-based method, although it requires further optimization. Our results also indicate a high turnover of endospores in the gut during the first two years of life, perhaps with a high environmental impact.","container-title":"Scientific Reports","DOI":"10.1038/s41598-020-58858-y","ISSN":"2045-2322","issue":"1","journalAbbreviation":"Sci Rep","language":"en","page":"1832","source":"DOI.org (Crossref)","title":"Culture dependent and independent analyses suggest a low level of sharing of endospore-forming species between mothers and their children","volume":"10","author":[{"family":"Avershina","given":"Ekaterina"},{"family":"Larsen","given":"Marte Gro"},{"family":"Aspholm","given":"Marina"},{"family":"Lindback","given":"Toril"},{"family":"Storrø","given":"Ola"},{"family":"Øien","given":"Torbjørn"},{"family":"Johnsen","given":"Roar"},{"family":"Rudi","given":"Knut"}],"issued":{"date-parts":[["2020",12]]}}}],"schema":"https://github.com/citation-style-language/schema/raw/master/csl-citation.json"} </w:instrText>
      </w:r>
      <w:r w:rsidRPr="00055836">
        <w:rPr>
          <w:i/>
          <w:iCs/>
          <w:szCs w:val="24"/>
        </w:rPr>
        <w:fldChar w:fldCharType="separate"/>
      </w:r>
      <w:r w:rsidRPr="003B7D22">
        <w:t>(Avershina et al., 2020; Browne et al., 2016b; Kearney et al., 2018)</w:t>
      </w:r>
      <w:r w:rsidRPr="00055836">
        <w:rPr>
          <w:i/>
          <w:iCs/>
          <w:szCs w:val="24"/>
        </w:rPr>
        <w:fldChar w:fldCharType="end"/>
      </w:r>
      <w:r w:rsidRPr="00055836">
        <w:rPr>
          <w:szCs w:val="24"/>
        </w:rPr>
        <w:t xml:space="preserve">. Members of the phylum </w:t>
      </w:r>
      <w:r w:rsidRPr="00055836">
        <w:rPr>
          <w:i/>
          <w:iCs/>
          <w:szCs w:val="24"/>
        </w:rPr>
        <w:t xml:space="preserve">Pseudomonadota </w:t>
      </w:r>
      <w:r w:rsidRPr="00055836">
        <w:rPr>
          <w:szCs w:val="24"/>
        </w:rPr>
        <w:t xml:space="preserve">(nine species detected in the ethanol-resistant community), were also previously confirmed in the ethanol-resistant community and have been reported to adopt various dormant life strategies, including non-spore persistence and the viable but non-culturable state </w:t>
      </w:r>
      <w:r w:rsidRPr="00055836">
        <w:rPr>
          <w:szCs w:val="24"/>
        </w:rPr>
        <w:fldChar w:fldCharType="begin"/>
      </w:r>
      <w:r>
        <w:rPr>
          <w:szCs w:val="24"/>
        </w:rPr>
        <w:instrText xml:space="preserve"> ADDIN ZOTERO_ITEM CSL_CITATION {"citationID":"QrUQ4rcZ","properties":{"formattedCitation":"(L. Li et al., 2014)","plainCitation":"(L. Li et al., 2014)","noteIndex":0},"citationItems":[{"id":3140,"uris":["http://zotero.org/users/8873894/items/XZXFBB2A"],"itemData":{"id":3140,"type":"article-journal","abstract":"&lt;p&gt;Many bacterial species have been found to exist in a viable but non-culturable (VBNC) state since its discovery in 1982. VBNC cells are characterized by a loss of culturability on routine agar, which impairs their detection by conventional plate count techniques. This leads to an underestimation of total viable cells in environmental or clinical samples, and thus poses a risk to public health. In this review, we present recent findings on the VBNC state of human bacterial pathogens. The characteristics of VBNC cells, including the similarities and differences to viable, culturable cells and dead cells, and different detection methods are discussed. Exposure to various stresses can induce the VBNC state, and VBNC cells may be resuscitated back to culturable cells under suitable stimuli. The conditions that trigger the induction of the VBNC state and resuscitation from it are summarized and the mechanisms underlying these two processes are discussed. Last but not least, the significance of VBNC cells and their potential influence on human health are also reviewed.&lt;/p&gt;","container-title":"Frontiers in Microbiology","DOI":"10.3389/fmicb.2014.00258","ISSN":"1664-302X","journalAbbreviation":"Front. Microbiol.","language":"English","publisher":"Frontiers","source":"Frontiers","title":"The importance of the viable but non-culturable state in human bacterial pathogens","URL":"https://www.frontiersin.org/journals/microbiology/articles/10.3389/fmicb.2014.00258/full","volume":"5","author":[{"family":"Li","given":"Laam"},{"family":"Mendis","given":"Nilmini"},{"family":"Trigui","given":"Hana"},{"family":"Oliver","given":"James D."},{"family":"Faucher","given":"Sebastien P."}],"accessed":{"date-parts":[["2025",3,28]]},"issued":{"date-parts":[["2014",6,2]]}}}],"schema":"https://github.com/citation-style-language/schema/raw/master/csl-citation.json"} </w:instrText>
      </w:r>
      <w:r w:rsidRPr="00055836">
        <w:rPr>
          <w:szCs w:val="24"/>
        </w:rPr>
        <w:fldChar w:fldCharType="separate"/>
      </w:r>
      <w:r w:rsidRPr="003B7D22">
        <w:t>(L. Li et al., 2014)</w:t>
      </w:r>
      <w:r w:rsidRPr="00055836">
        <w:rPr>
          <w:szCs w:val="24"/>
        </w:rPr>
        <w:fldChar w:fldCharType="end"/>
      </w:r>
      <w:r w:rsidRPr="00055836">
        <w:rPr>
          <w:szCs w:val="24"/>
        </w:rPr>
        <w:t>. Together, these observations indicate that ethanol resistance may serve as a proxy for a broader spectrum of dormant or stress</w:t>
      </w:r>
      <w:r w:rsidRPr="00055836">
        <w:rPr>
          <w:szCs w:val="24"/>
        </w:rPr>
        <w:noBreakHyphen/>
        <w:t xml:space="preserve">tolerant cell states, including but not limited to endospores </w:t>
      </w:r>
      <w:r w:rsidRPr="00055836">
        <w:rPr>
          <w:szCs w:val="24"/>
        </w:rPr>
        <w:fldChar w:fldCharType="begin"/>
      </w:r>
      <w:r>
        <w:rPr>
          <w:szCs w:val="24"/>
        </w:rPr>
        <w:instrText xml:space="preserve"> ADDIN ZOTERO_ITEM CSL_CITATION {"citationID":"x7KTZwtl","properties":{"formattedCitation":"(Avershina et al., 2020; Browne et al., 2016b)","plainCitation":"(Avershina et al., 2020; Browne et al., 2016b)","noteIndex":0},"citationItems":[{"id":340,"uris":["http://zotero.org/users/8873894/items/UNE5VPVB"],"itemData":{"id":340,"type":"article-journal","abstract":"Abstract\n            \n              Spore forming bacteria comprise a large part of the human gut microbiota. However, study of the endospores in gut microbiota is limited due to difficulties of culturing and numerous unknown germination factors. In this study we propose a new method for culture-independent characterization of endospores in stool samples. We have enriched DNA of spore-forming bacterial species from stool samples of 40 mother-child pairs from a previously described mother-child cohort. The samples were exposed to a two-step purification process comprising ethanol and ethidium monoazide (EMA) treatment to first kill vegetative cells and to subsequently eliminate their DNA from the samples. The composition of the ethanol-EMA resistant DNA was characterized by 16S rRNA marker gene sequencing. Operational taxonomic units (OTUs) belonging to the Clostridia class (OTU1:\n              Romboutsia\n              , OTU5: Peptostreptococcaceae and OTU14:\n              Clostridium\n              senso stricto) and one belonging to the Bacillus class (OTU20:\n              Turicibacter\n              ) were significantly more abundant in the samples from mothers and children after ethanol-EMA treatment than in those treated with ethanol only. No correlation was observed between ethanol-EMA resistant OTUs detected in children and in their mothers, which indicates that a low level of spore-forming species are shared between mothers and their children. Anaerobic ethanol-resistant bacteria were isolated from all mothers and all children over 1 year of age. Generally, in 70% of the ethanol-treated samples used for anaerobic culturing, 16S rRNA gene sequences of bacterial isolates corresponded to OTUs detected in these samples after EMA treatment. We report a new DNA-based method for the characterization of endospores in gut microbiota. Our method has high degree of correspondence to the culture-based method, although it requires further optimization. Our results also indicate a high turnover of endospores in the gut during the first two years of life, perhaps with a high environmental impact.","container-title":"Scientific Reports","DOI":"10.1038/s41598-020-58858-y","ISSN":"2045-2322","issue":"1","journalAbbreviation":"Sci Rep","language":"en","page":"1832","source":"DOI.org (Crossref)","title":"Culture dependent and independent analyses suggest a low level of sharing of endospore-forming species between mothers and their children","volume":"10","author":[{"family":"Avershina","given":"Ekaterina"},{"family":"Larsen","given":"Marte Gro"},{"family":"Aspholm","given":"Marina"},{"family":"Lindback","given":"Toril"},{"family":"Storrø","given":"Ola"},{"family":"Øien","given":"Torbjørn"},{"family":"Johnsen","given":"Roar"},{"family":"Rudi","given":"Knut"}],"issued":{"date-parts":[["2020",12]]}}},{"id":376,"uris":["http://zotero.org/users/8873894/items/YDIPWJ3L"],"itemData":{"id":376,"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heritability.","container-title":"Nature","DOI":"10.1038/nature17645","ISSN":"0028-0836","issue":"7604","journalAbbreviation":"Nature","page":"543-546","PMID":"27144353","PMCID":"PMC4890681","source":"PubMed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D."}],"issued":{"date-parts":[["2016"]]}}}],"schema":"https://github.com/citation-style-language/schema/raw/master/csl-citation.json"} </w:instrText>
      </w:r>
      <w:r w:rsidRPr="00055836">
        <w:rPr>
          <w:szCs w:val="24"/>
        </w:rPr>
        <w:fldChar w:fldCharType="separate"/>
      </w:r>
      <w:r w:rsidRPr="003B7D22">
        <w:t>(Avershina et al., 2020; Browne et al., 2016b)</w:t>
      </w:r>
      <w:r w:rsidRPr="00055836">
        <w:rPr>
          <w:szCs w:val="24"/>
        </w:rPr>
        <w:fldChar w:fldCharType="end"/>
      </w:r>
      <w:r w:rsidRPr="00055836">
        <w:rPr>
          <w:szCs w:val="24"/>
        </w:rPr>
        <w:t>.</w:t>
      </w:r>
    </w:p>
    <w:p w14:paraId="4BD9AED1" w14:textId="77777777" w:rsidR="003B7D22" w:rsidRPr="00055836" w:rsidRDefault="003B7D22" w:rsidP="003B7D22">
      <w:pPr>
        <w:rPr>
          <w:szCs w:val="24"/>
        </w:rPr>
      </w:pPr>
    </w:p>
    <w:p w14:paraId="233B9286" w14:textId="77777777" w:rsidR="009972F0" w:rsidRPr="00D93D74" w:rsidRDefault="009972F0" w:rsidP="009972F0">
      <w:pPr>
        <w:pStyle w:val="Heading3"/>
        <w:numPr>
          <w:ilvl w:val="2"/>
          <w:numId w:val="43"/>
        </w:numPr>
        <w:tabs>
          <w:tab w:val="num" w:pos="360"/>
        </w:tabs>
      </w:pPr>
      <w:bookmarkStart w:id="927" w:name="_Toc220932888"/>
      <w:bookmarkStart w:id="928" w:name="_Toc227737903"/>
      <w:r w:rsidRPr="00D93D74">
        <w:t>Between and within individual dynamics of spore-forming bacteria</w:t>
      </w:r>
      <w:bookmarkEnd w:id="927"/>
      <w:bookmarkEnd w:id="928"/>
    </w:p>
    <w:p w14:paraId="2522954E" w14:textId="77777777" w:rsidR="003B7D22" w:rsidRDefault="003B7D22" w:rsidP="003B7D22">
      <w:r w:rsidRPr="003B7D22">
        <w:t>In our cohort, ethanol</w:t>
      </w:r>
      <w:r w:rsidRPr="003B7D22">
        <w:noBreakHyphen/>
        <w:t>resistant spore-forming species were both more prevalent among individuals and more persistent within individuals over six months</w:t>
      </w:r>
      <w:r>
        <w:t xml:space="preserve">, </w:t>
      </w:r>
      <w:r w:rsidRPr="003B7D22">
        <w:t>corroborating comparative genomic predictions that sporulation ability is associated with higher population</w:t>
      </w:r>
      <w:r w:rsidRPr="003B7D22">
        <w:noBreakHyphen/>
        <w:t xml:space="preserve">level prevalence </w:t>
      </w:r>
      <w:r w:rsidRPr="003B7D22">
        <w:fldChar w:fldCharType="begin"/>
      </w:r>
      <w:r>
        <w:instrText xml:space="preserve"> ADDIN ZOTERO_ITEM CSL_CITATION {"citationID":"Rsl0CqoG","properties":{"formattedCitation":"(Browne et al., 2021)","plainCitation":"(Browne et al., 2021)","noteIndex":0},"citationItems":[{"id":380,"uris":["http://zotero.org/users/8873894/items/N88GZHKF"],"itemData":{"id":380,"type":"article-journal","abstract":"Background: Human-to-human transmission of symbiotic, anaerobic bacteria is a fundamental evolutionary adaptation essential for membership of the human gut microbiota. However, despite its importance, the genomic and biological adaptations underpinning symbiont transmission remain poorly understood. The Firmicutes are a dominant phylum within the intestinal microbiota that are capable of producing resistant endospores that maintain viability within the environment and germinate within the intestine to facilitate transmission. However, the impact of host transmission on the evolutionary and adaptive processes within the intestinal microbiota remains unknown.\nResults: We analyze 1358 genomes of Firmicutes bacteria derived from host and environment-associated habitats. Characterization of genomes as spore-forming based on the presence of sporulation-predictive genes reveals multiple losses of sporulation in many distinct lineages. Loss of sporulation in gut Firmicutes is associated with features of host-adaptation such as genome reduction and specialized metabolic capabilities. Consistent with these data, analysis of 9966 gut metagenomes from adults around the world demonstrates that bacteria now incapable of sporulation are more abundant within individuals but less prevalent in the human population compared to spore-forming bacteria.\nConclusions: Our results suggest host adaptation in gut Firmicutes is an evolutionary trade-off between transmission range and colonization abundance. We reveal host transmission as an underappreciated process that shapes the evolution, assembly, and functions of gut Firmicutes.","container-title":"Genome Biology","DOI":"10.1186/s13059-021-02428-6","ISSN":"1474-760X","issue":"1","journalAbbreviation":"Genome Biol","language":"en","page":"204","source":"DOI.org (Crossref)","title":"Host adaptation in gut Firmicutes is associated with sporulation loss and altered transmission cycle","volume":"22","author":[{"family":"Browne","given":"Hilary P."},{"family":"Almeida","given":"Alexandre"},{"family":"Kumar","given":"Nitin"},{"family":"Vervier","given":"Kevin"},{"family":"Adoum","given":"Anne T."},{"family":"Viciani","given":"Elisa"},{"family":"Dawson","given":"Nicholas J. R."},{"family":"Forster","given":"Samuel C."},{"family":"Cormie","given":"Claire"},{"family":"Goulding","given":"David"},{"family":"Lawley","given":"Trevor D."}],"issued":{"date-parts":[["2021",12]]}}}],"schema":"https://github.com/citation-style-language/schema/raw/master/csl-citation.json"} </w:instrText>
      </w:r>
      <w:r w:rsidRPr="003B7D22">
        <w:fldChar w:fldCharType="separate"/>
      </w:r>
      <w:r w:rsidRPr="003B7D22">
        <w:rPr>
          <w:rFonts w:cs="Times New Roman"/>
        </w:rPr>
        <w:t>(Browne et al., 2021)</w:t>
      </w:r>
      <w:r w:rsidRPr="003B7D22">
        <w:fldChar w:fldCharType="end"/>
      </w:r>
      <w:r w:rsidRPr="003B7D22">
        <w:t xml:space="preserve"> and aligning with experimental findings from lysozyme treated communities </w:t>
      </w:r>
      <w:r w:rsidRPr="003B7D22">
        <w:fldChar w:fldCharType="begin"/>
      </w:r>
      <w:r>
        <w:instrText xml:space="preserve"> ADDIN ZOTERO_ITEM CSL_CITATION {"citationID":"lSJZqDlQ","properties":{"formattedCitation":"(Kearney et al., 2018)","plainCitation":"(Kearney et al., 2018)","noteIndex":0},"citationItems":[{"id":381,"uris":["http://zotero.org/users/8873894/items/3G69ZQ2W"],"itemData":{"id":381,"type":"article-journal","abstract":"Endospore-formers in the human microbiota are well adapted for host-to-host transmission, and an emerging consensus points to their role in determining health and disease states in the gut. The human gut, more than any other environment, encourages the maintenance of endospore formation, with recent culture-based work suggesting that over 50% of genera in the microbiome carry genes attributed to this trait. However, there has been limited work on the ecological role of endospores and other stress-resistant cellular states in the human gut. In fact, there is no data to indicate whether organisms with the genetic potential to form endospores actually form endospores in situ and how sporulation varies across individuals and over time. Here we applied a culture-independent protocol to enrich for endospores and other stress-resistant cells in human feces to identify variation in these states across people and within an individual over time. We see that cells with resistant states are more likely than those without to be shared among multiple individuals, which suggests that these resistant states are particularly adapted for cross-host dissemination. Furthermore, we use untargeted fecal metabolomics in 24 individuals and within a person over time to show that these organisms respond to shared environmental signals, and in particular, dietary fatty acids, that likely mediate colonization of recently disturbed human guts.","container-title":"The ISME Journal","DOI":"10.1038/s41396-018-0192-z","ISSN":"1751-7362, 1751-7370","issue":"10","journalAbbreviation":"ISME J","language":"en","page":"2403-2416","source":"DOI.org (Crossref)","title":"Endospores and other lysis-resistant bacteria comprise a widely shared core community within the human microbiota","volume":"12","author":[{"family":"Kearney","given":"Sean M."},{"family":"Gibbons","given":"Sean M."},{"family":"Poyet","given":"Mathilde"},{"family":"Gurry","given":"Thomas"},{"family":"Bullock","given":"Kevin"},{"family":"Allegretti","given":"Jessica R."},{"family":"Clish","given":"Clary B."},{"family":"Alm","given":"Eric J."}],"issued":{"date-parts":[["2018",10]]}}}],"schema":"https://github.com/citation-style-language/schema/raw/master/csl-citation.json"} </w:instrText>
      </w:r>
      <w:r w:rsidRPr="003B7D22">
        <w:fldChar w:fldCharType="separate"/>
      </w:r>
      <w:r w:rsidRPr="003B7D22">
        <w:rPr>
          <w:rFonts w:cs="Times New Roman"/>
        </w:rPr>
        <w:t>(Kearney et al., 2018)</w:t>
      </w:r>
      <w:r w:rsidRPr="003B7D22">
        <w:fldChar w:fldCharType="end"/>
      </w:r>
      <w:r w:rsidRPr="003B7D22">
        <w:t xml:space="preserve">. </w:t>
      </w:r>
    </w:p>
    <w:p w14:paraId="43B5D78A" w14:textId="5FF71662" w:rsidR="003B7D22" w:rsidRPr="003B7D22" w:rsidRDefault="003B7D22" w:rsidP="003B7D22">
      <w:r w:rsidRPr="003B7D22">
        <w:t xml:space="preserve">Experimental evidence from </w:t>
      </w:r>
      <w:r w:rsidRPr="003B7D22">
        <w:rPr>
          <w:i/>
          <w:iCs/>
        </w:rPr>
        <w:t xml:space="preserve">in vitro </w:t>
      </w:r>
      <w:r w:rsidRPr="003B7D22">
        <w:t xml:space="preserve">and murine gut models has shown that </w:t>
      </w:r>
      <w:r w:rsidRPr="003B7D22">
        <w:rPr>
          <w:i/>
          <w:iCs/>
        </w:rPr>
        <w:t>C. difficile</w:t>
      </w:r>
      <w:r w:rsidRPr="003B7D22">
        <w:t xml:space="preserve"> spores can bind to biofilms and consequently evade washout, thereby sustaining recurrent infection </w:t>
      </w:r>
      <w:r w:rsidRPr="003B7D22">
        <w:fldChar w:fldCharType="begin"/>
      </w:r>
      <w:r>
        <w:instrText xml:space="preserve"> ADDIN ZOTERO_ITEM CSL_CITATION {"citationID":"Ywfc8bPC","properties":{"formattedCitation":"(Figueroa et al., 2012; Normington et al., 2021; Soavelomandroso et al., 2017)","plainCitation":"(Figueroa et al., 2012; Normington et al., 2021; Soavelomandroso et al., 2017)","noteIndex":0},"citationItems":[{"id":3153,"uris":["http://zotero.org/users/8873894/items/GWLWC4SF"],"itemData":{"id":3153,"type":"article-journal","abstract":"Our study sought to compare the strain types of Clostridium difficile causing initial and recurrent episodes of C. difficile infection (CDI) in adult patients with a first episode of CDI or 1 prior episode of CDI within the previous 90 days. Strains originated from patients who had been entered into two phase 3 randomized clinical trials of fidaxomicin versus vancomycin. Isolates of C. difficile from the initial and recurrent episodes within 28 (± 2) days of cure of CDI were compared using restriction endonuclease analysis (REA) typing. Paired isolates were available from 90 of 194 (46%) patients with recurrent CDI. Patients with isolates available were significantly younger (P = .008) and more likely to be from Canadian sites (P = .0001), compared with patients without isolates. In 75 of 90 subjects (83.3%), the identical REA type strain was identified at recurrence and the initial episode (putative relapse). Early recurrences (0-14 days after treatment completion) were relapses in 86.7% and a new strain (reinfection) in 13.3%. Later recurrences (15-31 days after treatment) were relapses in 76.7% and reinfections in 23.3%. Mean time (± standard deviation) to recurrence was 12.2 (± 6.4) days for relapses and 14.7 (± 6.8) days for reinfections (P = .177). The most common BI/NAP1/027 group and the previous US epidemic REA group J/NAP2/001 had a significantly higher combined rate of recurrence with the same strain (relapse), compared with the other REA groups (39 of 42 [93%] vs 36 of 48 [75%], respectively; P = .023). We found a higher than historic rate of recurrent CDI caused by the same isolate as the original episode, a finding that may be related to the relatively short observation period in this study and the high frequency of isolation of epidemic strains, such as groups BI and J, for which relapse rates may be higher than for other REA groups. Caution in generalizing these observations is required, because the patients studied were younger and more likely to be from Canadian sites than were patients with recurrence who did not provide isolates.","container-title":"Clinical Infectious Diseases: An Official Publication of the Infectious Diseases Society of America","DOI":"10.1093/cid/cis357","ISSN":"1537-6591","issue":"Suppl 2","journalAbbreviation":"Clin Infect Dis","language":"eng","page":"S104-109","PMID":"22752857","PMCID":"PMC3388025","source":"PubMed","title":"Relapse versus reinfection: recurrent Clostridium difficile infection following treatment with fidaxomicin or vancomycin","title-short":"Relapse versus reinfection","volume":"55 Suppl 2","author":[{"family":"Figueroa","given":"Iris"},{"family":"Johnson","given":"Stuart"},{"family":"Sambol","given":"Susan P."},{"family":"Goldstein","given":"Ellie J. C."},{"family":"Citron","given":"Diane M."},{"family":"Gerding","given":"Dale N."}],"issued":{"date-parts":[["2012",8]]}}},{"id":3151,"uris":["http://zotero.org/users/8873894/items/Y5Y33ERV"],"itemData":{"id":3151,"type":"article-journal","abstract":"C. difficile infection (CDI) is a worldwide healthcare problem with ~30% of cases failing primary therapy, placing a burden on healthcare systems and increasing patient morbidity. We have little understanding of why these therapies fail. Here, we use a clinically validated in vitro gut model to assess the contribution of biofilms towards recurrent disease and to investigate biofilm microbiota-C. difficile interactions. Initial experiments show that C. difficile cells became associated with the colonic biofilm microbiota and are not depleted by vancomycin or faecal microbiota transplant therapies. We observe that transferring biofilm encased C. difficile cells into a C. difficile naïve but CDI susceptible model induces CDI. Members of the biofilm community can impact C. difficile biofilm formation by acting either antagonistically or synergistically. We highlight the importance of biofilms as a reservoir for C. difficile, which can be a cause for recurrent infections.","container-title":"npj Biofilms and Microbiomes","DOI":"10.1038/s41522-021-00184-w","ISSN":"2055-5008","issue":"1","journalAbbreviation":"npj Biofilms Microbiomes","language":"en","license":"2021 The Author(s)","page":"1-10","publisher":"Nature Publishing Group","source":"www.nature.com","title":"Biofilms harbour Clostridioides difficile, serving as a reservoir for recurrent infection","volume":"7","author":[{"family":"Normington","given":"Charmaine"},{"family":"Moura","given":"Ines B."},{"family":"Bryant","given":"Jessica A."},{"family":"Ewin","given":"Duncan J."},{"family":"Clark","given":"Emma V."},{"family":"Kettle","given":"Morgan J."},{"family":"Harris","given":"Hannah C."},{"family":"Spittal","given":"William"},{"family":"Davis","given":"Georgina"},{"family":"Henn","given":"Matthew R."},{"family":"Ford","given":"Christopher B."},{"family":"Wilcox","given":"Mark H."},{"family":"Buckley","given":"Anthony M."}],"issued":{"date-parts":[["2021",2,5]]}}},{"id":2984,"uris":["http://zotero.org/users/8873894/items/4EW43G8R"],"itemData":{"id":2984,"type":"article-journal","abstract":"Clostridium difficile infection (CDI) is a major healthcare-associated disease with high recurrence rates. Host colonization is critical for the infectious process, both in first episodes and in recurrent disease, with biofilm formation playing a ...","container-title":"Frontiers in Microbiology","DOI":"10.3389/fmicb.2017.02086","language":"en","page":"2086","PMID":"29118745","source":"pmc.ncbi.nlm.nih.gov","title":"Biofilm Structures in a Mono-Associated Mouse Model of Clostridium difficile Infection","volume":"8","author":[{"family":"Soavelomandroso","given":"Anna P."},{"family":"Gaudin","given":"Françoise"},{"family":"Hoys","given":"Sandra"},{"family":"Nicolas","given":"Valérie"},{"family":"Vedantam","given":"Gayatri"},{"family":"Janoir","given":"Claire"},{"family":"Bouttier","given":"Sylvie"}],"issued":{"date-parts":[["2017",10,25]]}}}],"schema":"https://github.com/citation-style-language/schema/raw/master/csl-citation.json"} </w:instrText>
      </w:r>
      <w:r w:rsidRPr="003B7D22">
        <w:fldChar w:fldCharType="separate"/>
      </w:r>
      <w:r w:rsidRPr="003B7D22">
        <w:rPr>
          <w:rFonts w:cs="Times New Roman"/>
        </w:rPr>
        <w:t>(Figueroa et al., 2012; Normington et al., 2021; Soavelomandroso et al., 2017)</w:t>
      </w:r>
      <w:r w:rsidRPr="003B7D22">
        <w:fldChar w:fldCharType="end"/>
      </w:r>
      <w:r w:rsidRPr="003B7D22">
        <w:t xml:space="preserve">, but similar mechanisms of spore persistence have not been demonstrated for other species beyond </w:t>
      </w:r>
      <w:r w:rsidRPr="003B7D22">
        <w:rPr>
          <w:i/>
          <w:iCs/>
        </w:rPr>
        <w:t>in vitro</w:t>
      </w:r>
      <w:r w:rsidRPr="003B7D22">
        <w:t xml:space="preserve"> biofilm formation </w:t>
      </w:r>
      <w:r w:rsidRPr="003B7D22">
        <w:fldChar w:fldCharType="begin"/>
      </w:r>
      <w:r>
        <w:instrText xml:space="preserve"> ADDIN ZOTERO_ITEM CSL_CITATION {"citationID":"qYcVtaqE","properties":{"formattedCitation":"(Donelli et al., 2012)","plainCitation":"(Donelli et al., 2012)","noteIndex":0},"citationItems":[{"id":2980,"uris":["http://zotero.org/users/8873894/items/2R2PHLWE"],"itemData":{"id":2980,"type":"article-journal","abstract":"Sessile growth of anaerobic bacteria from the human intestinal tract has been poorly investigated, so far. We recently reported data on the close association existing between biliary stent clogging and polymicrobial biofilm development in its lumen. By exploiting the explanted stents as a rich source of anaerobic bacterial strains belonging to the genera Bacteroides, Clostridium, Fusobacterium, Finegoldia, Prevotella, and Veillonella, the present study focused on their ability to adhere, to grow in sessile mode and to form in vitro mono- or dual-species biofilms. Experiments on dual-species biofilm formation were planned on the basis of the anaerobic strains isolated from each clogged biliary stent, by selecting those in which a couple of anaerobic strains belonging to different species contributed to the polymicrobial biofilm development. Then, strains were investigated by field emission scanning electron microscopy and confocal laser scanning microscopy to reveal if they are able to grow as mono- and/or dual-species biofilms. As far as we know, this is the first report on the ability to adhere and form mono/dual-species biofilms exhibited by strains belonging to the species Bacteroides oralis, Clostridium difficile, Clostridium baratii, Clostridium fallax, Clostridium bifermentans, Finegoldia magna, and Fusobacterium necrophorum.","container-title":"FEMS immunology and medical microbiology","DOI":"10.1111/j.1574-695X.2012.00962.x","ISSN":"1574-695X","issue":"2","journalAbbreviation":"FEMS Immunol Med Microbiol","language":"eng","page":"318-325","PMID":"22444687","source":"PubMed","title":"Biofilm-growing intestinal anaerobic bacteria","volume":"65","author":[{"family":"Donelli","given":"Gianfranco"},{"family":"Vuotto","given":"Claudia"},{"family":"Cardines","given":"Rita"},{"family":"Mastrantonio","given":"Paola"}],"issued":{"date-parts":[["2012",7]]}}}],"schema":"https://github.com/citation-style-language/schema/raw/master/csl-citation.json"} </w:instrText>
      </w:r>
      <w:r w:rsidRPr="003B7D22">
        <w:fldChar w:fldCharType="separate"/>
      </w:r>
      <w:r w:rsidRPr="003B7D22">
        <w:rPr>
          <w:rFonts w:cs="Times New Roman"/>
        </w:rPr>
        <w:t>(Donelli et al., 2012)</w:t>
      </w:r>
      <w:r w:rsidRPr="003B7D22">
        <w:fldChar w:fldCharType="end"/>
      </w:r>
      <w:r w:rsidRPr="003B7D22">
        <w:t>. Within this context, our longitudinal findings show that ethanol</w:t>
      </w:r>
      <w:r w:rsidRPr="003B7D22">
        <w:noBreakHyphen/>
        <w:t>resistant and particularly spore</w:t>
      </w:r>
      <w:r w:rsidRPr="003B7D22">
        <w:noBreakHyphen/>
        <w:t xml:space="preserve">forming </w:t>
      </w:r>
      <w:r w:rsidRPr="003B7D22">
        <w:rPr>
          <w:i/>
          <w:iCs/>
        </w:rPr>
        <w:t>Bacillota</w:t>
      </w:r>
      <w:r w:rsidRPr="003B7D22">
        <w:t xml:space="preserve"> behave as a gut “seed bank”, persisting over months </w:t>
      </w:r>
      <w:r w:rsidRPr="003B7D22">
        <w:fldChar w:fldCharType="begin"/>
      </w:r>
      <w:r>
        <w:instrText xml:space="preserve"> ADDIN ZOTERO_ITEM CSL_CITATION {"citationID":"VjpLtxpl","properties":{"formattedCitation":"(Jones &amp; Lennon, 2010)","plainCitation":"(Jones &amp; Lennon, 2010)","noteIndex":0},"citationItems":[{"id":2887,"uris":["http://zotero.org/users/8873894/items/MGAXWYKM"],"itemData":{"id":2887,"type":"article-journal","abstract":"Dormancy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ecosystems.","container-title":"Proceedings of the National Academy of Sciences of the United States of America","DOI":"10.1073/pnas.0912765107","ISSN":"0027-8424","issue":"13","journalAbbreviation":"Proc Natl Acad Sci U S A","page":"5881-5886","PMID":"20231463","PMCID":"PMC2851880","source":"PubMed Central","title":"Dormancy contributes to the maintenance of microbial diversity","volume":"107","author":[{"family":"Jones","given":"Stuart E."},{"family":"Lennon","given":"Jay T."}],"issued":{"date-parts":[["2010",3,30]]}}}],"schema":"https://github.com/citation-style-language/schema/raw/master/csl-citation.json"} </w:instrText>
      </w:r>
      <w:r w:rsidRPr="003B7D22">
        <w:fldChar w:fldCharType="separate"/>
      </w:r>
      <w:r w:rsidRPr="003B7D22">
        <w:rPr>
          <w:rFonts w:cs="Times New Roman"/>
        </w:rPr>
        <w:t>(Jones &amp; Lennon, 2010)</w:t>
      </w:r>
      <w:r w:rsidRPr="003B7D22">
        <w:fldChar w:fldCharType="end"/>
      </w:r>
      <w:r w:rsidRPr="003B7D22">
        <w:t xml:space="preserve">. In contrast non-spore-forming taxa exhibited higher within-individual turnover and were less likely to be shared within our cohort. </w:t>
      </w:r>
    </w:p>
    <w:p w14:paraId="321AB40F" w14:textId="12FD70AF" w:rsidR="003B7D22" w:rsidRPr="003B7D22" w:rsidRDefault="003B7D22" w:rsidP="003B7D22">
      <w:r w:rsidRPr="003B7D22">
        <w:t xml:space="preserve">Surprisingly, ethanol-resistant taxa outside </w:t>
      </w:r>
      <w:r w:rsidRPr="003B7D22">
        <w:rPr>
          <w:i/>
          <w:iCs/>
        </w:rPr>
        <w:t>Bacillota</w:t>
      </w:r>
      <w:r w:rsidRPr="003B7D22">
        <w:t xml:space="preserve"> also showed a higher degree of between</w:t>
      </w:r>
      <w:r w:rsidRPr="003B7D22">
        <w:noBreakHyphen/>
        <w:t>host sharing, while having minimal effect on long-term persistence within the host. This suggests that alternative dormancy or stress</w:t>
      </w:r>
      <w:r w:rsidRPr="003B7D22">
        <w:noBreakHyphen/>
        <w:t>response mechanisms in these lineages preferentially support transmission within the population rather than long</w:t>
      </w:r>
      <w:r w:rsidRPr="003B7D22">
        <w:noBreakHyphen/>
        <w:t>term coloni</w:t>
      </w:r>
      <w:r w:rsidR="005F1300">
        <w:t>s</w:t>
      </w:r>
      <w:r w:rsidRPr="003B7D22">
        <w:t>ation.</w:t>
      </w:r>
    </w:p>
    <w:p w14:paraId="05A34099" w14:textId="20594D16" w:rsidR="009972F0" w:rsidRPr="00D93D74" w:rsidRDefault="005F1300" w:rsidP="009972F0">
      <w:pPr>
        <w:rPr>
          <w:rFonts w:cs="Times New Roman"/>
        </w:rPr>
      </w:pPr>
      <w:r>
        <w:rPr>
          <w:rFonts w:cs="Times New Roman"/>
        </w:rPr>
        <w:t>A l</w:t>
      </w:r>
      <w:r w:rsidR="009972F0" w:rsidRPr="00D93D74">
        <w:rPr>
          <w:rFonts w:cs="Times New Roman"/>
        </w:rPr>
        <w:t xml:space="preserve">imitation of our study </w:t>
      </w:r>
      <w:r w:rsidR="00AF412B">
        <w:rPr>
          <w:rFonts w:cs="Times New Roman"/>
        </w:rPr>
        <w:t>was</w:t>
      </w:r>
      <w:r w:rsidR="009972F0" w:rsidRPr="00D93D74">
        <w:rPr>
          <w:rFonts w:cs="Times New Roman"/>
        </w:rPr>
        <w:t xml:space="preserve"> to assess whether temporal changes in taxa detection reflect strain replacement or the coexistence of multiple strains </w:t>
      </w:r>
      <w:r w:rsidR="009972F0" w:rsidRPr="00D93D74">
        <w:rPr>
          <w:rFonts w:cs="Times New Roman"/>
        </w:rPr>
        <w:fldChar w:fldCharType="begin"/>
      </w:r>
      <w:r w:rsidR="009972F0" w:rsidRPr="00D93D74">
        <w:rPr>
          <w:rFonts w:cs="Times New Roman"/>
        </w:rPr>
        <w:instrText xml:space="preserve"> ADDIN ZOTERO_ITEM CSL_CITATION {"citationID":"rj5CuAzA","properties":{"formattedCitation":"(Poyet et al., 2019)","plainCitation":"(Poyet et al., 2019)","noteIndex":0},"citationItems":[{"id":175,"uris":["http://zotero.org/users/8873894/items/D73U5VSG"],"itemData":{"id":175,"type":"article-journal","abstract":"Our understanding of how the gut microbiome interacts with its human host has been restrained by limited access to longitudinal datasets to examine stability and dynamics, and by having only a few isolates to test mechanistic hypotheses. Here, we present the Broad Institute-OpenBiome Microbiome Library (BIO-ML), a comprehensive collection of 7,758 gut bacterial isolates paired with 3,632 genome sequences and longitudinal multi-omics data. We show that microbial species maintain stable population sizes within and across humans and that commonly used 'omics' survey methods are more reliable when using averages over multiple days of sampling. Variation of gut metabolites within people over time is associated with amino acid levels, and differences across people are associated with differences in bile acids. Finally, we show that genomic diversification can be used to infer eco-evolutionary dynamics and in vivo selection pressures for strains within individuals. The BIO-ML is a unique resource designed to enable hypothesis-driven microbiome research.","container-title":"Nature Medicine","DOI":"10.1038/s41591-019-0559-3","ISSN":"1546-170X","issue":"9","journalAbbreviation":"Nat Med","language":"eng","page":"1442-1452","PMID":"31477907","source":"PubMed","title":"A library of human gut bacterial isolates paired with longitudinal multiomics data enables mechanistic microbiome research","volume":"25","author":[{"family":"Poyet","given":"M."},{"family":"Groussin","given":"M."},{"family":"Gibbons","given":"S. M."},{"family":"Avila-Pacheco","given":"J."},{"family":"Jiang","given":"X."},{"family":"Kearney","given":"S. M."},{"family":"Perrotta","given":"A. R."},{"family":"Berdy","given":"B."},{"family":"Zhao","given":"S."},{"family":"Lieberman","given":"T. D."},{"family":"Swanson","given":"P. K."},{"family":"Smith","given":"M."},{"family":"Roesemann","given":"S."},{"family":"Alexander","given":"J. E."},{"family":"Rich","given":"S. A."},{"family":"Livny","given":"J."},{"family":"Vlamakis","given":"H."},{"family":"Clish","given":"C."},{"family":"Bullock","given":"K."},{"family":"Deik","given":"A."},{"family":"Scott","given":"J."},{"family":"Pierce","given":"K. A."},{"family":"Xavier","given":"R. J."},{"family":"Alm","given":"E. J."}],"issued":{"date-parts":[["2019",9]]}}}],"schema":"https://github.com/citation-style-language/schema/raw/master/csl-citation.json"} </w:instrText>
      </w:r>
      <w:r w:rsidR="009972F0" w:rsidRPr="00D93D74">
        <w:rPr>
          <w:rFonts w:cs="Times New Roman"/>
        </w:rPr>
        <w:fldChar w:fldCharType="separate"/>
      </w:r>
      <w:r w:rsidR="009972F0" w:rsidRPr="00D93D74">
        <w:rPr>
          <w:rFonts w:cs="Times New Roman"/>
        </w:rPr>
        <w:t>(Poyet et al., 2019)</w:t>
      </w:r>
      <w:r w:rsidR="009972F0" w:rsidRPr="00D93D74">
        <w:rPr>
          <w:rFonts w:cs="Times New Roman"/>
        </w:rPr>
        <w:fldChar w:fldCharType="end"/>
      </w:r>
      <w:r w:rsidR="009972F0" w:rsidRPr="00D93D74">
        <w:rPr>
          <w:rFonts w:cs="Times New Roman"/>
        </w:rPr>
        <w:t xml:space="preserve">. This distinction is particularly relevant given previous reports of high strain-level retention in the gut over short time scales and limited strain sharing between individuals </w:t>
      </w:r>
      <w:r w:rsidR="009972F0" w:rsidRPr="00D93D74">
        <w:rPr>
          <w:rFonts w:cs="Times New Roman"/>
        </w:rPr>
        <w:fldChar w:fldCharType="begin"/>
      </w:r>
      <w:r w:rsidR="009972F0" w:rsidRPr="00D93D74">
        <w:rPr>
          <w:rFonts w:cs="Times New Roman"/>
        </w:rPr>
        <w:instrText xml:space="preserve"> ADDIN ZOTERO_ITEM CSL_CITATION {"citationID":"rL10cViM","properties":{"formattedCitation":"(Wolff et al., 2023)","plainCitation":"(Wolff et al., 2023)","noteIndex":0},"citationItems":[{"id":2303,"uris":["http://zotero.org/users/8873894/items/8JFF8KSZ"],"itemData":{"id":2303,"type":"article-journal","abstract":"The human gut microbiome harbors substantial ecological diversity at the species level as well as at the strain level within species. In healthy hosts, species abundance fluctuations in the microbiome are thought to be stable, and these fluctuations can be described by macroecological laws. However, it is less clear how strain abundances change over time. An open question is whether individual strains behave like species themselves, exhibiting stability and following the macroecological relationships known to hold at the species level, or whether strains have different dynamics, perhaps due to the relatively close phylogenetic relatedness of cocolonizing lineages. Here, we analyze the daily dynamics of intraspecific genetic variation in the gut microbiomes of four healthy, densely longitudinally sampled hosts. First, we find that the overall genetic diversity of a large majority of species is stationary over time despite short-term fluctuations. Next, we show that fluctuations in abundances in approximately 80% of strains analyzed can be predicted with a stochastic logistic model (SLM), an ecological model of a population experiencing environmental fluctuations around a fixed carrying capacity, which has previously been shown to capture statistical properties of species abundance fluctuations. The success of this model indicates that strain abundances typically fluctuate around a fixed carrying capacity, suggesting that most strains are dynamically stable. Finally, we find that the strain abundances follow several empirical macroecological laws known to hold at the species level. Together, our results suggest that macroecological properties of the human gut microbiome, including its stability, emerge at the level of strains.\nIMPORTANCE To date, there has been an intense focus on the ecological dynamics of the human gut microbiome at the species level. However, there is considerable genetic diversity within species at the strain level, and these intraspecific differences can have important phenotypic effects on the host, impacting the ability to digest certain foods and metabolize drugs. Thus, to fully understand how the gut microbiome operates in times of health and sickness, its ecological dynamics may need to be quantified at the level of strains. Here, we show that a large majority of strains maintain stable abundances for periods of months to years, exhibiting fluctuations in abundance that can be well described by macroecological laws known to hold at the species level, while a smaller percentage of strains undergo rapid, directional changes in abundance. Overall, our work indicates that strains are an important unit of ecological organization in the human gut microbiome.","container-title":"mBio","DOI":"10.1128/mbio.02502-22","issue":"2","page":"e02502-22","publisher":"American Society for Microbiology","source":"journals.asm.org (Atypon)","title":"Ecological Stability Emerges at the Level of Strains in the Human Gut Microbiome","volume":"14","author":[{"family":"Wolff","given":"Richard"},{"family":"Shoemaker","given":"William"},{"family":"Garud","given":"Nandita"}],"issued":{"date-parts":[["2023",2,21]]}}}],"schema":"https://github.com/citation-style-language/schema/raw/master/csl-citation.json"} </w:instrText>
      </w:r>
      <w:r w:rsidR="009972F0" w:rsidRPr="00D93D74">
        <w:rPr>
          <w:rFonts w:cs="Times New Roman"/>
        </w:rPr>
        <w:fldChar w:fldCharType="separate"/>
      </w:r>
      <w:r w:rsidR="009972F0" w:rsidRPr="00D93D74">
        <w:rPr>
          <w:rFonts w:cs="Times New Roman"/>
        </w:rPr>
        <w:t>(Wolff et al., 2023)</w:t>
      </w:r>
      <w:r w:rsidR="009972F0" w:rsidRPr="00D93D74">
        <w:rPr>
          <w:rFonts w:cs="Times New Roman"/>
        </w:rPr>
        <w:fldChar w:fldCharType="end"/>
      </w:r>
      <w:r w:rsidR="009972F0" w:rsidRPr="00D93D74">
        <w:rPr>
          <w:rFonts w:cs="Times New Roman"/>
        </w:rPr>
        <w:t>.</w:t>
      </w:r>
    </w:p>
    <w:p w14:paraId="62F1E268" w14:textId="77777777" w:rsidR="009972F0" w:rsidRPr="00D93D74" w:rsidRDefault="009972F0" w:rsidP="009972F0">
      <w:pPr>
        <w:rPr>
          <w:rFonts w:cs="Times New Roman"/>
        </w:rPr>
      </w:pPr>
    </w:p>
    <w:p w14:paraId="74878BCA" w14:textId="1DAFF310" w:rsidR="009972F0" w:rsidRPr="00D93D74" w:rsidRDefault="009972F0" w:rsidP="009972F0">
      <w:pPr>
        <w:pStyle w:val="Heading3"/>
        <w:numPr>
          <w:ilvl w:val="0"/>
          <w:numId w:val="0"/>
        </w:numPr>
        <w:ind w:left="720" w:hanging="720"/>
      </w:pPr>
      <w:bookmarkStart w:id="929" w:name="_Toc220932889"/>
      <w:bookmarkStart w:id="930" w:name="_Toc227737904"/>
      <w:r w:rsidRPr="00D93D74">
        <w:lastRenderedPageBreak/>
        <w:t>5.1.4 Sporulation frequency</w:t>
      </w:r>
      <w:r w:rsidR="0056434F">
        <w:t xml:space="preserve"> in the human gut</w:t>
      </w:r>
      <w:r w:rsidRPr="00D93D74">
        <w:t xml:space="preserve"> is individual and time-specific</w:t>
      </w:r>
      <w:bookmarkEnd w:id="929"/>
      <w:bookmarkEnd w:id="930"/>
    </w:p>
    <w:p w14:paraId="63FF4590" w14:textId="1C9C10DF" w:rsidR="0056434F" w:rsidRPr="00055836" w:rsidRDefault="0056434F" w:rsidP="0056434F">
      <w:r w:rsidRPr="00055836">
        <w:t xml:space="preserve">One of the key findings of our study is that gut spore-formers, the highly abundant and persistent ethanol-resistant </w:t>
      </w:r>
      <w:r w:rsidRPr="00055836">
        <w:rPr>
          <w:i/>
          <w:iCs/>
        </w:rPr>
        <w:t>Bacillota</w:t>
      </w:r>
      <w:r w:rsidRPr="00055836">
        <w:t xml:space="preserve"> community, respond to </w:t>
      </w:r>
      <w:r w:rsidR="005F1300">
        <w:t xml:space="preserve">the </w:t>
      </w:r>
      <w:r w:rsidRPr="00055836">
        <w:t>same gut environmental signals, resulting in synchroni</w:t>
      </w:r>
      <w:r w:rsidR="005F1300">
        <w:t>s</w:t>
      </w:r>
      <w:r w:rsidRPr="00055836">
        <w:t>ed sporulation across diverse genera within the same host. These fluctuations were not conserved across hosts, suggesting that sporulation in the human gut is governed primarily by host specific environmental and physiological conditions rather than by taxon specific mechanisms. This interpretation is consistent with previous reports showing highly individuali</w:t>
      </w:r>
      <w:r w:rsidR="005F1300">
        <w:t>s</w:t>
      </w:r>
      <w:r w:rsidRPr="00055836">
        <w:t xml:space="preserve">ed microbial responses to diet and lifestyle factors </w:t>
      </w:r>
      <w:r w:rsidRPr="00055836">
        <w:fldChar w:fldCharType="begin"/>
      </w:r>
      <w:r>
        <w:instrText xml:space="preserve"> ADDIN ZOTERO_ITEM CSL_CITATION {"citationID":"N9fdZ7Th","properties":{"formattedCitation":"(Zeevi et al., 2015)","plainCitation":"(Zeevi et al., 2015)","noteIndex":0},"citationItems":[{"id":3043,"uris":["http://zotero.org/users/8873894/items/ZZWAE27N"],"itemData":{"id":3043,"type":"article-journal","abstract":"Elevated postprandial blood glucose levels constitute a global epidemic and a major risk factor for prediabetes and type II diabetes, but existing dietary methods for controlling them have limited efficacy. Here, we continuously monitored week-long glucose levels in an 800-person cohort, measured responses to 46,898 meals, and found high variability in the response to identical meals, suggesting that universal dietary recommendations may have limited utility. We devised a machine-learning algorithm that integrates blood parameters, dietary habits, anthropometrics, physical activity, and gut microbiota measured in this cohort and showed that it accurately predicts personalized postprandial glycemic response to real-life meals. We validated these predictions in an independent 100-person cohort. Finally, a blinded randomized controlled dietary intervention based on this algorithm resulted in significantly lower postprandial responses and consistent alterations to gut microbiota configuration. Together, our results suggest that personalized diets may successfully modify elevated postprandial blood glucose and its metabolic consequences.\nVideo Abstract","container-title":"Cell","DOI":"10.1016/j.cell.2015.11.001","ISSN":"0092-8674","issue":"5","journalAbbreviation":"Cell","page":"1079-1094","source":"ScienceDirect","title":"Personalized Nutrition by Prediction of Glycemic Responses","volume":"163","author":[{"family":"Zeevi","given":"David"},{"family":"Korem","given":"Tal"},{"family":"Zmora","given":"Niv"},{"family":"Israeli","given":"David"},{"family":"Rothschild","given":"Daphna"},{"family":"Weinberger","given":"Adina"},{"family":"Ben-Yacov","given":"Orly"},{"family":"Lador","given":"Dar"},{"family":"Avnit-Sagi","given":"Tali"},{"family":"Lotan-Pompan","given":"Maya"},{"family":"Suez","given":"Jotham"},{"family":"Mahdi","given":"Jemal Ali"},{"family":"Matot","given":"Elad"},{"family":"Malka","given":"Gal"},{"family":"Kosower","given":"Noa"},{"family":"Rein","given":"Michal"},{"family":"Zilberman-Schapira","given":"Gili"},{"family":"Dohnalová","given":"Lenka"},{"family":"Pevsner-Fischer","given":"Meirav"},{"family":"Bikovsky","given":"Rony"},{"family":"Halpern","given":"Zamir"},{"family":"Elinav","given":"Eran"},{"family":"Segal","given":"Eran"}],"issued":{"date-parts":[["2015",11,19]]}}}],"schema":"https://github.com/citation-style-language/schema/raw/master/csl-citation.json"} </w:instrText>
      </w:r>
      <w:r w:rsidRPr="00055836">
        <w:fldChar w:fldCharType="separate"/>
      </w:r>
      <w:r w:rsidRPr="0056434F">
        <w:t>(Zeevi et al., 2015)</w:t>
      </w:r>
      <w:r w:rsidRPr="00055836">
        <w:fldChar w:fldCharType="end"/>
      </w:r>
      <w:r w:rsidRPr="00055836">
        <w:t xml:space="preserve">. In line with </w:t>
      </w:r>
      <w:r w:rsidRPr="00055836">
        <w:rPr>
          <w:i/>
          <w:iCs/>
        </w:rPr>
        <w:t>in vitro</w:t>
      </w:r>
      <w:r w:rsidRPr="00055836">
        <w:t xml:space="preserve"> studies, potential triggers may include environmental stress, metabolic depression, cell signalling, or viral threats </w:t>
      </w:r>
      <w:r w:rsidRPr="00055836">
        <w:fldChar w:fldCharType="begin"/>
      </w:r>
      <w:r>
        <w:instrText xml:space="preserve"> ADDIN ZOTERO_ITEM CSL_CITATION {"citationID":"BDrolCxg","properties":{"formattedCitation":"(Hutchison et al., 2014; Koopman et al., 2022; Ramos-Silva et al., 2019)","plainCitation":"(Hutchison et al., 2014; Koopman et al., 2022; Ramos-Silva et al., 2019)","noteIndex":0},"citationItems":[{"id":346,"uris":["http://zotero.org/users/8873894/items/U78K94NN"],"itemData":{"id":346,"type":"article-journal","abstract":"Endospore formation follows a complex, highly regulated developmental pathway that\noccurs in a broad range of Firmicutes. Although Bacillus subtilis has served as a powerful model system to study the morphological, biochemical, and\ngenetic ...","archive_location":"Washington, DC","container-title":"Microbiology Spectrum","DOI":"10.1128/microbiolspec.TBS-0013-2012","language":"EN","license":"© 2014 American Society for Microbiology. All rights reserved.","publisher":"ASM PressWashington, DC","source":"journals.asm.org","title":"Sporulation in Bacteria: Beyond the Standard Model","title-short":"Sporulation in Bacteria","URL":"https://journals.asm.org/doi/abs/10.1128/microbiolspec.TBS-0013-2012","author":[{"family":"Hutchison","given":"Elizabeth A."},{"family":"Miller","given":"David A."},{"family":"Angert","given":"Esther R."}],"accessed":{"date-parts":[["2022",2,23]]},"issued":{"date-parts":[["2014",10,3]]}}},{"id":1593,"uris":["http://zotero.org/users/8873894/items/CWNLIUM4"],"itemData":{"id":1593,"type":"article-journal","abstract":"Recent studies have suggested a major role for endospore forming bacteria within the gut microbiota, not only as pathogens but also as commensal and beneficial members contributing to gut homeostasis. In this review the sporulation processes, spore properties, and germination processes will be explained within the scope of the human gut. Within the gut, spore-forming bacteria are known to interact with the host’s immune system, both in vegetative cell and spore form. Together with the resistant nature of the spore, these characteristics offer potential for spores’ use as delivery vehicles for therapeutics. In the last part of the review, the therapeutic potential of spores as probiotics, vaccine vehicles, and drug delivery systems will be discussed.","container-title":"International Journal of Molecular Sciences","DOI":"10.3390/ijms23063405","ISSN":"1422-0067","issue":"6","journalAbbreviation":"Int J Mol Sci","page":"3405","PMID":"35328823","PMCID":"PMC8953710","source":"PubMed Central","title":"Mechanisms and Applications of Bacterial Sporulation and Germination in the Intestine","volume":"23","author":[{"family":"Koopman","given":"Nienke"},{"family":"Remijas","given":"Lauren"},{"family":"Seppen","given":"Jurgen"},{"family":"Setlow","given":"Peter"},{"family":"Brul","given":"Stanley"}],"issued":{"date-parts":[["2022",3,21]]}}},{"id":2063,"uris":["http://zotero.org/users/8873894/items/DDC2T243"],"itemData":{"id":2063,"type":"article-journal","abstract":"Bacteria of the Firmicutes phylum are able to enter a developmental pathway that culminates with the formation of highly resistant, dormant endospores. Endospores allow environmental persistence, dissemination and for pathogens, are also infection vehicles. In both the model Bacillus subtilis, an aerobic organism, and in the intestinal pathogen Clostridioides difficile, an obligate anaerobe, sporulation mobilizes hundreds of genes. Their expression is coordinated between the forespore and the mother cell, the two cells that participate in the process, and is kept in close register with the course of morphogenesis. The evolutionary mechanisms by which sporulation emerged and evolved in these two species, and more broadly across Firmicutes, remain largely unknown. Here, we trace the origin and evolution of sporulation using the genes known to be involved in the process in B. subtilis and C. difficile, and estimating their gain-loss dynamics in a comprehensive bacterial macroevolutionary framework. We show that sporulation evolution was driven by two major gene gain events, the first at the base of the Firmicutes and the second at the base of the B. subtilis group and within the Peptostreptococcaceae family, which includes C. difficile. We also show that early and late sporulation regulons have been coevolving and that sporulation genes entail greater innovation in B. subtilis with many Bacilli lineage-restricted genes. In contrast, C. difficile more often recruits new sporulation genes by horizontal gene transfer, which reflects both its highly mobile genome, the complexity of the gut microbiota, and an adjustment of sporulation to the gut ecosystem.","container-title":"Molecular Biology and Evolution","DOI":"10.1093/molbev/msz175","ISSN":"0737-4038","issue":"12","journalAbbreviation":"Molecular Biology and Evolution","page":"2714-2736","source":"Silverchair","title":"From Root to Tips: Sporulation Evolution and Specialization in Bacillus subtilis and the Intestinal Pathogen Clostridioides difficile","title-short":"From Root to Tips","volume":"36","author":[{"family":"Ramos-Silva","given":"Paula"},{"family":"Serrano","given":"Mónica"},{"family":"Henriques","given":"Adriano O"}],"issued":{"date-parts":[["2019",12,1]]}}}],"schema":"https://github.com/citation-style-language/schema/raw/master/csl-citation.json"} </w:instrText>
      </w:r>
      <w:r w:rsidRPr="00055836">
        <w:fldChar w:fldCharType="separate"/>
      </w:r>
      <w:r w:rsidRPr="0056434F">
        <w:t>(Hutchison et al., 2014; Koopman et al., 2022; Ramos-Silva et al., 2019)</w:t>
      </w:r>
      <w:r w:rsidRPr="00055836">
        <w:fldChar w:fldCharType="end"/>
      </w:r>
      <w:r w:rsidRPr="00055836">
        <w:t xml:space="preserve">. In addition to host derived cues, phage–host interactions may also influence sporulation decisions, as phages carrying sporulation-related genes have been described in spore-forming </w:t>
      </w:r>
      <w:r w:rsidRPr="00055836">
        <w:rPr>
          <w:i/>
          <w:iCs/>
        </w:rPr>
        <w:t>Bacillota</w:t>
      </w:r>
      <w:r w:rsidRPr="00055836">
        <w:t xml:space="preserve">, providing another potential layer of regulation of the sporobiota </w:t>
      </w:r>
      <w:r w:rsidRPr="00055836">
        <w:fldChar w:fldCharType="begin"/>
      </w:r>
      <w:r>
        <w:instrText xml:space="preserve"> ADDIN ZOTERO_ITEM CSL_CITATION {"citationID":"EM5YKKhz","properties":{"formattedCitation":"(Schwartz et al., 2022)","plainCitation":"(Schwartz et al., 2022)","noteIndex":0},"citationItems":[{"id":947,"uris":["http://zotero.org/users/8873894/items/G5DG6CDZ"],"itemData":{"id":947,"type":"article-journal","container-title":"mSphere","DOI":"10.1128/msphere.00297-22","issue":"0","page":"e00297-22","publisher":"American Society for Microbiology","source":"journals.asm.org (Atypon)","title":"Phage-Encoded Sigma Factors Alter Bacterial Dormancy","volume":"0","author":[{"family":"Schwartz","given":"D. A."},{"family":"Lehmkuhl","given":"B. K."},{"family":"Lennon","given":"J. T."}],"issued":{"date-parts":[["2022",7,20]]}}}],"schema":"https://github.com/citation-style-language/schema/raw/master/csl-citation.json"} </w:instrText>
      </w:r>
      <w:r w:rsidRPr="00055836">
        <w:fldChar w:fldCharType="separate"/>
      </w:r>
      <w:r w:rsidRPr="0056434F">
        <w:t>(Schwartz et al., 2022)</w:t>
      </w:r>
      <w:r w:rsidRPr="00055836">
        <w:fldChar w:fldCharType="end"/>
      </w:r>
      <w:r w:rsidRPr="00055836">
        <w:t xml:space="preserve">. Although the specific </w:t>
      </w:r>
      <w:r w:rsidRPr="00055836">
        <w:rPr>
          <w:i/>
          <w:iCs/>
        </w:rPr>
        <w:t>in vivo</w:t>
      </w:r>
      <w:r w:rsidRPr="00055836">
        <w:t xml:space="preserve"> signals governing sporulation and germination remain unresolved, our findings suggest that spore-forming gut bacteria respond collectively to shared, host-specific environmental or physiological cues rather than acting solely through species-specific regulation.</w:t>
      </w:r>
    </w:p>
    <w:p w14:paraId="2B74FC9F" w14:textId="77777777" w:rsidR="009972F0" w:rsidRDefault="009972F0" w:rsidP="009972F0"/>
    <w:p w14:paraId="2C94B310" w14:textId="77777777" w:rsidR="0056434F" w:rsidRDefault="0056434F" w:rsidP="009972F0"/>
    <w:p w14:paraId="1B294AF4" w14:textId="02A9761B" w:rsidR="0056434F" w:rsidRPr="00D93D74" w:rsidRDefault="0056434F" w:rsidP="0056434F">
      <w:pPr>
        <w:pStyle w:val="Heading2"/>
        <w:numPr>
          <w:ilvl w:val="1"/>
          <w:numId w:val="43"/>
        </w:numPr>
      </w:pPr>
      <w:bookmarkStart w:id="931" w:name="_Toc220932891"/>
      <w:bookmarkStart w:id="932" w:name="_Toc227737906"/>
      <w:r w:rsidRPr="00D93D74">
        <w:t>MONITORING LONGITUDINAL CHANGES IN THE GUT RESISTOME OF HEALTHY INDIVIDUALS</w:t>
      </w:r>
      <w:bookmarkEnd w:id="931"/>
      <w:bookmarkEnd w:id="932"/>
      <w:r w:rsidR="00BE1C36">
        <w:t xml:space="preserve"> (GOAL 3)</w:t>
      </w:r>
    </w:p>
    <w:p w14:paraId="35E5B94A" w14:textId="1910C5FA" w:rsidR="00CD1E8C" w:rsidRDefault="00AF412B" w:rsidP="00EB650C">
      <w:pPr>
        <w:rPr>
          <w:rFonts w:cs="Times New Roman"/>
        </w:rPr>
      </w:pPr>
      <w:r>
        <w:rPr>
          <w:rFonts w:cs="Times New Roman"/>
        </w:rPr>
        <w:t xml:space="preserve">Across the cohort, we detected between </w:t>
      </w:r>
      <w:r w:rsidR="00EB650C">
        <w:rPr>
          <w:rFonts w:cs="Times New Roman"/>
        </w:rPr>
        <w:t xml:space="preserve">81 </w:t>
      </w:r>
      <w:r>
        <w:rPr>
          <w:rFonts w:cs="Times New Roman"/>
        </w:rPr>
        <w:t>and</w:t>
      </w:r>
      <w:r w:rsidR="00EB650C">
        <w:rPr>
          <w:rFonts w:cs="Times New Roman"/>
        </w:rPr>
        <w:t xml:space="preserve"> 101 unique antimicrobial resistance genes (ARGs) per individual, of which on average 49% were consistently present over six months</w:t>
      </w:r>
      <w:r w:rsidR="005F1300">
        <w:rPr>
          <w:rFonts w:cs="Times New Roman"/>
        </w:rPr>
        <w:t>,</w:t>
      </w:r>
      <w:r w:rsidR="00EB650C">
        <w:rPr>
          <w:rFonts w:cs="Times New Roman"/>
        </w:rPr>
        <w:t xml:space="preserve"> </w:t>
      </w:r>
      <w:r>
        <w:rPr>
          <w:rFonts w:cs="Times New Roman"/>
        </w:rPr>
        <w:t>indicating</w:t>
      </w:r>
      <w:r w:rsidR="00EB650C">
        <w:rPr>
          <w:rFonts w:cs="Times New Roman"/>
        </w:rPr>
        <w:t xml:space="preserve"> </w:t>
      </w:r>
      <w:r w:rsidR="005F1300">
        <w:rPr>
          <w:rFonts w:cs="Times New Roman"/>
        </w:rPr>
        <w:t xml:space="preserve">that the </w:t>
      </w:r>
      <w:r w:rsidR="00EB650C">
        <w:rPr>
          <w:rFonts w:cs="Times New Roman"/>
        </w:rPr>
        <w:t>human gut harbours a diverse</w:t>
      </w:r>
      <w:r>
        <w:rPr>
          <w:rFonts w:cs="Times New Roman"/>
        </w:rPr>
        <w:t xml:space="preserve"> and temporally stable</w:t>
      </w:r>
      <w:r w:rsidR="00EB650C">
        <w:rPr>
          <w:rFonts w:cs="Times New Roman"/>
        </w:rPr>
        <w:t xml:space="preserve"> multi-class resistome </w:t>
      </w:r>
      <w:r w:rsidR="00EB650C" w:rsidRPr="00D93D74">
        <w:rPr>
          <w:rFonts w:cs="Times New Roman"/>
        </w:rPr>
        <w:fldChar w:fldCharType="begin"/>
      </w:r>
      <w:r w:rsidR="00EB650C" w:rsidRPr="00D93D74">
        <w:rPr>
          <w:rFonts w:cs="Times New Roman"/>
        </w:rPr>
        <w:instrText xml:space="preserve"> ADDIN ZOTERO_ITEM CSL_CITATION {"citationID":"vIoGlAro","properties":{"formattedCitation":"(Ho et al., 2020)","plainCitation":"(Ho et al., 2020)","noteIndex":0},"citationItems":[{"id":3496,"uris":["http://zotero.org/users/8873894/items/EBF6AJTG"],"itemData":{"id":3496,"type":"article-journal","abstract":"In this review, we highlight the variations of gut resistome studies, which may preclude comparisons and translational interpretations. Of 22 included studies, a range of 12 to 2000 antibiotic resistance (AR) genes were profiled. Overall, studies defined a healthy gut resistome as subjects who had not taken antibiotics in the last three to 12 months prior to sampling. In studies with de novo assembly, AR genes were identified based on variable nucleotide or amino acid sequence similarities. Different marker genes were used for defining resistance to a given antibiotic class. Validation of phenotypic resistance in the laboratory is frequently lacking. Cryptic resistance, collateral sensitivity and the interaction with repressors or promotors were not investigated. International consensus is needed for selecting marker genes to define resistance to a given antibiotic class in addition to uniformity in phenotypic validation and bioinformatics pipelines.","container-title":"Gut Microbes","DOI":"10.1080/19490976.2019.1700755","ISSN":"1949-0984","issue":"1","journalAbbreviation":"Gut Microbes","language":"eng","page":"1700755","PMID":"31942825","PMCID":"PMC7524153","source":"PubMed","title":"Systematic review of human gut resistome studies revealed variable definitions and approaches","volume":"12","author":[{"family":"Ho","given":"Jeffery"},{"family":"Yeoh","given":"Yun Kit"},{"family":"Barua","given":"Nilakshi"},{"family":"Chen","given":"Zigui"},{"family":"Lui","given":"Grace"},{"family":"Wong","given":"Sunny H."},{"family":"Yang","given":"Xiao"},{"family":"Chan","given":"Martin Cw"},{"family":"Chan","given":"Paul Ks"},{"family":"Hawkey","given":"Peter M."},{"family":"Ip","given":"Margaret"}],"issued":{"date-parts":[["2020",11,9]]}}}],"schema":"https://github.com/citation-style-language/schema/raw/master/csl-citation.json"} </w:instrText>
      </w:r>
      <w:r w:rsidR="00EB650C" w:rsidRPr="00D93D74">
        <w:rPr>
          <w:rFonts w:cs="Times New Roman"/>
        </w:rPr>
        <w:fldChar w:fldCharType="separate"/>
      </w:r>
      <w:r w:rsidR="00EB650C" w:rsidRPr="00D93D74">
        <w:rPr>
          <w:rFonts w:cs="Times New Roman"/>
        </w:rPr>
        <w:t>(Ho et al., 2020)</w:t>
      </w:r>
      <w:r w:rsidR="00EB650C" w:rsidRPr="00D93D74">
        <w:rPr>
          <w:rFonts w:cs="Times New Roman"/>
        </w:rPr>
        <w:fldChar w:fldCharType="end"/>
      </w:r>
      <w:r w:rsidR="00EB650C">
        <w:rPr>
          <w:rFonts w:cs="Times New Roman"/>
        </w:rPr>
        <w:t>. This</w:t>
      </w:r>
      <w:r w:rsidR="005F1300">
        <w:rPr>
          <w:rFonts w:cs="Times New Roman"/>
        </w:rPr>
        <w:t xml:space="preserve"> </w:t>
      </w:r>
      <w:r>
        <w:rPr>
          <w:rFonts w:cs="Times New Roman"/>
        </w:rPr>
        <w:t>was observed both in individuals</w:t>
      </w:r>
      <w:r w:rsidR="00EB650C">
        <w:rPr>
          <w:rFonts w:cs="Times New Roman"/>
        </w:rPr>
        <w:t xml:space="preserve"> </w:t>
      </w:r>
      <w:r w:rsidR="005F1300">
        <w:rPr>
          <w:rFonts w:cs="Times New Roman"/>
        </w:rPr>
        <w:t xml:space="preserve">who reported </w:t>
      </w:r>
      <w:r w:rsidR="00EB650C">
        <w:rPr>
          <w:rFonts w:cs="Times New Roman"/>
        </w:rPr>
        <w:t xml:space="preserve">antibiotic treatment </w:t>
      </w:r>
      <w:r>
        <w:rPr>
          <w:rFonts w:cs="Times New Roman"/>
        </w:rPr>
        <w:t xml:space="preserve">during the study </w:t>
      </w:r>
      <w:r w:rsidR="00EB650C">
        <w:rPr>
          <w:rFonts w:cs="Times New Roman"/>
        </w:rPr>
        <w:t xml:space="preserve">(E, H) </w:t>
      </w:r>
      <w:r>
        <w:rPr>
          <w:rFonts w:cs="Times New Roman"/>
        </w:rPr>
        <w:t>and in those</w:t>
      </w:r>
      <w:r w:rsidR="005F1300">
        <w:rPr>
          <w:rFonts w:cs="Times New Roman"/>
        </w:rPr>
        <w:t xml:space="preserve"> who </w:t>
      </w:r>
      <w:r w:rsidR="00EB650C">
        <w:rPr>
          <w:rFonts w:cs="Times New Roman"/>
        </w:rPr>
        <w:t xml:space="preserve">did not report antibiotic </w:t>
      </w:r>
      <w:r>
        <w:rPr>
          <w:rFonts w:cs="Times New Roman"/>
        </w:rPr>
        <w:t>exposure</w:t>
      </w:r>
      <w:r w:rsidR="00EB650C">
        <w:rPr>
          <w:rFonts w:cs="Times New Roman"/>
        </w:rPr>
        <w:t xml:space="preserve"> during</w:t>
      </w:r>
      <w:r w:rsidR="005F1300">
        <w:rPr>
          <w:rFonts w:cs="Times New Roman"/>
        </w:rPr>
        <w:t xml:space="preserve"> the study</w:t>
      </w:r>
      <w:r w:rsidR="00EB650C">
        <w:rPr>
          <w:rFonts w:cs="Times New Roman"/>
        </w:rPr>
        <w:t xml:space="preserve"> or</w:t>
      </w:r>
      <w:r w:rsidR="005F1300">
        <w:rPr>
          <w:rFonts w:cs="Times New Roman"/>
        </w:rPr>
        <w:t xml:space="preserve"> in the</w:t>
      </w:r>
      <w:r w:rsidR="00EB650C">
        <w:rPr>
          <w:rFonts w:cs="Times New Roman"/>
        </w:rPr>
        <w:t xml:space="preserve"> three months prior</w:t>
      </w:r>
      <w:r w:rsidR="00CD1E8C">
        <w:rPr>
          <w:rFonts w:cs="Times New Roman"/>
        </w:rPr>
        <w:t xml:space="preserve">. </w:t>
      </w:r>
      <w:r w:rsidR="00CD1E8C" w:rsidRPr="00D93D74">
        <w:rPr>
          <w:rFonts w:cs="Times New Roman"/>
        </w:rPr>
        <w:t xml:space="preserve">Both individuals (E, H) </w:t>
      </w:r>
      <w:r w:rsidR="005F1300">
        <w:rPr>
          <w:rFonts w:cs="Times New Roman"/>
        </w:rPr>
        <w:t>who</w:t>
      </w:r>
      <w:r w:rsidR="00CD1E8C" w:rsidRPr="00D93D74">
        <w:rPr>
          <w:rFonts w:cs="Times New Roman"/>
        </w:rPr>
        <w:t xml:space="preserve"> consumed antibiotics during the study had </w:t>
      </w:r>
      <w:r w:rsidR="005F1300">
        <w:rPr>
          <w:rFonts w:cs="Times New Roman"/>
        </w:rPr>
        <w:t xml:space="preserve">a </w:t>
      </w:r>
      <w:r w:rsidR="00CD1E8C" w:rsidRPr="00D93D74">
        <w:rPr>
          <w:rFonts w:cs="Times New Roman"/>
        </w:rPr>
        <w:t>higher abundance, but not diversity</w:t>
      </w:r>
      <w:r w:rsidR="005F1300">
        <w:rPr>
          <w:rFonts w:cs="Times New Roman"/>
        </w:rPr>
        <w:t xml:space="preserve"> </w:t>
      </w:r>
      <w:r w:rsidR="00CD1E8C" w:rsidRPr="00D93D74">
        <w:rPr>
          <w:rFonts w:cs="Times New Roman"/>
        </w:rPr>
        <w:t>of ARGs</w:t>
      </w:r>
      <w:r w:rsidR="005F1300">
        <w:rPr>
          <w:rFonts w:cs="Times New Roman"/>
        </w:rPr>
        <w:t>,</w:t>
      </w:r>
      <w:r w:rsidR="00CD1E8C" w:rsidRPr="00D93D74">
        <w:rPr>
          <w:rFonts w:cs="Times New Roman"/>
        </w:rPr>
        <w:t xml:space="preserve"> </w:t>
      </w:r>
      <w:r>
        <w:rPr>
          <w:rFonts w:cs="Times New Roman"/>
        </w:rPr>
        <w:t>compared to non-exposed individuals. This finding is consistent</w:t>
      </w:r>
      <w:r w:rsidR="00CD1E8C" w:rsidRPr="00D93D74">
        <w:rPr>
          <w:rFonts w:cs="Times New Roman"/>
        </w:rPr>
        <w:t xml:space="preserve"> with previous studies</w:t>
      </w:r>
      <w:r>
        <w:rPr>
          <w:rFonts w:cs="Times New Roman"/>
        </w:rPr>
        <w:t xml:space="preserve"> showing that antibiotic treatment tends to expand the abundance of existing resistance genes rather than introduce substantial new diversity</w:t>
      </w:r>
      <w:r w:rsidR="00CD1E8C" w:rsidRPr="00D93D74">
        <w:rPr>
          <w:rFonts w:cs="Times New Roman"/>
        </w:rPr>
        <w:t xml:space="preserve"> </w:t>
      </w:r>
      <w:r w:rsidR="00EB650C" w:rsidRPr="00EB650C">
        <w:rPr>
          <w:rFonts w:cs="Times New Roman"/>
          <w:szCs w:val="24"/>
        </w:rPr>
        <w:fldChar w:fldCharType="begin"/>
      </w:r>
      <w:r w:rsidR="00EB650C" w:rsidRPr="00EB650C">
        <w:rPr>
          <w:rFonts w:cs="Times New Roman"/>
          <w:szCs w:val="24"/>
        </w:rPr>
        <w:instrText xml:space="preserve"> ADDIN ZOTERO_ITEM CSL_CITATION {"citationID":"p7BZN0Sx","properties":{"formattedCitation":"(Malin et al., 2023; Rampelli et al., 2015; Willmann et al., 2019)","plainCitation":"(Malin et al., 2023; Rampelli et al., 2015; Willmann et al., 2019)","noteIndex":0},"citationItems":[{"id":2315,"uris":["http://zotero.org/users/8873894/items/RXG66CCS"],"itemData":{"id":2315,"type":"article-journal","abstract":"The human gut microbiome is an important reservoir of antimicrobial resistance genes (ARGs), collectively termed the ‘resistome’. To date, few studies have examined the dynamics of the human gut resistome in healthy individuals. Previously, the authors observed high rates of ARG acquisition and significant abundance shifts during international travel. In order to provide insight into commonly occurring dynamics, this study investigated longitudinal fluctuations in prevalent ARGs (cfxA, tetM and ermB) in the resistomes of non-travelling healthy volunteers. In addition, this study assessed the prevalence of acquirable ARGs (blaCTX-M, qnrB, qnrS, vanA and vanB) over time. Faecal samples from 23 participants were collected at baseline and after 2 and 4 weeks. DNA was isolated, and ARG quantification was performed by quantitative polymerase chain reaction adjusting for the total amount of bacterial 16S rDNA. vanA and qnrS were not detected in any of the samples, while the prevalence rates of vanB of non-enterococcal origin and qnrB were 73.9% and 5.7%, respectively. The ß-lactamase encoding blaCTX-M was detected in 17.4% of healthy participants. The results were compared with previous data from 122 travellers. ARG acquisitions observed in travellers were rare in non-travelling individuals during 4 weeks of follow-up, supporting the hypothesis of ARG acquisition during international travel. However, median -1.04- to 1.04-fold abundance changes were observed for 100% of cfxA, tetM and ermB, which did not differ from those found in travellers. Thus, common abundance shifts in prevalent ARGs of the gut resistome were found to occur independent of travel behaviour.","container-title":"International Journal of Antimicrobial Agents","DOI":"10.1016/j.ijantimicag.2023.106716","ISSN":"0924-8579","issue":"3","journalAbbreviation":"International Journal of Antimicrobial Agents","language":"en","page":"106716","source":"ScienceDirect","title":"Longitudinal fluctuations of common antimicrobial resistance genes in the gut microbiomes of healthy Dutch individuals","volume":"61","author":[{"family":"Malin","given":"Jakob J."},{"family":"Wintersdorff","given":"Christian J. H.","non-dropping-particle":"von"},{"family":"Penders","given":"John"},{"family":"Savelkoul","given":"Paul H. M."},{"family":"Wolffs","given":"Petra F. G."}],"issued":{"date-parts":[["2023",3,1]]}}},{"id":3564,"uris":["http://zotero.org/users/8873894/items/TXYRF3DQ"],"itemData":{"id":3564,"type":"article-journal","abstract":"Through human microbiome sequencing, we can better understand how host evolutionary and ontogenetic history is reflected in the microbial function. However, there has been no information on the gut metagenome configuration in hunter-gatherer populations, posing a gap in our knowledge of gut microbiota (GM)-host mutualism arising from a lifestyle that describes over 90% of human evolutionary history. Here, we present the first metagenomic analysis of GM from Hadza hunter-gatherers of Tanzania, showing a unique enrichment in metabolic pathways that aligns with the dietary and environmental factors characteristic of their foraging lifestyle. We found that the Hadza GM is adapted for broad-spectrum carbohydrate metabolism, reflecting the complex polysaccharides in their diet. Furthermore, the Hadza GM is equipped for branched-chain amino acid degradation and aromatic amino acid biosynthesis. Resistome functionality demonstrates the existence of antibiotic resistance genes in a population with little antibiotic exposure, indicating the ubiquitous presence of environmentally derived resistances. Our results demonstrate how the functional specificity of the GM correlates with certain environment and lifestyle factors and how complexity from the exogenous environment can be balanced by endogenous homeostasis. The Hadza gut metagenome structure allows us to appreciate the co-adaptive functional role of the GM in complementing the human physiology, providing a better understanding of the versatility of human life and subsistence.","container-title":"Current Biology","DOI":"10.1016/j.cub.2015.04.055","ISSN":"0960-9822","issue":"13","journalAbbreviation":"Current Biology","page":"1682-1693","source":"ScienceDirect","title":"Metagenome Sequencing of the Hadza Hunter-Gatherer Gut Microbiota","volume":"25","author":[{"family":"Rampelli","given":"Simone"},{"family":"Schnorr","given":"Stephanie L."},{"family":"Consolandi","given":"Clarissa"},{"family":"Turroni","given":"Silvia"},{"family":"Severgnini","given":"Marco"},{"family":"Peano","given":"Clelia"},{"family":"Brigidi","given":"Patrizia"},{"family":"Crittenden","given":"Alyssa N."},{"family":"Henry","given":"Amanda G."},{"family":"Candela","given":"Marco"}],"issued":{"date-parts":[["2015",6,29]]}}},{"id":351,"uris":["http://zotero.org/users/8873894/items/AQV4MRN2"],"itemData":{"id":351,"type":"article-journal","abstract":"BACKGROUND: The selection pressure exercised by antibiotic drugs is an important consideration for the wise stewardship of antimicrobial treatment programs. Treatment decisions are currently based on crude assumptions, and there is an urgent need to develop a more quantitative knowledge base that can enable predictions of the impact of individual antibiotics on the human gut microbiome and resistome.\nRESULTS: Using shotgun metagenomics, we quantified changes in the gut microbiome in two cohorts of hematological patients receiving prophylactic antibiotics; one cohort was treated with ciprofloxacin in a hospital in Tübingen and the other with cotrimoxazole in a hospital in Cologne. Analyzing this rich longitudinal dataset, we found that gut microbiome diversity was reduced in both treatment cohorts to a similar extent, while effects on the gut resistome differed. We observed a sharp increase in the relative abundance of sulfonamide antibiotic resistance genes (ARGs) by 148.1% per cumulative defined daily dose of cotrimoxazole in the Cologne cohort, but not in the Tübingen cohort treated with ciprofloxacin. Through multivariate modeling, we found that factors such as individual baseline microbiome, resistome, and plasmid diversity; liver/kidney function; and concurrent medication, especially virostatic agents, influence resistome alterations. Strikingly, we observed different effects on the plasmidome in the two treatment groups. There was a substantial increase in the abundance of ARG-carrying plasmids in the cohort treated with cotrimoxazole, but not in the cohort treated with ciprofloxacin, indicating that cotrimoxazole might contribute more efficiently to the spread of resistance.\nCONCLUSIONS: Our study represents a step forward in developing the capability to predict the effect of individual antimicrobials on the human microbiome and resistome. Our results indicate that to achieve this, integration of the individual baseline microbiome, resistome, and mobilome status as well as additional individual patient factors will be required. Such personalized predictions may in the future increase patient safety and reduce the spread of resistance.\nTRIAL REGISTRATION: ClinicalTrials.gov, NCT02058888 . Registered February 10 2014.","container-title":"BMC biology","DOI":"10.1186/s12915-019-0692-y","ISSN":"1741-7007","issue":"1","journalAbbreviation":"BMC Biol","language":"eng","page":"76","PMID":"31533707","PMCID":"PMC6749691","source":"PubMed","title":"Distinct impact of antibiotics on the gut microbiome and resistome: a longitudinal multicenter cohort study","title-short":"Distinct impact of antibiotics on the gut microbiome and resistome","volume":"17","author":[{"family":"Willmann","given":"Matthias"},{"family":"Vehreschild","given":"Maria J. G. T."},{"family":"Biehl","given":"Lena M."},{"family":"Vogel","given":"Wichard"},{"family":"Dörfel","given":"Daniela"},{"family":"Hamprecht","given":"Axel"},{"family":"Seifert","given":"Harald"},{"family":"Autenrieth","given":"Ingo B."},{"family":"Peter","given":"Silke"}],"issued":{"date-parts":[["2019",9,18]]}}}],"schema":"https://github.com/citation-style-language/schema/raw/master/csl-citation.json"} </w:instrText>
      </w:r>
      <w:r w:rsidR="00EB650C" w:rsidRPr="00EB650C">
        <w:rPr>
          <w:rFonts w:cs="Times New Roman"/>
          <w:szCs w:val="24"/>
        </w:rPr>
        <w:fldChar w:fldCharType="separate"/>
      </w:r>
      <w:r w:rsidR="00EB650C" w:rsidRPr="00EB650C">
        <w:rPr>
          <w:rFonts w:cs="Times New Roman"/>
          <w:szCs w:val="24"/>
        </w:rPr>
        <w:t>(Malin et al., 2023; Rampelli et al., 2015; Willmann et al., 2019)</w:t>
      </w:r>
      <w:r w:rsidR="00EB650C" w:rsidRPr="00EB650C">
        <w:rPr>
          <w:rFonts w:cs="Times New Roman"/>
          <w:szCs w:val="24"/>
        </w:rPr>
        <w:fldChar w:fldCharType="end"/>
      </w:r>
      <w:r w:rsidR="00EB650C" w:rsidRPr="00EB650C">
        <w:rPr>
          <w:rFonts w:cs="Times New Roman"/>
          <w:szCs w:val="24"/>
        </w:rPr>
        <w:t>.</w:t>
      </w:r>
      <w:r w:rsidR="00EB650C" w:rsidRPr="00D93D74">
        <w:rPr>
          <w:rFonts w:cs="Times New Roman"/>
        </w:rPr>
        <w:t xml:space="preserve"> </w:t>
      </w:r>
    </w:p>
    <w:p w14:paraId="064D6AEB" w14:textId="47BCB952" w:rsidR="000C2140" w:rsidRDefault="00EB650C" w:rsidP="0056434F">
      <w:pPr>
        <w:rPr>
          <w:szCs w:val="24"/>
        </w:rPr>
      </w:pPr>
      <w:r w:rsidRPr="00EB650C">
        <w:rPr>
          <w:szCs w:val="24"/>
        </w:rPr>
        <w:t>Despite using the comprehensive AMRfinder</w:t>
      </w:r>
      <w:r w:rsidR="005F1300">
        <w:rPr>
          <w:szCs w:val="24"/>
        </w:rPr>
        <w:t>+</w:t>
      </w:r>
      <w:r w:rsidR="00AF412B">
        <w:rPr>
          <w:szCs w:val="24"/>
        </w:rPr>
        <w:t xml:space="preserve"> </w:t>
      </w:r>
      <w:r w:rsidR="00AF412B" w:rsidRPr="00EB650C">
        <w:rPr>
          <w:szCs w:val="24"/>
        </w:rPr>
        <w:t>database</w:t>
      </w:r>
      <w:r w:rsidR="00AF412B">
        <w:rPr>
          <w:szCs w:val="24"/>
        </w:rPr>
        <w:t xml:space="preserve"> with a </w:t>
      </w:r>
      <w:r w:rsidR="00BE1C36" w:rsidRPr="00EB650C">
        <w:rPr>
          <w:szCs w:val="24"/>
        </w:rPr>
        <w:t>str</w:t>
      </w:r>
      <w:r w:rsidR="00BE1C36">
        <w:rPr>
          <w:szCs w:val="24"/>
        </w:rPr>
        <w:t>ingent</w:t>
      </w:r>
      <w:r w:rsidRPr="00EB650C">
        <w:rPr>
          <w:szCs w:val="24"/>
        </w:rPr>
        <w:t xml:space="preserve"> identity threshold (&gt;</w:t>
      </w:r>
      <w:r w:rsidR="00AF412B">
        <w:rPr>
          <w:szCs w:val="24"/>
        </w:rPr>
        <w:t xml:space="preserve"> </w:t>
      </w:r>
      <w:r w:rsidRPr="00EB650C">
        <w:rPr>
          <w:szCs w:val="24"/>
        </w:rPr>
        <w:t>90%)</w:t>
      </w:r>
      <w:r w:rsidR="005F1300">
        <w:rPr>
          <w:szCs w:val="24"/>
        </w:rPr>
        <w:t>,</w:t>
      </w:r>
      <w:r w:rsidRPr="00EB650C">
        <w:rPr>
          <w:szCs w:val="24"/>
        </w:rPr>
        <w:t xml:space="preserve"> both false positive</w:t>
      </w:r>
      <w:r w:rsidR="000C2140">
        <w:rPr>
          <w:szCs w:val="24"/>
        </w:rPr>
        <w:t>s</w:t>
      </w:r>
      <w:r w:rsidR="00AF412B">
        <w:rPr>
          <w:szCs w:val="24"/>
        </w:rPr>
        <w:t xml:space="preserve"> and false negative</w:t>
      </w:r>
      <w:r w:rsidR="000C2140">
        <w:rPr>
          <w:szCs w:val="24"/>
        </w:rPr>
        <w:t>s</w:t>
      </w:r>
      <w:r w:rsidRPr="00EB650C">
        <w:rPr>
          <w:szCs w:val="24"/>
        </w:rPr>
        <w:t xml:space="preserve"> </w:t>
      </w:r>
      <w:r w:rsidR="000C2140">
        <w:rPr>
          <w:szCs w:val="24"/>
        </w:rPr>
        <w:t>remain possible. Some detected A</w:t>
      </w:r>
      <w:r w:rsidRPr="00EB650C">
        <w:rPr>
          <w:szCs w:val="24"/>
        </w:rPr>
        <w:t xml:space="preserve">RGs </w:t>
      </w:r>
      <w:r w:rsidR="000C2140">
        <w:rPr>
          <w:szCs w:val="24"/>
        </w:rPr>
        <w:t xml:space="preserve">may represent </w:t>
      </w:r>
      <w:r w:rsidR="000C2140" w:rsidRPr="000C2140">
        <w:rPr>
          <w:szCs w:val="24"/>
        </w:rPr>
        <w:t>misannotations</w:t>
      </w:r>
      <w:r w:rsidR="000C2140">
        <w:rPr>
          <w:szCs w:val="24"/>
        </w:rPr>
        <w:t xml:space="preserve">, while others may be absent from current databases and therefore undetected </w:t>
      </w:r>
      <w:r w:rsidRPr="00EB650C">
        <w:rPr>
          <w:szCs w:val="24"/>
        </w:rPr>
        <w:t xml:space="preserve"> </w:t>
      </w:r>
      <w:r w:rsidRPr="00EB650C">
        <w:rPr>
          <w:szCs w:val="24"/>
        </w:rPr>
        <w:fldChar w:fldCharType="begin"/>
      </w:r>
      <w:r w:rsidRPr="00EB650C">
        <w:rPr>
          <w:szCs w:val="24"/>
        </w:rPr>
        <w:instrText xml:space="preserve"> ADDIN ZOTERO_ITEM CSL_CITATION {"citationID":"m2SjDUdz","properties":{"formattedCitation":"(Feldgarden et al., 2019, 2021)","plainCitation":"(Feldgarden et al., 2019, 2021)","noteIndex":0},"citationItems":[{"id":3338,"uris":["http://zotero.org/users/8873894/items/LIDDZD68"],"itemData":{"id":3338,"type":"article-journal","abstract":"Antimicrobial resistance (AMR) is a major public health problem that requires publicly available tools for rapid analysis. To identify AMR genes in whole-genome sequences, the National Center for Biotechnology Information (NCBI) has produced AMRFinder, a tool that identifies AMR genes using a high-quality curated AMR gene reference database., Antimicrobial resistance (AMR) is a major public health problem that requires publicly available tools for rapid analysis. To identify AMR genes in whole-genome sequences, the National Center for Biotechnology Information (NCBI) has produced AMRFinder, a tool that identifies AMR genes using a high-quality curated AMR gene reference database. The Bacterial Antimicrobial Resistance Reference Gene Database consists of up-to-date gene nomenclature, a set of hidden Markov models (HMMs), and a curated protein family hierarchy. Currently, it contains 4,579 antimicrobial resistance proteins and more than 560 HMMs. Here, we describe AMRFinder and its associated database. To assess the predictive ability of AMRFinder, we measured the consistency between predicted AMR genotypes from AMRFinder and resistance phenotypes of 6,242 isolates from the National Antimicrobial Resistance Monitoring System (NARMS). This included 5,425 Salmonella enterica, 770 Campylobacter spp., and 47 Escherichia coli isolates phenotypically tested against various antimicrobial agents. Of 87,679 susceptibility tests performed, 98.4% were consistent with predictions. To assess the accuracy of AMRFinder, we compared its gene symbol output with that of a 2017 version of ResFinder, another publicly available resistance gene detection system. Most gene calls were identical, but there were 1,229 gene symbol differences (8.8%) between them, with differences due to both algorithmic differences and database composition. AMRFinder missed 16 loci that ResFinder found, while ResFinder missed 216 loci that AMRFinder identified. Based on these results, AMRFinder appears to be a highly accurate AMR gene detection system.","container-title":"Antimicrobial Agents and Chemotherapy","DOI":"10.1128/AAC.00483-19","ISSN":"0066-4804","issue":"11","journalAbbreviation":"Antimicrob Agents Chemother","page":"e00483-19","PMID":"31427293","PMCID":"PMC6811410","source":"PubMed Central","title":"Validating the AMRFinder Tool and Resistance Gene Database by Using Antimicrobial Resistance Genotype-Phenotype Correlations in a Collection of Isolates","volume":"63","author":[{"family":"Feldgarden","given":"Michael"},{"family":"Brover","given":"Vyacheslav"},{"family":"Haft","given":"Daniel H."},{"family":"Prasad","given":"Arjun B."},{"family":"Slotta","given":"Douglas J."},{"family":"Tolstoy","given":"Igor"},{"family":"Tyson","given":"Gregory H."},{"family":"Zhao","given":"Shaohua"},{"family":"Hsu","given":"Chih-Hao"},{"family":"McDermott","given":"Patrick F."},{"family":"Tadesse","given":"Daniel A."},{"family":"Morales","given":"Cesar"},{"family":"Simmons","given":"Mustafa"},{"family":"Tillman","given":"Glenn"},{"family":"Wasilenko","given":"Jamie"},{"family":"Folster","given":"Jason P."},{"family":"Klimke","given":"William"}],"issued":{"date-parts":[["2019",10,22]]}}},{"id":3335,"uris":["http://zotero.org/users/8873894/items/AB86VQVC"],"itemData":{"id":3335,"type":"article-journal","abstract":"Antimicrobial resistance (AMR) is a significant public health threat. With the rise of affordable whole genome sequencing, in silico approaches to assessing AMR gene content can be used to detect known resistance mechanisms and potentially identify novel mechanisms. To enable accurate assessment of AMR gene content, as part of a multi-agency collaboration, NCBI developed a comprehensive AMR gene database, the Bacterial Antimicrobial Resistance Reference Gene Database and the AMR gene detection tool AMRFinder. Here, we describe the expansion of the Reference Gene Database, now called the Reference Gene Catalog, to include putative acid, biocide, metal, stress resistance genes, in addition to virulence genes and species-specific point mutations. Genes and point mutations are classified by broad functions, as well as more detailed functions. As we have expanded both the functional repertoire of identified genes and functionality, NCBI released a new version of AMRFinder, known as AMRFinderPlus. This new tool allows users the option to utilize only the core set of AMR elements, or include stress response and virulence genes, too. AMRFinderPlus can detect acquired genes and point mutations in both protein and nucleotide sequence. In addition, the evidence used to identify the gene has been expanded to include whether nucleotide or protein sequence was used, its location in the contig, and presence of an internal stop codon. These database improvements and functional expansions will enable increased precision in identifying AMR genes, linking AMR genotypes and phenotypes, and determining possible relationships between AMR, virulence, and stress response.","container-title":"Scientific Reports","DOI":"10.1038/s41598-021-91456-0","ISSN":"2045-2322","issue":"1","journalAbbreviation":"Sci Rep","language":"eng","page":"12728","PMID":"34135355","PMCID":"PMC8208984","source":"PubMed","title":"AMRFinderPlus and the Reference Gene Catalog facilitate examination of the genomic links among antimicrobial resistance, stress response, and virulence","volume":"11","author":[{"family":"Feldgarden","given":"Michael"},{"family":"Brover","given":"Vyacheslav"},{"family":"Gonzalez-Escalona","given":"Narjol"},{"family":"Frye","given":"Jonathan G."},{"family":"Haendiges","given":"Julie"},{"family":"Haft","given":"Daniel H."},{"family":"Hoffmann","given":"Maria"},{"family":"Pettengill","given":"James B."},{"family":"Prasad","given":"Arjun B."},{"family":"Tillman","given":"Glenn E."},{"family":"Tyson","given":"Gregory H."},{"family":"Klimke","given":"William"}],"issued":{"date-parts":[["2021",6,16]]}}}],"schema":"https://github.com/citation-style-language/schema/raw/master/csl-citation.json"} </w:instrText>
      </w:r>
      <w:r w:rsidRPr="00EB650C">
        <w:rPr>
          <w:szCs w:val="24"/>
        </w:rPr>
        <w:fldChar w:fldCharType="separate"/>
      </w:r>
      <w:r w:rsidRPr="00EB650C">
        <w:rPr>
          <w:szCs w:val="24"/>
        </w:rPr>
        <w:t>(Feldgarden et al., 2019, 2021)</w:t>
      </w:r>
      <w:r w:rsidRPr="00EB650C">
        <w:rPr>
          <w:szCs w:val="24"/>
        </w:rPr>
        <w:fldChar w:fldCharType="end"/>
      </w:r>
      <w:r w:rsidRPr="00EB650C">
        <w:rPr>
          <w:szCs w:val="24"/>
        </w:rPr>
        <w:t xml:space="preserve">. </w:t>
      </w:r>
    </w:p>
    <w:p w14:paraId="73ADD1E8" w14:textId="56464258" w:rsidR="00EB650C" w:rsidRDefault="00EB650C" w:rsidP="0056434F">
      <w:pPr>
        <w:rPr>
          <w:rFonts w:cs="Times New Roman"/>
        </w:rPr>
      </w:pPr>
      <w:r w:rsidRPr="00EB650C">
        <w:rPr>
          <w:szCs w:val="24"/>
        </w:rPr>
        <w:t xml:space="preserve">Comparison with other European </w:t>
      </w:r>
      <w:r w:rsidR="000C2140">
        <w:rPr>
          <w:szCs w:val="24"/>
        </w:rPr>
        <w:t xml:space="preserve">cohort studies shows that the </w:t>
      </w:r>
      <w:r w:rsidRPr="00EB650C">
        <w:rPr>
          <w:szCs w:val="24"/>
        </w:rPr>
        <w:t xml:space="preserve"> </w:t>
      </w:r>
      <w:r w:rsidR="000C2140" w:rsidRPr="000C2140">
        <w:rPr>
          <w:szCs w:val="24"/>
        </w:rPr>
        <w:t>high abundance and persistence of tetracycline resistance genes observed in our dataset is consistent with broader population-level trends</w:t>
      </w:r>
      <w:r w:rsidR="000C2140" w:rsidRPr="000C2140">
        <w:rPr>
          <w:szCs w:val="24"/>
        </w:rPr>
        <w:t xml:space="preserve"> </w:t>
      </w:r>
      <w:r w:rsidRPr="00EB650C">
        <w:rPr>
          <w:szCs w:val="24"/>
        </w:rPr>
        <w:fldChar w:fldCharType="begin"/>
      </w:r>
      <w:r w:rsidRPr="00EB650C">
        <w:rPr>
          <w:szCs w:val="24"/>
        </w:rPr>
        <w:instrText xml:space="preserve"> ADDIN ZOTERO_ITEM CSL_CITATION {"citationID":"ifVqKtzc","properties":{"formattedCitation":"(Boolchandani et al., 2022; X. Li et al., 2023; Sinha et al., 2018; Willmann et al., 2019)","plainCitation":"(Boolchandani et al., 2022; X. Li et al., 2023; Sinha et al., 2018; Willmann et al., 2019)","noteIndex":0},"citationItems":[{"id":2323,"uris":["http://zotero.org/users/8873894/items/9PEDGFEH"],"itemData":{"id":2323,"type":"article-journal","abstract":"International travel contributes to the global spread of antimicrobial resistance. Travelers’ diarrhea exacerbates the risk of acquiring multidrug-resistant organisms and can lead to persistent gastrointestinal disturbance post-travel. However, little is known about the impact of diarrhea on travelers’ gut microbiomes, and the dynamics of these changes throughout travel. Here, we assembled a cohort of 159 international students visiting the Andean city of Cusco, Peru and applied next-generation sequencing techniques to 718 longitudinally-collected stool samples. We find that gut microbiome composition changed significantly throughout travel, but taxonomic diversity remained stable. However, diarrhea disrupted this stability and resulted in an increased abundance of antimicrobial resistance genes that can remain high for weeks. We also identified taxa differentially abundant between diarrheal and non-diarrheal samples, which were used to develop a classification model that distinguishes between these disease states. Additionally, we sequenced the genomes of 212 diarrheagenic Escherichia coli isolates and found those from travelers who experienced diarrhea encoded more antimicrobial resistance genes than those who did not. In this work, we find the gut microbiomes of international travelers’ are resilient to dysbiosis; however, they are also susceptible to colonization by multidrug-resistant bacteria, a risk that is more pronounced in travelers with diarrhea.","container-title":"Nature Communications","DOI":"10.1038/s41467-022-34862-w","ISSN":"2041-1723","issue":"1","journalAbbreviation":"Nat Commun","language":"en","license":"2022 The Author(s)","note":"number: 1","page":"7485","publisher":"Nature Publishing Group","source":"www.nature.com","title":"Impact of international travel and diarrhea on gut microbiome and resistome dynamics","volume":"13","author":[{"family":"Boolchandani","given":"Manish"},{"family":"Blake","given":"Kevin S."},{"family":"Tilley","given":"Drake H."},{"family":"Cabada","given":"Miguel M."},{"family":"Schwartz","given":"Drew J."},{"family":"Patel","given":"Sanket"},{"family":"Morales","given":"Maria Luisa"},{"family":"Meza","given":"Rina"},{"family":"Soto","given":"Giselle"},{"family":"Isidean","given":"Sandra D."},{"family":"Porter","given":"Chad K."},{"family":"Simons","given":"Mark P."},{"family":"Dantas","given":"Gautam"}],"issued":{"date-parts":[["2022",12,5]]}}},{"id":3501,"uris":["http://zotero.org/users/8873894/items/V5ETH9ZX"],"itemData":{"id":3501,"type":"article-journal","abstract":"Despite their crucial importance for human health, there is still relatively limited knowledge on how the gut resistome changes or responds to antibiotic treatment across ages, especially in the latter case. Here, we use fecal metagenomic data from 662 Danish infants and 217 young adults to fill this gap. The gut resistomes are characterized by a bimodal distribution driven by E. coli composition. The typical profile of the gut resistome differs significantly between adults and infants, with the latter distinguished by higher gene and plasmid abundances. However, the predominant antibiotic resistance genes (ARGs) are the same. Antibiotic treatment reduces bacterial diversity and increased ARG and plasmid abundances in both cohorts, especially core ARGs. The effects of antibiotic treatments on the gut microbiome last longer in adults than in infants, and different antibiotics are associated with distinct impacts. Overall, this study broadens our current understanding of gut resistome dynamics and the impact of antibiotic treatment across age groups.","container-title":"Nature Communications","DOI":"10.1038/s41467-023-44289-6","ISSN":"2041-1723","issue":"1","journalAbbreviation":"Nat Commun","language":"en","license":"2023 The Author(s)","page":"8526","publisher":"Nature Publishing Group","source":"www.nature.com","title":"Differential responses of the gut microbiome and resistome to antibiotic exposures in infants and adults","volume":"14","author":[{"family":"Li","given":"Xuanji"},{"family":"Brejnrod","given":"Asker"},{"family":"Thorsen","given":"Jonathan"},{"family":"Zachariasen","given":"Trine"},{"family":"Trivedi","given":"Urvish"},{"family":"Russel","given":"Jakob"},{"family":"Vestergaard","given":"Gisle Alberg"},{"family":"Stokholm","given":"Jakob"},{"family":"Rasmussen","given":"Morten Arendt"},{"family":"Sørensen","given":"Søren Johannes"}],"issued":{"date-parts":[["2023",12,22]]}}},{"id":89,"uris":["http://zotero.org/users/8873894/items/KV49XZWB"],"itemData":{"id":89,"type":"article-journal","abstract":"Several gastrointestinal diseases show a sex imbalance, although the underlying (patho)physiological mechanisms behind this are not well understood. The gut microbiome may be involved in this process, forming a complex interaction with host immune system, sex hormones, medication and other environmental factors. Here we performed sex-specific analyses of fecal microbiota composition in 1135 individuals from a population-based cohort. The overall gut microbiome composition of females and males was significantly different (p = 0.001), with females showing a greater microbial diversity (p = 0.009). After correcting for the effects of intrinsic factors, smoking, diet and medications, female hormonal factors such as the use of oral contraceptives and undergoing an ovariectomy were associated with microbial species and pathways. Females had a higher richness of antibiotic-resistance genes, with the most notable being resistance to the lincosamide nucleotidyltransferase (LNU) gene family. The higher abundance of resistance genes is consistent with the greater prescription of the Macrolide-Lincosamide-Streptogramin classes of antibiotics to females. Furthermore, we observed an increased resistance to aminoglycosides in females with self-reported irritable bowel syndrome. These results throw light upon the effects of common medications that are differentially prescribed between sexes and highlight the importance of sex-specific analysis when studying the gut microbiome and resistome.","container-title":"Gut Microbes","DOI":"10.1080/19490976.2018.1528822","ISSN":"1949-0976","issue":"3","journalAbbreviation":"Gut Microbes","page":"358-366","PMID":"30373468","PMCID":"PMC6546312","source":"PubMed Central","title":"Analysis of 1135 gut metagenomes identifies sex-specific resistome profiles","volume":"10","author":[{"family":"Sinha","given":"Trishla"},{"family":"Vich Vila","given":"Arnau"},{"family":"Garmaeva","given":"Sanzhima"},{"family":"Jankipersadsing","given":"Soesma A."},{"family":"Imhann","given":"Floris"},{"family":"Collij","given":"Valerie"},{"family":"Bonder","given":"Marc Jan"},{"family":"Jiang","given":"Xiaofang"},{"family":"Gurry","given":"Thomas"},{"family":"Alm","given":"Eric J."},{"family":"D’Amato","given":"Mauro"},{"family":"Weersma","given":"Rinse K."},{"family":"Scherjon","given":"Sicco"},{"family":"Wijmenga","given":"Cisca"},{"family":"Fu","given":"Jingyuan"},{"family":"Kurilshikov","given":"Alexander"},{"family":"Zhernakova","given":"Alexandra"}],"issued":{"date-parts":[["2018",10,29]]}}},{"id":351,"uris":["http://zotero.org/users/8873894/items/AQV4MRN2"],"itemData":{"id":351,"type":"article-journal","abstract":"BACKGROUND: The selection pressure exercised by antibiotic drugs is an important consideration for the wise stewardship of antimicrobial treatment programs. Treatment decisions are currently based on crude assumptions, and there is an urgent need to develop a more quantitative knowledge base that can enable predictions of the impact of individual antibiotics on the human gut microbiome and resistome.\nRESULTS: Using shotgun metagenomics, we quantified changes in the gut microbiome in two cohorts of hematological patients receiving prophylactic antibiotics; one cohort was treated with ciprofloxacin in a hospital in Tübingen and the other with cotrimoxazole in a hospital in Cologne. Analyzing this rich longitudinal dataset, we found that gut microbiome diversity was reduced in both treatment cohorts to a similar extent, while effects on the gut resistome differed. We observed a sharp increase in the relative abundance of sulfonamide antibiotic resistance genes (ARGs) by 148.1% per cumulative defined daily dose of cotrimoxazole in the Cologne cohort, but not in the Tübingen cohort treated with ciprofloxacin. Through multivariate modeling, we found that factors such as individual baseline microbiome, resistome, and plasmid diversity; liver/kidney function; and concurrent medication, especially virostatic agents, influence resistome alterations. Strikingly, we observed different effects on the plasmidome in the two treatment groups. There was a substantial increase in the abundance of ARG-carrying plasmids in the cohort treated with cotrimoxazole, but not in the cohort treated with ciprofloxacin, indicating that cotrimoxazole might contribute more efficiently to the spread of resistance.\nCONCLUSIONS: Our study represents a step forward in developing the capability to predict the effect of individual antimicrobials on the human microbiome and resistome. Our results indicate that to achieve this, integration of the individual baseline microbiome, resistome, and mobilome status as well as additional individual patient factors will be required. Such personalized predictions may in the future increase patient safety and reduce the spread of resistance.\nTRIAL REGISTRATION: ClinicalTrials.gov, NCT02058888 . Registered February 10 2014.","container-title":"BMC biology","DOI":"10.1186/s12915-019-0692-y","ISSN":"1741-7007","issue":"1","journalAbbreviation":"BMC Biol","language":"eng","page":"76","PMID":"31533707","PMCID":"PMC6749691","source":"PubMed","title":"Distinct impact of antibiotics on the gut microbiome and resistome: a longitudinal multicenter cohort study","title-short":"Distinct impact of antibiotics on the gut microbiome and resistome","volume":"17","author":[{"family":"Willmann","given":"Matthias"},{"family":"Vehreschild","given":"Maria J. G. T."},{"family":"Biehl","given":"Lena M."},{"family":"Vogel","given":"Wichard"},{"family":"Dörfel","given":"Daniela"},{"family":"Hamprecht","given":"Axel"},{"family":"Seifert","given":"Harald"},{"family":"Autenrieth","given":"Ingo B."},{"family":"Peter","given":"Silke"}],"issued":{"date-parts":[["2019",9,18]]}}}],"schema":"https://github.com/citation-style-language/schema/raw/master/csl-citation.json"} </w:instrText>
      </w:r>
      <w:r w:rsidRPr="00EB650C">
        <w:rPr>
          <w:szCs w:val="24"/>
        </w:rPr>
        <w:fldChar w:fldCharType="separate"/>
      </w:r>
      <w:r w:rsidRPr="00EB650C">
        <w:rPr>
          <w:szCs w:val="24"/>
        </w:rPr>
        <w:t>(Boolchandani et al., 2022; X. Li et al., 2023; Sinha et al., 2018; Willmann et al., 2019)</w:t>
      </w:r>
      <w:r w:rsidRPr="00EB650C">
        <w:rPr>
          <w:szCs w:val="24"/>
        </w:rPr>
        <w:fldChar w:fldCharType="end"/>
      </w:r>
      <w:r w:rsidRPr="00EB650C">
        <w:rPr>
          <w:szCs w:val="24"/>
        </w:rPr>
        <w:t xml:space="preserve">. As </w:t>
      </w:r>
      <w:r w:rsidRPr="00EB650C">
        <w:rPr>
          <w:szCs w:val="24"/>
        </w:rPr>
        <w:lastRenderedPageBreak/>
        <w:t>this is the first study of</w:t>
      </w:r>
      <w:r w:rsidR="005F1300">
        <w:rPr>
          <w:szCs w:val="24"/>
        </w:rPr>
        <w:t xml:space="preserve"> the</w:t>
      </w:r>
      <w:r w:rsidRPr="00EB650C">
        <w:rPr>
          <w:szCs w:val="24"/>
        </w:rPr>
        <w:t xml:space="preserve"> human gut resistome </w:t>
      </w:r>
      <w:r w:rsidR="005F1300">
        <w:rPr>
          <w:szCs w:val="24"/>
        </w:rPr>
        <w:t>in the</w:t>
      </w:r>
      <w:r w:rsidRPr="00EB650C">
        <w:rPr>
          <w:szCs w:val="24"/>
        </w:rPr>
        <w:t xml:space="preserve"> Slovenian population, </w:t>
      </w:r>
      <w:r w:rsidR="000C2140" w:rsidRPr="000C2140">
        <w:rPr>
          <w:szCs w:val="24"/>
        </w:rPr>
        <w:t>comprehensive comparisons are limited</w:t>
      </w:r>
      <w:r w:rsidR="000C2140">
        <w:rPr>
          <w:szCs w:val="24"/>
        </w:rPr>
        <w:t>. However,</w:t>
      </w:r>
      <w:r w:rsidRPr="00EB650C">
        <w:rPr>
          <w:szCs w:val="24"/>
        </w:rPr>
        <w:t xml:space="preserve"> there </w:t>
      </w:r>
      <w:r w:rsidR="005F1300">
        <w:rPr>
          <w:szCs w:val="24"/>
        </w:rPr>
        <w:t>is</w:t>
      </w:r>
      <w:r w:rsidRPr="00EB650C">
        <w:rPr>
          <w:szCs w:val="24"/>
        </w:rPr>
        <w:t xml:space="preserve"> information on clinically important resistance genes present in nosocomial infections, rivers</w:t>
      </w:r>
      <w:r w:rsidR="005F1300">
        <w:rPr>
          <w:szCs w:val="24"/>
        </w:rPr>
        <w:t>,</w:t>
      </w:r>
      <w:r w:rsidRPr="00EB650C">
        <w:rPr>
          <w:szCs w:val="24"/>
        </w:rPr>
        <w:t xml:space="preserve"> and wastewaters </w:t>
      </w:r>
      <w:r w:rsidRPr="00EB650C">
        <w:rPr>
          <w:szCs w:val="24"/>
        </w:rPr>
        <w:fldChar w:fldCharType="begin"/>
      </w:r>
      <w:r w:rsidRPr="00EB650C">
        <w:rPr>
          <w:szCs w:val="24"/>
        </w:rPr>
        <w:instrText xml:space="preserve"> ADDIN ZOTERO_ITEM CSL_CITATION {"citationID":"xuz6YZZi","properties":{"formattedCitation":"(Maric et al., 2025; {\\i{}Slovenia}, n.d.)","plainCitation":"(Maric et al., 2025; Slovenia, n.d.)","noteIndex":0},"citationItems":[{"id":3567,"uris":["http://zotero.org/users/8873894/items/4F5RD4JR"],"itemData":{"id":3567,"type":"article-journal","abstract":"Extended-spectrum beta-lactamase (ESBL)-producing Escherichia coli is a critical antimicrobial-resistant pathogen. While well-studied in humans and animals, its presence in the environment remains underexplored. This study analyses the genotypes and plasmid composition of ESBL-producing E. coli from human and environmental sources in Northeastern Slovenia. Freshwater and sediment samples were collected bimonthly during one year at ten sites, including rivers, lakes, and wastewater treatment plant (WWTP) influents. Human isolates were collected during the same period and geographic area. Whole-genome sequencing and bioinformatic analyses were conducted to evaluate genetic relatedness, antimicrobial resistance genes, and plasmid composition. Among 414 sequenced isolates (230 human, 184 environmental), 108 multilocus sequence types (MLST-ST) were identified, with 20 STs shared between sources. Core-genome MLST (cgMLST) revealed 59 clonal clusters, six of which included both human and environmental isolates. The dominant ESBL gene was bla CTX-M-15 (59 % of all ESBL isolates), and 54 % of all ESBL isolates carried ESBL genes on plasmids. Plasmid cluster AA474, found across different sources, STs, and locations, was linked to multiple ESBL genes, suggesting a key role in resistance dissemination. Despite shared STs, ESBL genes, and plasmids between humans and the environment, cgMLST analysis indicated limited clonal spread. This suggest that transmission between humans and the environment remains restricted and is more often linked to spread of plasmids than of strains.","container-title":"Current Research in Microbial Sciences","DOI":"10.1016/j.crmicr.2025.100408","ISSN":"2666-5174","journalAbbreviation":"Curr Res Microb Sci","language":"eng","page":"100408","PMID":"40511295","PMCID":"PMC12158563","source":"PubMed","title":"Limited clonality but widespread plasmid sharing of ESBL-producing E. coli between humans and the environment of northeastern Slovenia","volume":"9","author":[{"family":"Maric","given":"Leon"},{"family":"Janezic","given":"Sandra"},{"family":"Coia","given":"Camilla Wiuff"},{"family":"Roer","given":"Louise"},{"family":"Rupnik","given":"Maja"}],"issued":{"date-parts":[["2025"]]}}},{"id":3569,"uris":["http://zotero.org/users/8873894/items/SANUWPD5"],"itemData":{"id":3569,"type":"webpage","abstract":"2019-2024","language":"en","title":"Slovenia: National One Health strategy for the management of microbial resistance 2019-2024 (Slovenian)","title-short":"Slovenia","URL":"https://www.who.int/publications/m/item/slovenia-national-one-health-strategy-for-the-management-of-microbial-resistance-2019-2024","accessed":{"date-parts":[["2026",1,19]]}}}],"schema":"https://github.com/citation-style-language/schema/raw/master/csl-citation.json"} </w:instrText>
      </w:r>
      <w:r w:rsidRPr="00EB650C">
        <w:rPr>
          <w:szCs w:val="24"/>
        </w:rPr>
        <w:fldChar w:fldCharType="separate"/>
      </w:r>
      <w:r w:rsidRPr="00EB650C">
        <w:rPr>
          <w:szCs w:val="24"/>
        </w:rPr>
        <w:t xml:space="preserve">(Maric et al., 2025; </w:t>
      </w:r>
      <w:r w:rsidRPr="00EB650C">
        <w:rPr>
          <w:i/>
          <w:iCs/>
          <w:szCs w:val="24"/>
        </w:rPr>
        <w:t>Slovenia</w:t>
      </w:r>
      <w:r w:rsidRPr="00EB650C">
        <w:rPr>
          <w:szCs w:val="24"/>
        </w:rPr>
        <w:t>, n.d.)</w:t>
      </w:r>
      <w:r w:rsidRPr="00EB650C">
        <w:rPr>
          <w:szCs w:val="24"/>
        </w:rPr>
        <w:fldChar w:fldCharType="end"/>
      </w:r>
      <w:r w:rsidRPr="00EB650C">
        <w:rPr>
          <w:szCs w:val="24"/>
        </w:rPr>
        <w:t xml:space="preserve">. Notably, clinically important carbapenem and beta-lactam genes prevalent in Slovenia were absent in the gut of our healthy participants, </w:t>
      </w:r>
      <w:r w:rsidR="005F1300" w:rsidRPr="00EB650C">
        <w:rPr>
          <w:szCs w:val="24"/>
        </w:rPr>
        <w:t>except for</w:t>
      </w:r>
      <w:r w:rsidRPr="00EB650C">
        <w:rPr>
          <w:szCs w:val="24"/>
        </w:rPr>
        <w:t xml:space="preserve"> </w:t>
      </w:r>
      <w:r w:rsidRPr="00EB650C">
        <w:rPr>
          <w:i/>
          <w:iCs/>
          <w:szCs w:val="24"/>
        </w:rPr>
        <w:t>bla</w:t>
      </w:r>
      <w:r w:rsidRPr="00EB650C">
        <w:rPr>
          <w:szCs w:val="24"/>
          <w:vertAlign w:val="subscript"/>
        </w:rPr>
        <w:t>CTX-M1</w:t>
      </w:r>
      <w:r w:rsidR="005F1300">
        <w:rPr>
          <w:szCs w:val="24"/>
        </w:rPr>
        <w:t>,</w:t>
      </w:r>
      <w:r w:rsidRPr="00EB650C">
        <w:rPr>
          <w:szCs w:val="24"/>
        </w:rPr>
        <w:t xml:space="preserve"> found at very low abundance in a single individual (I). </w:t>
      </w:r>
    </w:p>
    <w:p w14:paraId="5391A23F" w14:textId="6A895F03" w:rsidR="0056434F" w:rsidRPr="00EB650C" w:rsidRDefault="0056434F" w:rsidP="00EB650C">
      <w:pPr>
        <w:rPr>
          <w:szCs w:val="24"/>
        </w:rPr>
      </w:pPr>
      <w:r w:rsidRPr="00EB650C">
        <w:rPr>
          <w:szCs w:val="24"/>
        </w:rPr>
        <w:t xml:space="preserve">ARGs </w:t>
      </w:r>
      <w:r w:rsidR="000C2140">
        <w:rPr>
          <w:szCs w:val="24"/>
        </w:rPr>
        <w:t xml:space="preserve">were most abundant </w:t>
      </w:r>
      <w:r w:rsidRPr="00EB650C">
        <w:rPr>
          <w:szCs w:val="24"/>
        </w:rPr>
        <w:t xml:space="preserve">in </w:t>
      </w:r>
      <w:r w:rsidR="005F1300">
        <w:rPr>
          <w:szCs w:val="24"/>
        </w:rPr>
        <w:t xml:space="preserve">the </w:t>
      </w:r>
      <w:r w:rsidRPr="00EB650C">
        <w:rPr>
          <w:szCs w:val="24"/>
        </w:rPr>
        <w:t xml:space="preserve">phylum </w:t>
      </w:r>
      <w:r w:rsidR="005F1300">
        <w:rPr>
          <w:i/>
          <w:iCs/>
          <w:szCs w:val="24"/>
        </w:rPr>
        <w:t>Bacillota</w:t>
      </w:r>
      <w:r w:rsidRPr="00EB650C">
        <w:rPr>
          <w:szCs w:val="24"/>
        </w:rPr>
        <w:t xml:space="preserve">, followed by </w:t>
      </w:r>
      <w:r w:rsidR="005F1300">
        <w:rPr>
          <w:i/>
          <w:iCs/>
          <w:szCs w:val="24"/>
        </w:rPr>
        <w:t>Bacteriodata</w:t>
      </w:r>
      <w:r w:rsidRPr="00EB650C">
        <w:rPr>
          <w:szCs w:val="24"/>
        </w:rPr>
        <w:t xml:space="preserve">, </w:t>
      </w:r>
      <w:r w:rsidR="000C2140">
        <w:rPr>
          <w:szCs w:val="24"/>
        </w:rPr>
        <w:t>and</w:t>
      </w:r>
      <w:r w:rsidRPr="00EB650C">
        <w:rPr>
          <w:szCs w:val="24"/>
        </w:rPr>
        <w:t xml:space="preserve"> </w:t>
      </w:r>
      <w:r w:rsidRPr="000C2140">
        <w:rPr>
          <w:i/>
          <w:iCs/>
          <w:szCs w:val="24"/>
        </w:rPr>
        <w:t>Pseudomonadota</w:t>
      </w:r>
      <w:r w:rsidR="000C2140">
        <w:rPr>
          <w:szCs w:val="24"/>
        </w:rPr>
        <w:t xml:space="preserve">, in contrast to </w:t>
      </w:r>
      <w:r w:rsidRPr="000C2140">
        <w:rPr>
          <w:szCs w:val="24"/>
        </w:rPr>
        <w:t>other</w:t>
      </w:r>
      <w:r w:rsidRPr="00EB650C">
        <w:rPr>
          <w:szCs w:val="24"/>
        </w:rPr>
        <w:t xml:space="preserve"> studies</w:t>
      </w:r>
      <w:r w:rsidR="001F1052">
        <w:rPr>
          <w:szCs w:val="24"/>
        </w:rPr>
        <w:t>, which report</w:t>
      </w:r>
      <w:r w:rsidRPr="00EB650C">
        <w:rPr>
          <w:szCs w:val="24"/>
        </w:rPr>
        <w:t xml:space="preserve"> </w:t>
      </w:r>
      <w:r w:rsidRPr="00EB650C">
        <w:rPr>
          <w:i/>
          <w:iCs/>
          <w:szCs w:val="24"/>
        </w:rPr>
        <w:t>Pseudomonadota</w:t>
      </w:r>
      <w:r w:rsidR="001F1052">
        <w:rPr>
          <w:szCs w:val="24"/>
        </w:rPr>
        <w:t>,</w:t>
      </w:r>
      <w:r w:rsidRPr="00EB650C">
        <w:rPr>
          <w:i/>
          <w:iCs/>
          <w:szCs w:val="24"/>
        </w:rPr>
        <w:t xml:space="preserve"> </w:t>
      </w:r>
      <w:r w:rsidRPr="00EB650C">
        <w:rPr>
          <w:szCs w:val="24"/>
        </w:rPr>
        <w:t>specifically</w:t>
      </w:r>
      <w:r w:rsidRPr="00EB650C">
        <w:rPr>
          <w:i/>
          <w:iCs/>
          <w:szCs w:val="24"/>
        </w:rPr>
        <w:t xml:space="preserve"> Escherichia coli</w:t>
      </w:r>
      <w:r w:rsidR="001F1052">
        <w:rPr>
          <w:szCs w:val="24"/>
        </w:rPr>
        <w:t>,</w:t>
      </w:r>
      <w:r w:rsidRPr="00EB650C">
        <w:rPr>
          <w:i/>
          <w:iCs/>
          <w:szCs w:val="24"/>
        </w:rPr>
        <w:t xml:space="preserve"> </w:t>
      </w:r>
      <w:r w:rsidRPr="00EB650C">
        <w:rPr>
          <w:szCs w:val="24"/>
        </w:rPr>
        <w:t xml:space="preserve">as the largest contributor </w:t>
      </w:r>
      <w:r w:rsidR="001F1052">
        <w:rPr>
          <w:szCs w:val="24"/>
        </w:rPr>
        <w:t>to</w:t>
      </w:r>
      <w:r w:rsidRPr="00EB650C">
        <w:rPr>
          <w:szCs w:val="24"/>
        </w:rPr>
        <w:t xml:space="preserve"> ARG abundance in the human gut, followed by </w:t>
      </w:r>
      <w:r w:rsidR="001F1052">
        <w:rPr>
          <w:szCs w:val="24"/>
        </w:rPr>
        <w:t xml:space="preserve">members of the phylum </w:t>
      </w:r>
      <w:r w:rsidRPr="00EB650C">
        <w:rPr>
          <w:i/>
          <w:iCs/>
          <w:szCs w:val="24"/>
        </w:rPr>
        <w:t>Bacteroidota</w:t>
      </w:r>
      <w:r w:rsidRPr="00EB650C">
        <w:rPr>
          <w:szCs w:val="24"/>
        </w:rPr>
        <w:t xml:space="preserve"> </w:t>
      </w:r>
      <w:r w:rsidRPr="00EB650C">
        <w:rPr>
          <w:szCs w:val="24"/>
        </w:rPr>
        <w:fldChar w:fldCharType="begin"/>
      </w:r>
      <w:r w:rsidRPr="00EB650C">
        <w:rPr>
          <w:szCs w:val="24"/>
        </w:rPr>
        <w:instrText xml:space="preserve"> ADDIN ZOTERO_ITEM CSL_CITATION {"citationID":"wXTAO0LX","properties":{"formattedCitation":"(X. Li et al., 2023; Sinha et al., 2018)","plainCitation":"(X. Li et al., 2023; Sinha et al., 2018)","noteIndex":0},"citationItems":[{"id":3501,"uris":["http://zotero.org/users/8873894/items/V5ETH9ZX"],"itemData":{"id":3501,"type":"article-journal","abstract":"Despite their crucial importance for human health, there is still relatively limited knowledge on how the gut resistome changes or responds to antibiotic treatment across ages, especially in the latter case. Here, we use fecal metagenomic data from 662 Danish infants and 217 young adults to fill this gap. The gut resistomes are characterized by a bimodal distribution driven by E. coli composition. The typical profile of the gut resistome differs significantly between adults and infants, with the latter distinguished by higher gene and plasmid abundances. However, the predominant antibiotic resistance genes (ARGs) are the same. Antibiotic treatment reduces bacterial diversity and increased ARG and plasmid abundances in both cohorts, especially core ARGs. The effects of antibiotic treatments on the gut microbiome last longer in adults than in infants, and different antibiotics are associated with distinct impacts. Overall, this study broadens our current understanding of gut resistome dynamics and the impact of antibiotic treatment across age groups.","container-title":"Nature Communications","DOI":"10.1038/s41467-023-44289-6","ISSN":"2041-1723","issue":"1","journalAbbreviation":"Nat Commun","language":"en","license":"2023 The Author(s)","page":"8526","publisher":"Nature Publishing Group","source":"www.nature.com","title":"Differential responses of the gut microbiome and resistome to antibiotic exposures in infants and adults","volume":"14","author":[{"family":"Li","given":"Xuanji"},{"family":"Brejnrod","given":"Asker"},{"family":"Thorsen","given":"Jonathan"},{"family":"Zachariasen","given":"Trine"},{"family":"Trivedi","given":"Urvish"},{"family":"Russel","given":"Jakob"},{"family":"Vestergaard","given":"Gisle Alberg"},{"family":"Stokholm","given":"Jakob"},{"family":"Rasmussen","given":"Morten Arendt"},{"family":"Sørensen","given":"Søren Johannes"}],"issued":{"date-parts":[["2023",12,22]]}}},{"id":89,"uris":["http://zotero.org/users/8873894/items/KV49XZWB"],"itemData":{"id":89,"type":"article-journal","abstract":"Several gastrointestinal diseases show a sex imbalance, although the underlying (patho)physiological mechanisms behind this are not well understood. The gut microbiome may be involved in this process, forming a complex interaction with host immune system, sex hormones, medication and other environmental factors. Here we performed sex-specific analyses of fecal microbiota composition in 1135 individuals from a population-based cohort. The overall gut microbiome composition of females and males was significantly different (p = 0.001), with females showing a greater microbial diversity (p = 0.009). After correcting for the effects of intrinsic factors, smoking, diet and medications, female hormonal factors such as the use of oral contraceptives and undergoing an ovariectomy were associated with microbial species and pathways. Females had a higher richness of antibiotic-resistance genes, with the most notable being resistance to the lincosamide nucleotidyltransferase (LNU) gene family. The higher abundance of resistance genes is consistent with the greater prescription of the Macrolide-Lincosamide-Streptogramin classes of antibiotics to females. Furthermore, we observed an increased resistance to aminoglycosides in females with self-reported irritable bowel syndrome. These results throw light upon the effects of common medications that are differentially prescribed between sexes and highlight the importance of sex-specific analysis when studying the gut microbiome and resistome.","container-title":"Gut Microbes","DOI":"10.1080/19490976.2018.1528822","ISSN":"1949-0976","issue":"3","journalAbbreviation":"Gut Microbes","page":"358-366","PMID":"30373468","PMCID":"PMC6546312","source":"PubMed Central","title":"Analysis of 1135 gut metagenomes identifies sex-specific resistome profiles","volume":"10","author":[{"family":"Sinha","given":"Trishla"},{"family":"Vich Vila","given":"Arnau"},{"family":"Garmaeva","given":"Sanzhima"},{"family":"Jankipersadsing","given":"Soesma A."},{"family":"Imhann","given":"Floris"},{"family":"Collij","given":"Valerie"},{"family":"Bonder","given":"Marc Jan"},{"family":"Jiang","given":"Xiaofang"},{"family":"Gurry","given":"Thomas"},{"family":"Alm","given":"Eric J."},{"family":"D’Amato","given":"Mauro"},{"family":"Weersma","given":"Rinse K."},{"family":"Scherjon","given":"Sicco"},{"family":"Wijmenga","given":"Cisca"},{"family":"Fu","given":"Jingyuan"},{"family":"Kurilshikov","given":"Alexander"},{"family":"Zhernakova","given":"Alexandra"}],"issued":{"date-parts":[["2018",10,29]]}}}],"schema":"https://github.com/citation-style-language/schema/raw/master/csl-citation.json"} </w:instrText>
      </w:r>
      <w:r w:rsidRPr="00EB650C">
        <w:rPr>
          <w:szCs w:val="24"/>
        </w:rPr>
        <w:fldChar w:fldCharType="separate"/>
      </w:r>
      <w:r w:rsidRPr="00EB650C">
        <w:rPr>
          <w:szCs w:val="24"/>
        </w:rPr>
        <w:t>(X. Li et al., 2023; Sinha et al., 2018)</w:t>
      </w:r>
      <w:r w:rsidRPr="00EB650C">
        <w:rPr>
          <w:szCs w:val="24"/>
        </w:rPr>
        <w:fldChar w:fldCharType="end"/>
      </w:r>
      <w:r w:rsidRPr="00EB650C">
        <w:rPr>
          <w:szCs w:val="24"/>
        </w:rPr>
        <w:t xml:space="preserve">. </w:t>
      </w:r>
      <w:r w:rsidR="000C2140">
        <w:rPr>
          <w:szCs w:val="24"/>
        </w:rPr>
        <w:t xml:space="preserve">While ARG diversity was most prevalent in phylum </w:t>
      </w:r>
      <w:r w:rsidR="000C2140">
        <w:rPr>
          <w:i/>
          <w:iCs/>
          <w:szCs w:val="24"/>
        </w:rPr>
        <w:t>Bacillota</w:t>
      </w:r>
      <w:r w:rsidR="000C2140">
        <w:rPr>
          <w:szCs w:val="24"/>
        </w:rPr>
        <w:t xml:space="preserve"> followed by </w:t>
      </w:r>
      <w:r w:rsidR="000C2140">
        <w:rPr>
          <w:i/>
          <w:iCs/>
          <w:szCs w:val="24"/>
        </w:rPr>
        <w:t>Pseudomonadota</w:t>
      </w:r>
      <w:r w:rsidR="000C2140">
        <w:rPr>
          <w:szCs w:val="24"/>
        </w:rPr>
        <w:t xml:space="preserve">. </w:t>
      </w:r>
      <w:r w:rsidR="006F3169">
        <w:rPr>
          <w:szCs w:val="24"/>
        </w:rPr>
        <w:t>A substantial number of ARGs were present on contigs without taxonomic classification, which could be improved if bins and not contigs would be used for detection of ARGs . D</w:t>
      </w:r>
      <w:r w:rsidRPr="00EB650C">
        <w:rPr>
          <w:szCs w:val="24"/>
        </w:rPr>
        <w:t>epending on the quality of assembly</w:t>
      </w:r>
      <w:r w:rsidR="001F1052">
        <w:rPr>
          <w:szCs w:val="24"/>
        </w:rPr>
        <w:t>,</w:t>
      </w:r>
      <w:r w:rsidRPr="00EB650C">
        <w:rPr>
          <w:szCs w:val="24"/>
        </w:rPr>
        <w:t xml:space="preserve"> taxonomic classification could have been improved and </w:t>
      </w:r>
      <w:r w:rsidR="006F3169">
        <w:rPr>
          <w:szCs w:val="24"/>
        </w:rPr>
        <w:t>achieved</w:t>
      </w:r>
      <w:r w:rsidRPr="00EB650C">
        <w:rPr>
          <w:szCs w:val="24"/>
        </w:rPr>
        <w:t xml:space="preserve"> higher resolution </w:t>
      </w:r>
      <w:r w:rsidRPr="00EB650C">
        <w:rPr>
          <w:szCs w:val="24"/>
        </w:rPr>
        <w:fldChar w:fldCharType="begin"/>
      </w:r>
      <w:r w:rsidRPr="00EB650C">
        <w:rPr>
          <w:szCs w:val="24"/>
        </w:rPr>
        <w:instrText xml:space="preserve"> ADDIN ZOTERO_ITEM CSL_CITATION {"citationID":"ChHU0Ao0","properties":{"formattedCitation":"(Ho et al., 2020)","plainCitation":"(Ho et al., 2020)","noteIndex":0},"citationItems":[{"id":3496,"uris":["http://zotero.org/users/8873894/items/EBF6AJTG"],"itemData":{"id":3496,"type":"article-journal","abstract":"In this review, we highlight the variations of gut resistome studies, which may preclude comparisons and translational interpretations. Of 22 included studies, a range of 12 to 2000 antibiotic resistance (AR) genes were profiled. Overall, studies defined a healthy gut resistome as subjects who had not taken antibiotics in the last three to 12 months prior to sampling. In studies with de novo assembly, AR genes were identified based on variable nucleotide or amino acid sequence similarities. Different marker genes were used for defining resistance to a given antibiotic class. Validation of phenotypic resistance in the laboratory is frequently lacking. Cryptic resistance, collateral sensitivity and the interaction with repressors or promotors were not investigated. International consensus is needed for selecting marker genes to define resistance to a given antibiotic class in addition to uniformity in phenotypic validation and bioinformatics pipelines.","container-title":"Gut Microbes","DOI":"10.1080/19490976.2019.1700755","ISSN":"1949-0984","issue":"1","journalAbbreviation":"Gut Microbes","language":"eng","page":"1700755","PMID":"31942825","PMCID":"PMC7524153","source":"PubMed","title":"Systematic review of human gut resistome studies revealed variable definitions and approaches","volume":"12","author":[{"family":"Ho","given":"Jeffery"},{"family":"Yeoh","given":"Yun Kit"},{"family":"Barua","given":"Nilakshi"},{"family":"Chen","given":"Zigui"},{"family":"Lui","given":"Grace"},{"family":"Wong","given":"Sunny H."},{"family":"Yang","given":"Xiao"},{"family":"Chan","given":"Martin Cw"},{"family":"Chan","given":"Paul Ks"},{"family":"Hawkey","given":"Peter M."},{"family":"Ip","given":"Margaret"}],"issued":{"date-parts":[["2020",11,9]]}}}],"schema":"https://github.com/citation-style-language/schema/raw/master/csl-citation.json"} </w:instrText>
      </w:r>
      <w:r w:rsidRPr="00EB650C">
        <w:rPr>
          <w:szCs w:val="24"/>
        </w:rPr>
        <w:fldChar w:fldCharType="separate"/>
      </w:r>
      <w:r w:rsidRPr="00EB650C">
        <w:rPr>
          <w:szCs w:val="24"/>
        </w:rPr>
        <w:t>(Ho et al., 2020)</w:t>
      </w:r>
      <w:r w:rsidRPr="00EB650C">
        <w:rPr>
          <w:szCs w:val="24"/>
        </w:rPr>
        <w:fldChar w:fldCharType="end"/>
      </w:r>
      <w:r w:rsidRPr="00EB650C">
        <w:rPr>
          <w:szCs w:val="24"/>
        </w:rPr>
        <w:t xml:space="preserve">. </w:t>
      </w:r>
    </w:p>
    <w:p w14:paraId="6C78DC89" w14:textId="77777777" w:rsidR="00FA10E7" w:rsidRDefault="0056434F" w:rsidP="00EE7A62">
      <w:pPr>
        <w:rPr>
          <w:rFonts w:cs="Times New Roman"/>
        </w:rPr>
      </w:pPr>
      <w:r w:rsidRPr="00D93D74">
        <w:rPr>
          <w:rFonts w:cs="Times New Roman"/>
        </w:rPr>
        <w:t xml:space="preserve">Reduced microbial diversity </w:t>
      </w:r>
      <w:r w:rsidR="006F3169" w:rsidRPr="006F3169">
        <w:rPr>
          <w:rFonts w:cs="Times New Roman"/>
        </w:rPr>
        <w:t>has been proposed to facilitate the proliferation and horizontal transfer of resistance genes by simplifying community structure and opening ecological niches for resistant taxa</w:t>
      </w:r>
      <w:r w:rsidR="006F3169" w:rsidRPr="006F3169">
        <w:rPr>
          <w:rFonts w:cs="Times New Roman"/>
        </w:rPr>
        <w:t xml:space="preserve"> </w:t>
      </w:r>
      <w:r w:rsidR="00B772B8">
        <w:rPr>
          <w:rFonts w:cs="Times New Roman"/>
        </w:rPr>
        <w:fldChar w:fldCharType="begin"/>
      </w:r>
      <w:r w:rsidR="00B772B8">
        <w:rPr>
          <w:rFonts w:cs="Times New Roman"/>
        </w:rPr>
        <w:instrText xml:space="preserve"> ADDIN ZOTERO_ITEM CSL_CITATION {"citationID":"4NQ5VE8G","properties":{"formattedCitation":"(Willmann et al., 2019)","plainCitation":"(Willmann et al., 2019)","noteIndex":0},"citationItems":[{"id":351,"uris":["http://zotero.org/users/8873894/items/AQV4MRN2"],"itemData":{"id":351,"type":"article-journal","abstract":"BACKGROUND: The selection pressure exercised by antibiotic drugs is an important consideration for the wise stewardship of antimicrobial treatment programs. Treatment decisions are currently based on crude assumptions, and there is an urgent need to develop a more quantitative knowledge base that can enable predictions of the impact of individual antibiotics on the human gut microbiome and resistome.\nRESULTS: Using shotgun metagenomics, we quantified changes in the gut microbiome in two cohorts of hematological patients receiving prophylactic antibiotics; one cohort was treated with ciprofloxacin in a hospital in Tübingen and the other with cotrimoxazole in a hospital in Cologne. Analyzing this rich longitudinal dataset, we found that gut microbiome diversity was reduced in both treatment cohorts to a similar extent, while effects on the gut resistome differed. We observed a sharp increase in the relative abundance of sulfonamide antibiotic resistance genes (ARGs) by 148.1% per cumulative defined daily dose of cotrimoxazole in the Cologne cohort, but not in the Tübingen cohort treated with ciprofloxacin. Through multivariate modeling, we found that factors such as individual baseline microbiome, resistome, and plasmid diversity; liver/kidney function; and concurrent medication, especially virostatic agents, influence resistome alterations. Strikingly, we observed different effects on the plasmidome in the two treatment groups. There was a substantial increase in the abundance of ARG-carrying plasmids in the cohort treated with cotrimoxazole, but not in the cohort treated with ciprofloxacin, indicating that cotrimoxazole might contribute more efficiently to the spread of resistance.\nCONCLUSIONS: Our study represents a step forward in developing the capability to predict the effect of individual antimicrobials on the human microbiome and resistome. Our results indicate that to achieve this, integration of the individual baseline microbiome, resistome, and mobilome status as well as additional individual patient factors will be required. Such personalized predictions may in the future increase patient safety and reduce the spread of resistance.\nTRIAL REGISTRATION: ClinicalTrials.gov, NCT02058888 . Registered February 10 2014.","container-title":"BMC biology","DOI":"10.1186/s12915-019-0692-y","ISSN":"1741-7007","issue":"1","journalAbbreviation":"BMC Biol","language":"eng","page":"76","PMID":"31533707","PMCID":"PMC6749691","source":"PubMed","title":"Distinct impact of antibiotics on the gut microbiome and resistome: a longitudinal multicenter cohort study","title-short":"Distinct impact of antibiotics on the gut microbiome and resistome","volume":"17","author":[{"family":"Willmann","given":"Matthias"},{"family":"Vehreschild","given":"Maria J. G. T."},{"family":"Biehl","given":"Lena M."},{"family":"Vogel","given":"Wichard"},{"family":"Dörfel","given":"Daniela"},{"family":"Hamprecht","given":"Axel"},{"family":"Seifert","given":"Harald"},{"family":"Autenrieth","given":"Ingo B."},{"family":"Peter","given":"Silke"}],"issued":{"date-parts":[["2019",9,18]]}}}],"schema":"https://github.com/citation-style-language/schema/raw/master/csl-citation.json"} </w:instrText>
      </w:r>
      <w:r w:rsidR="00B772B8">
        <w:rPr>
          <w:rFonts w:cs="Times New Roman"/>
        </w:rPr>
        <w:fldChar w:fldCharType="separate"/>
      </w:r>
      <w:r w:rsidR="00B772B8" w:rsidRPr="00B772B8">
        <w:rPr>
          <w:rFonts w:cs="Times New Roman"/>
        </w:rPr>
        <w:t>(Willmann et al., 2019)</w:t>
      </w:r>
      <w:r w:rsidR="00B772B8">
        <w:rPr>
          <w:rFonts w:cs="Times New Roman"/>
        </w:rPr>
        <w:fldChar w:fldCharType="end"/>
      </w:r>
      <w:r w:rsidRPr="00D93D74">
        <w:rPr>
          <w:rFonts w:cs="Times New Roman"/>
        </w:rPr>
        <w:t xml:space="preserve">. </w:t>
      </w:r>
      <w:r w:rsidR="00B772B8">
        <w:rPr>
          <w:rFonts w:cs="Times New Roman"/>
        </w:rPr>
        <w:t>In our study</w:t>
      </w:r>
      <w:r w:rsidR="001F1052">
        <w:rPr>
          <w:rFonts w:cs="Times New Roman"/>
        </w:rPr>
        <w:t>,</w:t>
      </w:r>
      <w:r w:rsidR="00B772B8">
        <w:rPr>
          <w:rFonts w:cs="Times New Roman"/>
        </w:rPr>
        <w:t xml:space="preserve"> we </w:t>
      </w:r>
      <w:r w:rsidR="006F3169" w:rsidRPr="006F3169">
        <w:rPr>
          <w:rFonts w:cs="Times New Roman"/>
        </w:rPr>
        <w:t>hypothesised that lower bacterial diversity would correlate with increased ARG diversity</w:t>
      </w:r>
      <w:r w:rsidR="006F3169">
        <w:rPr>
          <w:rFonts w:cs="Times New Roman"/>
        </w:rPr>
        <w:t xml:space="preserve">. </w:t>
      </w:r>
      <w:r w:rsidR="00FA10E7" w:rsidRPr="00FA10E7">
        <w:rPr>
          <w:rFonts w:cs="Times New Roman"/>
        </w:rPr>
        <w:t>However, our data did not support this hypothesis, as no significant association was observed between bacterial diversity and ARG diversity over time.</w:t>
      </w:r>
      <w:r w:rsidR="00FA10E7" w:rsidRPr="00FA10E7">
        <w:rPr>
          <w:rFonts w:cs="Times New Roman"/>
        </w:rPr>
        <w:t xml:space="preserve"> </w:t>
      </w:r>
    </w:p>
    <w:p w14:paraId="174A4A66" w14:textId="1AD9D765" w:rsidR="0056434F" w:rsidRDefault="00FA10E7" w:rsidP="009972F0">
      <w:r>
        <w:rPr>
          <w:rFonts w:cs="Times New Roman"/>
        </w:rPr>
        <w:t>Instead, we identified class-specific relationships between bacterial diversity and abundance of ARGs. A</w:t>
      </w:r>
      <w:r w:rsidR="00B772B8">
        <w:rPr>
          <w:rFonts w:cs="Times New Roman"/>
        </w:rPr>
        <w:t xml:space="preserve"> negative association </w:t>
      </w:r>
      <w:r>
        <w:rPr>
          <w:rFonts w:cs="Times New Roman"/>
        </w:rPr>
        <w:t xml:space="preserve">was observed </w:t>
      </w:r>
      <w:r w:rsidR="00B772B8">
        <w:rPr>
          <w:rFonts w:cs="Times New Roman"/>
        </w:rPr>
        <w:t xml:space="preserve">between bacterial </w:t>
      </w:r>
      <w:r>
        <w:rPr>
          <w:rFonts w:cs="Times New Roman"/>
        </w:rPr>
        <w:t>diversity</w:t>
      </w:r>
      <w:r w:rsidR="00B772B8">
        <w:rPr>
          <w:rFonts w:cs="Times New Roman"/>
        </w:rPr>
        <w:t xml:space="preserve"> and </w:t>
      </w:r>
      <w:r>
        <w:rPr>
          <w:rFonts w:cs="Times New Roman"/>
        </w:rPr>
        <w:t>abundance of ARGs in</w:t>
      </w:r>
      <w:r w:rsidR="001F1052">
        <w:rPr>
          <w:rFonts w:cs="Times New Roman"/>
        </w:rPr>
        <w:t xml:space="preserve"> </w:t>
      </w:r>
      <w:r w:rsidR="00B772B8">
        <w:rPr>
          <w:rFonts w:cs="Times New Roman"/>
        </w:rPr>
        <w:t>MLS class</w:t>
      </w:r>
      <w:r w:rsidR="001F1052">
        <w:rPr>
          <w:rFonts w:cs="Times New Roman"/>
        </w:rPr>
        <w:t>,</w:t>
      </w:r>
      <w:r w:rsidR="00B772B8">
        <w:rPr>
          <w:rFonts w:cs="Times New Roman"/>
        </w:rPr>
        <w:t xml:space="preserve"> and </w:t>
      </w:r>
      <w:r w:rsidR="001F1052">
        <w:rPr>
          <w:rFonts w:cs="Times New Roman"/>
        </w:rPr>
        <w:t xml:space="preserve">a </w:t>
      </w:r>
      <w:r w:rsidR="00B772B8">
        <w:rPr>
          <w:rFonts w:cs="Times New Roman"/>
        </w:rPr>
        <w:t>positive association for</w:t>
      </w:r>
      <w:r w:rsidR="001F1052">
        <w:rPr>
          <w:rFonts w:cs="Times New Roman"/>
        </w:rPr>
        <w:t xml:space="preserve"> the</w:t>
      </w:r>
      <w:r w:rsidR="00B772B8">
        <w:rPr>
          <w:rFonts w:cs="Times New Roman"/>
        </w:rPr>
        <w:t xml:space="preserve"> macrolide and trimethoprim</w:t>
      </w:r>
      <w:r w:rsidR="001F1052">
        <w:rPr>
          <w:rFonts w:cs="Times New Roman"/>
        </w:rPr>
        <w:t xml:space="preserve"> classes</w:t>
      </w:r>
      <w:r w:rsidR="00B772B8">
        <w:rPr>
          <w:rFonts w:cs="Times New Roman"/>
        </w:rPr>
        <w:t>.</w:t>
      </w:r>
      <w:r w:rsidR="001F1052">
        <w:rPr>
          <w:rFonts w:cs="Times New Roman"/>
        </w:rPr>
        <w:t xml:space="preserve"> </w:t>
      </w:r>
      <w:r w:rsidRPr="00FA10E7">
        <w:rPr>
          <w:rFonts w:cs="Times New Roman"/>
        </w:rPr>
        <w:t>These findings suggest that reductions in bacterial abundance may selectively influence certain resistance classes, rather than driving a broad increase in resistome diversity.</w:t>
      </w:r>
    </w:p>
    <w:p w14:paraId="7A999F7E" w14:textId="77777777" w:rsidR="0056434F" w:rsidRPr="00D93D74" w:rsidRDefault="0056434F" w:rsidP="009972F0"/>
    <w:p w14:paraId="420C1975" w14:textId="39FED02E" w:rsidR="009972F0" w:rsidRPr="00D93D74" w:rsidRDefault="009972F0" w:rsidP="0056434F">
      <w:pPr>
        <w:pStyle w:val="Heading2"/>
        <w:numPr>
          <w:ilvl w:val="1"/>
          <w:numId w:val="43"/>
        </w:numPr>
      </w:pPr>
      <w:bookmarkStart w:id="933" w:name="_Toc220932890"/>
      <w:bookmarkStart w:id="934" w:name="_Toc227737905"/>
      <w:r w:rsidRPr="00D93D74">
        <w:t xml:space="preserve">INDIVIDUAL-SPECIFIC POPULATION GENETIC ANALYSIS </w:t>
      </w:r>
      <w:r w:rsidR="003314EC">
        <w:t>ON THE ISOLATED</w:t>
      </w:r>
      <w:r w:rsidR="003314EC" w:rsidRPr="00D93D74">
        <w:t xml:space="preserve"> </w:t>
      </w:r>
      <w:r w:rsidRPr="00D93D74">
        <w:t>SPORE-FORMING SPECIES</w:t>
      </w:r>
      <w:bookmarkEnd w:id="933"/>
      <w:bookmarkEnd w:id="934"/>
      <w:r w:rsidR="00BE1C36">
        <w:t xml:space="preserve"> (GOAL 2) </w:t>
      </w:r>
    </w:p>
    <w:p w14:paraId="774FFE41" w14:textId="0C3AA1F5" w:rsidR="001722C1" w:rsidRPr="001722C1" w:rsidRDefault="001722C1" w:rsidP="001722C1">
      <w:pPr>
        <w:rPr>
          <w:rFonts w:cs="Times New Roman"/>
          <w:szCs w:val="24"/>
        </w:rPr>
      </w:pPr>
      <w:r w:rsidRPr="001722C1">
        <w:rPr>
          <w:rFonts w:cs="Times New Roman"/>
          <w:szCs w:val="24"/>
        </w:rPr>
        <w:t>Integrating whole-genome sequencing of cultured isolates with metagenomic sequencing of stool samples enabled tracking of bacterial strains using both culture-dependent and culture-independent approaches.</w:t>
      </w:r>
      <w:r>
        <w:rPr>
          <w:rFonts w:cs="Times New Roman"/>
          <w:szCs w:val="24"/>
        </w:rPr>
        <w:t xml:space="preserve"> Offering a new perspective into the persistence of spore-forming bacteria in the human gut across six months </w:t>
      </w:r>
      <w:r>
        <w:rPr>
          <w:rFonts w:cs="Times New Roman"/>
          <w:szCs w:val="24"/>
        </w:rPr>
        <w:t>encompassing</w:t>
      </w:r>
      <w:r w:rsidRPr="00A90451">
        <w:rPr>
          <w:rFonts w:cs="Times New Roman"/>
          <w:szCs w:val="24"/>
        </w:rPr>
        <w:t xml:space="preserve"> </w:t>
      </w:r>
      <w:r>
        <w:rPr>
          <w:rFonts w:cs="Times New Roman"/>
          <w:szCs w:val="24"/>
        </w:rPr>
        <w:t xml:space="preserve">antibiotic treatment. </w:t>
      </w:r>
      <w:r w:rsidRPr="001722C1">
        <w:rPr>
          <w:rFonts w:cs="Times New Roman"/>
          <w:szCs w:val="24"/>
        </w:rPr>
        <w:t xml:space="preserve"> </w:t>
      </w:r>
    </w:p>
    <w:p w14:paraId="3A6847F4" w14:textId="318242EF" w:rsidR="001722C1" w:rsidRPr="00A90451" w:rsidRDefault="001722C1" w:rsidP="001722C1">
      <w:pPr>
        <w:rPr>
          <w:rFonts w:cs="Times New Roman"/>
          <w:szCs w:val="24"/>
        </w:rPr>
      </w:pPr>
      <w:r w:rsidRPr="00A90451">
        <w:rPr>
          <w:rFonts w:cs="Times New Roman"/>
          <w:szCs w:val="24"/>
        </w:rPr>
        <w:t xml:space="preserve">We </w:t>
      </w:r>
      <w:r>
        <w:rPr>
          <w:rFonts w:cs="Times New Roman"/>
          <w:szCs w:val="24"/>
        </w:rPr>
        <w:t>obtained</w:t>
      </w:r>
      <w:r w:rsidRPr="00A90451">
        <w:rPr>
          <w:rFonts w:cs="Times New Roman"/>
          <w:szCs w:val="24"/>
        </w:rPr>
        <w:t xml:space="preserve"> 87 </w:t>
      </w:r>
      <w:r>
        <w:rPr>
          <w:rFonts w:cs="Times New Roman"/>
          <w:szCs w:val="24"/>
        </w:rPr>
        <w:t>isolates</w:t>
      </w:r>
      <w:r w:rsidRPr="00A90451">
        <w:rPr>
          <w:rFonts w:cs="Times New Roman"/>
          <w:szCs w:val="24"/>
        </w:rPr>
        <w:t xml:space="preserve"> of </w:t>
      </w:r>
      <w:r>
        <w:rPr>
          <w:rFonts w:cs="Times New Roman"/>
          <w:i/>
          <w:iCs/>
          <w:szCs w:val="24"/>
        </w:rPr>
        <w:t>C.</w:t>
      </w:r>
      <w:r w:rsidRPr="00A90451">
        <w:rPr>
          <w:rFonts w:cs="Times New Roman"/>
          <w:i/>
          <w:iCs/>
          <w:szCs w:val="24"/>
        </w:rPr>
        <w:t xml:space="preserve"> saudiense</w:t>
      </w:r>
      <w:r w:rsidRPr="00A90451">
        <w:rPr>
          <w:rFonts w:cs="Times New Roman"/>
          <w:szCs w:val="24"/>
        </w:rPr>
        <w:t xml:space="preserve">, from three </w:t>
      </w:r>
      <w:r>
        <w:rPr>
          <w:rFonts w:cs="Times New Roman"/>
          <w:szCs w:val="24"/>
        </w:rPr>
        <w:t xml:space="preserve">longitudinal </w:t>
      </w:r>
      <w:r w:rsidRPr="00A90451">
        <w:rPr>
          <w:rFonts w:cs="Times New Roman"/>
          <w:szCs w:val="24"/>
        </w:rPr>
        <w:t>stool samples collected from a single individual before, during and</w:t>
      </w:r>
      <w:r>
        <w:rPr>
          <w:rFonts w:cs="Times New Roman"/>
          <w:szCs w:val="24"/>
        </w:rPr>
        <w:t xml:space="preserve"> </w:t>
      </w:r>
      <w:r>
        <w:rPr>
          <w:rFonts w:cs="Times New Roman"/>
          <w:szCs w:val="24"/>
        </w:rPr>
        <w:t xml:space="preserve">after </w:t>
      </w:r>
      <w:r w:rsidRPr="00A90451">
        <w:rPr>
          <w:rFonts w:cs="Times New Roman"/>
          <w:szCs w:val="24"/>
        </w:rPr>
        <w:t>amoxicillin</w:t>
      </w:r>
      <w:r>
        <w:rPr>
          <w:rFonts w:cs="Times New Roman"/>
          <w:szCs w:val="24"/>
        </w:rPr>
        <w:t xml:space="preserve"> </w:t>
      </w:r>
      <w:r w:rsidRPr="00A90451">
        <w:rPr>
          <w:rFonts w:cs="Times New Roman"/>
          <w:szCs w:val="24"/>
        </w:rPr>
        <w:t xml:space="preserve">treatment. Spore-forming bacteria are </w:t>
      </w:r>
      <w:r>
        <w:rPr>
          <w:rFonts w:cs="Times New Roman"/>
          <w:szCs w:val="24"/>
        </w:rPr>
        <w:t xml:space="preserve">typically </w:t>
      </w:r>
      <w:r w:rsidRPr="00A90451">
        <w:rPr>
          <w:rFonts w:cs="Times New Roman"/>
          <w:szCs w:val="24"/>
        </w:rPr>
        <w:t xml:space="preserve">slow-growing, </w:t>
      </w:r>
      <w:r>
        <w:rPr>
          <w:rFonts w:cs="Times New Roman"/>
          <w:szCs w:val="24"/>
        </w:rPr>
        <w:t>however the use of nutrient-</w:t>
      </w:r>
      <w:r w:rsidRPr="00A90451">
        <w:rPr>
          <w:rFonts w:cs="Times New Roman"/>
          <w:szCs w:val="24"/>
        </w:rPr>
        <w:t xml:space="preserve">rich medium (WCAB) and short incubation </w:t>
      </w:r>
      <w:r>
        <w:rPr>
          <w:rFonts w:cs="Times New Roman"/>
          <w:szCs w:val="24"/>
        </w:rPr>
        <w:t>period</w:t>
      </w:r>
      <w:r w:rsidRPr="00A90451">
        <w:rPr>
          <w:rFonts w:cs="Times New Roman"/>
          <w:szCs w:val="24"/>
        </w:rPr>
        <w:t xml:space="preserve"> (48 </w:t>
      </w:r>
      <w:r>
        <w:rPr>
          <w:rFonts w:cs="Times New Roman"/>
          <w:szCs w:val="24"/>
        </w:rPr>
        <w:t>hours</w:t>
      </w:r>
      <w:r w:rsidRPr="00A90451">
        <w:rPr>
          <w:rFonts w:cs="Times New Roman"/>
          <w:szCs w:val="24"/>
        </w:rPr>
        <w:t xml:space="preserve">) </w:t>
      </w:r>
      <w:r>
        <w:rPr>
          <w:rFonts w:cs="Times New Roman"/>
          <w:szCs w:val="24"/>
        </w:rPr>
        <w:t>likely</w:t>
      </w:r>
      <w:r w:rsidRPr="00A90451">
        <w:rPr>
          <w:rFonts w:cs="Times New Roman"/>
          <w:szCs w:val="24"/>
        </w:rPr>
        <w:t xml:space="preserve"> select</w:t>
      </w:r>
      <w:r>
        <w:rPr>
          <w:rFonts w:cs="Times New Roman"/>
          <w:szCs w:val="24"/>
        </w:rPr>
        <w:t>ed</w:t>
      </w:r>
      <w:r w:rsidRPr="00A90451">
        <w:rPr>
          <w:rFonts w:cs="Times New Roman"/>
          <w:szCs w:val="24"/>
        </w:rPr>
        <w:t xml:space="preserve"> for species capable of rapid germination and vegetative </w:t>
      </w:r>
      <w:r>
        <w:rPr>
          <w:rFonts w:cs="Times New Roman"/>
          <w:szCs w:val="24"/>
        </w:rPr>
        <w:t>growth</w:t>
      </w:r>
      <w:r w:rsidRPr="00A90451">
        <w:rPr>
          <w:rFonts w:cs="Times New Roman"/>
          <w:szCs w:val="24"/>
        </w:rPr>
        <w:t xml:space="preserve"> </w:t>
      </w:r>
      <w:r w:rsidRPr="00A90451">
        <w:rPr>
          <w:rFonts w:cs="Times New Roman"/>
          <w:szCs w:val="24"/>
        </w:rPr>
        <w:fldChar w:fldCharType="begin"/>
      </w:r>
      <w:r w:rsidR="008E64BE">
        <w:rPr>
          <w:rFonts w:cs="Times New Roman"/>
          <w:szCs w:val="24"/>
        </w:rPr>
        <w:instrText xml:space="preserve"> ADDIN ZOTERO_ITEM CSL_CITATION {"citationID":"qfXcae00","properties":{"formattedCitation":"(Kapinusova et al., 2023; Setlow, 2019)","plainCitation":"(Kapinusova et al., 2023; Setlow, 2019)","noteIndex":0},"citationItems":[{"id":3525,"uris":["http://zotero.org/users/8873894/items/5KVFNNLL"],"itemData":{"id":3525,"type":"article-journal","abstract":"In terms of the number and diversity of living units, the prokaryotic empire is the most represented form of life on Earth, and yet it is still to a significant degree shrouded in darkness. This microbial “dark matter” hides a great deal of potential in terms of phylogenetically or metabolically diverse microorganisms, and thus it is important to acquire them in pure culture. However, do we know what microorganisms really need for their growth, and what the obstacles are to the cultivation of previously unidentified taxa? Here we review common and sometimes unexpected requirements of environmental microorganisms, especially soil-harbored bacteria, needed for their replication and cultivation. These requirements include resuscitation stimuli, physical and chemical factors aiding cultivation, growth factors, and co-cultivation in a laboratory and natural microbial neighborhood.","container-title":"Frontiers in Microbiology","DOI":"10.3389/fmicb.2023.1089630","ISSN":"1664-302X","journalAbbreviation":"Front Microbiol","page":"1089630","PMID":"36960281","PMCID":"PMC10027941","source":"PubMed Central","title":"Reaching unreachables: Obstacles and successes of microbial cultivation and their reasons","title-short":"Reaching unreachables","volume":"14","author":[{"family":"Kapinusova","given":"Gabriela"},{"family":"Lopez Marin","given":"Marco A."},{"family":"Uhlik","given":"Ondrej"}],"issued":{"date-parts":[["2023",3,7]]}}},{"id":314,"uris":["http://zotero.org/users/8873894/items/SNGZWQ3N"],"itemData":{"id":314,"type":"article-journal","abstract":"The purpose of this article is to highlight some areas of research with spores of bacteria of Firmicute species in which the methodology too commonly used is not optimal and generates misleading results. As a consequence, conclusions drawn from data obtained are often ﬂawed or not appropriate. Topics covered in the article include the following: (i) the importance of using well-puriﬁed bacterial spores in studies on spore resistance, composition, killing, disinfection and germination; (ii) methods for obtaining good puriﬁcation of spores of various species; (iii) appropriate experimental approaches to determine mechanisms of spore resistance and spore killing by a variety of agents, as well as known mechanisms of spore resistance and killing; (iv) common errors made in drawing conclusions about spore killing by various agents, including failure to neutralize chemical agents before plating for viable spore enumeration, and equating correlations between changes in spore properties accompanying spore killing with causation. It is hoped that a consideration of these topics will improve the quality of spore research going forward.","container-title":"Journal of Applied Microbiology","DOI":"10.1111/jam.14067","ISSN":"13645072","issue":"2","journalAbbreviation":"J Appl Microbiol","language":"en","page":"348-358","source":"DOI.org (Crossref)","title":"Observations on research with spores of Bacillales and Clostridiales species","volume":"126","author":[{"family":"Setlow","given":"Peter"}],"issued":{"date-parts":[["2019",2]]}}}],"schema":"https://github.com/citation-style-language/schema/raw/master/csl-citation.json"} </w:instrText>
      </w:r>
      <w:r w:rsidRPr="00A90451">
        <w:rPr>
          <w:rFonts w:cs="Times New Roman"/>
          <w:szCs w:val="24"/>
        </w:rPr>
        <w:fldChar w:fldCharType="separate"/>
      </w:r>
      <w:r w:rsidR="008E64BE" w:rsidRPr="008E64BE">
        <w:rPr>
          <w:rFonts w:cs="Times New Roman"/>
        </w:rPr>
        <w:t>(Kapinusova et al., 2023; Setlow, 2019)</w:t>
      </w:r>
      <w:r w:rsidRPr="00A90451">
        <w:rPr>
          <w:rFonts w:cs="Times New Roman"/>
          <w:szCs w:val="24"/>
        </w:rPr>
        <w:fldChar w:fldCharType="end"/>
      </w:r>
      <w:r w:rsidRPr="00A90451">
        <w:rPr>
          <w:rFonts w:cs="Times New Roman"/>
          <w:szCs w:val="24"/>
        </w:rPr>
        <w:t>. Of these, 42 strains were successfully sequenced</w:t>
      </w:r>
      <w:r>
        <w:rPr>
          <w:rFonts w:cs="Times New Roman"/>
          <w:szCs w:val="24"/>
        </w:rPr>
        <w:t xml:space="preserve">. </w:t>
      </w:r>
      <w:r w:rsidRPr="00A90451">
        <w:rPr>
          <w:rFonts w:cs="Times New Roman"/>
          <w:szCs w:val="24"/>
        </w:rPr>
        <w:t xml:space="preserve">The </w:t>
      </w:r>
      <w:r>
        <w:rPr>
          <w:rFonts w:cs="Times New Roman"/>
          <w:szCs w:val="24"/>
        </w:rPr>
        <w:lastRenderedPageBreak/>
        <w:t xml:space="preserve">discrepancy between </w:t>
      </w:r>
      <w:r w:rsidRPr="00A90451">
        <w:rPr>
          <w:rFonts w:cs="Times New Roman"/>
          <w:szCs w:val="24"/>
        </w:rPr>
        <w:t xml:space="preserve">isolated strains </w:t>
      </w:r>
      <w:r>
        <w:rPr>
          <w:rFonts w:cs="Times New Roman"/>
          <w:szCs w:val="24"/>
        </w:rPr>
        <w:t>and</w:t>
      </w:r>
      <w:r w:rsidRPr="00A90451">
        <w:rPr>
          <w:rFonts w:cs="Times New Roman"/>
          <w:szCs w:val="24"/>
        </w:rPr>
        <w:t xml:space="preserve"> sequenced strains </w:t>
      </w:r>
      <w:r>
        <w:rPr>
          <w:rFonts w:cs="Times New Roman"/>
          <w:szCs w:val="24"/>
        </w:rPr>
        <w:t>may be due</w:t>
      </w:r>
      <w:r w:rsidRPr="00A90451">
        <w:rPr>
          <w:rFonts w:cs="Times New Roman"/>
          <w:szCs w:val="24"/>
        </w:rPr>
        <w:t xml:space="preserve"> to unknown factors </w:t>
      </w:r>
      <w:r>
        <w:rPr>
          <w:rFonts w:cs="Times New Roman"/>
          <w:szCs w:val="24"/>
        </w:rPr>
        <w:t>in</w:t>
      </w:r>
      <w:r w:rsidRPr="00A90451">
        <w:rPr>
          <w:rFonts w:cs="Times New Roman"/>
          <w:szCs w:val="24"/>
        </w:rPr>
        <w:t xml:space="preserve"> secondary re-streaking </w:t>
      </w:r>
      <w:r>
        <w:rPr>
          <w:rFonts w:cs="Times New Roman"/>
          <w:szCs w:val="24"/>
        </w:rPr>
        <w:t xml:space="preserve">as observed earlier </w:t>
      </w:r>
      <w:r w:rsidRPr="00A90451">
        <w:rPr>
          <w:rFonts w:cs="Times New Roman"/>
          <w:szCs w:val="24"/>
        </w:rPr>
        <w:fldChar w:fldCharType="begin"/>
      </w:r>
      <w:r>
        <w:rPr>
          <w:rFonts w:cs="Times New Roman"/>
          <w:szCs w:val="24"/>
        </w:rPr>
        <w:instrText xml:space="preserve"> ADDIN ZOTERO_ITEM CSL_CITATION {"citationID":"eImo87hV","properties":{"formattedCitation":"(Lagier et al., 2018)","plainCitation":"(Lagier et al., 2018)","noteIndex":0},"citationItems":[{"id":329,"uris":["http://zotero.org/users/8873894/items/ADFRVAB3"],"itemData":{"id":329,"type":"article-journal","abstract":"The gut microbiota has an important role in the maintenance of human health and in disease pathogenesis. This importance was realized through the advent of omics technologies and their application to improve our knowledge of the gut microbial ecosystem. In particular, the use of metagenomics has revealed the diversity of the gut microbiota, but it has also highlighted that the majority of bacteria in the gut remain uncultured. Culturomics was developed to culture and identify unknown bacteria that inhabit the human gut as a part of the rebirth of culture techniques in microbiology. Consisting of multiple culture conditions combined with the rapid identification of bacteria, the culturomic approach has enabled the culture of hundreds of new microorganisms that are associated with humans, providing exciting new perspectives on host–bacteria relationships. In this Review , we discuss why and how culturomics was developed. We describe how culturomics has extended our understanding of bacterial diversity and then explore how culturomics can be applied to the study of the human microbiota and the potential implications for human health.","container-title":"Nature Reviews Microbiology","DOI":"10.1038/s41579-018-0041-0","ISSN":"1740-1526, 1740-1534","issue":"9","journalAbbreviation":"Nat Rev Microbiol","language":"en","page":"540-550","source":"DOI.org (Crossref)","title":"Culturing the human microbiota and culturomics","volume":"16","author":[{"family":"Lagier","given":"Jean-Christophe"},{"family":"Dubourg","given":"Grégory"},{"family":"Million","given":"Matthieu"},{"family":"Cadoret","given":"Frédéric"},{"family":"Bilen","given":"Melhem"},{"family":"Fenollar","given":"Florence"},{"family":"Levasseur","given":"Anthony"},{"family":"Rolain","given":"Jean-Marc"},{"family":"Fournier","given":"Pierre-Edouard"},{"family":"Raoult","given":"Didier"}],"issued":{"date-parts":[["2018",9]]}}}],"schema":"https://github.com/citation-style-language/schema/raw/master/csl-citation.json"} </w:instrText>
      </w:r>
      <w:r w:rsidRPr="00A90451">
        <w:rPr>
          <w:rFonts w:cs="Times New Roman"/>
          <w:szCs w:val="24"/>
        </w:rPr>
        <w:fldChar w:fldCharType="separate"/>
      </w:r>
      <w:r w:rsidRPr="00C65174">
        <w:rPr>
          <w:rFonts w:cs="Times New Roman"/>
        </w:rPr>
        <w:t>(Lagier et al., 2018)</w:t>
      </w:r>
      <w:r w:rsidRPr="00A90451">
        <w:rPr>
          <w:rFonts w:cs="Times New Roman"/>
          <w:szCs w:val="24"/>
        </w:rPr>
        <w:fldChar w:fldCharType="end"/>
      </w:r>
      <w:r w:rsidRPr="00A90451">
        <w:rPr>
          <w:rFonts w:cs="Times New Roman"/>
          <w:szCs w:val="24"/>
        </w:rPr>
        <w:t xml:space="preserve">. </w:t>
      </w:r>
      <w:r>
        <w:rPr>
          <w:rFonts w:cs="Times New Roman"/>
          <w:szCs w:val="24"/>
        </w:rPr>
        <w:t>Despite this, our dataset</w:t>
      </w:r>
      <w:r w:rsidRPr="00A90451">
        <w:rPr>
          <w:rFonts w:cs="Times New Roman"/>
          <w:szCs w:val="24"/>
        </w:rPr>
        <w:t xml:space="preserve"> substantially </w:t>
      </w:r>
      <w:r>
        <w:rPr>
          <w:rFonts w:cs="Times New Roman"/>
          <w:szCs w:val="24"/>
        </w:rPr>
        <w:t>expands</w:t>
      </w:r>
      <w:r w:rsidRPr="00A90451">
        <w:rPr>
          <w:rFonts w:cs="Times New Roman"/>
          <w:szCs w:val="24"/>
        </w:rPr>
        <w:t xml:space="preserve"> </w:t>
      </w:r>
      <w:r>
        <w:rPr>
          <w:rFonts w:cs="Times New Roman"/>
          <w:szCs w:val="24"/>
        </w:rPr>
        <w:t>the genomic diversity and improves quality</w:t>
      </w:r>
      <w:r w:rsidRPr="00A90451">
        <w:rPr>
          <w:rFonts w:cs="Times New Roman"/>
          <w:szCs w:val="24"/>
        </w:rPr>
        <w:t xml:space="preserve"> of </w:t>
      </w:r>
      <w:r w:rsidRPr="00A90451">
        <w:rPr>
          <w:rFonts w:cs="Times New Roman"/>
          <w:i/>
          <w:iCs/>
          <w:szCs w:val="24"/>
        </w:rPr>
        <w:t>C. saudiense</w:t>
      </w:r>
      <w:r>
        <w:rPr>
          <w:rFonts w:cs="Times New Roman"/>
          <w:szCs w:val="24"/>
        </w:rPr>
        <w:t xml:space="preserve"> genomes, which p</w:t>
      </w:r>
      <w:r w:rsidRPr="00A90451">
        <w:rPr>
          <w:rFonts w:cs="Times New Roman"/>
          <w:szCs w:val="24"/>
        </w:rPr>
        <w:t xml:space="preserve">reviously </w:t>
      </w:r>
      <w:r>
        <w:rPr>
          <w:rFonts w:cs="Times New Roman"/>
          <w:szCs w:val="24"/>
        </w:rPr>
        <w:t>comprised</w:t>
      </w:r>
      <w:r w:rsidRPr="00A90451">
        <w:rPr>
          <w:rFonts w:cs="Times New Roman"/>
          <w:szCs w:val="24"/>
        </w:rPr>
        <w:t xml:space="preserve"> 3</w:t>
      </w:r>
      <w:r>
        <w:rPr>
          <w:rFonts w:cs="Times New Roman"/>
          <w:szCs w:val="24"/>
        </w:rPr>
        <w:t>1</w:t>
      </w:r>
      <w:r w:rsidRPr="00A90451">
        <w:rPr>
          <w:rFonts w:cs="Times New Roman"/>
          <w:szCs w:val="24"/>
        </w:rPr>
        <w:t xml:space="preserve"> isolate draft genomes and </w:t>
      </w:r>
      <w:r>
        <w:rPr>
          <w:rFonts w:cs="Times New Roman"/>
          <w:szCs w:val="24"/>
        </w:rPr>
        <w:t>7</w:t>
      </w:r>
      <w:r w:rsidRPr="00A90451">
        <w:rPr>
          <w:rFonts w:cs="Times New Roman"/>
          <w:szCs w:val="24"/>
        </w:rPr>
        <w:t xml:space="preserve"> metagenome-assembled genomes (MAGs)</w:t>
      </w:r>
      <w:r>
        <w:rPr>
          <w:rFonts w:cs="Times New Roman"/>
          <w:szCs w:val="24"/>
        </w:rPr>
        <w:t xml:space="preserve"> from public databases</w:t>
      </w:r>
      <w:r w:rsidRPr="00A90451">
        <w:rPr>
          <w:rFonts w:cs="Times New Roman"/>
          <w:szCs w:val="24"/>
        </w:rPr>
        <w:t xml:space="preserve"> (accessed </w:t>
      </w:r>
      <w:r>
        <w:rPr>
          <w:rFonts w:cs="Times New Roman"/>
          <w:szCs w:val="24"/>
        </w:rPr>
        <w:t>April 15,</w:t>
      </w:r>
      <w:r w:rsidRPr="00A90451">
        <w:rPr>
          <w:rFonts w:cs="Times New Roman"/>
          <w:szCs w:val="24"/>
        </w:rPr>
        <w:t xml:space="preserve"> 2026). </w:t>
      </w:r>
      <w:r>
        <w:rPr>
          <w:rFonts w:cs="Times New Roman"/>
          <w:szCs w:val="24"/>
        </w:rPr>
        <w:t>Previously published isolate genomes</w:t>
      </w:r>
      <w:r w:rsidRPr="00A90451">
        <w:rPr>
          <w:rFonts w:cs="Times New Roman"/>
          <w:szCs w:val="24"/>
        </w:rPr>
        <w:t xml:space="preserve"> </w:t>
      </w:r>
      <w:r>
        <w:rPr>
          <w:rFonts w:cs="Times New Roman"/>
          <w:szCs w:val="24"/>
        </w:rPr>
        <w:t>were obtained from</w:t>
      </w:r>
      <w:r w:rsidRPr="00A90451">
        <w:rPr>
          <w:rFonts w:cs="Times New Roman"/>
          <w:szCs w:val="24"/>
        </w:rPr>
        <w:t xml:space="preserve"> adult (n = </w:t>
      </w:r>
      <w:r>
        <w:rPr>
          <w:rFonts w:cs="Times New Roman"/>
          <w:szCs w:val="24"/>
        </w:rPr>
        <w:t>28</w:t>
      </w:r>
      <w:r w:rsidRPr="00A90451">
        <w:rPr>
          <w:rFonts w:cs="Times New Roman"/>
          <w:szCs w:val="24"/>
        </w:rPr>
        <w:t>) and infant</w:t>
      </w:r>
      <w:r>
        <w:rPr>
          <w:rFonts w:cs="Times New Roman"/>
          <w:szCs w:val="24"/>
        </w:rPr>
        <w:t xml:space="preserve"> </w:t>
      </w:r>
      <w:r w:rsidRPr="00A90451">
        <w:rPr>
          <w:rFonts w:cs="Times New Roman"/>
          <w:szCs w:val="24"/>
        </w:rPr>
        <w:t>(n = 2) human stool samples (n = 3</w:t>
      </w:r>
      <w:r>
        <w:rPr>
          <w:rFonts w:cs="Times New Roman"/>
          <w:szCs w:val="24"/>
        </w:rPr>
        <w:t>1</w:t>
      </w:r>
      <w:r w:rsidRPr="00A90451">
        <w:rPr>
          <w:rFonts w:cs="Times New Roman"/>
          <w:szCs w:val="24"/>
        </w:rPr>
        <w:t>), and one</w:t>
      </w:r>
      <w:r>
        <w:rPr>
          <w:rFonts w:cs="Times New Roman"/>
          <w:szCs w:val="24"/>
        </w:rPr>
        <w:t xml:space="preserve"> from a</w:t>
      </w:r>
      <w:r w:rsidRPr="00A90451">
        <w:rPr>
          <w:rFonts w:cs="Times New Roman"/>
          <w:szCs w:val="24"/>
        </w:rPr>
        <w:t xml:space="preserve"> cattle stool sample</w:t>
      </w:r>
      <w:r>
        <w:rPr>
          <w:rFonts w:cs="Times New Roman"/>
          <w:szCs w:val="24"/>
        </w:rPr>
        <w:t>, while the seven</w:t>
      </w:r>
      <w:r w:rsidRPr="00A90451">
        <w:rPr>
          <w:rFonts w:cs="Times New Roman"/>
          <w:szCs w:val="24"/>
        </w:rPr>
        <w:t xml:space="preserve"> MAGs </w:t>
      </w:r>
      <w:r>
        <w:rPr>
          <w:rFonts w:cs="Times New Roman"/>
          <w:szCs w:val="24"/>
        </w:rPr>
        <w:t xml:space="preserve">were obtained from </w:t>
      </w:r>
      <w:r w:rsidRPr="00A90451">
        <w:rPr>
          <w:rFonts w:cs="Times New Roman"/>
          <w:szCs w:val="24"/>
        </w:rPr>
        <w:t xml:space="preserve">human gut </w:t>
      </w:r>
      <w:r>
        <w:rPr>
          <w:rFonts w:cs="Times New Roman"/>
          <w:szCs w:val="24"/>
        </w:rPr>
        <w:t>metagenomes</w:t>
      </w:r>
      <w:r w:rsidRPr="00A90451">
        <w:rPr>
          <w:rFonts w:cs="Times New Roman"/>
          <w:szCs w:val="24"/>
        </w:rPr>
        <w:t xml:space="preserve">. </w:t>
      </w:r>
    </w:p>
    <w:p w14:paraId="02088AFA" w14:textId="30805BF5" w:rsidR="001722C1" w:rsidRDefault="00C65827" w:rsidP="001722C1">
      <w:pPr>
        <w:rPr>
          <w:rFonts w:cs="Times New Roman"/>
          <w:szCs w:val="24"/>
        </w:rPr>
      </w:pPr>
      <w:bookmarkStart w:id="935" w:name="_Hlk219379315"/>
      <w:r w:rsidRPr="00D93D74">
        <w:rPr>
          <w:i/>
          <w:iCs/>
        </w:rPr>
        <w:t xml:space="preserve">Clostridium saudiense </w:t>
      </w:r>
      <w:r w:rsidRPr="00D93D74">
        <w:t>is a poorly studied bacterial species, first isolated in Marseille</w:t>
      </w:r>
      <w:r w:rsidR="001722C1">
        <w:t>, France</w:t>
      </w:r>
      <w:r w:rsidRPr="00D93D74">
        <w:t xml:space="preserve"> in 2014, from the stool of an obese Saudi individual </w:t>
      </w:r>
      <w:r w:rsidRPr="00D93D74">
        <w:fldChar w:fldCharType="begin"/>
      </w:r>
      <w:r w:rsidRPr="00D93D74">
        <w:instrText xml:space="preserve"> ADDIN ZOTERO_ITEM CSL_CITATION {"citationID":"zUbcAteG","properties":{"formattedCitation":"(Angelakis et al., 2014)","plainCitation":"(Angelakis et al., 2014)","noteIndex":0},"citationItems":[{"id":3269,"uris":["http://zotero.org/users/8873894/items/M3D44GNN"],"itemData":{"id":3269,"type":"article-journal","abstract":"Clostridium saudii strain JCCT sp. nov. is the type strain of C. saudii sp. nov., a new species within the genus Clostridia. This strain, whose genome is described here, was isolated from a fecal sample collected from an obese 24-year-old (body mass index 52 kg/m2) man living in Jeddah, Saudi Arabia. C. saudii is a Gram-positive, anaerobic bacillus. Here we describe the features of this organism, together with the complete genome sequence and annotation. The 3,653,762 bp long genome contains 3,452 protein-coding and 53 RNA genes, including 4 rRNA genes.","container-title":"Standards in Genomic Sciences","DOI":"10.1186/1944-3277-9-8","ISSN":"1944-3277","issue":"1","journalAbbreviation":"Standards in Genomic Sciences","page":"8","source":"BioMed Central","title":"Non-contiguous finished genome sequence and description of Clostridium saudii sp. nov","volume":"9","author":[{"family":"Angelakis","given":"Emmanouil"},{"family":"Bibi","given":"Fehmida"},{"family":"Ramasamy","given":"Dhamodharan"},{"family":"Azhar","given":"Esam I."},{"family":"Jiman-Fatani","given":"Asif A."},{"family":"Aboushoushah","given":"Sally M."},{"family":"Lagier","given":"Jean-Christophe"},{"family":"Robert","given":"Catherine"},{"family":"Caputo","given":"Aurelia"},{"family":"Yasir","given":"Muhammad"},{"family":"Fournier","given":"Pierre-Edouard"},{"family":"Raoult","given":"Didier"}],"issued":{"date-parts":[["2014",12,8]]}}}],"schema":"https://github.com/citation-style-language/schema/raw/master/csl-citation.json"} </w:instrText>
      </w:r>
      <w:r w:rsidRPr="00D93D74">
        <w:fldChar w:fldCharType="separate"/>
      </w:r>
      <w:r w:rsidRPr="00D93D74">
        <w:rPr>
          <w:rFonts w:cs="Times New Roman"/>
        </w:rPr>
        <w:t>(Angelakis et al., 2014)</w:t>
      </w:r>
      <w:r w:rsidRPr="00D93D74">
        <w:fldChar w:fldCharType="end"/>
      </w:r>
      <w:r w:rsidRPr="00D93D74">
        <w:t xml:space="preserve">. </w:t>
      </w:r>
      <w:r w:rsidR="001722C1">
        <w:t xml:space="preserve">Using several tools we identified seven distinct strains and </w:t>
      </w:r>
      <w:r w:rsidR="001722C1">
        <w:rPr>
          <w:rFonts w:cs="Times New Roman"/>
          <w:szCs w:val="24"/>
        </w:rPr>
        <w:t>revealed extensive within-host diversity.</w:t>
      </w:r>
      <w:r w:rsidR="001722C1">
        <w:rPr>
          <w:rFonts w:cs="Times New Roman"/>
          <w:szCs w:val="24"/>
        </w:rPr>
        <w:t xml:space="preserve"> </w:t>
      </w:r>
      <w:r w:rsidR="001722C1" w:rsidRPr="00A90451">
        <w:rPr>
          <w:rFonts w:cs="Times New Roman"/>
          <w:szCs w:val="24"/>
        </w:rPr>
        <w:t xml:space="preserve">This </w:t>
      </w:r>
      <w:r w:rsidR="001722C1">
        <w:rPr>
          <w:rFonts w:cs="Times New Roman"/>
          <w:szCs w:val="24"/>
        </w:rPr>
        <w:t xml:space="preserve">level of diversity exceeds the commonly reported strain richness of 1 to 4 strains per species in the human gut </w:t>
      </w:r>
      <w:r w:rsidR="001722C1" w:rsidRPr="00A90451">
        <w:rPr>
          <w:rFonts w:cs="Times New Roman"/>
          <w:szCs w:val="24"/>
        </w:rPr>
        <w:fldChar w:fldCharType="begin"/>
      </w:r>
      <w:r w:rsidR="008E64BE">
        <w:rPr>
          <w:rFonts w:cs="Times New Roman"/>
          <w:szCs w:val="24"/>
        </w:rPr>
        <w:instrText xml:space="preserve"> ADDIN ZOTERO_ITEM CSL_CITATION {"citationID":"FYRWqUOb","properties":{"formattedCitation":"(Chen-Liaw et al., 2025; Poyet et al., 2019; Van Rossum et al., 2020)","plainCitation":"(Chen-Liaw et al., 2025; Poyet et al., 2019; Van Rossum et al., 2020)","noteIndex":0},"citationItems":[{"id":175,"uris":["http://zotero.org/users/8873894/items/D73U5VSG"],"itemData":{"id":175,"type":"article-journal","abstract":"Our understanding of how the gut microbiome interacts with its human host has been restrained by limited access to longitudinal datasets to examine stability and dynamics, and by having only a few isolates to test mechanistic hypotheses. Here, we present the Broad Institute-OpenBiome Microbiome Library (BIO-ML), a comprehensive collection of 7,758 gut bacterial isolates paired with 3,632 genome sequences and longitudinal multi-omics data. We show that microbial species maintain stable population sizes within and across humans and that commonly used 'omics' survey methods are more reliable when using averages over multiple days of sampling. Variation of gut metabolites within people over time is associated with amino acid levels, and differences across people are associated with differences in bile acids. Finally, we show that genomic diversification can be used to infer eco-evolutionary dynamics and in vivo selection pressures for strains within individuals. The BIO-ML is a unique resource designed to enable hypothesis-driven microbiome research.","container-title":"Nature Medicine","DOI":"10.1038/s41591-019-0559-3","ISSN":"1546-170X","issue":"9","journalAbbreviation":"Nat Med","language":"eng","page":"1442-1452","PMID":"31477907","source":"PubMed","title":"A library of human gut bacterial isolates paired with longitudinal multiomics data enables mechanistic microbiome research","volume":"25","author":[{"family":"Poyet","given":"M."},{"family":"Groussin","given":"M."},{"family":"Gibbons","given":"S. M."},{"family":"Avila-Pacheco","given":"J."},{"family":"Jiang","given":"X."},{"family":"Kearney","given":"S. M."},{"family":"Perrotta","given":"A. R."},{"family":"Berdy","given":"B."},{"family":"Zhao","given":"S."},{"family":"Lieberman","given":"T. D."},{"family":"Swanson","given":"P. K."},{"family":"Smith","given":"M."},{"family":"Roesemann","given":"S."},{"family":"Alexander","given":"J. E."},{"family":"Rich","given":"S. A."},{"family":"Livny","given":"J."},{"family":"Vlamakis","given":"H."},{"family":"Clish","given":"C."},{"family":"Bullock","given":"K."},{"family":"Deik","given":"A."},{"family":"Scott","given":"J."},{"family":"Pierce","given":"K. A."},{"family":"Xavier","given":"R. J."},{"family":"Alm","given":"E. J."}],"issued":{"date-parts":[["2019",9]]}}},{"id":3221,"uris":["http://zotero.org/users/8873894/items/ML3L59RU"],"itemData":{"id":3221,"type":"article-journal","abstract":"Studying within-species variation has traditionally been limited to culturable bacterial isolates and low-resolution microbial community fingerprinting. Metagenomic sequencing and technical advances have enabled culture-free, high-resolution strain and subspecies analyses at high throughput and in complex environments. This holds great scientific promise but has also led to an overwhelming number of methods and terms to describe infraspecific variation. This Review aims to clarify these advances by focusing on the diversity within bacterial and archaeal species in the context of microbiomics. We cover foundational microevolutionary concepts relevant to population genetics and summarize how within-species variation can be studied and stratified directly within microbial communities with a focus on metagenomics. Finally, we describe how common applications of within-species variation can be achieved using metagenomic data. We aim to guide the selection of appropriate terms and analytical approaches to facilitate researchers in benefiting from the increasing availability of large, high-resolution microbiome genetic sequencing data.","container-title":"Nature Reviews Microbiology","DOI":"10.1038/s41579-020-0368-1","ISSN":"1740-1534","issue":"9","journalAbbreviation":"Nat Rev Microbiol","language":"en","license":"2020 Springer Nature Limited","page":"491-506","publisher":"Nature Publishing Group","source":"www.nature.com","title":"Diversity within species: interpreting strains in microbiomes","title-short":"Diversity within species","volume":"18","author":[{"family":"Van Rossum","given":"Thea"},{"family":"Ferretti","given":"Pamela"},{"family":"Maistrenko","given":"Oleksandr M."},{"family":"Bork","given":"Peer"}],"issued":{"date-parts":[["2020",9]]}}},{"id":3174,"uris":["http://zotero.org/users/8873894/items/TFKXPFY8"],"itemData":{"id":3174,"type":"article-journal","abstract":"Despite the fundamental role of bacterial strain variation in gut microbiota function1–6, the number of unique strains of a species that can stably colonize the human intestine is still unknown for almost all species. Here we determine the strain richness (SR) of common gut species using thousands of sequenced bacterial isolates with paired metagenomes. We show that SR varies across species, is transferable by faecal microbiota transplantation, and is uniquely low in the gut compared with soil and lake environments. Active therapeutic administration of supraphysiologic numbers of strains per species increases recipient SR, which then converges back to the population average after dosing is ceased. Stratifying engraftment outcomes by high or low SR shows that SR predicts microbial addition or replacement in faecal transplants. Together, these results indicate that properties of the gut ecosystem govern the number of strains of each species colonizing the gut and thereby influence strain addition and replacement in faecal microbiota transplantation and defined live biotherapeutic products.","container-title":"Nature","DOI":"10.1038/s41586-024-08242-x","ISSN":"1476-4687","issue":"8045","language":"en","license":"2024 The Author(s), under exclusive licence to Springer Nature Limited","page":"422-429","publisher":"Nature Publishing Group","source":"www.nature.com","title":"Gut microbiota strain richness is species specific and affects engraftment","volume":"637","author":[{"family":"Chen-Liaw","given":"Alice"},{"family":"Aggarwala","given":"Varun"},{"family":"Mogno","given":"Ilaria"},{"family":"Haifer","given":"Craig"},{"family":"Li","given":"Zhihua"},{"family":"Eggers","given":"Joseph"},{"family":"Helmus","given":"Drew"},{"family":"Hart","given":"Amy"},{"family":"Wehkamp","given":"Jan"},{"family":"Lamousé-Smith","given":"Esi S. N."},{"family":"Kerby","given":"Robert L."},{"family":"Rey","given":"Federico E."},{"family":"Colombel","given":"Jean Frédéric"},{"family":"Kamm","given":"Michael A."},{"family":"Olle","given":"Bernat"},{"family":"Norman","given":"Jason M."},{"family":"Menon","given":"Rajita"},{"family":"Watson","given":"Andrea R."},{"family":"Crossette","given":"Emily"},{"family":"Terveer","given":"Elisabeth M."},{"family":"Keller","given":"Josbert J."},{"family":"Borody","given":"Thomas J."},{"family":"Grinspan","given":"Ari"},{"family":"Paramsothy","given":"Sudarshan"},{"family":"Kaakoush","given":"Nadeem O."},{"family":"Dubinsky","given":"Marla C."},{"family":"Faith","given":"Jeremiah J."}],"issued":{"date-parts":[["2025",1]]}}}],"schema":"https://github.com/citation-style-language/schema/raw/master/csl-citation.json"} </w:instrText>
      </w:r>
      <w:r w:rsidR="001722C1" w:rsidRPr="00A90451">
        <w:rPr>
          <w:rFonts w:cs="Times New Roman"/>
          <w:szCs w:val="24"/>
        </w:rPr>
        <w:fldChar w:fldCharType="separate"/>
      </w:r>
      <w:r w:rsidR="008E64BE" w:rsidRPr="008E64BE">
        <w:rPr>
          <w:rFonts w:cs="Times New Roman"/>
        </w:rPr>
        <w:t>(Chen-Liaw et al., 2025; Poyet et al., 2019; Van Rossum et al., 2020)</w:t>
      </w:r>
      <w:r w:rsidR="001722C1" w:rsidRPr="00A90451">
        <w:rPr>
          <w:rFonts w:cs="Times New Roman"/>
          <w:szCs w:val="24"/>
        </w:rPr>
        <w:fldChar w:fldCharType="end"/>
      </w:r>
      <w:r w:rsidR="001722C1">
        <w:rPr>
          <w:rFonts w:cs="Times New Roman"/>
          <w:szCs w:val="24"/>
        </w:rPr>
        <w:t xml:space="preserve">, highlighting substantial intra-species </w:t>
      </w:r>
      <w:r w:rsidR="001722C1" w:rsidRPr="0024406A">
        <w:rPr>
          <w:rFonts w:cs="Times New Roman"/>
          <w:szCs w:val="24"/>
        </w:rPr>
        <w:t xml:space="preserve">heterogeneity </w:t>
      </w:r>
      <w:r w:rsidR="001722C1">
        <w:rPr>
          <w:rFonts w:cs="Times New Roman"/>
          <w:szCs w:val="24"/>
        </w:rPr>
        <w:t xml:space="preserve">within a single host. </w:t>
      </w:r>
    </w:p>
    <w:p w14:paraId="525A4AE3" w14:textId="6302819D" w:rsidR="001722C1" w:rsidRPr="00A90451" w:rsidRDefault="001722C1" w:rsidP="001722C1">
      <w:pPr>
        <w:rPr>
          <w:rFonts w:cs="Times New Roman"/>
          <w:szCs w:val="24"/>
        </w:rPr>
      </w:pPr>
      <w:r w:rsidRPr="00A90451">
        <w:rPr>
          <w:rFonts w:cs="Times New Roman"/>
          <w:szCs w:val="24"/>
        </w:rPr>
        <w:t xml:space="preserve">Only one </w:t>
      </w:r>
      <w:r>
        <w:rPr>
          <w:rFonts w:cs="Times New Roman"/>
          <w:szCs w:val="24"/>
        </w:rPr>
        <w:t xml:space="preserve">isolated </w:t>
      </w:r>
      <w:r w:rsidRPr="00A90451">
        <w:rPr>
          <w:rFonts w:cs="Times New Roman"/>
          <w:szCs w:val="24"/>
        </w:rPr>
        <w:t>strain was detected in all three stool samples (spanning 3 months), others were either detected at two time points (strain 7) or mostly at only one time point (strains 1, 2, 3, 4, and 5)</w:t>
      </w:r>
      <w:r>
        <w:rPr>
          <w:rFonts w:cs="Times New Roman"/>
          <w:szCs w:val="24"/>
        </w:rPr>
        <w:t xml:space="preserve">. </w:t>
      </w:r>
      <w:r w:rsidRPr="00A90451">
        <w:rPr>
          <w:rFonts w:cs="Times New Roman"/>
          <w:szCs w:val="24"/>
        </w:rPr>
        <w:t>Cultivat</w:t>
      </w:r>
      <w:r>
        <w:rPr>
          <w:rFonts w:cs="Times New Roman"/>
          <w:szCs w:val="24"/>
        </w:rPr>
        <w:t xml:space="preserve">ion of gut microbes remains inherently biased due to selective growth conditions </w:t>
      </w:r>
      <w:r w:rsidRPr="00A90451">
        <w:rPr>
          <w:rFonts w:cs="Times New Roman"/>
          <w:szCs w:val="24"/>
        </w:rPr>
        <w:fldChar w:fldCharType="begin"/>
      </w:r>
      <w:r>
        <w:rPr>
          <w:rFonts w:cs="Times New Roman"/>
          <w:szCs w:val="24"/>
        </w:rPr>
        <w:instrText xml:space="preserve"> ADDIN ZOTERO_ITEM CSL_CITATION {"citationID":"mmtn9ZYV","properties":{"formattedCitation":"(Tidjani Alou et al., 2020)","plainCitation":"(Tidjani Alou et al., 2020)","noteIndex":0},"citationItems":[{"id":3481,"uris":["http://zotero.org/users/8873894/items/7MT4WBB4"],"itemData":{"id":3481,"type":"article-journal","abstract":"SUMMARYThe last 5 years have seen a turning point in the study of the gut microbiota with a rebirth of culture-dependent approaches to study the gut microbiota. High-throughput methods have been developed to study bacterial diversity with culture conditions aimed at mimicking the gut environment by using rich media such as YCFA (yeast extract, casein hydrolysate, fatty acids) and Gifu anaerobic medium in an anaerobic workstation, as well as media enriched with rumen and blood and coculture, to mimic the symbiosis of the gut microbiota. Other culture conditions target phenotypic and metabolic features of bacterial species to facilitate their isolation. Preexisting technologies such as next-generation sequencing and flow cytometry have also been utilized to develop innovative methods to isolate previously uncultured bacteria or explore viability in samples of interest. These techniques have been applied to isolate CPR (Candidate Phyla Radiation) among other, more classic approaches. Methanogenic archaeal and fungal cultures present different challenges than bacterial cultures. Efforts to improve the available systems to grow archaea have been successful through coculture systems. For fungi that are more easily isolated from the human microbiota, the challenge resides in the identification of the isolates, which has been approached by applying matrix-assisted laser desorption ionization–time of flight mass spectrometry technology to fungi. Bacteriotherapy represents a nonnegligible avenue in the future of medicine to correct dysbiosis and improve health or response to therapy. Although great strides have been achieved in the last 5 years, efforts in bacterial culture need to be sustained to continue deciphering the dark matter of metagenomics, particularly CPR, and extend these methods to archaea and fungi.","container-title":"Clinical Microbiology Reviews","DOI":"10.1128/cmr.00129-19","issue":"1","page":"10.1128/cmr.00129-19","publisher":"American Society for Microbiology","source":"journals.asm.org (Atypon)","title":"State of the Art in the Culture of the Human Microbiota: New Interests and Strategies","title-short":"State of the Art in the Culture of the Human Microbiota","volume":"34","author":[{"family":"Tidjani Alou","given":"Maryam"},{"family":"Naud","given":"Sabrina"},{"family":"Khelaifia","given":"Saber"},{"family":"Bonnet","given":"Marion"},{"family":"Lagier","given":"Jean-Christophe"},{"family":"Raoult","given":"Didier"}],"issued":{"date-parts":[["2020",10,28]]}}}],"schema":"https://github.com/citation-style-language/schema/raw/master/csl-citation.json"} </w:instrText>
      </w:r>
      <w:r w:rsidRPr="00A90451">
        <w:rPr>
          <w:rFonts w:cs="Times New Roman"/>
          <w:szCs w:val="24"/>
        </w:rPr>
        <w:fldChar w:fldCharType="separate"/>
      </w:r>
      <w:r w:rsidRPr="00C65174">
        <w:rPr>
          <w:rFonts w:cs="Times New Roman"/>
        </w:rPr>
        <w:t>(Tidjani Alou et al., 2020)</w:t>
      </w:r>
      <w:r w:rsidRPr="00A90451">
        <w:rPr>
          <w:rFonts w:cs="Times New Roman"/>
          <w:szCs w:val="24"/>
        </w:rPr>
        <w:fldChar w:fldCharType="end"/>
      </w:r>
      <w:r w:rsidRPr="00A90451">
        <w:rPr>
          <w:rFonts w:cs="Times New Roman"/>
          <w:szCs w:val="24"/>
        </w:rPr>
        <w:t xml:space="preserve">. To expand </w:t>
      </w:r>
      <w:r>
        <w:rPr>
          <w:rFonts w:cs="Times New Roman"/>
          <w:szCs w:val="24"/>
        </w:rPr>
        <w:t xml:space="preserve">strain tracking beyond cultivation time points, we integrated isolated genomes with longitudinal metagenomic data spanning six months. Ethanol treatment coupled with cultivation enabled recovery of germinated spores, whereas metagenomic sequencing captured both vegetative and spore-associated DNA, provided sufficient abundance and coverage. </w:t>
      </w:r>
      <w:r w:rsidRPr="00A90451">
        <w:rPr>
          <w:rFonts w:cs="Times New Roman"/>
          <w:szCs w:val="24"/>
        </w:rPr>
        <w:t xml:space="preserve">Strain-resolved metagenomics is possible for high-abundance taxa with sufficient coverage (typically &gt; 20x), with non-dominant subpopulations often evading detection due to allelic variation or chimeric assemblies </w:t>
      </w:r>
      <w:r w:rsidRPr="00A90451">
        <w:rPr>
          <w:rFonts w:cs="Times New Roman"/>
          <w:szCs w:val="24"/>
        </w:rPr>
        <w:fldChar w:fldCharType="begin"/>
      </w:r>
      <w:r w:rsidR="008E64BE">
        <w:rPr>
          <w:rFonts w:cs="Times New Roman"/>
          <w:szCs w:val="24"/>
        </w:rPr>
        <w:instrText xml:space="preserve"> ADDIN ZOTERO_ITEM CSL_CITATION {"citationID":"oJXPzO4f","properties":{"formattedCitation":"(Garud et al., 2019; Garud &amp; Pollard, 2020; Nayfach et al., 2016; Poyet et al., 2019; Valles-Colomer et al., 2023)","plainCitation":"(Garud et al., 2019; Garud &amp; Pollard, 2020; Nayfach et al., 2016; Poyet et al., 2019; Valles-Colomer et al., 2023)","noteIndex":0},"citationItems":[{"id":1101,"uris":["http://zotero.org/users/8873894/items/NZ4G596M"],"itemData":{"id":1101,"type":"article-journal","abstract":"Gut microbiota are shaped by a combination of ecological and evolutionary forces. While the ecological dynamics have been extensively studied, much less is known about how species of gut bacteria evolve over time. Here, we introduce a model-based framework for quantifying evolutionary dynamics within and across hosts using a panel of metagenomic samples. We use this approach to study evolution in approximately 40 prevalent species in the human gut. Although the patterns of between-host diversity are consistent with quasi-sexual evolution and purifying selection on long timescales, we identify new genealogical signatures that challenge standard population genetic models of these processes. Within hosts, we find that genetic differences that accumulate over 6-month timescales are only rarely attributable to replacement by distantly related strains. Instead, the resident strains more commonly acquire a smaller number of putative evolutionary changes, in which nucleotide variants or gene gains or losses rapidly sweep to high frequency. By comparing these mutations with the typical between-host differences, we find evidence that some sweeps may be seeded by recombination, in addition to new mutations. However, comparisons of adult twins suggest that replacement eventually overwhelms evolution over multi-decade timescales, hinting at fundamental limits to the extent of local adaptation. Together, our results suggest that gut bacteria can evolve on human-relevant timescales, and they highlight the connections between these short-term evolutionary dynamics and longer-term evolution across hosts.","container-title":"PLOS Biology","DOI":"10.1371/journal.pbio.3000102","ISSN":"1545-7885","issue":"1","journalAbbreviation":"PLOS Biology","language":"en","page":"e3000102","publisher":"Public Library of Science","source":"PLoS Journals","title":"Evolutionary dynamics of bacteria in the gut microbiome within and across hosts","volume":"17","author":[{"family":"Garud","given":"Nandita R."},{"family":"Good","given":"Benjamin H."},{"family":"Hallatschek","given":"Oskar"},{"family":"Pollard","given":"Katherine S."}],"issued":{"date-parts":[["2019",1,23]]}}},{"id":3183,"uris":["http://zotero.org/users/8873894/items/8HJ4HKTS"],"itemData":{"id":3183,"type":"article-journal","container-title":"Trends in Genetics","DOI":"10.1016/j.tig.2019.10.010","ISSN":"0168-9525","issue":"1","journalAbbreviation":"Trends in Genetics","language":"English","page":"53-67","PMID":"31780057","publisher":"Elsevier","source":"www.cell.com","title":"Population Genetics in the Human Microbiome","volume":"36","author":[{"family":"Garud","given":"Nandita R."},{"family":"Pollard","given":"Katherine S."}],"issued":{"date-parts":[["2020",1,1]]}}},{"id":372,"uris":["http://zotero.org/users/8873894/items/C8X2T89J"],"itemData":{"id":372,"type":"article-journal","abstract":"We present the Metagenomic Intra-species Diversity Analysis System (MIDAS), which is an integrated computational pipeline for quantifying bacterial species abundance and strain-level genomic variation, including gene content and single-nucleotide polymorphisms (SNPs), from shotgun metagenomes. Our method leverages a database of more than 30,000 bacterial reference genomes that we clustered into species groups. These cover the majority of abundant species in the human microbiome but only a small proportion of microbes in other environments, including soil and seawater. We applied MIDAS to stool metagenomes from 98 Swedish mothers and their infants over one year and used rare SNPs to track strains between hosts. Using this approach, we found that although species compositions of mothers and infants converged over time, strain-level similarity diverged. Specifically, early colonizing bacteria were often transmitted from an infant’s mother, while late colonizing bacteria were often transmitted from other sources in the environment and were enriched for spore-formation genes. We also applied MIDAS to 198 globally distributed marine metagenomes and used gene content to show that many prevalent bacterial species have population structure that correlates with geographic location. Strain-level genetic variants present in metagenomes clearly reveal extensive structure and dynamics that are obscured when data are analyzed at a coarser taxonomic resolution.","container-title":"Genome Research","DOI":"10.1101/gr.201863.115","ISSN":"1088-9051","issue":"11","journalAbbreviation":"Genome Res","page":"1612-1625","PMID":"27803195","PMCID":"PMC5088602","source":"PubMed Central","title":"An integrated metagenomics pipeline for strain profiling reveals novel patterns of bacterial transmission and biogeography","volume":"26","author":[{"family":"Nayfach","given":"Stephen"},{"family":"Rodriguez-Mueller","given":"Beltran"},{"family":"Garud","given":"Nandita"},{"family":"Pollard","given":"Katherine S."}],"issued":{"date-parts":[["2016",11]]}}},{"id":175,"uris":["http://zotero.org/users/8873894/items/D73U5VSG"],"itemData":{"id":175,"type":"article-journal","abstract":"Our understanding of how the gut microbiome interacts with its human host has been restrained by limited access to longitudinal datasets to examine stability and dynamics, and by having only a few isolates to test mechanistic hypotheses. Here, we present the Broad Institute-OpenBiome Microbiome Library (BIO-ML), a comprehensive collection of 7,758 gut bacterial isolates paired with 3,632 genome sequences and longitudinal multi-omics data. We show that microbial species maintain stable population sizes within and across humans and that commonly used 'omics' survey methods are more reliable when using averages over multiple days of sampling. Variation of gut metabolites within people over time is associated with amino acid levels, and differences across people are associated with differences in bile acids. Finally, we show that genomic diversification can be used to infer eco-evolutionary dynamics and in vivo selection pressures for strains within individuals. The BIO-ML is a unique resource designed to enable hypothesis-driven microbiome research.","container-title":"Nature Medicine","DOI":"10.1038/s41591-019-0559-3","ISSN":"1546-170X","issue":"9","journalAbbreviation":"Nat Med","language":"eng","page":"1442-1452","PMID":"31477907","source":"PubMed","title":"A library of human gut bacterial isolates paired with longitudinal multiomics data enables mechanistic microbiome research","volume":"25","author":[{"family":"Poyet","given":"M."},{"family":"Groussin","given":"M."},{"family":"Gibbons","given":"S. M."},{"family":"Avila-Pacheco","given":"J."},{"family":"Jiang","given":"X."},{"family":"Kearney","given":"S. M."},{"family":"Perrotta","given":"A. R."},{"family":"Berdy","given":"B."},{"family":"Zhao","given":"S."},{"family":"Lieberman","given":"T. D."},{"family":"Swanson","given":"P. K."},{"family":"Smith","given":"M."},{"family":"Roesemann","given":"S."},{"family":"Alexander","given":"J. E."},{"family":"Rich","given":"S. A."},{"family":"Livny","given":"J."},{"family":"Vlamakis","given":"H."},{"family":"Clish","given":"C."},{"family":"Bullock","given":"K."},{"family":"Deik","given":"A."},{"family":"Scott","given":"J."},{"family":"Pierce","given":"K. A."},{"family":"Xavier","given":"R. J."},{"family":"Alm","given":"E. J."}],"issued":{"date-parts":[["2019",9]]}}},{"id":2030,"uris":["http://zotero.org/users/8873894/items/8PIGTYZD"],"itemData":{"id":2030,"type":"article-journal","abstract":"The human microbiome is an integral component of the human body and a co-determinant of several health conditions1,2. However, the extent to which interpersonal relations shape the individual genetic makeup of the microbiome and its transmission within and across populations remains largely unknown3,4. Here, capitalizing on more than 9,700 human metagenomes and computational strain-level profiling, we detected extensive bacterial strain sharing across individuals (more than 10 million instances) with distinct mother-to-infant, intra-household and intra-population transmission patterns. Mother-to-infant gut microbiome transmission was considerable and stable during infancy (around 50% of the same strains among shared species (strain-sharing rate)) and remained detectable at older ages. By contrast, the transmission of the oral microbiome occurred largely horizontally and was enhanced by the duration of cohabitation. There was substantial strain sharing among cohabiting individuals, with 12% and 32% median strain-sharing rates for the gut and oral microbiomes, and time since cohabitation affected strain sharing more than age or genetics did. Bacterial strain sharing additionally recapitulated host population structures better than species-level profiles did. Finally, distinct taxa appeared as efficient spreaders across transmission modes and were associated with different predicted bacterial phenotypes linked with out-of-host survival capabilities. The extent of microorganism transmission that we describe underscores its relevance in human microbiome studies5, especially those on non-infectious, microbiome-associated diseases.","container-title":"Nature","DOI":"10.1038/s41586-022-05620-1","ISSN":"1476-4687","issue":"7946","language":"en","license":"2023 The Author(s)","note":"number: 7946","page":"125-135","publisher":"Nature Publishing Group","source":"www.nature.com","title":"The person-to-person transmission landscape of the gut and oral microbiomes","volume":"614","author":[{"family":"Valles-Colomer","given":"Mireia"},{"family":"Blanco-Míguez","given":"Aitor"},{"family":"Manghi","given":"Paolo"},{"family":"Asnicar","given":"Francesco"},{"family":"Dubois","given":"Leonard"},{"family":"Golzato","given":"Davide"},{"family":"Armanini","given":"Federica"},{"family":"Cumbo","given":"Fabio"},{"family":"Huang","given":"Kun D."},{"family":"Manara","given":"Serena"},{"family":"Masetti","given":"Giulia"},{"family":"Pinto","given":"Federica"},{"family":"Piperni","given":"Elisa"},{"family":"Punčochář","given":"Michal"},{"family":"Ricci","given":"Liviana"},{"family":"Zolfo","given":"Moreno"},{"family":"Farrant","given":"Olivia"},{"family":"Goncalves","given":"Adriana"},{"family":"Selma-Royo","given":"Marta"},{"family":"Binetti","given":"Ana G."},{"family":"Becerra","given":"Jimmy E."},{"family":"Han","given":"Bei"},{"family":"Lusingu","given":"John"},{"family":"Amuasi","given":"John"},{"family":"Amoroso","given":"Loredana"},{"family":"Visconti","given":"Alessia"},{"family":"Steves","given":"Claire M."},{"family":"Falchi","given":"Mario"},{"family":"Filosi","given":"Michele"},{"family":"Tett","given":"Adrian"},{"family":"Last","given":"Anna"},{"family":"Xu","given":"Qian"},{"family":"Qin","given":"Nan"},{"family":"Qin","given":"Huanlong"},{"family":"May","given":"Jürgen"},{"family":"Eibach","given":"Daniel"},{"family":"Corrias","given":"Maria Valeria"},{"family":"Ponzoni","given":"Mirco"},{"family":"Pasolli","given":"Edoardo"},{"family":"Spector","given":"Tim D."},{"family":"Domenici","given":"Enrico"},{"family":"Collado","given":"Maria Carmen"},{"family":"Segata","given":"Nicola"}],"issued":{"date-parts":[["2023",2]]}}}],"schema":"https://github.com/citation-style-language/schema/raw/master/csl-citation.json"} </w:instrText>
      </w:r>
      <w:r w:rsidRPr="00A90451">
        <w:rPr>
          <w:rFonts w:cs="Times New Roman"/>
          <w:szCs w:val="24"/>
        </w:rPr>
        <w:fldChar w:fldCharType="separate"/>
      </w:r>
      <w:r w:rsidR="008E64BE" w:rsidRPr="008E64BE">
        <w:rPr>
          <w:rFonts w:cs="Times New Roman"/>
        </w:rPr>
        <w:t>(Garud et al., 2019; Garud &amp; Pollard, 2020; Nayfach et al., 2016; Poyet et al., 2019; Valles-Colomer et al., 2023)</w:t>
      </w:r>
      <w:r w:rsidRPr="00A90451">
        <w:rPr>
          <w:rFonts w:cs="Times New Roman"/>
          <w:szCs w:val="24"/>
        </w:rPr>
        <w:fldChar w:fldCharType="end"/>
      </w:r>
      <w:r w:rsidRPr="00A90451">
        <w:rPr>
          <w:rFonts w:cs="Times New Roman"/>
          <w:szCs w:val="24"/>
        </w:rPr>
        <w:t>.</w:t>
      </w:r>
    </w:p>
    <w:p w14:paraId="503123D6" w14:textId="7CCEB520" w:rsidR="008E64BE" w:rsidRDefault="009972F0" w:rsidP="001722C1">
      <w:r w:rsidRPr="00D93D74">
        <w:t>We first applied StrainPhlAn</w:t>
      </w:r>
      <w:r w:rsidR="001722C1">
        <w:t xml:space="preserve">, which </w:t>
      </w:r>
      <w:r w:rsidR="001722C1" w:rsidRPr="00D93D74">
        <w:t xml:space="preserve">revealed that the temporal shifts were unrelated to antibiotic consumption, but rather to underestimated diversity, as minority strains fall below detection limit, despite </w:t>
      </w:r>
      <w:r w:rsidR="001722C1" w:rsidRPr="001722C1">
        <w:rPr>
          <w:i/>
          <w:iCs/>
        </w:rPr>
        <w:t>C. saudiense</w:t>
      </w:r>
      <w:r w:rsidR="001722C1" w:rsidRPr="00D93D74">
        <w:t xml:space="preserve"> comprising around 1% relative abundance per sample</w:t>
      </w:r>
      <w:r w:rsidR="001722C1">
        <w:t xml:space="preserve"> </w:t>
      </w:r>
      <w:r w:rsidRPr="00D93D74">
        <w:fldChar w:fldCharType="begin"/>
      </w:r>
      <w:r w:rsidRPr="00D93D74">
        <w:instrText xml:space="preserve"> ADDIN ZOTERO_ITEM CSL_CITATION {"citationID":"6RLmUCrX","properties":{"formattedCitation":"(Blanco-M\\uc0\\u237{}guez et al., 2023b)","plainCitation":"(Blanco-Míguez et al., 2023b)","noteIndex":0},"citationItems":[{"id":2075,"uris":["http://zotero.org/users/8873894/items/NJE9Z5AS"],"itemData":{"id":2075,"type":"article-journal","abstract":"Metagenomic assembly enables new organism discovery from microbial communities, but it can only capture few abundant organisms from most metagenomes. Here we present MetaPhlAn 4, which integrates information from metagenome assemblies and microbial isolate genomes for more comprehensive metagenomic taxonomic profiling. From a curated collection of 1.01 M prokaryotic reference and metagenome-assembled genomes, we define unique marker genes for 26,970 species-level genome bins, 4,992 of them taxonomically unidentified at the species level. MetaPhlAn 4 explains ~20% more reads in most international human gut microbiomes and &gt;40% in less-characterized environments such as the rumen microbiome and proves more accurate than available alternatives on synthetic evaluations while also reliably quantifying organisms with no cultured isolates. Application of the method to &gt;24,500 metagenomes highlights previously undetected species to be strong biomarkers for host conditions and lifestyles in human and mouse microbiomes and shows that even previously uncharacterized species can be genetically profiled at the resolution of single microbial strains.","container-title":"Nature Biotechnology","DOI":"10.1038/s41587-023-01688-w","ISSN":"1546-1696","journalAbbreviation":"Nat Biotechnol","language":"en","license":"2023 The Author(s)","page":"1-12","publisher":"Nature Publishing Group","source":"www.nature.com","title":"Extending and improving metagenomic taxonomic profiling with uncharacterized species using MetaPhlAn 4","author":[{"family":"Blanco-Míguez","given":"Aitor"},{"family":"Beghini","given":"Francesco"},{"family":"Cumbo","given":"Fabio"},{"family":"McIver","given":"Lauren J."},{"family":"Thompson","given":"Kelsey N."},{"family":"Zolfo","given":"Moreno"},{"family":"Manghi","given":"Paolo"},{"family":"Dubois","given":"Leonard"},{"family":"Huang","given":"Kun D."},{"family":"Thomas","given":"Andrew Maltez"},{"family":"Nickols","given":"William A."},{"family":"Piccinno","given":"Gianmarco"},{"family":"Piperni","given":"Elisa"},{"family":"Punčochář","given":"Michal"},{"family":"Valles-Colomer","given":"Mireia"},{"family":"Tett","given":"Adrian"},{"family":"Giordano","given":"Francesca"},{"family":"Davies","given":"Richard"},{"family":"Wolf","given":"Jonathan"},{"family":"Berry","given":"Sarah E."},{"family":"Spector","given":"Tim D."},{"family":"Franzosa","given":"Eric A."},{"family":"Pasolli","given":"Edoardo"},{"family":"Asnicar","given":"Francesco"},{"family":"Huttenhower","given":"Curtis"},{"family":"Segata","given":"Nicola"}],"issued":{"date-parts":[["2023",2,23]]}}}],"schema":"https://github.com/citation-style-language/schema/raw/master/csl-citation.json"} </w:instrText>
      </w:r>
      <w:r w:rsidRPr="00D93D74">
        <w:fldChar w:fldCharType="separate"/>
      </w:r>
      <w:r w:rsidRPr="00D93D74">
        <w:rPr>
          <w:rFonts w:cs="Times New Roman"/>
        </w:rPr>
        <w:t>(Blanco-Míguez et al., 2023b)</w:t>
      </w:r>
      <w:r w:rsidRPr="00D93D74">
        <w:fldChar w:fldCharType="end"/>
      </w:r>
      <w:r w:rsidRPr="00D93D74">
        <w:t xml:space="preserve">. </w:t>
      </w:r>
      <w:r w:rsidR="008E64BE">
        <w:t xml:space="preserve">Low detection limit was also a problem when using StrainScan, which could only determine three out of the eight strains it determined from our isolate genomes </w:t>
      </w:r>
      <w:r w:rsidR="008E64BE">
        <w:fldChar w:fldCharType="begin"/>
      </w:r>
      <w:r w:rsidR="008E64BE">
        <w:instrText xml:space="preserve"> ADDIN ZOTERO_ITEM CSL_CITATION {"citationID":"JJxJVJIW","properties":{"formattedCitation":"(Liao et al., 2023)","plainCitation":"(Liao et al., 2023)","noteIndex":0},"citationItems":[{"id":3727,"uris":["http://zotero.org/users/8873894/items/LNZCK56N"],"itemData":{"id":3727,"type":"article-journal","abstract":"BACKGROUND: Bacterial strains under the same species can exhibit different biological properties, making strain-level composition analysis an important step in understanding the dynamics of microbial communities. Metagenomic sequencing has become the major means for probing the microbial composition in host-associated or environmental samples. Although there are a plethora of composition analysis tools, they are not optimized to address the challenges in strain-level analysis: highly similar strain genomes and the presence of multiple strains under one species in a sample. Thus, this work aims to provide a high-resolution and more accurate strain-level analysis tool for short reads.\nRESULTS: In this work, we present a new strain-level composition analysis tool named StrainScan that employs a novel tree-based k-mers indexing structure to strike a balance between the strain identification accuracy and the computational complexity. We tested StrainScan extensively on a large number of simulated and real sequencing data and benchmarked StrainScan with popular strain-level analysis tools including Krakenuniq, StrainSeeker, Pathoscope2, Sigma, StrainGE, and StrainEst. The results show that StrainScan has higher accuracy and resolution than the state-of-the-art tools on strain-level composition analysis. It improves the F1 score by 20% in identifying multiple strains at the strain level.\nCONCLUSIONS: By using a novel k-mer indexing structure, StrainScan is able to provide strain-level analysis with higher resolution than existing tools, enabling it to return more informative strain composition analysis in one sample or across multiple samples. StrainScan takes short reads and a set of reference strains as input and its source codes are freely available at https://github.com/liaoherui/StrainScan . Video Abstract.","container-title":"Microbiome","DOI":"10.1186/s40168-023-01615-w","ISSN":"2049-2618","issue":"1","journalAbbreviation":"Microbiome","language":"eng","page":"183","PMID":"37587527","PMCID":"PMC10433603","source":"PubMed","title":"High-resolution strain-level microbiome composition analysis from short reads","volume":"11","author":[{"family":"Liao","given":"Herui"},{"family":"Ji","given":"Yongxin"},{"family":"Sun","given":"Yanni"}],"issued":{"date-parts":[["2023",8,17]]}}}],"schema":"https://github.com/citation-style-language/schema/raw/master/csl-citation.json"} </w:instrText>
      </w:r>
      <w:r w:rsidR="008E64BE">
        <w:fldChar w:fldCharType="separate"/>
      </w:r>
      <w:r w:rsidR="008E64BE" w:rsidRPr="008E64BE">
        <w:rPr>
          <w:rFonts w:cs="Times New Roman"/>
        </w:rPr>
        <w:t>(Liao et al., 2023)</w:t>
      </w:r>
      <w:r w:rsidR="008E64BE">
        <w:fldChar w:fldCharType="end"/>
      </w:r>
      <w:r w:rsidR="008E64BE">
        <w:t xml:space="preserve">. </w:t>
      </w:r>
    </w:p>
    <w:p w14:paraId="1AB9B047" w14:textId="1340B467" w:rsidR="001722C1" w:rsidRDefault="001722C1" w:rsidP="001722C1">
      <w:pPr>
        <w:rPr>
          <w:rFonts w:cs="Times New Roman"/>
          <w:szCs w:val="24"/>
        </w:rPr>
      </w:pPr>
      <w:r w:rsidRPr="00A90451">
        <w:rPr>
          <w:rFonts w:cs="Times New Roman"/>
          <w:szCs w:val="24"/>
        </w:rPr>
        <w:t>To overcome limitations of established tools, we developed a strain-specific</w:t>
      </w:r>
      <w:r>
        <w:rPr>
          <w:rFonts w:cs="Times New Roman"/>
          <w:szCs w:val="24"/>
        </w:rPr>
        <w:t>,</w:t>
      </w:r>
      <w:r w:rsidRPr="00A90451">
        <w:rPr>
          <w:rFonts w:cs="Times New Roman"/>
          <w:szCs w:val="24"/>
        </w:rPr>
        <w:t xml:space="preserve"> gene-based mapping approach.</w:t>
      </w:r>
      <w:r w:rsidR="008E64BE">
        <w:rPr>
          <w:rFonts w:cs="Times New Roman"/>
          <w:szCs w:val="24"/>
        </w:rPr>
        <w:t xml:space="preserve"> </w:t>
      </w:r>
      <w:r>
        <w:rPr>
          <w:rFonts w:cs="Times New Roman"/>
          <w:szCs w:val="24"/>
        </w:rPr>
        <w:t>Unique marker genes were identified f</w:t>
      </w:r>
      <w:r w:rsidRPr="00A90451">
        <w:rPr>
          <w:rFonts w:cs="Times New Roman"/>
          <w:szCs w:val="24"/>
        </w:rPr>
        <w:t>or each culture</w:t>
      </w:r>
      <w:r>
        <w:rPr>
          <w:rFonts w:cs="Times New Roman"/>
          <w:szCs w:val="24"/>
        </w:rPr>
        <w:t xml:space="preserve">d strain </w:t>
      </w:r>
      <w:r w:rsidRPr="00A90451">
        <w:rPr>
          <w:rFonts w:cs="Times New Roman"/>
          <w:szCs w:val="24"/>
        </w:rPr>
        <w:t xml:space="preserve">and </w:t>
      </w:r>
      <w:r>
        <w:rPr>
          <w:rFonts w:cs="Times New Roman"/>
          <w:szCs w:val="24"/>
        </w:rPr>
        <w:t xml:space="preserve">used to </w:t>
      </w:r>
      <w:r w:rsidRPr="00A90451">
        <w:rPr>
          <w:rFonts w:cs="Times New Roman"/>
          <w:szCs w:val="24"/>
        </w:rPr>
        <w:t xml:space="preserve">map metagenomic </w:t>
      </w:r>
      <w:r>
        <w:rPr>
          <w:rFonts w:cs="Times New Roman"/>
          <w:szCs w:val="24"/>
        </w:rPr>
        <w:t xml:space="preserve">reads at </w:t>
      </w:r>
      <w:r w:rsidRPr="00A90451">
        <w:rPr>
          <w:rFonts w:cs="Times New Roman"/>
          <w:szCs w:val="24"/>
        </w:rPr>
        <w:t xml:space="preserve">high specificity (100% identity). </w:t>
      </w:r>
      <w:r>
        <w:rPr>
          <w:rFonts w:cs="Times New Roman"/>
          <w:szCs w:val="24"/>
        </w:rPr>
        <w:t xml:space="preserve">While conceptually similar to existing tools, such as StrainPhlAn, this approach leverages isolate-derived, strain-specific markers, enabling precise longitudinal tracking of known strains and improved detection of subdominant populations. </w:t>
      </w:r>
      <w:r w:rsidR="008E64BE">
        <w:rPr>
          <w:rFonts w:cs="Times New Roman"/>
          <w:szCs w:val="24"/>
        </w:rPr>
        <w:t xml:space="preserve">With our approach we could detect a fall in detection during antibiotic treatment (dodam informacijo o amoksicilinski občutljivosti/ali ne. Čakam vodjo na rezistencah, ker je na bolniški, da lahko the 7 sevov testiram z e-testi, ki jih imajo). </w:t>
      </w:r>
      <w:r w:rsidRPr="00A90451">
        <w:rPr>
          <w:rFonts w:cs="Times New Roman"/>
          <w:szCs w:val="24"/>
        </w:rPr>
        <w:t xml:space="preserve">The added value of the new approach is that the marker set is derived directly from the isolated </w:t>
      </w:r>
      <w:r w:rsidRPr="00A90451">
        <w:rPr>
          <w:rFonts w:cs="Times New Roman"/>
          <w:i/>
          <w:iCs/>
          <w:szCs w:val="24"/>
        </w:rPr>
        <w:t>C. saudiense</w:t>
      </w:r>
      <w:r w:rsidRPr="00A90451">
        <w:rPr>
          <w:rFonts w:cs="Times New Roman"/>
          <w:szCs w:val="24"/>
        </w:rPr>
        <w:t xml:space="preserve"> strains in this study, allowing explicit tracking of these genomes across time, and enabling the detection of minority strains that </w:t>
      </w:r>
      <w:r w:rsidRPr="00A90451">
        <w:rPr>
          <w:rFonts w:cs="Times New Roman"/>
          <w:szCs w:val="24"/>
        </w:rPr>
        <w:lastRenderedPageBreak/>
        <w:t xml:space="preserve">may be missed when only the dominant strain is reconstructed. </w:t>
      </w:r>
      <w:r w:rsidRPr="00E316E4">
        <w:rPr>
          <w:rFonts w:cs="Times New Roman"/>
          <w:szCs w:val="24"/>
        </w:rPr>
        <w:t>However, this strategy is inherently constrained to strains represented in the isolate collection, potentially overlooking uncultured or highly divergent lineages.</w:t>
      </w:r>
    </w:p>
    <w:p w14:paraId="43BF17DA" w14:textId="0C7F1AB4" w:rsidR="00C155D9" w:rsidRDefault="008E64BE" w:rsidP="009972F0">
      <w:pPr>
        <w:rPr>
          <w:rFonts w:cs="Times New Roman"/>
          <w:szCs w:val="24"/>
        </w:rPr>
      </w:pPr>
      <w:r w:rsidRPr="00E316E4">
        <w:rPr>
          <w:rFonts w:cs="Times New Roman"/>
          <w:szCs w:val="24"/>
        </w:rPr>
        <w:t xml:space="preserve">Using this approach, we demonstrate that antibiotic treatment reduced </w:t>
      </w:r>
      <w:r w:rsidRPr="00E316E4">
        <w:rPr>
          <w:rFonts w:cs="Times New Roman"/>
          <w:i/>
          <w:iCs/>
          <w:szCs w:val="24"/>
        </w:rPr>
        <w:t>C. saudiense</w:t>
      </w:r>
      <w:r w:rsidRPr="00E316E4">
        <w:rPr>
          <w:rFonts w:cs="Times New Roman"/>
          <w:szCs w:val="24"/>
        </w:rPr>
        <w:t xml:space="preserve"> below metagenomic detection thresholds </w:t>
      </w:r>
      <w:r>
        <w:rPr>
          <w:rFonts w:cs="Times New Roman"/>
          <w:szCs w:val="24"/>
        </w:rPr>
        <w:t>but likely</w:t>
      </w:r>
      <w:r w:rsidRPr="00E316E4">
        <w:rPr>
          <w:rFonts w:cs="Times New Roman"/>
          <w:szCs w:val="24"/>
        </w:rPr>
        <w:t xml:space="preserve"> sparing spores, facilitating subsequent recolonization.</w:t>
      </w:r>
      <w:r>
        <w:rPr>
          <w:rFonts w:cs="Times New Roman"/>
          <w:szCs w:val="24"/>
        </w:rPr>
        <w:t xml:space="preserve"> </w:t>
      </w:r>
      <w:r w:rsidRPr="00E316E4">
        <w:rPr>
          <w:rFonts w:cs="Times New Roman"/>
          <w:szCs w:val="24"/>
        </w:rPr>
        <w:t>These findings support a model in which spore formation contributes to the resilience and long-term persistence of gut commensals under antibiotic stress</w:t>
      </w:r>
      <w:r>
        <w:rPr>
          <w:rFonts w:cs="Times New Roman"/>
          <w:szCs w:val="24"/>
        </w:rPr>
        <w:t xml:space="preserve"> such as ‘seed bank’ hypothesis</w:t>
      </w:r>
      <w:r w:rsidRPr="00E316E4">
        <w:rPr>
          <w:rFonts w:cs="Times New Roman"/>
          <w:szCs w:val="24"/>
        </w:rPr>
        <w:t>.</w:t>
      </w:r>
      <w:bookmarkEnd w:id="935"/>
    </w:p>
    <w:p w14:paraId="650DE4F3" w14:textId="77777777" w:rsidR="0039162A" w:rsidRDefault="0039162A" w:rsidP="0039162A"/>
    <w:p w14:paraId="51FB7200" w14:textId="28E14482" w:rsidR="0039162A" w:rsidRPr="00D93D74" w:rsidRDefault="0039162A" w:rsidP="0039162A">
      <w:r w:rsidRPr="00D93D74">
        <w:t xml:space="preserve">Our findings highlight that bacterial taxa with </w:t>
      </w:r>
      <w:r w:rsidRPr="00D93D74">
        <w:rPr>
          <w:b/>
          <w:bCs/>
        </w:rPr>
        <w:t>sporulation</w:t>
      </w:r>
      <w:r w:rsidRPr="00D93D74">
        <w:t xml:space="preserve"> genes (or other form of dormancy) are more likely present in unrelated and non-cohabitating individuals than species lacking either ethanol-resistance or sporulation ability. Sporulation and ethanol resistance also contribute to bacterial persistence within the human gut at the OTU and species level. Alternative dormancy strategies only facilitate co-occurrence of taxa between individuals, but do not contribute to long-term persistence within individual. </w:t>
      </w:r>
    </w:p>
    <w:p w14:paraId="36515872" w14:textId="77777777" w:rsidR="0039162A" w:rsidRPr="00D93D74" w:rsidRDefault="0039162A" w:rsidP="0039162A">
      <w:r w:rsidRPr="00D93D74">
        <w:t xml:space="preserve">We show for the first time that sporulation frequency (specific to </w:t>
      </w:r>
      <w:r w:rsidRPr="00D93D74">
        <w:rPr>
          <w:i/>
          <w:iCs/>
        </w:rPr>
        <w:t>Bacillota</w:t>
      </w:r>
      <w:r w:rsidRPr="00D93D74">
        <w:t xml:space="preserve">) is a dynamic, synchronized, community-level process shaped by host- and time-specific environmental factors rather than intrinsic, species-specific traits. Our results extend the knowledge from single-species to </w:t>
      </w:r>
      <w:r w:rsidRPr="00D93D74">
        <w:rPr>
          <w:b/>
          <w:bCs/>
        </w:rPr>
        <w:t>community-wide dynamics in sporulation and germination.</w:t>
      </w:r>
      <w:r w:rsidRPr="00D93D74">
        <w:t xml:space="preserve"> </w:t>
      </w:r>
    </w:p>
    <w:p w14:paraId="69BADD36" w14:textId="77777777" w:rsidR="0039162A" w:rsidRPr="00D93D74" w:rsidRDefault="0039162A" w:rsidP="0039162A">
      <w:r w:rsidRPr="00D93D74">
        <w:t xml:space="preserve">Isolation of a large collection of strains from a single spore-forming species </w:t>
      </w:r>
      <w:r w:rsidRPr="00D93D74">
        <w:rPr>
          <w:i/>
          <w:iCs/>
        </w:rPr>
        <w:t>Clostridium saudiense</w:t>
      </w:r>
      <w:r w:rsidRPr="00D93D74">
        <w:t xml:space="preserve"> also extends the </w:t>
      </w:r>
      <w:r w:rsidRPr="00D93D74">
        <w:rPr>
          <w:b/>
          <w:bCs/>
        </w:rPr>
        <w:t>knowledge on the strain-richness of species residing in the human gut</w:t>
      </w:r>
      <w:r w:rsidRPr="00D93D74">
        <w:t xml:space="preserve"> </w:t>
      </w:r>
      <w:r w:rsidRPr="00D93D74">
        <w:fldChar w:fldCharType="begin"/>
      </w:r>
      <w:r w:rsidRPr="00D93D74">
        <w:instrText xml:space="preserve"> ADDIN ZOTERO_ITEM CSL_CITATION {"citationID":"5RSY23PC","properties":{"formattedCitation":"(Chen-Liaw et al., 2025; Poyet et al., 2019; Van Rossum et al., 2020)","plainCitation":"(Chen-Liaw et al., 2025; Poyet et al., 2019; Van Rossum et al., 2020)","noteIndex":0},"citationItems":[{"id":3174,"uris":["http://zotero.org/users/8873894/items/TFKXPFY8"],"itemData":{"id":3174,"type":"article-journal","abstract":"Despite the fundamental role of bacterial strain variation in gut microbiota function1–6, the number of unique strains of a species that can stably colonize the human intestine is still unknown for almost all species. Here we determine the strain richness (SR) of common gut species using thousands of sequenced bacterial isolates with paired metagenomes. We show that SR varies across species, is transferable by faecal microbiota transplantation, and is uniquely low in the gut compared with soil and lake environments. Active therapeutic administration of supraphysiologic numbers of strains per species increases recipient SR, which then converges back to the population average after dosing is ceased. Stratifying engraftment outcomes by high or low SR shows that SR predicts microbial addition or replacement in faecal transplants. Together, these results indicate that properties of the gut ecosystem govern the number of strains of each species colonizing the gut and thereby influence strain addition and replacement in faecal microbiota transplantation and defined live biotherapeutic products.","container-title":"Nature","DOI":"10.1038/s41586-024-08242-x","ISSN":"1476-4687","issue":"8045","language":"en","license":"2024 The Author(s), under exclusive licence to Springer Nature Limited","page":"422-429","publisher":"Nature Publishing Group","source":"www.nature.com","title":"Gut microbiota strain richness is species specific and affects engraftment","volume":"637","author":[{"family":"Chen-Liaw","given":"Alice"},{"family":"Aggarwala","given":"Varun"},{"family":"Mogno","given":"Ilaria"},{"family":"Haifer","given":"Craig"},{"family":"Li","given":"Zhihua"},{"family":"Eggers","given":"Joseph"},{"family":"Helmus","given":"Drew"},{"family":"Hart","given":"Amy"},{"family":"Wehkamp","given":"Jan"},{"family":"Lamousé-Smith","given":"Esi S. N."},{"family":"Kerby","given":"Robert L."},{"family":"Rey","given":"Federico E."},{"family":"Colombel","given":"Jean Frédéric"},{"family":"Kamm","given":"Michael A."},{"family":"Olle","given":"Bernat"},{"family":"Norman","given":"Jason M."},{"family":"Menon","given":"Rajita"},{"family":"Watson","given":"Andrea R."},{"family":"Crossette","given":"Emily"},{"family":"Terveer","given":"Elisabeth M."},{"family":"Keller","given":"Josbert J."},{"family":"Borody","given":"Thomas J."},{"family":"Grinspan","given":"Ari"},{"family":"Paramsothy","given":"Sudarshan"},{"family":"Kaakoush","given":"Nadeem O."},{"family":"Dubinsky","given":"Marla C."},{"family":"Faith","given":"Jeremiah J."}],"issued":{"date-parts":[["2025",1]]}}},{"id":175,"uris":["http://zotero.org/users/8873894/items/D73U5VSG"],"itemData":{"id":175,"type":"article-journal","abstract":"Our understanding of how the gut microbiome interacts with its human host has been restrained by limited access to longitudinal datasets to examine stability and dynamics, and by having only a few isolates to test mechanistic hypotheses. Here, we present the Broad Institute-OpenBiome Microbiome Library (BIO-ML), a comprehensive collection of 7,758 gut bacterial isolates paired with 3,632 genome sequences and longitudinal multi-omics data. We show that microbial species maintain stable population sizes within and across humans and that commonly used 'omics' survey methods are more reliable when using averages over multiple days of sampling. Variation of gut metabolites within people over time is associated with amino acid levels, and differences across people are associated with differences in bile acids. Finally, we show that genomic diversification can be used to infer eco-evolutionary dynamics and in vivo selection pressures for strains within individuals. The BIO-ML is a unique resource designed to enable hypothesis-driven microbiome research.","container-title":"Nature Medicine","DOI":"10.1038/s41591-019-0559-3","ISSN":"1546-170X","issue":"9","journalAbbreviation":"Nat Med","language":"eng","page":"1442-1452","PMID":"31477907","source":"PubMed","title":"A library of human gut bacterial isolates paired with longitudinal multiomics data enables mechanistic microbiome research","volume":"25","author":[{"family":"Poyet","given":"M."},{"family":"Groussin","given":"M."},{"family":"Gibbons","given":"S. M."},{"family":"Avila-Pacheco","given":"J."},{"family":"Jiang","given":"X."},{"family":"Kearney","given":"S. M."},{"family":"Perrotta","given":"A. R."},{"family":"Berdy","given":"B."},{"family":"Zhao","given":"S."},{"family":"Lieberman","given":"T. D."},{"family":"Swanson","given":"P. K."},{"family":"Smith","given":"M."},{"family":"Roesemann","given":"S."},{"family":"Alexander","given":"J. E."},{"family":"Rich","given":"S. A."},{"family":"Livny","given":"J."},{"family":"Vlamakis","given":"H."},{"family":"Clish","given":"C."},{"family":"Bullock","given":"K."},{"family":"Deik","given":"A."},{"family":"Scott","given":"J."},{"family":"Pierce","given":"K. A."},{"family":"Xavier","given":"R. J."},{"family":"Alm","given":"E. J."}],"issued":{"date-parts":[["2019",9]]}}},{"id":3221,"uris":["http://zotero.org/users/8873894/items/ML3L59RU"],"itemData":{"id":3221,"type":"article-journal","abstract":"Studying within-species variation has traditionally been limited to culturable bacterial isolates and low-resolution microbial community fingerprinting. Metagenomic sequencing and technical advances have enabled culture-free, high-resolution strain and subspecies analyses at high throughput and in complex environments. This holds great scientific promise but has also led to an overwhelming number of methods and terms to describe infraspecific variation. This Review aims to clarify these advances by focusing on the diversity within bacterial and archaeal species in the context of microbiomics. We cover foundational microevolutionary concepts relevant to population genetics and summarize how within-species variation can be studied and stratified directly within microbial communities with a focus on metagenomics. Finally, we describe how common applications of within-species variation can be achieved using metagenomic data. We aim to guide the selection of appropriate terms and analytical approaches to facilitate researchers in benefiting from the increasing availability of large, high-resolution microbiome genetic sequencing data.","container-title":"Nature Reviews Microbiology","DOI":"10.1038/s41579-020-0368-1","ISSN":"1740-1534","issue":"9","journalAbbreviation":"Nat Rev Microbiol","language":"en","license":"2020 Springer Nature Limited","page":"491-506","publisher":"Nature Publishing Group","source":"www.nature.com","title":"Diversity within species: interpreting strains in microbiomes","title-short":"Diversity within species","volume":"18","author":[{"family":"Van Rossum","given":"Thea"},{"family":"Ferretti","given":"Pamela"},{"family":"Maistrenko","given":"Oleksandr M."},{"family":"Bork","given":"Peer"}],"issued":{"date-parts":[["2020",9]]}}}],"schema":"https://github.com/citation-style-language/schema/raw/master/csl-citation.json"} </w:instrText>
      </w:r>
      <w:r w:rsidRPr="00D93D74">
        <w:fldChar w:fldCharType="separate"/>
      </w:r>
      <w:r w:rsidRPr="00D93D74">
        <w:t>(Chen-Liaw et al., 2025; Poyet et al., 2019; Van Rossum et al., 2020)</w:t>
      </w:r>
      <w:r w:rsidRPr="00D93D74">
        <w:fldChar w:fldCharType="end"/>
      </w:r>
      <w:r w:rsidRPr="00D93D74">
        <w:t xml:space="preserve">. All previous studies estimated the number of strains per species in the human gut around 1 to 4, while we show 7 distinct strains within an individual through three months of sampling and six months with metagenomic analysis. </w:t>
      </w:r>
    </w:p>
    <w:p w14:paraId="40C54B9D" w14:textId="77777777" w:rsidR="0039162A" w:rsidRDefault="0039162A" w:rsidP="0039162A">
      <w:pPr>
        <w:rPr>
          <w:rFonts w:cs="Times New Roman"/>
        </w:rPr>
      </w:pPr>
      <w:commentRangeStart w:id="936"/>
      <w:r w:rsidRPr="00D93D74">
        <w:rPr>
          <w:rFonts w:cs="Times New Roman"/>
        </w:rPr>
        <w:t>Although the human gut microbiota is well researched, our study is the first to combine longitudinal investigation of gut microbiota with ethanol-treated stool samples and sporobiota</w:t>
      </w:r>
      <w:r>
        <w:rPr>
          <w:rFonts w:cs="Times New Roman"/>
        </w:rPr>
        <w:t>, defined based on presence of sporulation-associated genes</w:t>
      </w:r>
      <w:r w:rsidRPr="00D93D74">
        <w:rPr>
          <w:rFonts w:cs="Times New Roman"/>
        </w:rPr>
        <w:t xml:space="preserve"> in more than one individual, and the first to sequence the </w:t>
      </w:r>
      <w:r>
        <w:rPr>
          <w:rFonts w:cs="Times New Roman"/>
        </w:rPr>
        <w:t>ethanol-resistant</w:t>
      </w:r>
      <w:r w:rsidRPr="00D93D74">
        <w:rPr>
          <w:rFonts w:cs="Times New Roman"/>
        </w:rPr>
        <w:t xml:space="preserve"> community of the gut microbiota using metagenomic sequencing</w:t>
      </w:r>
      <w:commentRangeEnd w:id="936"/>
      <w:r>
        <w:rPr>
          <w:rStyle w:val="CommentReference"/>
        </w:rPr>
        <w:commentReference w:id="936"/>
      </w:r>
      <w:r w:rsidRPr="00D93D74">
        <w:rPr>
          <w:rFonts w:cs="Times New Roman"/>
        </w:rPr>
        <w:t>.</w:t>
      </w:r>
    </w:p>
    <w:p w14:paraId="239C7C76" w14:textId="77777777" w:rsidR="00BE1C36" w:rsidRPr="001F1052" w:rsidRDefault="00BE1C36" w:rsidP="009972F0">
      <w:pPr>
        <w:rPr>
          <w:rFonts w:cs="Times New Roman"/>
          <w:szCs w:val="24"/>
        </w:rPr>
      </w:pPr>
    </w:p>
    <w:p w14:paraId="415BD5CC" w14:textId="21DEA910" w:rsidR="005E77FD" w:rsidRDefault="009972F0" w:rsidP="00351ADF">
      <w:pPr>
        <w:pStyle w:val="Heading1"/>
        <w:numPr>
          <w:ilvl w:val="0"/>
          <w:numId w:val="43"/>
        </w:numPr>
      </w:pPr>
      <w:r w:rsidRPr="00D93D74">
        <w:br w:type="page"/>
      </w:r>
      <w:bookmarkStart w:id="937" w:name="_Toc216099762"/>
      <w:bookmarkStart w:id="938" w:name="_Toc220932892"/>
      <w:bookmarkStart w:id="939" w:name="_Toc227737907"/>
      <w:r w:rsidR="005E77FD" w:rsidRPr="00D93D74">
        <w:lastRenderedPageBreak/>
        <w:t>CONCLUSION</w:t>
      </w:r>
      <w:bookmarkEnd w:id="920"/>
      <w:r w:rsidR="00221812" w:rsidRPr="00D93D74">
        <w:t>S</w:t>
      </w:r>
      <w:bookmarkEnd w:id="937"/>
      <w:bookmarkEnd w:id="938"/>
      <w:bookmarkEnd w:id="939"/>
    </w:p>
    <w:p w14:paraId="080FE667" w14:textId="1A5E193A" w:rsidR="00967FF4" w:rsidRDefault="00967FF4" w:rsidP="0034031C">
      <w:pPr>
        <w:pStyle w:val="ListParagraph"/>
        <w:numPr>
          <w:ilvl w:val="0"/>
          <w:numId w:val="47"/>
        </w:numPr>
      </w:pPr>
      <w:r>
        <w:t xml:space="preserve">The human gut microbiota in healthy male individuals is highly stable over time, with strong within individual consistency and clear between individual differences. </w:t>
      </w:r>
    </w:p>
    <w:p w14:paraId="1396CD75" w14:textId="651A7AD7" w:rsidR="00967FF4" w:rsidRDefault="00967FF4" w:rsidP="00967FF4">
      <w:pPr>
        <w:pStyle w:val="ListParagraph"/>
        <w:numPr>
          <w:ilvl w:val="0"/>
          <w:numId w:val="47"/>
        </w:numPr>
      </w:pPr>
      <w:r>
        <w:t xml:space="preserve">The gut sporobiota can be studies through ethanol treated samples but is improved with the combination of gene-based determination of sporulation ability. Sporulation ability does not always translate into ethanol resistance indicating gene presence alone is also not enough. Combination of both methods provides us with sporobiota determination we can trust. </w:t>
      </w:r>
    </w:p>
    <w:p w14:paraId="6F5FA9B2" w14:textId="424B5D5A" w:rsidR="00967FF4" w:rsidRDefault="00967FF4" w:rsidP="0034031C">
      <w:pPr>
        <w:pStyle w:val="ListParagraph"/>
        <w:numPr>
          <w:ilvl w:val="0"/>
          <w:numId w:val="47"/>
        </w:numPr>
      </w:pPr>
      <w:r>
        <w:t xml:space="preserve">Ethanol-resistant taxa are more likely observed across distinct individuals and show less community variability than ethanol non-resistant taxa. </w:t>
      </w:r>
    </w:p>
    <w:p w14:paraId="0BE1A932" w14:textId="0EC48BAF" w:rsidR="0084267D" w:rsidRDefault="00967FF4" w:rsidP="0084267D">
      <w:pPr>
        <w:pStyle w:val="ListParagraph"/>
        <w:numPr>
          <w:ilvl w:val="0"/>
          <w:numId w:val="47"/>
        </w:numPr>
      </w:pPr>
      <w:r>
        <w:t>Ethanol-resistant</w:t>
      </w:r>
      <w:r w:rsidR="0084267D">
        <w:t xml:space="preserve"> </w:t>
      </w:r>
      <w:r>
        <w:t>spore-forming species are the most persistent member</w:t>
      </w:r>
      <w:r w:rsidR="0084267D">
        <w:t>s</w:t>
      </w:r>
      <w:r>
        <w:t xml:space="preserve"> of the gut community while also detected in multiple individuals</w:t>
      </w:r>
      <w:r w:rsidR="0084267D">
        <w:t>, showing higher prevalence than non-spore-forming bacteria</w:t>
      </w:r>
      <w:r>
        <w:t xml:space="preserve">. </w:t>
      </w:r>
    </w:p>
    <w:p w14:paraId="1E450433" w14:textId="6FC4D75F" w:rsidR="00967FF4" w:rsidRDefault="0084267D" w:rsidP="00967FF4">
      <w:pPr>
        <w:pStyle w:val="ListParagraph"/>
        <w:numPr>
          <w:ilvl w:val="0"/>
          <w:numId w:val="47"/>
        </w:numPr>
      </w:pPr>
      <w:r>
        <w:t xml:space="preserve">Sporulation dynamics are host-specific and time-dependant, suggesting regulation by shared, host-derived environmental or physiological cues, rather than taxon-specific mechanisms. </w:t>
      </w:r>
    </w:p>
    <w:p w14:paraId="3867E1E8" w14:textId="77777777" w:rsidR="0084267D" w:rsidRDefault="0084267D" w:rsidP="0084267D"/>
    <w:p w14:paraId="65F554FA" w14:textId="77777777" w:rsidR="0084267D" w:rsidRDefault="0084267D" w:rsidP="0084267D">
      <w:pPr>
        <w:pStyle w:val="ListParagraph"/>
        <w:numPr>
          <w:ilvl w:val="0"/>
          <w:numId w:val="47"/>
        </w:numPr>
      </w:pPr>
      <w:r w:rsidRPr="0084267D">
        <w:t>The human gut resistome is diverse and relatively stable, with approximately half of ARGs persisting over six months.</w:t>
      </w:r>
    </w:p>
    <w:p w14:paraId="339DC3B1" w14:textId="77777777" w:rsidR="0084267D" w:rsidRDefault="0084267D" w:rsidP="0084267D">
      <w:pPr>
        <w:pStyle w:val="ListParagraph"/>
        <w:numPr>
          <w:ilvl w:val="0"/>
          <w:numId w:val="47"/>
        </w:numPr>
      </w:pPr>
      <w:r>
        <w:t>Antibiotic exposure increases ARG abundance but not diversity, supporting the idea that antibiotics amplify existing resistance rather than introducing new ARGs.</w:t>
      </w:r>
    </w:p>
    <w:p w14:paraId="122946C3" w14:textId="2A37A410" w:rsidR="00967FF4" w:rsidRDefault="0084267D" w:rsidP="0084267D">
      <w:pPr>
        <w:pStyle w:val="ListParagraph"/>
        <w:numPr>
          <w:ilvl w:val="0"/>
          <w:numId w:val="47"/>
        </w:numPr>
      </w:pPr>
      <w:r>
        <w:t>The resistome in this cohort is dominated by tetracycline resistance genes, consistent with other European populations, while clinically critical resistance genes were largely absent.</w:t>
      </w:r>
    </w:p>
    <w:p w14:paraId="6CBDD328" w14:textId="3B89236F" w:rsidR="0084267D" w:rsidRPr="0084267D" w:rsidRDefault="0084267D" w:rsidP="0084267D">
      <w:pPr>
        <w:pStyle w:val="ListParagraph"/>
        <w:numPr>
          <w:ilvl w:val="0"/>
          <w:numId w:val="47"/>
        </w:numPr>
      </w:pPr>
      <w:r w:rsidRPr="0084267D">
        <w:t>No association was observed between bacterial diversity and ARG diversity, contradicting the initial hypothesis.</w:t>
      </w:r>
      <w:r>
        <w:t xml:space="preserve"> Instead, class-specific relationships </w:t>
      </w:r>
      <w:r w:rsidR="00011261">
        <w:t>exist</w:t>
      </w:r>
      <w:r>
        <w:t xml:space="preserve">, where changes in bacterial diversity influence only certain ARG classes (MLS, macrolide and trimethoprim) rather than overall resistome. </w:t>
      </w:r>
    </w:p>
    <w:p w14:paraId="2DBB1DCE" w14:textId="77777777" w:rsidR="0084267D" w:rsidRPr="00D93D74" w:rsidRDefault="0084267D" w:rsidP="0084267D"/>
    <w:p w14:paraId="0EEED163" w14:textId="77777777" w:rsidR="0084267D" w:rsidRDefault="0084267D" w:rsidP="0034031C">
      <w:pPr>
        <w:pStyle w:val="ListParagraph"/>
        <w:numPr>
          <w:ilvl w:val="0"/>
          <w:numId w:val="48"/>
        </w:numPr>
      </w:pPr>
      <w:r w:rsidRPr="0084267D">
        <w:t>Integrating culture-based whole-genome sequencing with metagenomics enabled strain-level tracking of spore-forming bacteria, revealing substantial within-host diversity (seven distinct strains of Clostridium saudiense) that exceeds typical gut strain richness.</w:t>
      </w:r>
    </w:p>
    <w:p w14:paraId="5CB1D355" w14:textId="1937093C" w:rsidR="0034031C" w:rsidRPr="00D93D74" w:rsidRDefault="0084267D" w:rsidP="0034031C">
      <w:pPr>
        <w:pStyle w:val="ListParagraph"/>
        <w:numPr>
          <w:ilvl w:val="0"/>
          <w:numId w:val="48"/>
        </w:numPr>
      </w:pPr>
      <w:r w:rsidRPr="0084267D">
        <w:t xml:space="preserve">Antibiotic treatment likely reduced vegetative cells below detection while preserving spores, supporting a </w:t>
      </w:r>
      <w:r>
        <w:t>‘</w:t>
      </w:r>
      <w:r w:rsidRPr="0084267D">
        <w:t>seed bank</w:t>
      </w:r>
      <w:r>
        <w:t>’</w:t>
      </w:r>
      <w:r w:rsidRPr="0084267D">
        <w:t xml:space="preserve"> model in which spore formation enables post-antibiotic recolonization and long-term persistence of gut commensals.</w:t>
      </w:r>
    </w:p>
    <w:p w14:paraId="27169DF5" w14:textId="7E3FB1C9" w:rsidR="0084267D" w:rsidRDefault="0084267D">
      <w:pPr>
        <w:spacing w:line="259" w:lineRule="auto"/>
        <w:jc w:val="left"/>
      </w:pPr>
      <w:r>
        <w:br w:type="page"/>
      </w:r>
    </w:p>
    <w:p w14:paraId="6E080C48" w14:textId="3679FBEE" w:rsidR="00221812" w:rsidRDefault="00221812" w:rsidP="00351ADF">
      <w:pPr>
        <w:pStyle w:val="Heading1"/>
        <w:numPr>
          <w:ilvl w:val="0"/>
          <w:numId w:val="43"/>
        </w:numPr>
      </w:pPr>
      <w:bookmarkStart w:id="940" w:name="_Toc216099763"/>
      <w:bookmarkStart w:id="941" w:name="_Toc220932893"/>
      <w:bookmarkStart w:id="942" w:name="_Toc227737913"/>
      <w:r w:rsidRPr="00D93D74">
        <w:lastRenderedPageBreak/>
        <w:t>SUMMARY</w:t>
      </w:r>
      <w:bookmarkEnd w:id="940"/>
      <w:bookmarkEnd w:id="941"/>
      <w:bookmarkEnd w:id="942"/>
    </w:p>
    <w:p w14:paraId="4B4CA054" w14:textId="77777777" w:rsidR="0039162A" w:rsidRDefault="0039162A" w:rsidP="0039162A">
      <w:pPr>
        <w:pStyle w:val="Heading2"/>
        <w:numPr>
          <w:ilvl w:val="1"/>
          <w:numId w:val="43"/>
        </w:numPr>
      </w:pPr>
      <w:r>
        <w:t>SUMMARY</w:t>
      </w:r>
      <w:bookmarkStart w:id="943" w:name="_Toc216099764"/>
      <w:bookmarkStart w:id="944" w:name="_Toc220932894"/>
      <w:bookmarkStart w:id="945" w:name="_Toc227737914"/>
    </w:p>
    <w:p w14:paraId="335DB57C" w14:textId="6D470F01" w:rsidR="00221812" w:rsidRPr="0039162A" w:rsidRDefault="0039162A" w:rsidP="0039162A">
      <w:pPr>
        <w:pStyle w:val="Heading2"/>
        <w:numPr>
          <w:ilvl w:val="1"/>
          <w:numId w:val="43"/>
        </w:numPr>
        <w:rPr>
          <w:lang w:val="sl-SI"/>
        </w:rPr>
      </w:pPr>
      <w:r w:rsidRPr="0039162A">
        <w:rPr>
          <w:lang w:val="sl-SI"/>
        </w:rPr>
        <w:t xml:space="preserve">POVZETEK </w:t>
      </w:r>
      <w:r w:rsidR="00221812" w:rsidRPr="0039162A">
        <w:rPr>
          <w:bCs w:val="0"/>
          <w:lang w:val="sl-SI"/>
        </w:rPr>
        <w:t>(10% obsega angleškega dela doktorske naloge)</w:t>
      </w:r>
      <w:bookmarkEnd w:id="943"/>
      <w:bookmarkEnd w:id="944"/>
      <w:bookmarkEnd w:id="945"/>
      <w:r w:rsidR="00221812" w:rsidRPr="0039162A">
        <w:rPr>
          <w:lang w:val="sl-SI"/>
        </w:rPr>
        <w:t xml:space="preserve"> </w:t>
      </w:r>
    </w:p>
    <w:p w14:paraId="16A4F22E" w14:textId="07AFD06C" w:rsidR="001B10A8" w:rsidRPr="00D93D74" w:rsidRDefault="001B10A8">
      <w:pPr>
        <w:spacing w:line="259" w:lineRule="auto"/>
        <w:jc w:val="left"/>
      </w:pPr>
      <w:r w:rsidRPr="00D93D74">
        <w:br w:type="page"/>
      </w:r>
    </w:p>
    <w:p w14:paraId="06C0BE9C" w14:textId="6DCD7DC8" w:rsidR="005E77FD" w:rsidRPr="00D93D74" w:rsidRDefault="005E77FD" w:rsidP="00351ADF">
      <w:pPr>
        <w:pStyle w:val="Heading1"/>
        <w:numPr>
          <w:ilvl w:val="0"/>
          <w:numId w:val="43"/>
        </w:numPr>
      </w:pPr>
      <w:bookmarkStart w:id="946" w:name="_Toc212712221"/>
      <w:bookmarkStart w:id="947" w:name="_Toc216099765"/>
      <w:bookmarkStart w:id="948" w:name="_Toc220932895"/>
      <w:bookmarkStart w:id="949" w:name="_Toc227737915"/>
      <w:r w:rsidRPr="00D93D74">
        <w:lastRenderedPageBreak/>
        <w:t>REFERENCES</w:t>
      </w:r>
      <w:bookmarkEnd w:id="946"/>
      <w:bookmarkEnd w:id="947"/>
      <w:bookmarkEnd w:id="948"/>
      <w:bookmarkEnd w:id="949"/>
      <w:r w:rsidRPr="00D93D74">
        <w:t xml:space="preserve"> </w:t>
      </w:r>
    </w:p>
    <w:p w14:paraId="15BB675B" w14:textId="77777777" w:rsidR="00E4437C" w:rsidRDefault="001B10A8" w:rsidP="00E4437C">
      <w:pPr>
        <w:pStyle w:val="Bibliography"/>
      </w:pPr>
      <w:r w:rsidRPr="00D93D74">
        <w:rPr>
          <w:szCs w:val="24"/>
        </w:rPr>
        <w:fldChar w:fldCharType="begin"/>
      </w:r>
      <w:r w:rsidR="0056434F">
        <w:rPr>
          <w:szCs w:val="24"/>
        </w:rPr>
        <w:instrText xml:space="preserve"> ADDIN ZOTERO_BIBL {"uncited":[],"omitted":[],"custom":[]} CSL_BIBLIOGRAPHY </w:instrText>
      </w:r>
      <w:r w:rsidRPr="00D93D74">
        <w:rPr>
          <w:szCs w:val="24"/>
        </w:rPr>
        <w:fldChar w:fldCharType="separate"/>
      </w:r>
      <w:r w:rsidR="00E4437C">
        <w:t xml:space="preserve">Abellan-Schneyder, I., Matchado, M. S., Reitmeier, S., Sommer, A., Sewald, Z., Baumbach, J., List, M., &amp; Neuhaus, K. (2021). Primer, Pipelines, Parameters: Issues in 16S rRNA Gene Sequencing. </w:t>
      </w:r>
      <w:r w:rsidR="00E4437C">
        <w:rPr>
          <w:i/>
          <w:iCs/>
        </w:rPr>
        <w:t>mSphere</w:t>
      </w:r>
      <w:r w:rsidR="00E4437C">
        <w:t xml:space="preserve">, </w:t>
      </w:r>
      <w:r w:rsidR="00E4437C">
        <w:rPr>
          <w:i/>
          <w:iCs/>
        </w:rPr>
        <w:t>6</w:t>
      </w:r>
      <w:r w:rsidR="00E4437C">
        <w:t>(1), e01202-20. https://doi.org/10.1128/mSphere.01202-20</w:t>
      </w:r>
    </w:p>
    <w:p w14:paraId="5178CECC" w14:textId="77777777" w:rsidR="00E4437C" w:rsidRDefault="00E4437C" w:rsidP="00E4437C">
      <w:pPr>
        <w:pStyle w:val="Bibliography"/>
      </w:pPr>
      <w:r>
        <w:t xml:space="preserve">Abu-Ali, G. S., Mehta, R. S., Lloyd-Price, J., Mallick, H., Branck, T., Ivey, K. L., Drew, D. A., DuLong, C., Rimm, E., Izard, J., Chan, A. T., &amp; Huttenhower, C. (2018). Metatranscriptome of human faecal microbial communities in a cohort of adult men. </w:t>
      </w:r>
      <w:r>
        <w:rPr>
          <w:i/>
          <w:iCs/>
        </w:rPr>
        <w:t>Nature Microbiology</w:t>
      </w:r>
      <w:r>
        <w:t xml:space="preserve">, </w:t>
      </w:r>
      <w:r>
        <w:rPr>
          <w:i/>
          <w:iCs/>
        </w:rPr>
        <w:t>3</w:t>
      </w:r>
      <w:r>
        <w:t>(3), Article 3. https://doi.org/10.1038/s41564-017-0084-4</w:t>
      </w:r>
    </w:p>
    <w:p w14:paraId="22A23F8E" w14:textId="77777777" w:rsidR="00E4437C" w:rsidRDefault="00E4437C" w:rsidP="00E4437C">
      <w:pPr>
        <w:pStyle w:val="Bibliography"/>
      </w:pPr>
      <w:r>
        <w:t xml:space="preserve">Afouda, P., Hocquart, M., Pham, T.-P.-T., Kuete, E., Ngom, I. I., Dione, N., Valles, C., Bellali, S., Lagier, J.-C., Dubourg, G., &amp; Raoult, D. (2020). Alcohol pretreatment of stools effect on culturomics. </w:t>
      </w:r>
      <w:r>
        <w:rPr>
          <w:i/>
          <w:iCs/>
        </w:rPr>
        <w:t>Scientific Reports</w:t>
      </w:r>
      <w:r>
        <w:t xml:space="preserve">, </w:t>
      </w:r>
      <w:r>
        <w:rPr>
          <w:i/>
          <w:iCs/>
        </w:rPr>
        <w:t>10</w:t>
      </w:r>
      <w:r>
        <w:t>(1), 5190. https://doi.org/10.1038/s41598-020-62068-x</w:t>
      </w:r>
    </w:p>
    <w:p w14:paraId="456CDD16" w14:textId="77777777" w:rsidR="00E4437C" w:rsidRDefault="00E4437C" w:rsidP="00E4437C">
      <w:pPr>
        <w:pStyle w:val="Bibliography"/>
      </w:pPr>
      <w:r>
        <w:t xml:space="preserve">Aldea, A. C., Diguṭă, F. C., Presacan, O., Voaideṣ, C., Toma, R. C., &amp; Matei, F. (2025). Detecting antibiotic resistance: Classical, molecular, advanced bioengineering, and AI-enhanced approaches. </w:t>
      </w:r>
      <w:r>
        <w:rPr>
          <w:i/>
          <w:iCs/>
        </w:rPr>
        <w:t>Frontiers in Microbiology</w:t>
      </w:r>
      <w:r>
        <w:t xml:space="preserve">, </w:t>
      </w:r>
      <w:r>
        <w:rPr>
          <w:i/>
          <w:iCs/>
        </w:rPr>
        <w:t>16</w:t>
      </w:r>
      <w:r>
        <w:t>. https://doi.org/10.3389/fmicb.2025.1673343</w:t>
      </w:r>
    </w:p>
    <w:p w14:paraId="7C6A7F2A" w14:textId="77777777" w:rsidR="00E4437C" w:rsidRDefault="00E4437C" w:rsidP="00E4437C">
      <w:pPr>
        <w:pStyle w:val="Bibliography"/>
      </w:pPr>
      <w:r>
        <w:t xml:space="preserve">Amato, K. R., &amp; Carmody, R. N. (2023). Gut Microbial Intersections with Human Ecology and Evolution. </w:t>
      </w:r>
      <w:r>
        <w:rPr>
          <w:i/>
          <w:iCs/>
        </w:rPr>
        <w:t>Annual Review of Anthropology</w:t>
      </w:r>
      <w:r>
        <w:t xml:space="preserve">, </w:t>
      </w:r>
      <w:r>
        <w:rPr>
          <w:i/>
          <w:iCs/>
        </w:rPr>
        <w:t>52</w:t>
      </w:r>
      <w:r>
        <w:t>(Volume 52, 2023), 295–311. https://doi.org/10.1146/annurev-anthro-052721-085122</w:t>
      </w:r>
    </w:p>
    <w:p w14:paraId="1C9D56DC" w14:textId="77777777" w:rsidR="00E4437C" w:rsidRDefault="00E4437C" w:rsidP="00E4437C">
      <w:pPr>
        <w:pStyle w:val="Bibliography"/>
      </w:pPr>
      <w:r>
        <w:t xml:space="preserve">Angelakis, E., Bibi, F., Ramasamy, D., Azhar, E. I., Jiman-Fatani, A. A., Aboushoushah, S. M., Lagier, J.-C., Robert, C., Caputo, A., Yasir, M., Fournier, P.-E., &amp; Raoult, D. (2014). Non-contiguous finished genome sequence and description of Clostridium saudii sp. Nov. </w:t>
      </w:r>
      <w:r>
        <w:rPr>
          <w:i/>
          <w:iCs/>
        </w:rPr>
        <w:t>Standards in Genomic Sciences</w:t>
      </w:r>
      <w:r>
        <w:t xml:space="preserve">, </w:t>
      </w:r>
      <w:r>
        <w:rPr>
          <w:i/>
          <w:iCs/>
        </w:rPr>
        <w:t>9</w:t>
      </w:r>
      <w:r>
        <w:t>(1), 8. https://doi.org/10.1186/1944-3277-9-8</w:t>
      </w:r>
    </w:p>
    <w:p w14:paraId="5B19FF46" w14:textId="77777777" w:rsidR="00E4437C" w:rsidRDefault="00E4437C" w:rsidP="00E4437C">
      <w:pPr>
        <w:pStyle w:val="Bibliography"/>
      </w:pPr>
      <w:r>
        <w:t xml:space="preserve">Antonov, M., Csárdi, G., Horvát, S., Müller, K., Nepusz, T., Noom, D., Salmon, M., Traag, V., Welles, B. F., &amp; Zanini, F. (2023). </w:t>
      </w:r>
      <w:r>
        <w:rPr>
          <w:i/>
          <w:iCs/>
        </w:rPr>
        <w:t xml:space="preserve">Igraph enables fast and robust network analysis across </w:t>
      </w:r>
      <w:r>
        <w:rPr>
          <w:i/>
          <w:iCs/>
        </w:rPr>
        <w:lastRenderedPageBreak/>
        <w:t>programming languages</w:t>
      </w:r>
      <w:r>
        <w:t xml:space="preserve"> (arXiv:2311.10260). arXiv. https://doi.org/10.48550/arXiv.2311.10260</w:t>
      </w:r>
    </w:p>
    <w:p w14:paraId="0F6319F7" w14:textId="77777777" w:rsidR="00E4437C" w:rsidRDefault="00E4437C" w:rsidP="00E4437C">
      <w:pPr>
        <w:pStyle w:val="Bibliography"/>
      </w:pPr>
      <w:r>
        <w:t xml:space="preserve">Appert, O., Garcia, A. R., Frei, R., Roduit, C., Constancias, F., Neuzil-Bunesova, V., Ferstl, R., Zhang, J., Akdis, C., Lauener, R., Lacroix, C., &amp; Schwab, C. (2020). Initial butyrate producers during infant gut microbiota development are endospore formers. </w:t>
      </w:r>
      <w:r>
        <w:rPr>
          <w:i/>
          <w:iCs/>
        </w:rPr>
        <w:t>Environmental Microbiology</w:t>
      </w:r>
      <w:r>
        <w:t xml:space="preserve">, </w:t>
      </w:r>
      <w:r>
        <w:rPr>
          <w:i/>
          <w:iCs/>
        </w:rPr>
        <w:t>22</w:t>
      </w:r>
      <w:r>
        <w:t>(9), 3909–3921. https://doi.org/10.1111/1462-2920.15167</w:t>
      </w:r>
    </w:p>
    <w:p w14:paraId="67E7E408" w14:textId="77777777" w:rsidR="00E4437C" w:rsidRDefault="00E4437C" w:rsidP="00E4437C">
      <w:pPr>
        <w:pStyle w:val="Bibliography"/>
      </w:pPr>
      <w:r>
        <w:t xml:space="preserve">Asnicar, F., Manara, S., Zolfo, M., Truong, D. T., Scholz, M., Armanini, F., Ferretti, P., Gorfer, V., Pedrotti, A., Tett, A., &amp; Segata, N. (2017). Studying Vertical Microbiome Transmission from Mothers to Infants by Strain-Level Metagenomic Profiling. </w:t>
      </w:r>
      <w:r>
        <w:rPr>
          <w:i/>
          <w:iCs/>
        </w:rPr>
        <w:t>mSystems</w:t>
      </w:r>
      <w:r>
        <w:t xml:space="preserve">, </w:t>
      </w:r>
      <w:r>
        <w:rPr>
          <w:i/>
          <w:iCs/>
        </w:rPr>
        <w:t>2</w:t>
      </w:r>
      <w:r>
        <w:t>(1), e00164-16. https://doi.org/10.1128/mSystems.00164-16</w:t>
      </w:r>
    </w:p>
    <w:p w14:paraId="4623F5CD" w14:textId="77777777" w:rsidR="00E4437C" w:rsidRDefault="00E4437C" w:rsidP="00E4437C">
      <w:pPr>
        <w:pStyle w:val="Bibliography"/>
      </w:pPr>
      <w:r>
        <w:t xml:space="preserve">Avershina, E., Larsen, M. G., Aspholm, M., Lindback, T., Storrø, O., Øien, T., Johnsen, R., &amp; Rudi, K. (2020). Culture dependent and independent analyses suggest a low level of sharing of endospore-forming species between mothers and their children. </w:t>
      </w:r>
      <w:r>
        <w:rPr>
          <w:i/>
          <w:iCs/>
        </w:rPr>
        <w:t>Scientific Reports</w:t>
      </w:r>
      <w:r>
        <w:t xml:space="preserve">, </w:t>
      </w:r>
      <w:r>
        <w:rPr>
          <w:i/>
          <w:iCs/>
        </w:rPr>
        <w:t>10</w:t>
      </w:r>
      <w:r>
        <w:t>(1), 1832. https://doi.org/10.1038/s41598-020-58858-y</w:t>
      </w:r>
    </w:p>
    <w:p w14:paraId="6C998CB7" w14:textId="77777777" w:rsidR="00E4437C" w:rsidRDefault="00E4437C" w:rsidP="00E4437C">
      <w:pPr>
        <w:pStyle w:val="Bibliography"/>
      </w:pPr>
      <w:r>
        <w:t xml:space="preserve">Avershina, E., Qureshi, A. I., Winther-Larsen, H. C., &amp; Rounge, T. B. (2025). Challenges in capturing the mycobiome from shotgun metagenome data: Lack of software and databases. </w:t>
      </w:r>
      <w:r>
        <w:rPr>
          <w:i/>
          <w:iCs/>
        </w:rPr>
        <w:t>Microbiome</w:t>
      </w:r>
      <w:r>
        <w:t xml:space="preserve">, </w:t>
      </w:r>
      <w:r>
        <w:rPr>
          <w:i/>
          <w:iCs/>
        </w:rPr>
        <w:t>13</w:t>
      </w:r>
      <w:r>
        <w:t>, 66. https://doi.org/10.1186/s40168-025-02048-3</w:t>
      </w:r>
    </w:p>
    <w:p w14:paraId="59B8411D" w14:textId="77777777" w:rsidR="00E4437C" w:rsidRDefault="00E4437C" w:rsidP="00E4437C">
      <w:pPr>
        <w:pStyle w:val="Bibliography"/>
      </w:pPr>
      <w:r>
        <w:t xml:space="preserve">Aykur, M., Malatyalı, E., Demirel, F., Cömert-Koçak, B., Gentekaki, E., Tsaousis, A. D., &amp; Dogruman-Al, F. (2024). Blastocystis: A Mysterious Member of the Gut Microbiome. </w:t>
      </w:r>
      <w:r>
        <w:rPr>
          <w:i/>
          <w:iCs/>
        </w:rPr>
        <w:t>Microorganisms</w:t>
      </w:r>
      <w:r>
        <w:t xml:space="preserve">, </w:t>
      </w:r>
      <w:r>
        <w:rPr>
          <w:i/>
          <w:iCs/>
        </w:rPr>
        <w:t>12</w:t>
      </w:r>
      <w:r>
        <w:t>(3), 461. https://doi.org/10.3390/microorganisms12030461</w:t>
      </w:r>
    </w:p>
    <w:p w14:paraId="0CA6E076" w14:textId="77777777" w:rsidR="00E4437C" w:rsidRDefault="00E4437C" w:rsidP="00E4437C">
      <w:pPr>
        <w:pStyle w:val="Bibliography"/>
      </w:pPr>
      <w:r>
        <w:rPr>
          <w:i/>
          <w:iCs/>
        </w:rPr>
        <w:t>Babraham Bioinformatics—FastQC A Quality Control tool for High Throughput Sequence Data</w:t>
      </w:r>
      <w:r>
        <w:t>. (n.d.). Retrieved February 22, 2023, from https://www.bioinformatics.babraham.ac.uk/projects/fastqc/</w:t>
      </w:r>
    </w:p>
    <w:p w14:paraId="78FDCA0F" w14:textId="77777777" w:rsidR="00E4437C" w:rsidRDefault="00E4437C" w:rsidP="00E4437C">
      <w:pPr>
        <w:pStyle w:val="Bibliography"/>
      </w:pPr>
      <w:r>
        <w:lastRenderedPageBreak/>
        <w:t xml:space="preserve">Bakdash, J. Z., &amp; Marusich, L. R. (2017). Repeated Measures Correlation. </w:t>
      </w:r>
      <w:r>
        <w:rPr>
          <w:i/>
          <w:iCs/>
        </w:rPr>
        <w:t>Frontiers in Psychology</w:t>
      </w:r>
      <w:r>
        <w:t xml:space="preserve">, </w:t>
      </w:r>
      <w:r>
        <w:rPr>
          <w:i/>
          <w:iCs/>
        </w:rPr>
        <w:t>8</w:t>
      </w:r>
      <w:r>
        <w:t>. https://doi.org/10.3389/fpsyg.2017.00456</w:t>
      </w:r>
    </w:p>
    <w:p w14:paraId="3B3D8E52" w14:textId="77777777" w:rsidR="00E4437C" w:rsidRDefault="00E4437C" w:rsidP="00E4437C">
      <w:pPr>
        <w:pStyle w:val="Bibliography"/>
      </w:pPr>
      <w:r>
        <w:t xml:space="preserve">Beaman, T. C., Pankratz, H. S., &amp; Gerhardt, P. (1988). Heat shock affects permeability and resistance of Bacillus stearothermophilus spores. </w:t>
      </w:r>
      <w:r>
        <w:rPr>
          <w:i/>
          <w:iCs/>
        </w:rPr>
        <w:t>APPL. ENVIRON. MICROBIOL.</w:t>
      </w:r>
      <w:r>
        <w:t xml:space="preserve">, </w:t>
      </w:r>
      <w:r>
        <w:rPr>
          <w:i/>
          <w:iCs/>
        </w:rPr>
        <w:t>54</w:t>
      </w:r>
      <w:r>
        <w:t>, 6.</w:t>
      </w:r>
    </w:p>
    <w:p w14:paraId="4389B6C8" w14:textId="77777777" w:rsidR="00E4437C" w:rsidRDefault="00E4437C" w:rsidP="00E4437C">
      <w:pPr>
        <w:pStyle w:val="Bibliography"/>
      </w:pPr>
      <w:r>
        <w:t xml:space="preserve">Blanco-Míguez, A., Beghini, F., Cumbo, F., McIver, L. J., Thompson, K. N., Zolfo, M., Manghi, P., Dubois, L., Huang, K. D., Thomas, A. M., Nickols, W. A., Piccinno, G., Piperni, E., Punčochář, M., Valles-Colomer, M., Tett, A., Giordano, F., Davies, R., Wolf, J., … Segata, N. (2023a). Extending and improving metagenomic taxonomic profiling with uncharacterized species using MetaPhlAn 4. </w:t>
      </w:r>
      <w:r>
        <w:rPr>
          <w:i/>
          <w:iCs/>
        </w:rPr>
        <w:t>Nature Biotechnology</w:t>
      </w:r>
      <w:r>
        <w:t xml:space="preserve">, </w:t>
      </w:r>
      <w:r>
        <w:rPr>
          <w:i/>
          <w:iCs/>
        </w:rPr>
        <w:t>41</w:t>
      </w:r>
      <w:r>
        <w:t>(11), 1633–1644. https://doi.org/10.1038/s41587-023-01688-w</w:t>
      </w:r>
    </w:p>
    <w:p w14:paraId="1535EC14" w14:textId="77777777" w:rsidR="00E4437C" w:rsidRDefault="00E4437C" w:rsidP="00E4437C">
      <w:pPr>
        <w:pStyle w:val="Bibliography"/>
      </w:pPr>
      <w:r>
        <w:t xml:space="preserve">Blanco-Míguez, A., Beghini, F., Cumbo, F., McIver, L. J., Thompson, K. N., Zolfo, M., Manghi, P., Dubois, L., Huang, K. D., Thomas, A. M., Nickols, W. A., Piccinno, G., Piperni, E., Punčochář, M., Valles-Colomer, M., Tett, A., Giordano, F., Davies, R., Wolf, J., … Segata, N. (2023b). Extending and improving metagenomic taxonomic profiling with uncharacterized species using MetaPhlAn 4. </w:t>
      </w:r>
      <w:r>
        <w:rPr>
          <w:i/>
          <w:iCs/>
        </w:rPr>
        <w:t>Nature Biotechnology</w:t>
      </w:r>
      <w:r>
        <w:t>, 1–12. https://doi.org/10.1038/s41587-023-01688-w</w:t>
      </w:r>
    </w:p>
    <w:p w14:paraId="50AE7170" w14:textId="77777777" w:rsidR="00E4437C" w:rsidRDefault="00E4437C" w:rsidP="00E4437C">
      <w:pPr>
        <w:pStyle w:val="Bibliography"/>
      </w:pPr>
      <w:r>
        <w:t xml:space="preserve">Bolger, A. M., Lohse, M., &amp; Usadel, B. (2014). Trimmomatic: A flexible trimmer for Illumina sequence data. </w:t>
      </w:r>
      <w:r>
        <w:rPr>
          <w:i/>
          <w:iCs/>
        </w:rPr>
        <w:t>Bioinformatics</w:t>
      </w:r>
      <w:r>
        <w:t xml:space="preserve">, </w:t>
      </w:r>
      <w:r>
        <w:rPr>
          <w:i/>
          <w:iCs/>
        </w:rPr>
        <w:t>30</w:t>
      </w:r>
      <w:r>
        <w:t>(15), 2114–2120. https://doi.org/10.1093/bioinformatics/btu170</w:t>
      </w:r>
    </w:p>
    <w:p w14:paraId="4F42BC0A" w14:textId="77777777" w:rsidR="00E4437C" w:rsidRDefault="00E4437C" w:rsidP="00E4437C">
      <w:pPr>
        <w:pStyle w:val="Bibliography"/>
      </w:pPr>
      <w:r>
        <w:t xml:space="preserve">Bonsen, P. P. M., Spudich, J. A., Nelson, D. L., &amp; Kornberg, A. (1969). Biochemical Studies of Bacterial Sporulation and Germination XII. A Sulfonic Acid as a Major Sulfur Compound of Bacillus subtilis Spores. </w:t>
      </w:r>
      <w:r>
        <w:rPr>
          <w:i/>
          <w:iCs/>
        </w:rPr>
        <w:t>Journal of Bacteriology</w:t>
      </w:r>
      <w:r>
        <w:t xml:space="preserve">, </w:t>
      </w:r>
      <w:r>
        <w:rPr>
          <w:i/>
          <w:iCs/>
        </w:rPr>
        <w:t>98</w:t>
      </w:r>
      <w:r>
        <w:t>(1), 62–68.</w:t>
      </w:r>
    </w:p>
    <w:p w14:paraId="4E34AA1E" w14:textId="77777777" w:rsidR="00E4437C" w:rsidRDefault="00E4437C" w:rsidP="00E4437C">
      <w:pPr>
        <w:pStyle w:val="Bibliography"/>
      </w:pPr>
      <w:r>
        <w:t xml:space="preserve">Boolchandani, M., Blake, K. S., Tilley, D. H., Cabada, M. M., Schwartz, D. J., Patel, S., Morales, M. L., Meza, R., Soto, G., Isidean, S. D., Porter, C. K., Simons, M. P., &amp; Dantas, G. (2022). </w:t>
      </w:r>
      <w:r>
        <w:lastRenderedPageBreak/>
        <w:t xml:space="preserve">Impact of international travel and diarrhea on gut microbiome and resistome dynamics. </w:t>
      </w:r>
      <w:r>
        <w:rPr>
          <w:i/>
          <w:iCs/>
        </w:rPr>
        <w:t>Nature Communications</w:t>
      </w:r>
      <w:r>
        <w:t xml:space="preserve">, </w:t>
      </w:r>
      <w:r>
        <w:rPr>
          <w:i/>
          <w:iCs/>
        </w:rPr>
        <w:t>13</w:t>
      </w:r>
      <w:r>
        <w:t>(1), Article 1. https://doi.org/10.1038/s41467-022-34862-w</w:t>
      </w:r>
    </w:p>
    <w:p w14:paraId="556F1C9C" w14:textId="77777777" w:rsidR="00E4437C" w:rsidRDefault="00E4437C" w:rsidP="00E4437C">
      <w:pPr>
        <w:pStyle w:val="Bibliography"/>
      </w:pPr>
      <w:r>
        <w:t xml:space="preserve">Borrel, G., Brugère, J.-F., Gribaldo, S., Schmitz, R. A., &amp; Moissl-Eichinger, C. (2020). The host-associated archaeome. </w:t>
      </w:r>
      <w:r>
        <w:rPr>
          <w:i/>
          <w:iCs/>
        </w:rPr>
        <w:t>Nature Reviews Microbiology</w:t>
      </w:r>
      <w:r>
        <w:t xml:space="preserve">, </w:t>
      </w:r>
      <w:r>
        <w:rPr>
          <w:i/>
          <w:iCs/>
        </w:rPr>
        <w:t>18</w:t>
      </w:r>
      <w:r>
        <w:t>(11), 622–636. https://doi.org/10.1038/s41579-020-0407-y</w:t>
      </w:r>
    </w:p>
    <w:p w14:paraId="22A9731A" w14:textId="77777777" w:rsidR="00E4437C" w:rsidRDefault="00E4437C" w:rsidP="00E4437C">
      <w:pPr>
        <w:pStyle w:val="Bibliography"/>
      </w:pPr>
      <w:r>
        <w:t xml:space="preserve">Brown, K. L. (2000). Control of bacterial spores. </w:t>
      </w:r>
      <w:r>
        <w:rPr>
          <w:i/>
          <w:iCs/>
        </w:rPr>
        <w:t>British Medical Bulletin</w:t>
      </w:r>
      <w:r>
        <w:t xml:space="preserve">, </w:t>
      </w:r>
      <w:r>
        <w:rPr>
          <w:i/>
          <w:iCs/>
        </w:rPr>
        <w:t>56</w:t>
      </w:r>
      <w:r>
        <w:t>(1), 158–171. https://doi.org/10.1258/0007142001902860</w:t>
      </w:r>
    </w:p>
    <w:p w14:paraId="59B16B89" w14:textId="77777777" w:rsidR="00E4437C" w:rsidRDefault="00E4437C" w:rsidP="00E4437C">
      <w:pPr>
        <w:pStyle w:val="Bibliography"/>
      </w:pPr>
      <w:r>
        <w:t xml:space="preserve">Browne, H. P., Almeida, A., Kumar, N., Vervier, K., Adoum, A. T., Viciani, E., Dawson, N. J. R., Forster, S. C., Cormie, C., Goulding, D., &amp; Lawley, T. D. (2021). Host adaptation in gut Firmicutes is associated with sporulation loss and altered transmission cycle. </w:t>
      </w:r>
      <w:r>
        <w:rPr>
          <w:i/>
          <w:iCs/>
        </w:rPr>
        <w:t>Genome Biology</w:t>
      </w:r>
      <w:r>
        <w:t xml:space="preserve">, </w:t>
      </w:r>
      <w:r>
        <w:rPr>
          <w:i/>
          <w:iCs/>
        </w:rPr>
        <w:t>22</w:t>
      </w:r>
      <w:r>
        <w:t>(1), 204. https://doi.org/10.1186/s13059-021-02428-6</w:t>
      </w:r>
    </w:p>
    <w:p w14:paraId="06773E5D" w14:textId="77777777" w:rsidR="00E4437C" w:rsidRDefault="00E4437C" w:rsidP="00E4437C">
      <w:pPr>
        <w:pStyle w:val="Bibliography"/>
      </w:pPr>
      <w:r>
        <w:t xml:space="preserve">Browne, H. P., Forster, S. C., Anonye, B. O., Kumar, N., Neville, B. A., Stares, M. D., Goulding, D., &amp; Lawley, T. D. (2016a). Culturing of ‘unculturable’ human microbiota reveals novel taxa and extensive sporulation. </w:t>
      </w:r>
      <w:r>
        <w:rPr>
          <w:i/>
          <w:iCs/>
        </w:rPr>
        <w:t>Nature</w:t>
      </w:r>
      <w:r>
        <w:t xml:space="preserve">, </w:t>
      </w:r>
      <w:r>
        <w:rPr>
          <w:i/>
          <w:iCs/>
        </w:rPr>
        <w:t>533</w:t>
      </w:r>
      <w:r>
        <w:t>(7604), 543–546. https://doi.org/10.1038/nature17645</w:t>
      </w:r>
    </w:p>
    <w:p w14:paraId="27A0363A" w14:textId="77777777" w:rsidR="00E4437C" w:rsidRDefault="00E4437C" w:rsidP="00E4437C">
      <w:pPr>
        <w:pStyle w:val="Bibliography"/>
      </w:pPr>
      <w:r>
        <w:t xml:space="preserve">Browne, H. P., Forster, S. C., Anonye, B. O., Kumar, N., Neville, B. A., Stares, M. D., Goulding, D., &amp; Lawley, T. D. (2016b). Culturing of ‘unculturable’ human microbiota reveals novel taxa and extensive sporulation. </w:t>
      </w:r>
      <w:r>
        <w:rPr>
          <w:i/>
          <w:iCs/>
        </w:rPr>
        <w:t>Nature</w:t>
      </w:r>
      <w:r>
        <w:t xml:space="preserve">, </w:t>
      </w:r>
      <w:r>
        <w:rPr>
          <w:i/>
          <w:iCs/>
        </w:rPr>
        <w:t>533</w:t>
      </w:r>
      <w:r>
        <w:t>(7604), 543–546. https://doi.org/10.1038/nature17645</w:t>
      </w:r>
    </w:p>
    <w:p w14:paraId="484D0AA3" w14:textId="77777777" w:rsidR="00E4437C" w:rsidRDefault="00E4437C" w:rsidP="00E4437C">
      <w:pPr>
        <w:pStyle w:val="Bibliography"/>
      </w:pPr>
      <w:r>
        <w:t xml:space="preserve">Browne, H. P., Neville, B. A., Forster, S. C., &amp; Lawley, T. D. (2017). Transmission of the gut microbiota: Spreading of health. </w:t>
      </w:r>
      <w:r>
        <w:rPr>
          <w:i/>
          <w:iCs/>
        </w:rPr>
        <w:t>Nature Reviews Microbiology</w:t>
      </w:r>
      <w:r>
        <w:t xml:space="preserve">, </w:t>
      </w:r>
      <w:r>
        <w:rPr>
          <w:i/>
          <w:iCs/>
        </w:rPr>
        <w:t>15</w:t>
      </w:r>
      <w:r>
        <w:t>(9), 531–543. https://doi.org/10.1038/nrmicro.2017.50</w:t>
      </w:r>
    </w:p>
    <w:p w14:paraId="4E9DF890" w14:textId="77777777" w:rsidR="00E4437C" w:rsidRDefault="00E4437C" w:rsidP="00E4437C">
      <w:pPr>
        <w:pStyle w:val="Bibliography"/>
      </w:pPr>
      <w:r>
        <w:lastRenderedPageBreak/>
        <w:t xml:space="preserve">Camacho, C., Coulouris, G., Avagyan, V., Ma, N., Papadopoulos, J., Bealer, K., &amp; Madden, T. L. (2009). BLAST+: Architecture and applications. </w:t>
      </w:r>
      <w:r>
        <w:rPr>
          <w:i/>
          <w:iCs/>
        </w:rPr>
        <w:t>BMC Bioinformatics</w:t>
      </w:r>
      <w:r>
        <w:t xml:space="preserve">, </w:t>
      </w:r>
      <w:r>
        <w:rPr>
          <w:i/>
          <w:iCs/>
        </w:rPr>
        <w:t>10</w:t>
      </w:r>
      <w:r>
        <w:t>, 421. https://doi.org/10.1186/1471-2105-10-421</w:t>
      </w:r>
    </w:p>
    <w:p w14:paraId="1D5594FD" w14:textId="77777777" w:rsidR="00E4437C" w:rsidRDefault="00E4437C" w:rsidP="00E4437C">
      <w:pPr>
        <w:pStyle w:val="Bibliography"/>
      </w:pPr>
      <w:r>
        <w:t xml:space="preserve">Camargo, A. P., Roux, S., Schulz, F., Babinski, M., Xu, Y., Hu, B., Chain, P. S. G., Nayfach, S., &amp; Kyrpides, N. C. (2024). Identification of mobile genetic elements with geNomad. </w:t>
      </w:r>
      <w:r>
        <w:rPr>
          <w:i/>
          <w:iCs/>
        </w:rPr>
        <w:t>Nature Biotechnology</w:t>
      </w:r>
      <w:r>
        <w:t xml:space="preserve">, </w:t>
      </w:r>
      <w:r>
        <w:rPr>
          <w:i/>
          <w:iCs/>
        </w:rPr>
        <w:t>42</w:t>
      </w:r>
      <w:r>
        <w:t>(8), 1303–1312. https://doi.org/10.1038/s41587-023-01953-y</w:t>
      </w:r>
    </w:p>
    <w:p w14:paraId="77417E3B" w14:textId="77777777" w:rsidR="00E4437C" w:rsidRDefault="00E4437C" w:rsidP="00E4437C">
      <w:pPr>
        <w:pStyle w:val="Bibliography"/>
      </w:pPr>
      <w:r>
        <w:t xml:space="preserve">Caporaso, J. G., Lauber, C. L., Costello, E. K., Berg-Lyons, D., Gonzalez, A., Stombaugh, J., Knights, D., Gajer, P., Ravel, J., Fierer, N., Gordon, J. I., &amp; Knight, R. (2011). Moving pictures of the human microbiome. </w:t>
      </w:r>
      <w:r>
        <w:rPr>
          <w:i/>
          <w:iCs/>
        </w:rPr>
        <w:t>Genome Biology</w:t>
      </w:r>
      <w:r>
        <w:t xml:space="preserve">, </w:t>
      </w:r>
      <w:r>
        <w:rPr>
          <w:i/>
          <w:iCs/>
        </w:rPr>
        <w:t>12</w:t>
      </w:r>
      <w:r>
        <w:t>(5), R50. https://doi.org/10.1186/gb-2011-12-5-r50</w:t>
      </w:r>
    </w:p>
    <w:p w14:paraId="269492D9" w14:textId="77777777" w:rsidR="00E4437C" w:rsidRDefault="00E4437C" w:rsidP="00E4437C">
      <w:pPr>
        <w:pStyle w:val="Bibliography"/>
      </w:pPr>
      <w:r>
        <w:t xml:space="preserve">Chen, L., Wang, D., Garmaeva, S., Kurilshikov, A., Vich Vila, A., Gacesa, R., Sinha, T., Segal, E., Weersma, R. K., Wijmenga, C., Zhernakova, A., &amp; Fu, J. (2021). The long-term genetic stability and individual specificity of the human gut microbiome. </w:t>
      </w:r>
      <w:r>
        <w:rPr>
          <w:i/>
          <w:iCs/>
        </w:rPr>
        <w:t>Cell</w:t>
      </w:r>
      <w:r>
        <w:t xml:space="preserve">, </w:t>
      </w:r>
      <w:r>
        <w:rPr>
          <w:i/>
          <w:iCs/>
        </w:rPr>
        <w:t>184</w:t>
      </w:r>
      <w:r>
        <w:t>(9), 2302-2315.e12. https://doi.org/10.1016/j.cell.2021.03.024</w:t>
      </w:r>
    </w:p>
    <w:p w14:paraId="2CD25A96" w14:textId="77777777" w:rsidR="00E4437C" w:rsidRDefault="00E4437C" w:rsidP="00E4437C">
      <w:pPr>
        <w:pStyle w:val="Bibliography"/>
      </w:pPr>
      <w:r>
        <w:t xml:space="preserve">Chen, Y., Chen, Y., Shi, C., Huang, Z., Zhang, Y., Li, S., Li, Y., Ye, J., Yu, C., Li, Z., Zhang, X., Wang, J., Yang, H., Fang, L., &amp; Chen, Q. (2018). SOAPnuke: A MapReduce acceleration-supported software for integrated quality control and preprocessing of high-throughput sequencing data. </w:t>
      </w:r>
      <w:r>
        <w:rPr>
          <w:i/>
          <w:iCs/>
        </w:rPr>
        <w:t>GigaScience</w:t>
      </w:r>
      <w:r>
        <w:t xml:space="preserve">, </w:t>
      </w:r>
      <w:r>
        <w:rPr>
          <w:i/>
          <w:iCs/>
        </w:rPr>
        <w:t>7</w:t>
      </w:r>
      <w:r>
        <w:t>(1), gix120. https://doi.org/10.1093/gigascience/gix120</w:t>
      </w:r>
    </w:p>
    <w:p w14:paraId="1CE9F879" w14:textId="77777777" w:rsidR="00E4437C" w:rsidRDefault="00E4437C" w:rsidP="00E4437C">
      <w:pPr>
        <w:pStyle w:val="Bibliography"/>
      </w:pPr>
      <w:r>
        <w:t xml:space="preserve">Chen-Liaw, A., Aggarwala, V., Mogno, I., Haifer, C., Li, Z., Eggers, J., Helmus, D., Hart, A., Wehkamp, J., Lamousé-Smith, E. S. N., Kerby, R. L., Rey, F. E., Colombel, J. F., Kamm, M. A., Olle, B., Norman, J. M., Menon, R., Watson, A. R., Crossette, E., … Faith, J. J. (2025). Gut microbiota strain richness is species specific and affects engraftment. </w:t>
      </w:r>
      <w:r>
        <w:rPr>
          <w:i/>
          <w:iCs/>
        </w:rPr>
        <w:t>Nature</w:t>
      </w:r>
      <w:r>
        <w:t xml:space="preserve">, </w:t>
      </w:r>
      <w:r>
        <w:rPr>
          <w:i/>
          <w:iCs/>
        </w:rPr>
        <w:t>637</w:t>
      </w:r>
      <w:r>
        <w:t>(8045), 422–429. https://doi.org/10.1038/s41586-024-08242-x</w:t>
      </w:r>
    </w:p>
    <w:p w14:paraId="56EDF47A" w14:textId="77777777" w:rsidR="00E4437C" w:rsidRDefault="00E4437C" w:rsidP="00E4437C">
      <w:pPr>
        <w:pStyle w:val="Bibliography"/>
      </w:pPr>
      <w:r>
        <w:lastRenderedPageBreak/>
        <w:t xml:space="preserve">Chica Cardenas, L. A., Leonard, M. M., Baldridge, M. T., &amp; Handley, S. A. (2026). Gut virome dynamics: From commensal to critical player in health and disease. </w:t>
      </w:r>
      <w:r>
        <w:rPr>
          <w:i/>
          <w:iCs/>
        </w:rPr>
        <w:t>Nature Reviews Gastroenterology &amp; Hepatology</w:t>
      </w:r>
      <w:r>
        <w:t xml:space="preserve">, </w:t>
      </w:r>
      <w:r>
        <w:rPr>
          <w:i/>
          <w:iCs/>
        </w:rPr>
        <w:t>23</w:t>
      </w:r>
      <w:r>
        <w:t>(2), 126–144. https://doi.org/10.1038/s41575-025-01134-z</w:t>
      </w:r>
    </w:p>
    <w:p w14:paraId="01C8C0D8" w14:textId="77777777" w:rsidR="00E4437C" w:rsidRDefault="00E4437C" w:rsidP="00E4437C">
      <w:pPr>
        <w:pStyle w:val="Bibliography"/>
      </w:pPr>
      <w:r>
        <w:t xml:space="preserve">Claesson, M. J., Cusack, S., O’Sullivan, O., Greene-Diniz, R., de Weerd, H., Flannery, E., Marchesi, J. R., Falush, D., Dinan, T., Fitzgerald, G., Stanton, C., van Sinderen, D., O’Connor, M., Harnedy, N., O’Connor, K., Henry, C., O’Mahony, D., Fitzgerald, A. P., Shanahan, F., … O’Toole, P. W. (2011). Composition, variability, and temporal stability of the intestinal microbiota of the elderly. </w:t>
      </w:r>
      <w:r>
        <w:rPr>
          <w:i/>
          <w:iCs/>
        </w:rPr>
        <w:t>Proceedings of the National Academy of Sciences</w:t>
      </w:r>
      <w:r>
        <w:t xml:space="preserve">, </w:t>
      </w:r>
      <w:r>
        <w:rPr>
          <w:i/>
          <w:iCs/>
        </w:rPr>
        <w:t>108</w:t>
      </w:r>
      <w:r>
        <w:t>(supplement_1), 4586–4591. (world). https://doi.org/10.1073/pnas.1000097107</w:t>
      </w:r>
    </w:p>
    <w:p w14:paraId="0D9ACDC0" w14:textId="77777777" w:rsidR="00E4437C" w:rsidRDefault="00E4437C" w:rsidP="00E4437C">
      <w:pPr>
        <w:pStyle w:val="Bibliography"/>
      </w:pPr>
      <w:r>
        <w:t xml:space="preserve">Clooney, A. G., Eckenberger, J., Laserna-Mendieta, E., Sexton, K. A., Bernstein, M. T., Vagianos, K., Sargent, M., Ryan, F. J., Moran, C., Sheehan, D., Sleator, R. D., Targownik, L. E., Bernstein, C. N., Shanahan, F., &amp; Claesson, M. J. (2021). Ranking microbiome variance in inflammatory bowel disease: A large longitudinal intercontinental study. </w:t>
      </w:r>
      <w:r>
        <w:rPr>
          <w:i/>
          <w:iCs/>
        </w:rPr>
        <w:t>Gut</w:t>
      </w:r>
      <w:r>
        <w:t xml:space="preserve">, </w:t>
      </w:r>
      <w:r>
        <w:rPr>
          <w:i/>
          <w:iCs/>
        </w:rPr>
        <w:t>70</w:t>
      </w:r>
      <w:r>
        <w:t>(3), 499–510. https://doi.org/10.1136/gutjnl-2020-321106</w:t>
      </w:r>
    </w:p>
    <w:p w14:paraId="06D409D6" w14:textId="77777777" w:rsidR="00E4437C" w:rsidRDefault="00E4437C" w:rsidP="00E4437C">
      <w:pPr>
        <w:pStyle w:val="Bibliography"/>
      </w:pPr>
      <w:r>
        <w:t xml:space="preserve">Cole, J. R., Wang, Q., Fish, J. A., Chai, B., McGarrell, D. M., Sun, Y., Brown, C. T., Porras-Alfaro, A., Kuske, C. R., &amp; Tiedje, J. M. (2014). Ribosomal Database Project: Data and tools for high throughput rRNA analysis. </w:t>
      </w:r>
      <w:r>
        <w:rPr>
          <w:i/>
          <w:iCs/>
        </w:rPr>
        <w:t>Nucleic Acids Research</w:t>
      </w:r>
      <w:r>
        <w:t xml:space="preserve">, </w:t>
      </w:r>
      <w:r>
        <w:rPr>
          <w:i/>
          <w:iCs/>
        </w:rPr>
        <w:t>42</w:t>
      </w:r>
      <w:r>
        <w:t>(Database issue), D633–D642. https://doi.org/10.1093/nar/gkt1244</w:t>
      </w:r>
    </w:p>
    <w:p w14:paraId="0F89FB03" w14:textId="77777777" w:rsidR="00E4437C" w:rsidRDefault="00E4437C" w:rsidP="00E4437C">
      <w:pPr>
        <w:pStyle w:val="Bibliography"/>
      </w:pPr>
      <w:r>
        <w:t xml:space="preserve">Costello, E. K., Lauber, C. L., Hamady, M., Fierer, N., Gordon, J. I., &amp; Knight, R. (2009). Bacterial Community Variation in Human Body Habitats Across Space and Time. </w:t>
      </w:r>
      <w:r>
        <w:rPr>
          <w:i/>
          <w:iCs/>
        </w:rPr>
        <w:t>Science</w:t>
      </w:r>
      <w:r>
        <w:t xml:space="preserve">, </w:t>
      </w:r>
      <w:r>
        <w:rPr>
          <w:i/>
          <w:iCs/>
        </w:rPr>
        <w:t>326</w:t>
      </w:r>
      <w:r>
        <w:t>(5960), 1694–1697. https://doi.org/10.1126/science.1177486</w:t>
      </w:r>
    </w:p>
    <w:p w14:paraId="3B6F5245" w14:textId="77777777" w:rsidR="00E4437C" w:rsidRDefault="00E4437C" w:rsidP="00E4437C">
      <w:pPr>
        <w:pStyle w:val="Bibliography"/>
      </w:pPr>
      <w:r>
        <w:lastRenderedPageBreak/>
        <w:t xml:space="preserve">Croucher, N. J., Page, A. J., Connor, T. R., Delaney, A. J., Keane, J. A., Bentley, S. D., Parkhill, J., &amp; Harris, S. R. (2015). Rapid phylogenetic analysis of large samples of recombinant bacterial whole genome sequences using Gubbins. </w:t>
      </w:r>
      <w:r>
        <w:rPr>
          <w:i/>
          <w:iCs/>
        </w:rPr>
        <w:t>Nucleic Acids Research</w:t>
      </w:r>
      <w:r>
        <w:t xml:space="preserve">, </w:t>
      </w:r>
      <w:r>
        <w:rPr>
          <w:i/>
          <w:iCs/>
        </w:rPr>
        <w:t>43</w:t>
      </w:r>
      <w:r>
        <w:t>(3), e15. https://doi.org/10.1093/nar/gku1196</w:t>
      </w:r>
    </w:p>
    <w:p w14:paraId="38B3F30A" w14:textId="77777777" w:rsidR="00E4437C" w:rsidRDefault="00E4437C" w:rsidP="00E4437C">
      <w:pPr>
        <w:pStyle w:val="Bibliography"/>
      </w:pPr>
      <w:r>
        <w:t xml:space="preserve">Dapa, T., Wong, D. P., Vasquez, K. S., Xavier, K. B., Huang, K. C., &amp; Good, B. H. (2023). Within-host evolution of the gut microbiome. </w:t>
      </w:r>
      <w:r>
        <w:rPr>
          <w:i/>
          <w:iCs/>
        </w:rPr>
        <w:t>Current Opinion in Microbiology</w:t>
      </w:r>
      <w:r>
        <w:t xml:space="preserve">, </w:t>
      </w:r>
      <w:r>
        <w:rPr>
          <w:i/>
          <w:iCs/>
        </w:rPr>
        <w:t>71</w:t>
      </w:r>
      <w:r>
        <w:t>, 102258. https://doi.org/10.1016/j.mib.2022.102258</w:t>
      </w:r>
    </w:p>
    <w:p w14:paraId="6A7F9588" w14:textId="77777777" w:rsidR="00E4437C" w:rsidRDefault="00E4437C" w:rsidP="00E4437C">
      <w:pPr>
        <w:pStyle w:val="Bibliography"/>
      </w:pPr>
      <w:r>
        <w:t xml:space="preserve">David, L. A., Materna, A. C., Friedman, J., Campos-Baptista, M. I., Blackburn, M. C., Perrotta, A., Erdman, S. E., &amp; Alm, E. J. (2014). Host lifestyle affects human microbiota on daily timescales. </w:t>
      </w:r>
      <w:r>
        <w:rPr>
          <w:i/>
          <w:iCs/>
        </w:rPr>
        <w:t>Genome Biology</w:t>
      </w:r>
      <w:r>
        <w:t xml:space="preserve">, </w:t>
      </w:r>
      <w:r>
        <w:rPr>
          <w:i/>
          <w:iCs/>
        </w:rPr>
        <w:t>15</w:t>
      </w:r>
      <w:r>
        <w:t>(7), R89. https://doi.org/10.1186/gb-2014-15-7-r89</w:t>
      </w:r>
    </w:p>
    <w:p w14:paraId="3B986683" w14:textId="77777777" w:rsidR="00E4437C" w:rsidRDefault="00E4437C" w:rsidP="00E4437C">
      <w:pPr>
        <w:pStyle w:val="Bibliography"/>
      </w:pPr>
      <w:r>
        <w:t xml:space="preserve">De Coster, W., D’Hert, S., Schultz, D. T., Cruts, M., &amp; Van Broeckhoven, C. (2018). NanoPack: Visualizing and processing long-read sequencing data. </w:t>
      </w:r>
      <w:r>
        <w:rPr>
          <w:i/>
          <w:iCs/>
        </w:rPr>
        <w:t>Bioinformatics</w:t>
      </w:r>
      <w:r>
        <w:t xml:space="preserve">, </w:t>
      </w:r>
      <w:r>
        <w:rPr>
          <w:i/>
          <w:iCs/>
        </w:rPr>
        <w:t>34</w:t>
      </w:r>
      <w:r>
        <w:t>(15), 2666–2669. https://doi.org/10.1093/bioinformatics/bty149</w:t>
      </w:r>
    </w:p>
    <w:p w14:paraId="60A17CD7" w14:textId="77777777" w:rsidR="00E4437C" w:rsidRDefault="00E4437C" w:rsidP="00E4437C">
      <w:pPr>
        <w:pStyle w:val="Bibliography"/>
      </w:pPr>
      <w:r>
        <w:t xml:space="preserve">De Coster, W., &amp; Rademakers, R. (2023). NanoPack2: Population-scale evaluation of long-read sequencing data. </w:t>
      </w:r>
      <w:r>
        <w:rPr>
          <w:i/>
          <w:iCs/>
        </w:rPr>
        <w:t>Bioinformatics</w:t>
      </w:r>
      <w:r>
        <w:t xml:space="preserve">, </w:t>
      </w:r>
      <w:r>
        <w:rPr>
          <w:i/>
          <w:iCs/>
        </w:rPr>
        <w:t>39</w:t>
      </w:r>
      <w:r>
        <w:t>(5), btad311. https://doi.org/10.1093/bioinformatics/btad311</w:t>
      </w:r>
    </w:p>
    <w:p w14:paraId="2E3F285C" w14:textId="77777777" w:rsidR="00E4437C" w:rsidRDefault="00E4437C" w:rsidP="00E4437C">
      <w:pPr>
        <w:pStyle w:val="Bibliography"/>
      </w:pPr>
      <w:r>
        <w:t xml:space="preserve">de Hoon, M. J., Eichenberger, P., &amp; Vitkup, D. (2010). Hierarchical evolution of the bacterial sporulation network. </w:t>
      </w:r>
      <w:r>
        <w:rPr>
          <w:i/>
          <w:iCs/>
        </w:rPr>
        <w:t>Current Biology : CB</w:t>
      </w:r>
      <w:r>
        <w:t xml:space="preserve">, </w:t>
      </w:r>
      <w:r>
        <w:rPr>
          <w:i/>
          <w:iCs/>
        </w:rPr>
        <w:t>20</w:t>
      </w:r>
      <w:r>
        <w:t>(17), R735–R745. https://doi.org/10.1016/j.cub.2010.06.031</w:t>
      </w:r>
    </w:p>
    <w:p w14:paraId="47FC2C9C" w14:textId="77777777" w:rsidR="00E4437C" w:rsidRDefault="00E4437C" w:rsidP="00E4437C">
      <w:pPr>
        <w:pStyle w:val="Bibliography"/>
      </w:pPr>
      <w:r>
        <w:t xml:space="preserve">Deatherage, D. E., &amp; Barrick, J. E. (2014). Identification of mutations in laboratory evolved microbes from next-generation sequencing data using breseq. </w:t>
      </w:r>
      <w:r>
        <w:rPr>
          <w:i/>
          <w:iCs/>
        </w:rPr>
        <w:t>Methods in Molecular Biology (Clifton, N.J.)</w:t>
      </w:r>
      <w:r>
        <w:t xml:space="preserve">, </w:t>
      </w:r>
      <w:r>
        <w:rPr>
          <w:i/>
          <w:iCs/>
        </w:rPr>
        <w:t>1151</w:t>
      </w:r>
      <w:r>
        <w:t>, 165–188. https://doi.org/10.1007/978-1-4939-0554-6_12</w:t>
      </w:r>
    </w:p>
    <w:p w14:paraId="304838AF" w14:textId="77777777" w:rsidR="00E4437C" w:rsidRDefault="00E4437C" w:rsidP="00E4437C">
      <w:pPr>
        <w:pStyle w:val="Bibliography"/>
      </w:pPr>
      <w:r>
        <w:lastRenderedPageBreak/>
        <w:t xml:space="preserve">Dobovišek, U. (2021). </w:t>
      </w:r>
      <w:r>
        <w:rPr>
          <w:i/>
          <w:iCs/>
        </w:rPr>
        <w:t>Optimizacija metod za osamitev sporogenih bakterij iz fecesa človeka</w:t>
      </w:r>
      <w:r>
        <w:t xml:space="preserve"> [Thesis, Univerza v Ljubljani, Biotehniška fakulteta]. https://repozitorij.uni-lj.si/IzpisGradiva.php?id=131236</w:t>
      </w:r>
    </w:p>
    <w:p w14:paraId="5DB36D82" w14:textId="77777777" w:rsidR="00E4437C" w:rsidRDefault="00E4437C" w:rsidP="00E4437C">
      <w:pPr>
        <w:pStyle w:val="Bibliography"/>
      </w:pPr>
      <w:r>
        <w:t xml:space="preserve">Donelli, G., Vuotto, C., Cardines, R., &amp; Mastrantonio, P. (2012). Biofilm-growing intestinal anaerobic bacteria. </w:t>
      </w:r>
      <w:r>
        <w:rPr>
          <w:i/>
          <w:iCs/>
        </w:rPr>
        <w:t>FEMS Immunology and Medical Microbiology</w:t>
      </w:r>
      <w:r>
        <w:t xml:space="preserve">, </w:t>
      </w:r>
      <w:r>
        <w:rPr>
          <w:i/>
          <w:iCs/>
        </w:rPr>
        <w:t>65</w:t>
      </w:r>
      <w:r>
        <w:t>(2), 318–325. https://doi.org/10.1111/j.1574-695X.2012.00962.x</w:t>
      </w:r>
    </w:p>
    <w:p w14:paraId="477D0F8F" w14:textId="77777777" w:rsidR="00E4437C" w:rsidRDefault="00E4437C" w:rsidP="00E4437C">
      <w:pPr>
        <w:pStyle w:val="Bibliography"/>
      </w:pPr>
      <w:r>
        <w:t xml:space="preserve">Driks, A., &amp; Eichenberger, P. (2016). The Spore Coat. </w:t>
      </w:r>
      <w:r>
        <w:rPr>
          <w:i/>
          <w:iCs/>
        </w:rPr>
        <w:t>Microbiology Spectrum</w:t>
      </w:r>
      <w:r>
        <w:t xml:space="preserve">, </w:t>
      </w:r>
      <w:r>
        <w:rPr>
          <w:i/>
          <w:iCs/>
        </w:rPr>
        <w:t>4</w:t>
      </w:r>
      <w:r>
        <w:t>(2), 4.2.03. https://doi.org/10.1128/microbiolspec.TBS-0023-2016</w:t>
      </w:r>
    </w:p>
    <w:p w14:paraId="23CABA0A" w14:textId="77777777" w:rsidR="00E4437C" w:rsidRDefault="00E4437C" w:rsidP="00E4437C">
      <w:pPr>
        <w:pStyle w:val="Bibliography"/>
      </w:pPr>
      <w:r>
        <w:t xml:space="preserve">Dubois, G., Girard, C., Lapointe, F.-J., &amp; Shapiro, B. J. (2017). The Inuit gut microbiome is dynamic over time and shaped by traditional foods. </w:t>
      </w:r>
      <w:r>
        <w:rPr>
          <w:i/>
          <w:iCs/>
        </w:rPr>
        <w:t>Microbiome</w:t>
      </w:r>
      <w:r>
        <w:t xml:space="preserve">, </w:t>
      </w:r>
      <w:r>
        <w:rPr>
          <w:i/>
          <w:iCs/>
        </w:rPr>
        <w:t>5</w:t>
      </w:r>
      <w:r>
        <w:t>(1), 151. https://doi.org/10.1186/s40168-017-0370-7</w:t>
      </w:r>
    </w:p>
    <w:p w14:paraId="334FEA59" w14:textId="77777777" w:rsidR="00E4437C" w:rsidRDefault="00E4437C" w:rsidP="00E4437C">
      <w:pPr>
        <w:pStyle w:val="Bibliography"/>
      </w:pPr>
      <w:r>
        <w:t xml:space="preserve">Duytschaever, G., Huys, G., Bekaert, M., Boulanger, L., De Boeck, K., &amp; Vandamme, P. (2011). Cross-sectional and longitudinal comparisons of the predominant fecal microbiota compositions of a group of pediatric patients with cystic fibrosis and their healthy siblings. </w:t>
      </w:r>
      <w:r>
        <w:rPr>
          <w:i/>
          <w:iCs/>
        </w:rPr>
        <w:t>Applied and Environmental Microbiology</w:t>
      </w:r>
      <w:r>
        <w:t xml:space="preserve">, </w:t>
      </w:r>
      <w:r>
        <w:rPr>
          <w:i/>
          <w:iCs/>
        </w:rPr>
        <w:t>77</w:t>
      </w:r>
      <w:r>
        <w:t>(22), 8015–8024. https://doi.org/10.1128/AEM.05933-11</w:t>
      </w:r>
    </w:p>
    <w:p w14:paraId="1BDE3492" w14:textId="77777777" w:rsidR="00E4437C" w:rsidRDefault="00E4437C" w:rsidP="00E4437C">
      <w:pPr>
        <w:pStyle w:val="Bibliography"/>
      </w:pPr>
      <w:r>
        <w:t xml:space="preserve">Edgar, R. C. (2016). </w:t>
      </w:r>
      <w:r>
        <w:rPr>
          <w:i/>
          <w:iCs/>
        </w:rPr>
        <w:t>UCHIME2: Improved chimera prediction for amplicon sequencing</w:t>
      </w:r>
      <w:r>
        <w:t xml:space="preserve"> (p. 074252). bioRxiv. https://doi.org/10.1101/074252</w:t>
      </w:r>
    </w:p>
    <w:p w14:paraId="36938F85" w14:textId="77777777" w:rsidR="00E4437C" w:rsidRDefault="00E4437C" w:rsidP="00E4437C">
      <w:pPr>
        <w:pStyle w:val="Bibliography"/>
      </w:pPr>
      <w:r>
        <w:t xml:space="preserve">Edgar, R. C., Haas, B. J., Clemente, J. C., Quince, C., &amp; Knight, R. (2011). UCHIME improves sensitivity and speed of chimera detection. </w:t>
      </w:r>
      <w:r>
        <w:rPr>
          <w:i/>
          <w:iCs/>
        </w:rPr>
        <w:t>Bioinformatics</w:t>
      </w:r>
      <w:r>
        <w:t xml:space="preserve">, </w:t>
      </w:r>
      <w:r>
        <w:rPr>
          <w:i/>
          <w:iCs/>
        </w:rPr>
        <w:t>27</w:t>
      </w:r>
      <w:r>
        <w:t>(16), 2194–2200. https://doi.org/10.1093/bioinformatics/btr381</w:t>
      </w:r>
    </w:p>
    <w:p w14:paraId="55F5A9EC" w14:textId="77777777" w:rsidR="00E4437C" w:rsidRDefault="00E4437C" w:rsidP="00E4437C">
      <w:pPr>
        <w:pStyle w:val="Bibliography"/>
      </w:pPr>
      <w:r>
        <w:t xml:space="preserve">Egan, M., Dempsey, E., Ryan, C. A., Ross, R. P., &amp; Stanton, C. (2021). The Sporobiota of the Human Gut. </w:t>
      </w:r>
      <w:r>
        <w:rPr>
          <w:i/>
          <w:iCs/>
        </w:rPr>
        <w:t>Gut Microbes</w:t>
      </w:r>
      <w:r>
        <w:t xml:space="preserve">, </w:t>
      </w:r>
      <w:r>
        <w:rPr>
          <w:i/>
          <w:iCs/>
        </w:rPr>
        <w:t>13</w:t>
      </w:r>
      <w:r>
        <w:t>(1), 1863134. https://doi.org/10.1080/19490976.2020.1863134</w:t>
      </w:r>
    </w:p>
    <w:p w14:paraId="4C849CF3" w14:textId="77777777" w:rsidR="00E4437C" w:rsidRDefault="00E4437C" w:rsidP="00E4437C">
      <w:pPr>
        <w:pStyle w:val="Bibliography"/>
      </w:pPr>
      <w:r>
        <w:lastRenderedPageBreak/>
        <w:t xml:space="preserve">Faith, J. J., Guruge, J. L., Charbonneau, M., Subramanian, S., Seedorf, H., Goodman, A. L., Clemente, J. C., Knight, R., Heath, A. C., Leibel, R. L., Rosenbaum, M., &amp; Gordon, J. I. (2013). The long-term stability of the human gut microbiota. </w:t>
      </w:r>
      <w:r>
        <w:rPr>
          <w:i/>
          <w:iCs/>
        </w:rPr>
        <w:t>Science (New York, N.Y.)</w:t>
      </w:r>
      <w:r>
        <w:t xml:space="preserve">, </w:t>
      </w:r>
      <w:r>
        <w:rPr>
          <w:i/>
          <w:iCs/>
        </w:rPr>
        <w:t>341</w:t>
      </w:r>
      <w:r>
        <w:t>(6141), 1237439. https://doi.org/10.1126/science.1237439</w:t>
      </w:r>
    </w:p>
    <w:p w14:paraId="1685E46E" w14:textId="77777777" w:rsidR="00E4437C" w:rsidRDefault="00E4437C" w:rsidP="00E4437C">
      <w:pPr>
        <w:pStyle w:val="Bibliography"/>
      </w:pPr>
      <w:r>
        <w:t xml:space="preserve">Fakhry, S., Sorrentini, I., Ricca, E., De Felice, M., &amp; Baccigalupi, L. (2008). Characterization of spore forming Bacilli isolated from the human gastrointestinal tract. </w:t>
      </w:r>
      <w:r>
        <w:rPr>
          <w:i/>
          <w:iCs/>
        </w:rPr>
        <w:t>Journal of Applied Microbiology</w:t>
      </w:r>
      <w:r>
        <w:t xml:space="preserve">, </w:t>
      </w:r>
      <w:r>
        <w:rPr>
          <w:i/>
          <w:iCs/>
        </w:rPr>
        <w:t>105</w:t>
      </w:r>
      <w:r>
        <w:t>(6), 2178–2186. https://doi.org/10.1111/j.1365-2672.2008.03934.x</w:t>
      </w:r>
    </w:p>
    <w:p w14:paraId="299914BF" w14:textId="77777777" w:rsidR="00E4437C" w:rsidRDefault="00E4437C" w:rsidP="00E4437C">
      <w:pPr>
        <w:pStyle w:val="Bibliography"/>
      </w:pPr>
      <w:r>
        <w:t xml:space="preserve">Falony, G., Joossens, M., Vieira-Silva, S., Wang, J., Darzi, Y., Faust, K., Kurilshikov, A., Bonder, M. J., Valles-Colomer, M., Vandeputte, D., Tito, R. Y., Chaffron, S., Rymenans, L., Verspecht, C., De Sutter, L., Lima-Mendez, G., D’hoe, K., Jonckheere, K., Homola, D., … Raes, J. (2016). Population-level analysis of gut microbiome variation. </w:t>
      </w:r>
      <w:r>
        <w:rPr>
          <w:i/>
          <w:iCs/>
        </w:rPr>
        <w:t>Science</w:t>
      </w:r>
      <w:r>
        <w:t xml:space="preserve">, </w:t>
      </w:r>
      <w:r>
        <w:rPr>
          <w:i/>
          <w:iCs/>
        </w:rPr>
        <w:t>352</w:t>
      </w:r>
      <w:r>
        <w:t>(6285), 560–564. https://doi.org/10.1126/science.aad3503</w:t>
      </w:r>
    </w:p>
    <w:p w14:paraId="70BDB37B" w14:textId="77777777" w:rsidR="00E4437C" w:rsidRDefault="00E4437C" w:rsidP="00E4437C">
      <w:pPr>
        <w:pStyle w:val="Bibliography"/>
      </w:pPr>
      <w:r>
        <w:t xml:space="preserve">Feldgarden, M., Brover, V., Gonzalez-Escalona, N., Frye, J. G., Haendiges, J., Haft, D. H., Hoffmann, M., Pettengill, J. B., Prasad, A. B., Tillman, G. E., Tyson, G. H., &amp; Klimke, W. (2021). AMRFinderPlus and the Reference Gene Catalog facilitate examination of the genomic links among antimicrobial resistance, stress response, and virulence. </w:t>
      </w:r>
      <w:r>
        <w:rPr>
          <w:i/>
          <w:iCs/>
        </w:rPr>
        <w:t>Scientific Reports</w:t>
      </w:r>
      <w:r>
        <w:t xml:space="preserve">, </w:t>
      </w:r>
      <w:r>
        <w:rPr>
          <w:i/>
          <w:iCs/>
        </w:rPr>
        <w:t>11</w:t>
      </w:r>
      <w:r>
        <w:t>(1), 12728. https://doi.org/10.1038/s41598-021-91456-0</w:t>
      </w:r>
    </w:p>
    <w:p w14:paraId="389B7C8E" w14:textId="77777777" w:rsidR="00E4437C" w:rsidRDefault="00E4437C" w:rsidP="00E4437C">
      <w:pPr>
        <w:pStyle w:val="Bibliography"/>
      </w:pPr>
      <w:r>
        <w:t xml:space="preserve">Feldgarden, M., Brover, V., Haft, D. H., Prasad, A. B., Slotta, D. J., Tolstoy, I., Tyson, G. H., Zhao, S., Hsu, C.-H., McDermott, P. F., Tadesse, D. A., Morales, C., Simmons, M., Tillman, G., Wasilenko, J., Folster, J. P., &amp; Klimke, W. (2019). Validating the AMRFinder Tool and Resistance Gene Database by Using Antimicrobial Resistance Genotype-Phenotype Correlations in a Collection of Isolates. </w:t>
      </w:r>
      <w:r>
        <w:rPr>
          <w:i/>
          <w:iCs/>
        </w:rPr>
        <w:t>Antimicrobial Agents and Chemotherapy</w:t>
      </w:r>
      <w:r>
        <w:t xml:space="preserve">, </w:t>
      </w:r>
      <w:r>
        <w:rPr>
          <w:i/>
          <w:iCs/>
        </w:rPr>
        <w:t>63</w:t>
      </w:r>
      <w:r>
        <w:t>(11), e00483-19. https://doi.org/10.1128/AAC.00483-19</w:t>
      </w:r>
    </w:p>
    <w:p w14:paraId="40062BA1" w14:textId="77777777" w:rsidR="00E4437C" w:rsidRDefault="00E4437C" w:rsidP="00E4437C">
      <w:pPr>
        <w:pStyle w:val="Bibliography"/>
      </w:pPr>
      <w:r>
        <w:lastRenderedPageBreak/>
        <w:t xml:space="preserve">Feng, Z., Burgermeister, E., Philips, A., Zuo, T., &amp; Wen, W. (2025). The gut virome in association with the bacteriome in gastrointestinal diseases and beyond: Roles, mechanisms, and clinical applications. </w:t>
      </w:r>
      <w:r>
        <w:rPr>
          <w:i/>
          <w:iCs/>
        </w:rPr>
        <w:t>Precision Clinical Medicine</w:t>
      </w:r>
      <w:r>
        <w:t xml:space="preserve">, </w:t>
      </w:r>
      <w:r>
        <w:rPr>
          <w:i/>
          <w:iCs/>
        </w:rPr>
        <w:t>8</w:t>
      </w:r>
      <w:r>
        <w:t>(2), pbaf010. https://doi.org/10.1093/pcmedi/pbaf010</w:t>
      </w:r>
    </w:p>
    <w:p w14:paraId="47C48360" w14:textId="77777777" w:rsidR="00E4437C" w:rsidRDefault="00E4437C" w:rsidP="00E4437C">
      <w:pPr>
        <w:pStyle w:val="Bibliography"/>
      </w:pPr>
      <w:r>
        <w:t xml:space="preserve">Figueroa, I., Johnson, S., Sambol, S. P., Goldstein, E. J. C., Citron, D. M., &amp; Gerding, D. N. (2012). Relapse versus reinfection: Recurrent Clostridium difficile infection following treatment with fidaxomicin or vancomycin. </w:t>
      </w:r>
      <w:r>
        <w:rPr>
          <w:i/>
          <w:iCs/>
        </w:rPr>
        <w:t>Clinical Infectious Diseases: An Official Publication of the Infectious Diseases Society of America</w:t>
      </w:r>
      <w:r>
        <w:t xml:space="preserve">, </w:t>
      </w:r>
      <w:r>
        <w:rPr>
          <w:i/>
          <w:iCs/>
        </w:rPr>
        <w:t>55 Suppl 2</w:t>
      </w:r>
      <w:r>
        <w:t>(Suppl 2), S104-109. https://doi.org/10.1093/cid/cis357</w:t>
      </w:r>
    </w:p>
    <w:p w14:paraId="58F0C314" w14:textId="77777777" w:rsidR="00E4437C" w:rsidRDefault="00E4437C" w:rsidP="00E4437C">
      <w:pPr>
        <w:pStyle w:val="Bibliography"/>
      </w:pPr>
      <w:r>
        <w:t xml:space="preserve">Flores, G. E., Caporaso, J. G., Henley, J. B., Rideout, J. R., Domogala, D., Chase, J., Leff, J. W., Vázquez-Baeza, Y., Gonzalez, A., Knight, R., Dunn, R. R., &amp; Fierer, N. (2014). Temporal variability is a personalized feature of the human microbiome. </w:t>
      </w:r>
      <w:r>
        <w:rPr>
          <w:i/>
          <w:iCs/>
        </w:rPr>
        <w:t>Genome Biology</w:t>
      </w:r>
      <w:r>
        <w:t xml:space="preserve">, </w:t>
      </w:r>
      <w:r>
        <w:rPr>
          <w:i/>
          <w:iCs/>
        </w:rPr>
        <w:t>15</w:t>
      </w:r>
      <w:r>
        <w:t>(12), 531. https://doi.org/10.1186/s13059-014-0531-y</w:t>
      </w:r>
    </w:p>
    <w:p w14:paraId="2778C1DD" w14:textId="77777777" w:rsidR="00E4437C" w:rsidRDefault="00E4437C" w:rsidP="00E4437C">
      <w:pPr>
        <w:pStyle w:val="Bibliography"/>
      </w:pPr>
      <w:r>
        <w:t xml:space="preserve">Fu, B. C., Randolph, T. W., Lim, U., Monroe, K. R., Cheng, I., Wilkens, L. R., Le Marchand, L., Lampe, J. W., &amp; Hullar, M. A. J. (2019). Temporal Variability and Stability of the Fecal Microbiome: The Multiethnic Cohort Study. </w:t>
      </w:r>
      <w:r>
        <w:rPr>
          <w:i/>
          <w:iCs/>
        </w:rPr>
        <w:t>Cancer Epidemiology, Biomarkers &amp; Prevention: A Publication of the American Association for Cancer Research, Cosponsored by the American Society of Preventive Oncology</w:t>
      </w:r>
      <w:r>
        <w:t xml:space="preserve">, </w:t>
      </w:r>
      <w:r>
        <w:rPr>
          <w:i/>
          <w:iCs/>
        </w:rPr>
        <w:t>28</w:t>
      </w:r>
      <w:r>
        <w:t>(1), 154–162. https://doi.org/10.1158/1055-9965.EPI-18-0348</w:t>
      </w:r>
    </w:p>
    <w:p w14:paraId="5EB20ED4" w14:textId="77777777" w:rsidR="00E4437C" w:rsidRDefault="00E4437C" w:rsidP="00E4437C">
      <w:pPr>
        <w:pStyle w:val="Bibliography"/>
      </w:pPr>
      <w:r>
        <w:t xml:space="preserve">Gall-David, S. L., Boudry, G., &amp; Buffet-Bataillon, S. (2023). Comparison of Four DNA Extraction Kits Efficiency for 16SrDNA Microbiota Profiling of Diverse Human Samples. </w:t>
      </w:r>
      <w:r>
        <w:rPr>
          <w:i/>
          <w:iCs/>
        </w:rPr>
        <w:t>Future Science OA</w:t>
      </w:r>
      <w:r>
        <w:t xml:space="preserve">, </w:t>
      </w:r>
      <w:r>
        <w:rPr>
          <w:i/>
          <w:iCs/>
        </w:rPr>
        <w:t>9</w:t>
      </w:r>
      <w:r>
        <w:t>(1), FSO837. https://doi.org/10.2144/fsoa-2022-0072</w:t>
      </w:r>
    </w:p>
    <w:p w14:paraId="6FEFC928" w14:textId="77777777" w:rsidR="00E4437C" w:rsidRDefault="00E4437C" w:rsidP="00E4437C">
      <w:pPr>
        <w:pStyle w:val="Bibliography"/>
      </w:pPr>
      <w:r>
        <w:t xml:space="preserve">Galperin, M. Y. (2013). Genome Diversity of Spore-Forming Firmicutes. </w:t>
      </w:r>
      <w:r>
        <w:rPr>
          <w:i/>
          <w:iCs/>
        </w:rPr>
        <w:t>Microbiology Spectrum</w:t>
      </w:r>
      <w:r>
        <w:t xml:space="preserve">, </w:t>
      </w:r>
      <w:r>
        <w:rPr>
          <w:i/>
          <w:iCs/>
        </w:rPr>
        <w:t>1</w:t>
      </w:r>
      <w:r>
        <w:t>(2), TBS-0015-2012. https://doi.org/10.1128/microbiolspectrum.TBS-0015-2012</w:t>
      </w:r>
    </w:p>
    <w:p w14:paraId="5D05042F" w14:textId="77777777" w:rsidR="00E4437C" w:rsidRDefault="00E4437C" w:rsidP="00E4437C">
      <w:pPr>
        <w:pStyle w:val="Bibliography"/>
      </w:pPr>
      <w:r>
        <w:lastRenderedPageBreak/>
        <w:t xml:space="preserve">Galperin, M. Y., Yutin, N., Wolf, Y. I., Vera Alvarez, R., &amp; Koonin, E. V. (2022). Conservation and Evolution of the Sporulation Gene Set in Diverse Members of the </w:t>
      </w:r>
      <w:r>
        <w:rPr>
          <w:i/>
          <w:iCs/>
        </w:rPr>
        <w:t>Firmicutes</w:t>
      </w:r>
      <w:r>
        <w:t xml:space="preserve">. </w:t>
      </w:r>
      <w:r>
        <w:rPr>
          <w:i/>
          <w:iCs/>
        </w:rPr>
        <w:t>Journal of Bacteriology</w:t>
      </w:r>
      <w:r>
        <w:t xml:space="preserve">, </w:t>
      </w:r>
      <w:r>
        <w:rPr>
          <w:i/>
          <w:iCs/>
        </w:rPr>
        <w:t>204</w:t>
      </w:r>
      <w:r>
        <w:t>(6), e00079-22. https://doi.org/10.1128/jb.00079-22</w:t>
      </w:r>
    </w:p>
    <w:p w14:paraId="247E5445" w14:textId="77777777" w:rsidR="00E4437C" w:rsidRDefault="00E4437C" w:rsidP="00E4437C">
      <w:pPr>
        <w:pStyle w:val="Bibliography"/>
      </w:pPr>
      <w:r>
        <w:t xml:space="preserve">Garmaeva, S., Gulyaeva, A., Sinha, T., Shkoporov, A. N., Clooney, A. G., Stockdale, S. R., Spreckels, J. E., Sutton, T. D. S., Draper, L. A., Dutilh, B. E., Wijmenga, C., Kurilshikov, A., Fu, J., Hill, C., &amp; Zhernakova, A. (2021). Stability of the human gut virome and effect of gluten-free diet. </w:t>
      </w:r>
      <w:r>
        <w:rPr>
          <w:i/>
          <w:iCs/>
        </w:rPr>
        <w:t>Cell Reports</w:t>
      </w:r>
      <w:r>
        <w:t xml:space="preserve">, </w:t>
      </w:r>
      <w:r>
        <w:rPr>
          <w:i/>
          <w:iCs/>
        </w:rPr>
        <w:t>35</w:t>
      </w:r>
      <w:r>
        <w:t>(7), 109132. https://doi.org/10.1016/j.celrep.2021.109132</w:t>
      </w:r>
    </w:p>
    <w:p w14:paraId="1D73A2B3" w14:textId="77777777" w:rsidR="00E4437C" w:rsidRDefault="00E4437C" w:rsidP="00E4437C">
      <w:pPr>
        <w:pStyle w:val="Bibliography"/>
      </w:pPr>
      <w:r>
        <w:t xml:space="preserve">Garud, N. R., Good, B. H., Hallatschek, O., &amp; Pollard, K. S. (2019). Evolutionary dynamics of bacteria in the gut microbiome within and across hosts. </w:t>
      </w:r>
      <w:r>
        <w:rPr>
          <w:i/>
          <w:iCs/>
        </w:rPr>
        <w:t>PLOS Biology</w:t>
      </w:r>
      <w:r>
        <w:t xml:space="preserve">, </w:t>
      </w:r>
      <w:r>
        <w:rPr>
          <w:i/>
          <w:iCs/>
        </w:rPr>
        <w:t>17</w:t>
      </w:r>
      <w:r>
        <w:t>(1), e3000102. https://doi.org/10.1371/journal.pbio.3000102</w:t>
      </w:r>
    </w:p>
    <w:p w14:paraId="78357960" w14:textId="77777777" w:rsidR="00E4437C" w:rsidRDefault="00E4437C" w:rsidP="00E4437C">
      <w:pPr>
        <w:pStyle w:val="Bibliography"/>
      </w:pPr>
      <w:r>
        <w:t xml:space="preserve">Garud, N. R., &amp; Pollard, K. S. (2020). Population Genetics in the Human Microbiome. </w:t>
      </w:r>
      <w:r>
        <w:rPr>
          <w:i/>
          <w:iCs/>
        </w:rPr>
        <w:t>Trends in Genetics</w:t>
      </w:r>
      <w:r>
        <w:t xml:space="preserve">, </w:t>
      </w:r>
      <w:r>
        <w:rPr>
          <w:i/>
          <w:iCs/>
        </w:rPr>
        <w:t>36</w:t>
      </w:r>
      <w:r>
        <w:t>(1), 53–67. https://doi.org/10.1016/j.tig.2019.10.010</w:t>
      </w:r>
    </w:p>
    <w:p w14:paraId="367E5B9A" w14:textId="77777777" w:rsidR="00E4437C" w:rsidRDefault="00E4437C" w:rsidP="00E4437C">
      <w:pPr>
        <w:pStyle w:val="Bibliography"/>
      </w:pPr>
      <w:r>
        <w:rPr>
          <w:i/>
          <w:iCs/>
        </w:rPr>
        <w:t>Ggplot2 Based Publication Ready Plots</w:t>
      </w:r>
      <w:r>
        <w:t>. (n.d.). Retrieved November 7, 2025, from https://rpkgs.datanovia.com/ggpubr/</w:t>
      </w:r>
    </w:p>
    <w:p w14:paraId="288CE303" w14:textId="77777777" w:rsidR="00E4437C" w:rsidRDefault="00E4437C" w:rsidP="00E4437C">
      <w:pPr>
        <w:pStyle w:val="Bibliography"/>
      </w:pPr>
      <w:r>
        <w:t xml:space="preserve">Grimm, V., &amp; Wissel, C. (1996). Babel, or The Ecological Stability Discussions: An Inventory and Analysis of Terminology and A Guide for Avoiding Confusion. </w:t>
      </w:r>
      <w:r>
        <w:rPr>
          <w:i/>
          <w:iCs/>
        </w:rPr>
        <w:t>Oecologia</w:t>
      </w:r>
      <w:r>
        <w:t xml:space="preserve">, </w:t>
      </w:r>
      <w:r>
        <w:rPr>
          <w:i/>
          <w:iCs/>
        </w:rPr>
        <w:t>109</w:t>
      </w:r>
      <w:r>
        <w:t>, 323–334. https://doi.org/10.1007/s004420050090</w:t>
      </w:r>
    </w:p>
    <w:p w14:paraId="3FEDA92E" w14:textId="77777777" w:rsidR="00E4437C" w:rsidRDefault="00E4437C" w:rsidP="00E4437C">
      <w:pPr>
        <w:pStyle w:val="Bibliography"/>
      </w:pPr>
      <w:r>
        <w:t xml:space="preserve">Gurevich, A., Saveliev, V., Vyahhi, N., &amp; Tesler, G. (2013). QUAST: Quality assessment tool for genome assemblies. </w:t>
      </w:r>
      <w:r>
        <w:rPr>
          <w:i/>
          <w:iCs/>
        </w:rPr>
        <w:t>Bioinformatics</w:t>
      </w:r>
      <w:r>
        <w:t xml:space="preserve">, </w:t>
      </w:r>
      <w:r>
        <w:rPr>
          <w:i/>
          <w:iCs/>
        </w:rPr>
        <w:t>29</w:t>
      </w:r>
      <w:r>
        <w:t>(8), 1072–1075. https://doi.org/10.1093/bioinformatics/btt086</w:t>
      </w:r>
    </w:p>
    <w:p w14:paraId="1B80214E" w14:textId="77777777" w:rsidR="00E4437C" w:rsidRDefault="00E4437C" w:rsidP="00E4437C">
      <w:pPr>
        <w:pStyle w:val="Bibliography"/>
      </w:pPr>
      <w:r>
        <w:t xml:space="preserve">Hadfield, J., Croucher, N. J., Goater, R. J., Abudahab, K., Aanensen, D. M., &amp; Harris, S. R. (2018). Phandango: An interactive viewer for bacterial population genomics. </w:t>
      </w:r>
      <w:r>
        <w:rPr>
          <w:i/>
          <w:iCs/>
        </w:rPr>
        <w:t>Bioinformatics</w:t>
      </w:r>
      <w:r>
        <w:t xml:space="preserve">, </w:t>
      </w:r>
      <w:r>
        <w:rPr>
          <w:i/>
          <w:iCs/>
        </w:rPr>
        <w:t>34</w:t>
      </w:r>
      <w:r>
        <w:t>(2), 292–293. https://doi.org/10.1093/bioinformatics/btx610</w:t>
      </w:r>
    </w:p>
    <w:p w14:paraId="1D8A6DC7" w14:textId="77777777" w:rsidR="00E4437C" w:rsidRDefault="00E4437C" w:rsidP="00E4437C">
      <w:pPr>
        <w:pStyle w:val="Bibliography"/>
      </w:pPr>
      <w:r>
        <w:lastRenderedPageBreak/>
        <w:t xml:space="preserve">Hallen-Adams, H. E., &amp; Suhr, M. J. (2016). Fungi in the healthy human gastrointestinal tract. </w:t>
      </w:r>
      <w:r>
        <w:rPr>
          <w:i/>
          <w:iCs/>
        </w:rPr>
        <w:t>Virulence</w:t>
      </w:r>
      <w:r>
        <w:t xml:space="preserve">, </w:t>
      </w:r>
      <w:r>
        <w:rPr>
          <w:i/>
          <w:iCs/>
        </w:rPr>
        <w:t>8</w:t>
      </w:r>
      <w:r>
        <w:t>(3), 352–358. https://doi.org/10.1080/21505594.2016.1247140</w:t>
      </w:r>
    </w:p>
    <w:p w14:paraId="62A226DC" w14:textId="77777777" w:rsidR="00E4437C" w:rsidRDefault="00E4437C" w:rsidP="00E4437C">
      <w:pPr>
        <w:pStyle w:val="Bibliography"/>
      </w:pPr>
      <w:r>
        <w:t xml:space="preserve">Hao, Z., Li, L., Fu, Y., &amp; Liu, H. (2018). The influence of bioregenerative life-support system dietary structure and lifestyle on the gut microbiota: A 105-day ground-based space simulation in Lunar Palace 1. </w:t>
      </w:r>
      <w:r>
        <w:rPr>
          <w:i/>
          <w:iCs/>
        </w:rPr>
        <w:t>Environmental Microbiology</w:t>
      </w:r>
      <w:r>
        <w:t xml:space="preserve">, </w:t>
      </w:r>
      <w:r>
        <w:rPr>
          <w:i/>
          <w:iCs/>
        </w:rPr>
        <w:t>20</w:t>
      </w:r>
      <w:r>
        <w:t>(10), 3643–3656. https://doi.org/10.1111/1462-2920.14358</w:t>
      </w:r>
    </w:p>
    <w:p w14:paraId="01B9AF46" w14:textId="77777777" w:rsidR="00E4437C" w:rsidRDefault="00E4437C" w:rsidP="00E4437C">
      <w:pPr>
        <w:pStyle w:val="Bibliography"/>
      </w:pPr>
      <w:r>
        <w:t xml:space="preserve">Heidrich, V., Valles-Colomer, M., &amp; Segata, N. (2025). Human microbiome acquisition and transmission. </w:t>
      </w:r>
      <w:r>
        <w:rPr>
          <w:i/>
          <w:iCs/>
        </w:rPr>
        <w:t>Nature Reviews Microbiology</w:t>
      </w:r>
      <w:r>
        <w:t xml:space="preserve">, </w:t>
      </w:r>
      <w:r>
        <w:rPr>
          <w:i/>
          <w:iCs/>
        </w:rPr>
        <w:t>23</w:t>
      </w:r>
      <w:r>
        <w:t>(9), 568–584. https://doi.org/10.1038/s41579-025-01166-x</w:t>
      </w:r>
    </w:p>
    <w:p w14:paraId="4B85D2BE" w14:textId="77777777" w:rsidR="00E4437C" w:rsidRDefault="00E4437C" w:rsidP="00E4437C">
      <w:pPr>
        <w:pStyle w:val="Bibliography"/>
      </w:pPr>
      <w:r>
        <w:t xml:space="preserve">Heisel, T., Gonia, S., Dillon, A., Hoops, S. L., Al-Ghalith, G. A., Gohl, D., Mukhopadhyay, S., Puopolo, K., Kennedy, P., Sadowsky, M. J., Knights, D., Johnson, A. J., Gerber, J. S., &amp; Gale, C. A. (2025). Gut mycobiome maturation and its determinants during early childhood: A comparison of ITS2 amplicon and shotgun metagenomic sequencing approaches. </w:t>
      </w:r>
      <w:r>
        <w:rPr>
          <w:i/>
          <w:iCs/>
        </w:rPr>
        <w:t>Frontiers in Microbiology</w:t>
      </w:r>
      <w:r>
        <w:t xml:space="preserve">, </w:t>
      </w:r>
      <w:r>
        <w:rPr>
          <w:i/>
          <w:iCs/>
        </w:rPr>
        <w:t>16</w:t>
      </w:r>
      <w:r>
        <w:t>, 1539750. https://doi.org/10.3389/fmicb.2025.1539750</w:t>
      </w:r>
    </w:p>
    <w:p w14:paraId="67F29359" w14:textId="77777777" w:rsidR="00E4437C" w:rsidRDefault="00E4437C" w:rsidP="00E4437C">
      <w:pPr>
        <w:pStyle w:val="Bibliography"/>
      </w:pPr>
      <w:r>
        <w:t xml:space="preserve">Henriques, A. O., &amp; Moran, C. P., Jr. (2007). Structure, Assembly, and Function of the Spore Surface Layers. </w:t>
      </w:r>
      <w:r>
        <w:rPr>
          <w:i/>
          <w:iCs/>
        </w:rPr>
        <w:t>Annual Review of Microbiology</w:t>
      </w:r>
      <w:r>
        <w:t xml:space="preserve">, </w:t>
      </w:r>
      <w:r>
        <w:rPr>
          <w:i/>
          <w:iCs/>
        </w:rPr>
        <w:t>61</w:t>
      </w:r>
      <w:r>
        <w:t>(1), 555–588. https://doi.org/10.1146/annurev.micro.61.080706.093224</w:t>
      </w:r>
    </w:p>
    <w:p w14:paraId="600BA362" w14:textId="77777777" w:rsidR="00E4437C" w:rsidRDefault="00E4437C" w:rsidP="00E4437C">
      <w:pPr>
        <w:pStyle w:val="Bibliography"/>
      </w:pPr>
      <w:r>
        <w:t xml:space="preserve">Hisada, T., Endoh, K., &amp; Kuriki, K. (2015). Inter- and intra-individual variations in seasonal and daily stabilities of the human gut microbiota in Japanese. </w:t>
      </w:r>
      <w:r>
        <w:rPr>
          <w:i/>
          <w:iCs/>
        </w:rPr>
        <w:t>Archives of Microbiology</w:t>
      </w:r>
      <w:r>
        <w:t xml:space="preserve">, </w:t>
      </w:r>
      <w:r>
        <w:rPr>
          <w:i/>
          <w:iCs/>
        </w:rPr>
        <w:t>197</w:t>
      </w:r>
      <w:r>
        <w:t>(7), 919–934. https://doi.org/10.1007/s00203-015-1125-0</w:t>
      </w:r>
    </w:p>
    <w:p w14:paraId="3987CF94" w14:textId="77777777" w:rsidR="00E4437C" w:rsidRDefault="00E4437C" w:rsidP="00E4437C">
      <w:pPr>
        <w:pStyle w:val="Bibliography"/>
      </w:pPr>
      <w:r>
        <w:t xml:space="preserve">Ho, J., Yeoh, Y. K., Barua, N., Chen, Z., Lui, G., Wong, S. H., Yang, X., Chan, M. C., Chan, P. K., Hawkey, P. M., &amp; Ip, M. (2020). Systematic review of human gut resistome studies revealed variable definitions and approaches. </w:t>
      </w:r>
      <w:r>
        <w:rPr>
          <w:i/>
          <w:iCs/>
        </w:rPr>
        <w:t>Gut Microbes</w:t>
      </w:r>
      <w:r>
        <w:t xml:space="preserve">, </w:t>
      </w:r>
      <w:r>
        <w:rPr>
          <w:i/>
          <w:iCs/>
        </w:rPr>
        <w:t>12</w:t>
      </w:r>
      <w:r>
        <w:t>(1), 1700755. https://doi.org/10.1080/19490976.2019.1700755</w:t>
      </w:r>
    </w:p>
    <w:p w14:paraId="2A33269A" w14:textId="77777777" w:rsidR="00E4437C" w:rsidRDefault="00E4437C" w:rsidP="00E4437C">
      <w:pPr>
        <w:pStyle w:val="Bibliography"/>
      </w:pPr>
      <w:r>
        <w:lastRenderedPageBreak/>
        <w:t xml:space="preserve">Hodgkinson, K., El Abbar, F., Dobranowski, P., Manoogian, J., Butcher, J., Figeys, D., Mack, D., &amp; Stintzi, A. (2023). Butyrate’s role in human health and the current progress towards its clinical application to treat gastrointestinal disease. </w:t>
      </w:r>
      <w:r>
        <w:rPr>
          <w:i/>
          <w:iCs/>
        </w:rPr>
        <w:t>Clinical Nutrition</w:t>
      </w:r>
      <w:r>
        <w:t xml:space="preserve">, </w:t>
      </w:r>
      <w:r>
        <w:rPr>
          <w:i/>
          <w:iCs/>
        </w:rPr>
        <w:t>42</w:t>
      </w:r>
      <w:r>
        <w:t>(2), 61–75. https://doi.org/10.1016/j.clnu.2022.10.024</w:t>
      </w:r>
    </w:p>
    <w:p w14:paraId="075CA084" w14:textId="77777777" w:rsidR="00E4437C" w:rsidRDefault="00E4437C" w:rsidP="00E4437C">
      <w:pPr>
        <w:pStyle w:val="Bibliography"/>
      </w:pPr>
      <w:r>
        <w:t xml:space="preserve">Hoegenauer, C., Hammer, H. F., Mahnert, A., &amp; Moissl-Eichinger, C. (2022). Methanogenic archaea in the human gastrointestinal tract. </w:t>
      </w:r>
      <w:r>
        <w:rPr>
          <w:i/>
          <w:iCs/>
        </w:rPr>
        <w:t>Nature Reviews Gastroenterology &amp; Hepatology</w:t>
      </w:r>
      <w:r>
        <w:t xml:space="preserve">, </w:t>
      </w:r>
      <w:r>
        <w:rPr>
          <w:i/>
          <w:iCs/>
        </w:rPr>
        <w:t>19</w:t>
      </w:r>
      <w:r>
        <w:t>(12), 805–813. https://doi.org/10.1038/s41575-022-00673-z</w:t>
      </w:r>
    </w:p>
    <w:p w14:paraId="07868EC5" w14:textId="77777777" w:rsidR="00E4437C" w:rsidRDefault="00E4437C" w:rsidP="00E4437C">
      <w:pPr>
        <w:pStyle w:val="Bibliography"/>
      </w:pPr>
      <w:r>
        <w:t xml:space="preserve">Horneck, G., Bücker, H., &amp; Reitz, G. (1994). Long-term survival of bacterial spores in space. </w:t>
      </w:r>
      <w:r>
        <w:rPr>
          <w:i/>
          <w:iCs/>
        </w:rPr>
        <w:t>Advances in Space Research</w:t>
      </w:r>
      <w:r>
        <w:t xml:space="preserve">, </w:t>
      </w:r>
      <w:r>
        <w:rPr>
          <w:i/>
          <w:iCs/>
        </w:rPr>
        <w:t>14</w:t>
      </w:r>
      <w:r>
        <w:t>(10), 41–45. https://doi.org/10.1016/0273-1177(94)90448-0</w:t>
      </w:r>
    </w:p>
    <w:p w14:paraId="501FD27D" w14:textId="77777777" w:rsidR="00E4437C" w:rsidRDefault="00E4437C" w:rsidP="00E4437C">
      <w:pPr>
        <w:pStyle w:val="Bibliography"/>
      </w:pPr>
      <w:r>
        <w:t xml:space="preserve">Hoyles, L., McCartney, A. L., Neve, H., Gibson, G. R., Sanderson, J. D., Heller, K. J., &amp; van Sinderen, D. (2014). Characterization of virus-like particles associated with the human faecal and caecal microbiota. </w:t>
      </w:r>
      <w:r>
        <w:rPr>
          <w:i/>
          <w:iCs/>
        </w:rPr>
        <w:t>Research in Microbiology</w:t>
      </w:r>
      <w:r>
        <w:t xml:space="preserve">, </w:t>
      </w:r>
      <w:r>
        <w:rPr>
          <w:i/>
          <w:iCs/>
        </w:rPr>
        <w:t>165</w:t>
      </w:r>
      <w:r>
        <w:t>(10), 803–812. https://doi.org/10.1016/j.resmic.2014.10.006</w:t>
      </w:r>
    </w:p>
    <w:p w14:paraId="6FDAE4B7" w14:textId="77777777" w:rsidR="00E4437C" w:rsidRDefault="00E4437C" w:rsidP="00E4437C">
      <w:pPr>
        <w:pStyle w:val="Bibliography"/>
      </w:pPr>
      <w:r>
        <w:t xml:space="preserve">Hua, X., Cao, Y., Morgan, D. M., Miller, K., Chin, S. M., Bellavance, D., &amp; Khalili, H. 2022. (n.d.). Longitudinal analysis of the impact of oral contraceptive use on the gut microbiome. </w:t>
      </w:r>
      <w:r>
        <w:rPr>
          <w:i/>
          <w:iCs/>
        </w:rPr>
        <w:t>Journal of Medical Microbiology</w:t>
      </w:r>
      <w:r>
        <w:t xml:space="preserve">, </w:t>
      </w:r>
      <w:r>
        <w:rPr>
          <w:i/>
          <w:iCs/>
        </w:rPr>
        <w:t>71</w:t>
      </w:r>
      <w:r>
        <w:t>(4), 001512. https://doi.org/10.1099/jmm.0.001512</w:t>
      </w:r>
    </w:p>
    <w:p w14:paraId="3B85427B" w14:textId="77777777" w:rsidR="00E4437C" w:rsidRDefault="00E4437C" w:rsidP="00E4437C">
      <w:pPr>
        <w:pStyle w:val="Bibliography"/>
      </w:pPr>
      <w:r>
        <w:t xml:space="preserve">Huang, Y., Sheth, R. U., Zhao, S., Cohen, L. A., Dabaghi, K., Moody, T., Sun, Y., Ricaurte, D., Richardson, M., Velez-Cortes, F., Blazejewski, T., Kaufman, A., Ronda, C., &amp; Wang, H. H. (2023). High-throughput microbial culturomics using automation and machine learning. </w:t>
      </w:r>
      <w:r>
        <w:rPr>
          <w:i/>
          <w:iCs/>
        </w:rPr>
        <w:t>Nature Biotechnology</w:t>
      </w:r>
      <w:r>
        <w:t xml:space="preserve">, </w:t>
      </w:r>
      <w:r>
        <w:rPr>
          <w:i/>
          <w:iCs/>
        </w:rPr>
        <w:t>41</w:t>
      </w:r>
      <w:r>
        <w:t>(10), 1424–1433. https://doi.org/10.1038/s41587-023-01674-2</w:t>
      </w:r>
    </w:p>
    <w:p w14:paraId="02544839" w14:textId="77777777" w:rsidR="00E4437C" w:rsidRDefault="00E4437C" w:rsidP="00E4437C">
      <w:pPr>
        <w:pStyle w:val="Bibliography"/>
      </w:pPr>
      <w:r>
        <w:t xml:space="preserve">Hutchison, E. A., Miller, D. A., &amp; Angert, E. R. (2014). Sporulation in Bacteria: Beyond the Standard Model. </w:t>
      </w:r>
      <w:r>
        <w:rPr>
          <w:i/>
          <w:iCs/>
        </w:rPr>
        <w:t>Microbiology Spectrum</w:t>
      </w:r>
      <w:r>
        <w:t>. (Washington, DC). https://doi.org/10.1128/microbiolspec.TBS-0013-2012</w:t>
      </w:r>
    </w:p>
    <w:p w14:paraId="76635685" w14:textId="77777777" w:rsidR="00E4437C" w:rsidRDefault="00E4437C" w:rsidP="00E4437C">
      <w:pPr>
        <w:pStyle w:val="Bibliography"/>
      </w:pPr>
      <w:r>
        <w:lastRenderedPageBreak/>
        <w:t xml:space="preserve">Jalanka-Tuovinen, J., Salonen, A., Nikkilä, J., Immonen, O., Kekkonen, R., Lahti, L., Palva, A., &amp; de Vos, W. M. (2011). Intestinal microbiota in healthy adults: Temporal analysis reveals individual and common core and relation to intestinal symptoms. </w:t>
      </w:r>
      <w:r>
        <w:rPr>
          <w:i/>
          <w:iCs/>
        </w:rPr>
        <w:t>PloS One</w:t>
      </w:r>
      <w:r>
        <w:t xml:space="preserve">, </w:t>
      </w:r>
      <w:r>
        <w:rPr>
          <w:i/>
          <w:iCs/>
        </w:rPr>
        <w:t>6</w:t>
      </w:r>
      <w:r>
        <w:t>(7), e23035. https://doi.org/10.1371/journal.pone.0023035</w:t>
      </w:r>
    </w:p>
    <w:p w14:paraId="5BFB25C7" w14:textId="77777777" w:rsidR="00E4437C" w:rsidRDefault="00E4437C" w:rsidP="00E4437C">
      <w:pPr>
        <w:pStyle w:val="Bibliography"/>
      </w:pPr>
      <w:r>
        <w:t xml:space="preserve">Jamroskovic, J., Chromikova, Z., List, C., Bartova, B., Barak, I., &amp; Bernier-Latmani, R. (2016). Variability in DPA and Calcium Content in the Spores of Clostridium Species. </w:t>
      </w:r>
      <w:r>
        <w:rPr>
          <w:i/>
          <w:iCs/>
        </w:rPr>
        <w:t>Frontiers in Microbiology</w:t>
      </w:r>
      <w:r>
        <w:t xml:space="preserve">, </w:t>
      </w:r>
      <w:r>
        <w:rPr>
          <w:i/>
          <w:iCs/>
        </w:rPr>
        <w:t>7</w:t>
      </w:r>
      <w:r>
        <w:t>. https://www.frontiersin.org/article/10.3389/fmicb.2016.01791</w:t>
      </w:r>
    </w:p>
    <w:p w14:paraId="4CE51EA1" w14:textId="77777777" w:rsidR="00E4437C" w:rsidRDefault="00E4437C" w:rsidP="00E4437C">
      <w:pPr>
        <w:pStyle w:val="Bibliography"/>
      </w:pPr>
      <w:r>
        <w:t xml:space="preserve">Jayasinghe, T. N., Hilton, C., Tsai, P., Apple, B., Shepherd, P., Cutfield, W. S., &amp; O’Sullivan, J. M. (2017). Long-term stability in the gut microbiome over 46 years in the life of Billy Apple®. </w:t>
      </w:r>
      <w:r>
        <w:rPr>
          <w:i/>
          <w:iCs/>
        </w:rPr>
        <w:t>Human Microbiome Journal</w:t>
      </w:r>
      <w:r>
        <w:t xml:space="preserve">, </w:t>
      </w:r>
      <w:r>
        <w:rPr>
          <w:i/>
          <w:iCs/>
        </w:rPr>
        <w:t>5–6</w:t>
      </w:r>
      <w:r>
        <w:t>, 7–10. https://doi.org/10.1016/j.humic.2017.09.001</w:t>
      </w:r>
    </w:p>
    <w:p w14:paraId="0CD4F071" w14:textId="77777777" w:rsidR="00E4437C" w:rsidRDefault="00E4437C" w:rsidP="00E4437C">
      <w:pPr>
        <w:pStyle w:val="Bibliography"/>
      </w:pPr>
      <w:r>
        <w:t xml:space="preserve">Jokela, R., Ponsero, A. J., Dikareva, E., Wei, X., Kolho, K.-L., Korpela, K., De Vos, W. M., &amp; Salonen, A. (2023). Sources of gut microbiota variation in a large longitudinal Finnish infant cohort. </w:t>
      </w:r>
      <w:r>
        <w:rPr>
          <w:i/>
          <w:iCs/>
        </w:rPr>
        <w:t>eBioMedicine</w:t>
      </w:r>
      <w:r>
        <w:t xml:space="preserve">, </w:t>
      </w:r>
      <w:r>
        <w:rPr>
          <w:i/>
          <w:iCs/>
        </w:rPr>
        <w:t>94</w:t>
      </w:r>
      <w:r>
        <w:t>, 104695. https://doi.org/10.1016/j.ebiom.2023.104695</w:t>
      </w:r>
    </w:p>
    <w:p w14:paraId="6018CC61" w14:textId="77777777" w:rsidR="00E4437C" w:rsidRDefault="00E4437C" w:rsidP="00E4437C">
      <w:pPr>
        <w:pStyle w:val="Bibliography"/>
      </w:pPr>
      <w:r>
        <w:t xml:space="preserve">Jones, S. E., &amp; Lennon, J. T. (2010). Dormancy contributes to the maintenance of microbial diversity. </w:t>
      </w:r>
      <w:r>
        <w:rPr>
          <w:i/>
          <w:iCs/>
        </w:rPr>
        <w:t>Proceedings of the National Academy of Sciences of the United States of America</w:t>
      </w:r>
      <w:r>
        <w:t xml:space="preserve">, </w:t>
      </w:r>
      <w:r>
        <w:rPr>
          <w:i/>
          <w:iCs/>
        </w:rPr>
        <w:t>107</w:t>
      </w:r>
      <w:r>
        <w:t>(13), 5881–5886. https://doi.org/10.1073/pnas.0912765107</w:t>
      </w:r>
    </w:p>
    <w:p w14:paraId="3265A152" w14:textId="77777777" w:rsidR="00E4437C" w:rsidRDefault="00E4437C" w:rsidP="00E4437C">
      <w:pPr>
        <w:pStyle w:val="Bibliography"/>
      </w:pPr>
      <w:r>
        <w:t xml:space="preserve">Kapinusova, G., Lopez Marin, M. A., &amp; Uhlik, O. (2023). Reaching unreachables: Obstacles and successes of microbial cultivation and their reasons. </w:t>
      </w:r>
      <w:r>
        <w:rPr>
          <w:i/>
          <w:iCs/>
        </w:rPr>
        <w:t>Frontiers in Microbiology</w:t>
      </w:r>
      <w:r>
        <w:t xml:space="preserve">, </w:t>
      </w:r>
      <w:r>
        <w:rPr>
          <w:i/>
          <w:iCs/>
        </w:rPr>
        <w:t>14</w:t>
      </w:r>
      <w:r>
        <w:t>, 1089630. https://doi.org/10.3389/fmicb.2023.1089630</w:t>
      </w:r>
    </w:p>
    <w:p w14:paraId="7FEA98D5" w14:textId="77777777" w:rsidR="00E4437C" w:rsidRDefault="00E4437C" w:rsidP="00E4437C">
      <w:pPr>
        <w:pStyle w:val="Bibliography"/>
      </w:pPr>
      <w:r>
        <w:t xml:space="preserve">Kearney, S. M., Gibbons, S. M., Poyet, M., Gurry, T., Bullock, K., Allegretti, J. R., Clish, C. B., &amp; Alm, E. J. (2018). Endospores and other lysis-resistant bacteria comprise a widely shared core community within the human microbiota. </w:t>
      </w:r>
      <w:r>
        <w:rPr>
          <w:i/>
          <w:iCs/>
        </w:rPr>
        <w:t>The ISME Journal</w:t>
      </w:r>
      <w:r>
        <w:t xml:space="preserve">, </w:t>
      </w:r>
      <w:r>
        <w:rPr>
          <w:i/>
          <w:iCs/>
        </w:rPr>
        <w:t>12</w:t>
      </w:r>
      <w:r>
        <w:t>(10), 2403–2416. https://doi.org/10.1038/s41396-018-0192-z</w:t>
      </w:r>
    </w:p>
    <w:p w14:paraId="65F61F9C" w14:textId="77777777" w:rsidR="00E4437C" w:rsidRDefault="00E4437C" w:rsidP="00E4437C">
      <w:pPr>
        <w:pStyle w:val="Bibliography"/>
      </w:pPr>
      <w:r>
        <w:lastRenderedPageBreak/>
        <w:t xml:space="preserve">Klindworth, A., Pruesse, E., Schweer, T., Peplies, J., Quast, C., Horn, M., &amp; Glöckner, F. O. (2013). Evaluation of general 16S ribosomal RNA gene PCR primers for classical and next-generation sequencing-based diversity studies. </w:t>
      </w:r>
      <w:r>
        <w:rPr>
          <w:i/>
          <w:iCs/>
        </w:rPr>
        <w:t>Nucleic Acids Research</w:t>
      </w:r>
      <w:r>
        <w:t xml:space="preserve">, </w:t>
      </w:r>
      <w:r>
        <w:rPr>
          <w:i/>
          <w:iCs/>
        </w:rPr>
        <w:t>41</w:t>
      </w:r>
      <w:r>
        <w:t>(1), e1. https://doi.org/10.1093/nar/gks808</w:t>
      </w:r>
    </w:p>
    <w:p w14:paraId="2E2783CE" w14:textId="77777777" w:rsidR="00E4437C" w:rsidRDefault="00E4437C" w:rsidP="00E4437C">
      <w:pPr>
        <w:pStyle w:val="Bibliography"/>
      </w:pPr>
      <w:r>
        <w:t xml:space="preserve">Kolmogorov, M., Yuan, J., Lin, Y., &amp; Pevzner, P. A. (2019). Assembly of long, error-prone reads using repeat graphs. </w:t>
      </w:r>
      <w:r>
        <w:rPr>
          <w:i/>
          <w:iCs/>
        </w:rPr>
        <w:t>Nature Biotechnology</w:t>
      </w:r>
      <w:r>
        <w:t xml:space="preserve">, </w:t>
      </w:r>
      <w:r>
        <w:rPr>
          <w:i/>
          <w:iCs/>
        </w:rPr>
        <w:t>37</w:t>
      </w:r>
      <w:r>
        <w:t>(5), 540–546. https://doi.org/10.1038/s41587-019-0072-8</w:t>
      </w:r>
    </w:p>
    <w:p w14:paraId="3CF85166" w14:textId="77777777" w:rsidR="00E4437C" w:rsidRDefault="00E4437C" w:rsidP="00E4437C">
      <w:pPr>
        <w:pStyle w:val="Bibliography"/>
      </w:pPr>
      <w:r>
        <w:t xml:space="preserve">Koopman, N., Remijas, L., Seppen, J., Setlow, P., &amp; Brul, S. (2022). Mechanisms and Applications of Bacterial Sporulation and Germination in the Intestine. </w:t>
      </w:r>
      <w:r>
        <w:rPr>
          <w:i/>
          <w:iCs/>
        </w:rPr>
        <w:t>International Journal of Molecular Sciences</w:t>
      </w:r>
      <w:r>
        <w:t xml:space="preserve">, </w:t>
      </w:r>
      <w:r>
        <w:rPr>
          <w:i/>
          <w:iCs/>
        </w:rPr>
        <w:t>23</w:t>
      </w:r>
      <w:r>
        <w:t>(6), 3405. https://doi.org/10.3390/ijms23063405</w:t>
      </w:r>
    </w:p>
    <w:p w14:paraId="1D578E8C" w14:textId="77777777" w:rsidR="00E4437C" w:rsidRDefault="00E4437C" w:rsidP="00E4437C">
      <w:pPr>
        <w:pStyle w:val="Bibliography"/>
      </w:pPr>
      <w:r>
        <w:t xml:space="preserve">Koransky, J. R., Allen, S. D., &amp; Dowell, V. R. (1978). Use of ethanol for selective isolation of sporeforming microorganisms. </w:t>
      </w:r>
      <w:r>
        <w:rPr>
          <w:i/>
          <w:iCs/>
        </w:rPr>
        <w:t>Applied and Environmental Microbiology</w:t>
      </w:r>
      <w:r>
        <w:t xml:space="preserve">, </w:t>
      </w:r>
      <w:r>
        <w:rPr>
          <w:i/>
          <w:iCs/>
        </w:rPr>
        <w:t>35</w:t>
      </w:r>
      <w:r>
        <w:t>(4), 762–765. https://doi.org/10.1128/aem.35.4.762-765.1978</w:t>
      </w:r>
    </w:p>
    <w:p w14:paraId="43045831" w14:textId="77777777" w:rsidR="00E4437C" w:rsidRDefault="00E4437C" w:rsidP="00E4437C">
      <w:pPr>
        <w:pStyle w:val="Bibliography"/>
      </w:pPr>
      <w:r>
        <w:t xml:space="preserve">Korpela, K., Costea, P., Coelho, L. P., Kandels-Lewis, S., Willemsen, G., Boomsma, D. I., Segata, N., &amp; Bork, P. (2018). Selective maternal seeding and environment shape the human gut microbiome. </w:t>
      </w:r>
      <w:r>
        <w:rPr>
          <w:i/>
          <w:iCs/>
        </w:rPr>
        <w:t>Genome Research</w:t>
      </w:r>
      <w:r>
        <w:t xml:space="preserve">, </w:t>
      </w:r>
      <w:r>
        <w:rPr>
          <w:i/>
          <w:iCs/>
        </w:rPr>
        <w:t>28</w:t>
      </w:r>
      <w:r>
        <w:t>(4), 561–568. https://doi.org/10.1101/gr.233940.117</w:t>
      </w:r>
    </w:p>
    <w:p w14:paraId="18B826A5" w14:textId="77777777" w:rsidR="00E4437C" w:rsidRDefault="00E4437C" w:rsidP="00E4437C">
      <w:pPr>
        <w:pStyle w:val="Bibliography"/>
      </w:pPr>
      <w:r>
        <w:t xml:space="preserve">Koskinen, K., Pausan, M. R., Perras, A. K., Beck, M., Bang, C., Mora, M., Schilhabel, A., Schmitz, R., &amp; Moissl-Eichinger, C. (2017). First Insights into the Diverse Human Archaeome: Specific Detection of Archaea in the Gastrointestinal Tract, Lung, and Nose and on Skin. </w:t>
      </w:r>
      <w:r>
        <w:rPr>
          <w:i/>
          <w:iCs/>
        </w:rPr>
        <w:t>mBio</w:t>
      </w:r>
      <w:r>
        <w:t xml:space="preserve">, </w:t>
      </w:r>
      <w:r>
        <w:rPr>
          <w:i/>
          <w:iCs/>
        </w:rPr>
        <w:t>8</w:t>
      </w:r>
      <w:r>
        <w:t>(6), 10.1128/mbio.00824-17. https://doi.org/10.1128/mbio.00824-17</w:t>
      </w:r>
    </w:p>
    <w:p w14:paraId="6BAF4F6C" w14:textId="77777777" w:rsidR="00E4437C" w:rsidRDefault="00E4437C" w:rsidP="00E4437C">
      <w:pPr>
        <w:pStyle w:val="Bibliography"/>
      </w:pPr>
      <w:r>
        <w:t xml:space="preserve">Lagier, J.-C., Dubourg, G., Million, M., Cadoret, F., Bilen, M., Fenollar, F., Levasseur, A., Rolain, J.-M., Fournier, P.-E., &amp; Raoult, D. (2018). Culturing the human microbiota and culturomics. </w:t>
      </w:r>
      <w:r>
        <w:rPr>
          <w:i/>
          <w:iCs/>
        </w:rPr>
        <w:t>Nature Reviews Microbiology</w:t>
      </w:r>
      <w:r>
        <w:t xml:space="preserve">, </w:t>
      </w:r>
      <w:r>
        <w:rPr>
          <w:i/>
          <w:iCs/>
        </w:rPr>
        <w:t>16</w:t>
      </w:r>
      <w:r>
        <w:t>(9), 540–550. https://doi.org/10.1038/s41579-018-0041-0</w:t>
      </w:r>
    </w:p>
    <w:p w14:paraId="3F86C703" w14:textId="77777777" w:rsidR="00E4437C" w:rsidRDefault="00E4437C" w:rsidP="00E4437C">
      <w:pPr>
        <w:pStyle w:val="Bibliography"/>
      </w:pPr>
      <w:r>
        <w:lastRenderedPageBreak/>
        <w:t xml:space="preserve">Langmead, B., &amp; Salzberg, S. L. (2012). Fast gapped-read alignment with Bowtie 2. </w:t>
      </w:r>
      <w:r>
        <w:rPr>
          <w:i/>
          <w:iCs/>
        </w:rPr>
        <w:t>Nature Methods</w:t>
      </w:r>
      <w:r>
        <w:t xml:space="preserve">, </w:t>
      </w:r>
      <w:r>
        <w:rPr>
          <w:i/>
          <w:iCs/>
        </w:rPr>
        <w:t>9</w:t>
      </w:r>
      <w:r>
        <w:t>(4), 357–359. https://doi.org/10.1038/nmeth.1923</w:t>
      </w:r>
    </w:p>
    <w:p w14:paraId="308DA3C5" w14:textId="77777777" w:rsidR="00E4437C" w:rsidRDefault="00E4437C" w:rsidP="00E4437C">
      <w:pPr>
        <w:pStyle w:val="Bibliography"/>
      </w:pPr>
      <w:r>
        <w:t xml:space="preserve">Lee, K., Raguideau, S., Sirén, K., Asnicar, F., Cumbo, F., Hildebrand, F., Segata, N., Cha, C.-J., &amp; Quince, C. (2023). Population-level impacts of antibiotic usage on the human gut microbiome. </w:t>
      </w:r>
      <w:r>
        <w:rPr>
          <w:i/>
          <w:iCs/>
        </w:rPr>
        <w:t>Nature Communications</w:t>
      </w:r>
      <w:r>
        <w:t xml:space="preserve">, </w:t>
      </w:r>
      <w:r>
        <w:rPr>
          <w:i/>
          <w:iCs/>
        </w:rPr>
        <w:t>14</w:t>
      </w:r>
      <w:r>
        <w:t>(1), 1191. https://doi.org/10.1038/s41467-023-36633-7</w:t>
      </w:r>
    </w:p>
    <w:p w14:paraId="44D082B3" w14:textId="77777777" w:rsidR="00E4437C" w:rsidRDefault="00E4437C" w:rsidP="00E4437C">
      <w:pPr>
        <w:pStyle w:val="Bibliography"/>
      </w:pPr>
      <w:r>
        <w:t xml:space="preserve">Leggett, M. j., McDonnell, G., Denyer, S. p., Setlow, P., &amp; Maillard, J.-Y. (2012). Bacterial spore structures and their protective role in biocide resistance. </w:t>
      </w:r>
      <w:r>
        <w:rPr>
          <w:i/>
          <w:iCs/>
        </w:rPr>
        <w:t>Journal of Applied Microbiology</w:t>
      </w:r>
      <w:r>
        <w:t xml:space="preserve">, </w:t>
      </w:r>
      <w:r>
        <w:rPr>
          <w:i/>
          <w:iCs/>
        </w:rPr>
        <w:t>113</w:t>
      </w:r>
      <w:r>
        <w:t>(3), 485–498. https://doi.org/10.1111/j.1365-2672.2012.05336.x</w:t>
      </w:r>
    </w:p>
    <w:p w14:paraId="0E32E778" w14:textId="77777777" w:rsidR="00E4437C" w:rsidRDefault="00E4437C" w:rsidP="00E4437C">
      <w:pPr>
        <w:pStyle w:val="Bibliography"/>
      </w:pPr>
      <w:r>
        <w:t xml:space="preserve">Lennon, J. T., &amp; Jones, S. E. (2011). Microbial seed banks: The ecological and evolutionary implications of dormancy. </w:t>
      </w:r>
      <w:r>
        <w:rPr>
          <w:i/>
          <w:iCs/>
        </w:rPr>
        <w:t>Nature Reviews Microbiology</w:t>
      </w:r>
      <w:r>
        <w:t xml:space="preserve">, </w:t>
      </w:r>
      <w:r>
        <w:rPr>
          <w:i/>
          <w:iCs/>
        </w:rPr>
        <w:t>9</w:t>
      </w:r>
      <w:r>
        <w:t>(2), 119–130. https://doi.org/10.1038/nrmicro2504</w:t>
      </w:r>
    </w:p>
    <w:p w14:paraId="51E6A349" w14:textId="77777777" w:rsidR="00E4437C" w:rsidRDefault="00E4437C" w:rsidP="00E4437C">
      <w:pPr>
        <w:pStyle w:val="Bibliography"/>
      </w:pPr>
      <w:r>
        <w:t xml:space="preserve">Levy, R., Magis, A. T., Earls, J. C., Manor, O., Wilmanski, T., Lovejoy, J., Gibbons, S. M., Omenn, G. S., Hood, L., &amp; Price, N. D. (2020). Longitudinal analysis reveals transition barriers between dominant ecological states in the gut microbiome. </w:t>
      </w:r>
      <w:r>
        <w:rPr>
          <w:i/>
          <w:iCs/>
        </w:rPr>
        <w:t>Proceedings of the National Academy of Sciences of the United States of America</w:t>
      </w:r>
      <w:r>
        <w:t xml:space="preserve">, </w:t>
      </w:r>
      <w:r>
        <w:rPr>
          <w:i/>
          <w:iCs/>
        </w:rPr>
        <w:t>117</w:t>
      </w:r>
      <w:r>
        <w:t>(24), 13839–13845. https://doi.org/10.1073/pnas.1922498117</w:t>
      </w:r>
    </w:p>
    <w:p w14:paraId="1813064E" w14:textId="77777777" w:rsidR="00E4437C" w:rsidRDefault="00E4437C" w:rsidP="00E4437C">
      <w:pPr>
        <w:pStyle w:val="Bibliography"/>
      </w:pPr>
      <w:r>
        <w:t xml:space="preserve">Li, H., Handsaker, B., Wysoker, A., Fennell, T., Ruan, J., Homer, N., Marth, G., Abecasis, G., Durbin, R., &amp; 1000 Genome Project Data Processing Subgroup. (2009). The Sequence Alignment/Map format and SAMtools. </w:t>
      </w:r>
      <w:r>
        <w:rPr>
          <w:i/>
          <w:iCs/>
        </w:rPr>
        <w:t>Bioinformatics</w:t>
      </w:r>
      <w:r>
        <w:t xml:space="preserve">, </w:t>
      </w:r>
      <w:r>
        <w:rPr>
          <w:i/>
          <w:iCs/>
        </w:rPr>
        <w:t>25</w:t>
      </w:r>
      <w:r>
        <w:t>(16), 2078–2079. https://doi.org/10.1093/bioinformatics/btp352</w:t>
      </w:r>
    </w:p>
    <w:p w14:paraId="2CE5AF8F" w14:textId="77777777" w:rsidR="00E4437C" w:rsidRDefault="00E4437C" w:rsidP="00E4437C">
      <w:pPr>
        <w:pStyle w:val="Bibliography"/>
      </w:pPr>
      <w:r>
        <w:t xml:space="preserve">Li, J., Yang, F., Xiao, M., &amp; Li, A. (2022). Advances and challenges in cataloging the human gut virome. </w:t>
      </w:r>
      <w:r>
        <w:rPr>
          <w:i/>
          <w:iCs/>
        </w:rPr>
        <w:t>Cell Host &amp; Microbe</w:t>
      </w:r>
      <w:r>
        <w:t xml:space="preserve">, </w:t>
      </w:r>
      <w:r>
        <w:rPr>
          <w:i/>
          <w:iCs/>
        </w:rPr>
        <w:t>30</w:t>
      </w:r>
      <w:r>
        <w:t>(7), 908–916. https://doi.org/10.1016/j.chom.2022.06.003</w:t>
      </w:r>
    </w:p>
    <w:p w14:paraId="028CD6E5" w14:textId="77777777" w:rsidR="00E4437C" w:rsidRDefault="00E4437C" w:rsidP="00E4437C">
      <w:pPr>
        <w:pStyle w:val="Bibliography"/>
      </w:pPr>
      <w:r>
        <w:lastRenderedPageBreak/>
        <w:t xml:space="preserve">Li, L., Mendis, N., Trigui, H., Oliver, J. D., &amp; Faucher, S. P. (2014). The importance of the viable but non-culturable state in human bacterial pathogens. </w:t>
      </w:r>
      <w:r>
        <w:rPr>
          <w:i/>
          <w:iCs/>
        </w:rPr>
        <w:t>Frontiers in Microbiology</w:t>
      </w:r>
      <w:r>
        <w:t xml:space="preserve">, </w:t>
      </w:r>
      <w:r>
        <w:rPr>
          <w:i/>
          <w:iCs/>
        </w:rPr>
        <w:t>5</w:t>
      </w:r>
      <w:r>
        <w:t>. https://doi.org/10.3389/fmicb.2014.00258</w:t>
      </w:r>
    </w:p>
    <w:p w14:paraId="701CCFC7" w14:textId="77777777" w:rsidR="00E4437C" w:rsidRDefault="00E4437C" w:rsidP="00E4437C">
      <w:pPr>
        <w:pStyle w:val="Bibliography"/>
      </w:pPr>
      <w:r>
        <w:t xml:space="preserve">Li, X., Brejnrod, A., Thorsen, J., Zachariasen, T., Trivedi, U., Russel, J., Vestergaard, G. A., Stokholm, J., Rasmussen, M. A., &amp; Sørensen, S. J. (2023). Differential responses of the gut microbiome and resistome to antibiotic exposures in infants and adults. </w:t>
      </w:r>
      <w:r>
        <w:rPr>
          <w:i/>
          <w:iCs/>
        </w:rPr>
        <w:t>Nature Communications</w:t>
      </w:r>
      <w:r>
        <w:t xml:space="preserve">, </w:t>
      </w:r>
      <w:r>
        <w:rPr>
          <w:i/>
          <w:iCs/>
        </w:rPr>
        <w:t>14</w:t>
      </w:r>
      <w:r>
        <w:t>(1), 8526. https://doi.org/10.1038/s41467-023-44289-6</w:t>
      </w:r>
    </w:p>
    <w:p w14:paraId="1C5BF52A" w14:textId="77777777" w:rsidR="00E4437C" w:rsidRDefault="00E4437C" w:rsidP="00E4437C">
      <w:pPr>
        <w:pStyle w:val="Bibliography"/>
      </w:pPr>
      <w:r>
        <w:t xml:space="preserve">Liao, H., Ji, Y., &amp; Sun, Y. (2023). High-resolution strain-level microbiome composition analysis from short reads. </w:t>
      </w:r>
      <w:r>
        <w:rPr>
          <w:i/>
          <w:iCs/>
        </w:rPr>
        <w:t>Microbiome</w:t>
      </w:r>
      <w:r>
        <w:t xml:space="preserve">, </w:t>
      </w:r>
      <w:r>
        <w:rPr>
          <w:i/>
          <w:iCs/>
        </w:rPr>
        <w:t>11</w:t>
      </w:r>
      <w:r>
        <w:t>(1), 183. https://doi.org/10.1186/s40168-023-01615-w</w:t>
      </w:r>
    </w:p>
    <w:p w14:paraId="0ED91E02" w14:textId="77777777" w:rsidR="00E4437C" w:rsidRDefault="00E4437C" w:rsidP="00E4437C">
      <w:pPr>
        <w:pStyle w:val="Bibliography"/>
      </w:pPr>
      <w:r>
        <w:t xml:space="preserve">Lind, A. L., &amp; Pollard, K. S. (2021). Accurate and sensitive detection of microbial eukaryotes from whole metagenome shotgun sequencing. </w:t>
      </w:r>
      <w:r>
        <w:rPr>
          <w:i/>
          <w:iCs/>
        </w:rPr>
        <w:t>Microbiome</w:t>
      </w:r>
      <w:r>
        <w:t xml:space="preserve">, </w:t>
      </w:r>
      <w:r>
        <w:rPr>
          <w:i/>
          <w:iCs/>
        </w:rPr>
        <w:t>9</w:t>
      </w:r>
      <w:r>
        <w:t>(1), 58. https://doi.org/10.1186/s40168-021-01015-y</w:t>
      </w:r>
    </w:p>
    <w:p w14:paraId="3A60ECB9" w14:textId="77777777" w:rsidR="00E4437C" w:rsidRDefault="00E4437C" w:rsidP="00E4437C">
      <w:pPr>
        <w:pStyle w:val="Bibliography"/>
      </w:pPr>
      <w:r>
        <w:t xml:space="preserve">Lloyd-Price, J., Arze, C., Ananthakrishnan, A. N., Schirmer, M., Avila-Pacheco, J., Poon, T. W., Andrews, E., Ajami, N. J., Bonham, K. S., Brislawn, C. J., Casero, D., Courtney, H., Gonzalez, A., Graeber, T. G., Hall, A. B., Lake, K., Landers, C. J., Mallick, H., Plichta, D. R., … Huttenhower, C. (2019). Multi-omics of the gut microbial ecosystem in inflammatory bowel diseases. </w:t>
      </w:r>
      <w:r>
        <w:rPr>
          <w:i/>
          <w:iCs/>
        </w:rPr>
        <w:t>Nature</w:t>
      </w:r>
      <w:r>
        <w:t xml:space="preserve">, </w:t>
      </w:r>
      <w:r>
        <w:rPr>
          <w:i/>
          <w:iCs/>
        </w:rPr>
        <w:t>569</w:t>
      </w:r>
      <w:r>
        <w:t>(7758), Article 7758. https://doi.org/10.1038/s41586-019-1237-9</w:t>
      </w:r>
    </w:p>
    <w:p w14:paraId="33663F50" w14:textId="77777777" w:rsidR="00E4437C" w:rsidRDefault="00E4437C" w:rsidP="00E4437C">
      <w:pPr>
        <w:pStyle w:val="Bibliography"/>
      </w:pPr>
      <w:r>
        <w:t xml:space="preserve">Lozupone, C. A., Stombaugh, J. I., Gordon, J. I., Jansson, J. K., &amp; Knight, R. (2012). Diversity, stability and resilience of the human gut microbiota. </w:t>
      </w:r>
      <w:r>
        <w:rPr>
          <w:i/>
          <w:iCs/>
        </w:rPr>
        <w:t>Nature</w:t>
      </w:r>
      <w:r>
        <w:t xml:space="preserve">, </w:t>
      </w:r>
      <w:r>
        <w:rPr>
          <w:i/>
          <w:iCs/>
        </w:rPr>
        <w:t>489</w:t>
      </w:r>
      <w:r>
        <w:t>(7415), Article 7415. https://doi.org/10.1038/nature11550</w:t>
      </w:r>
    </w:p>
    <w:p w14:paraId="7497AC30" w14:textId="77777777" w:rsidR="00E4437C" w:rsidRDefault="00E4437C" w:rsidP="00E4437C">
      <w:pPr>
        <w:pStyle w:val="Bibliography"/>
      </w:pPr>
      <w:r>
        <w:t xml:space="preserve">Machado, D. T., Brustolini, O. J. B., Corrêa, E. dos S., &amp; Vasconcelos, A. T. R. (2025). Prediction of sporulating Firmicutes from uncultured gut microbiota using SpoMAG, an ensemble learning tool. </w:t>
      </w:r>
      <w:r>
        <w:rPr>
          <w:i/>
          <w:iCs/>
        </w:rPr>
        <w:t>PeerJ</w:t>
      </w:r>
      <w:r>
        <w:t xml:space="preserve">, </w:t>
      </w:r>
      <w:r>
        <w:rPr>
          <w:i/>
          <w:iCs/>
        </w:rPr>
        <w:t>13</w:t>
      </w:r>
      <w:r>
        <w:t>, e20232. https://doi.org/10.7717/peerj.20232</w:t>
      </w:r>
    </w:p>
    <w:p w14:paraId="79B59C41" w14:textId="77777777" w:rsidR="00E4437C" w:rsidRDefault="00E4437C" w:rsidP="00E4437C">
      <w:pPr>
        <w:pStyle w:val="Bibliography"/>
      </w:pPr>
      <w:r>
        <w:lastRenderedPageBreak/>
        <w:t xml:space="preserve">Mahnic, A., &amp; Rupnik, M. (2018). Different host factors are associated with patterns in bacterial and fungal gut microbiota in Slovenian healthy cohort. </w:t>
      </w:r>
      <w:r>
        <w:rPr>
          <w:i/>
          <w:iCs/>
        </w:rPr>
        <w:t>PLoS ONE</w:t>
      </w:r>
      <w:r>
        <w:t xml:space="preserve">, </w:t>
      </w:r>
      <w:r>
        <w:rPr>
          <w:i/>
          <w:iCs/>
        </w:rPr>
        <w:t>13</w:t>
      </w:r>
      <w:r>
        <w:t>(12), e0209209. https://doi.org/10.1371/journal.pone.0209209</w:t>
      </w:r>
    </w:p>
    <w:p w14:paraId="47385C54" w14:textId="77777777" w:rsidR="00E4437C" w:rsidRDefault="00E4437C" w:rsidP="00E4437C">
      <w:pPr>
        <w:pStyle w:val="Bibliography"/>
      </w:pPr>
      <w:r>
        <w:t xml:space="preserve">Malin, J. J., von Wintersdorff, C. J. H., Penders, J., Savelkoul, P. H. M., &amp; Wolffs, P. F. G. (2023). Longitudinal fluctuations of common antimicrobial resistance genes in the gut microbiomes of healthy Dutch individuals. </w:t>
      </w:r>
      <w:r>
        <w:rPr>
          <w:i/>
          <w:iCs/>
        </w:rPr>
        <w:t>International Journal of Antimicrobial Agents</w:t>
      </w:r>
      <w:r>
        <w:t xml:space="preserve">, </w:t>
      </w:r>
      <w:r>
        <w:rPr>
          <w:i/>
          <w:iCs/>
        </w:rPr>
        <w:t>61</w:t>
      </w:r>
      <w:r>
        <w:t>(3), 106716. https://doi.org/10.1016/j.ijantimicag.2023.106716</w:t>
      </w:r>
    </w:p>
    <w:p w14:paraId="583ADFF3" w14:textId="77777777" w:rsidR="00E4437C" w:rsidRDefault="00E4437C" w:rsidP="00E4437C">
      <w:pPr>
        <w:pStyle w:val="Bibliography"/>
      </w:pPr>
      <w:r>
        <w:t xml:space="preserve">Maric, L., Janezic, S., Coia, C. W., Roer, L., &amp; Rupnik, M. (2025). Limited clonality but widespread plasmid sharing of ESBL-producing E. coli between humans and the environment of northeastern Slovenia. </w:t>
      </w:r>
      <w:r>
        <w:rPr>
          <w:i/>
          <w:iCs/>
        </w:rPr>
        <w:t>Current Research in Microbial Sciences</w:t>
      </w:r>
      <w:r>
        <w:t xml:space="preserve">, </w:t>
      </w:r>
      <w:r>
        <w:rPr>
          <w:i/>
          <w:iCs/>
        </w:rPr>
        <w:t>9</w:t>
      </w:r>
      <w:r>
        <w:t>, 100408. https://doi.org/10.1016/j.crmicr.2025.100408</w:t>
      </w:r>
    </w:p>
    <w:p w14:paraId="65AE5A85" w14:textId="77777777" w:rsidR="00E4437C" w:rsidRDefault="00E4437C" w:rsidP="00E4437C">
      <w:pPr>
        <w:pStyle w:val="Bibliography"/>
      </w:pPr>
      <w:r>
        <w:t xml:space="preserve">Mars, R. A. T., Yang, Y., Ward, T., Houtti, M., Priya, S., Lekatz, H. R., Tang, X., Sun, Z., Kalari, K. R., Korem, T., Bhattarai, Y., Zheng, T., Bar, N., Frost, G., Johnson, A. J., van Treuren, W., Han, S., Ordog, T., Grover, M., … Kashyap, P. C. (2020). Longitudinal Multi-omics Reveals Subset-Specific Mechanisms Underlying Irritable Bowel Syndrome. </w:t>
      </w:r>
      <w:r>
        <w:rPr>
          <w:i/>
          <w:iCs/>
        </w:rPr>
        <w:t>Cell</w:t>
      </w:r>
      <w:r>
        <w:t xml:space="preserve">, </w:t>
      </w:r>
      <w:r>
        <w:rPr>
          <w:i/>
          <w:iCs/>
        </w:rPr>
        <w:t>182</w:t>
      </w:r>
      <w:r>
        <w:t>(6), 1460-1473.e17. https://doi.org/10.1016/j.cell.2020.08.007</w:t>
      </w:r>
    </w:p>
    <w:p w14:paraId="6CD39A13" w14:textId="77777777" w:rsidR="00E4437C" w:rsidRDefault="00E4437C" w:rsidP="00E4437C">
      <w:pPr>
        <w:pStyle w:val="Bibliography"/>
      </w:pPr>
      <w:r>
        <w:t xml:space="preserve">Martínez, I., Muller, C. E., &amp; Walter, J. (2013). Long-Term Temporal Analysis of the Human Fecal Microbiota Revealed a Stable Core of Dominant Bacterial Species. </w:t>
      </w:r>
      <w:r>
        <w:rPr>
          <w:i/>
          <w:iCs/>
        </w:rPr>
        <w:t>PLOS ONE</w:t>
      </w:r>
      <w:r>
        <w:t xml:space="preserve">, </w:t>
      </w:r>
      <w:r>
        <w:rPr>
          <w:i/>
          <w:iCs/>
        </w:rPr>
        <w:t>8</w:t>
      </w:r>
      <w:r>
        <w:t>(7), e69621. https://doi.org/10.1371/journal.pone.0069621</w:t>
      </w:r>
    </w:p>
    <w:p w14:paraId="0CCAAB1D" w14:textId="77777777" w:rsidR="00E4437C" w:rsidRDefault="00E4437C" w:rsidP="00E4437C">
      <w:pPr>
        <w:pStyle w:val="Bibliography"/>
      </w:pPr>
      <w:r>
        <w:t xml:space="preserve">Martino, C., Dilmore, A. H., Burcham, Z. M., Metcalf, J. L., Jeste, D., &amp; Knight, R. (2022). Microbiota succession throughout life from the cradle to the grave. </w:t>
      </w:r>
      <w:r>
        <w:rPr>
          <w:i/>
          <w:iCs/>
        </w:rPr>
        <w:t>Nature Reviews Microbiology</w:t>
      </w:r>
      <w:r>
        <w:t>, 1–14. https://doi.org/10.1038/s41579-022-00768-z</w:t>
      </w:r>
    </w:p>
    <w:p w14:paraId="561333B4" w14:textId="77777777" w:rsidR="00E4437C" w:rsidRDefault="00E4437C" w:rsidP="00E4437C">
      <w:pPr>
        <w:pStyle w:val="Bibliography"/>
      </w:pPr>
      <w:r>
        <w:t xml:space="preserve">Martinson, J. N. V., Pinkham, N. V., Peters, G. W., Cho, H., Heng, J., Rauch, M., Broadaway, S. C., &amp; Walk, S. T. (2019). Rethinking gut microbiome residency and the Enterobacteriaceae </w:t>
      </w:r>
      <w:r>
        <w:lastRenderedPageBreak/>
        <w:t xml:space="preserve">in healthy human adults. </w:t>
      </w:r>
      <w:r>
        <w:rPr>
          <w:i/>
          <w:iCs/>
        </w:rPr>
        <w:t>The ISME Journal</w:t>
      </w:r>
      <w:r>
        <w:t xml:space="preserve">, </w:t>
      </w:r>
      <w:r>
        <w:rPr>
          <w:i/>
          <w:iCs/>
        </w:rPr>
        <w:t>13</w:t>
      </w:r>
      <w:r>
        <w:t>(9), Article 9. https://doi.org/10.1038/s41396-019-0435-7</w:t>
      </w:r>
    </w:p>
    <w:p w14:paraId="39B354C3" w14:textId="77777777" w:rsidR="00E4437C" w:rsidRDefault="00E4437C" w:rsidP="00E4437C">
      <w:pPr>
        <w:pStyle w:val="Bibliography"/>
      </w:pPr>
      <w:r>
        <w:t xml:space="preserve">Medvedeva, S., Borrel, G., Krupovic, M., &amp; Gribaldo, S. (2023). A compendium of viruses from methanogenic archaea reveals their diversity and adaptations to the gut environment. </w:t>
      </w:r>
      <w:r>
        <w:rPr>
          <w:i/>
          <w:iCs/>
        </w:rPr>
        <w:t>Nature Microbiology</w:t>
      </w:r>
      <w:r>
        <w:t xml:space="preserve">, </w:t>
      </w:r>
      <w:r>
        <w:rPr>
          <w:i/>
          <w:iCs/>
        </w:rPr>
        <w:t>8</w:t>
      </w:r>
      <w:r>
        <w:t>(11), 2170–2182. https://doi.org/10.1038/s41564-023-01485-w</w:t>
      </w:r>
    </w:p>
    <w:p w14:paraId="2FC7848C" w14:textId="77777777" w:rsidR="00E4437C" w:rsidRDefault="00E4437C" w:rsidP="00E4437C">
      <w:pPr>
        <w:pStyle w:val="Bibliography"/>
      </w:pPr>
      <w:r>
        <w:t xml:space="preserve">Mehta, R. S., Abu-Ali, G. S., Drew, D. A., Lloyd-Price, J., Subramanian, A., Lochhead, P., Joshi, A. D., Ivey, K. L., Khalili, H., Brown, G. T., DuLong, C., Song, M., Nguyen, L. H., Mallick, H., Rimm, E. B., Izard, J., Huttenhower, C., &amp; Chan, A. T. (2018). Stability of the human faecal microbiome in a cohort of adult men. </w:t>
      </w:r>
      <w:r>
        <w:rPr>
          <w:i/>
          <w:iCs/>
        </w:rPr>
        <w:t>Nature Microbiology</w:t>
      </w:r>
      <w:r>
        <w:t xml:space="preserve">, </w:t>
      </w:r>
      <w:r>
        <w:rPr>
          <w:i/>
          <w:iCs/>
        </w:rPr>
        <w:t>3</w:t>
      </w:r>
      <w:r>
        <w:t>(3), Article 3. https://doi.org/10.1038/s41564-017-0096-0</w:t>
      </w:r>
    </w:p>
    <w:p w14:paraId="1434C22F" w14:textId="77777777" w:rsidR="00E4437C" w:rsidRDefault="00E4437C" w:rsidP="00E4437C">
      <w:pPr>
        <w:pStyle w:val="Bibliography"/>
      </w:pPr>
      <w:r>
        <w:t xml:space="preserve">Mohammadi, R., Morovati, H., &amp; Safari, F. (2025). The human mycobiome: A critical yet understudied component of health and disease. </w:t>
      </w:r>
      <w:r>
        <w:rPr>
          <w:i/>
          <w:iCs/>
        </w:rPr>
        <w:t>Microbiology</w:t>
      </w:r>
      <w:r>
        <w:t xml:space="preserve">, </w:t>
      </w:r>
      <w:r>
        <w:rPr>
          <w:i/>
          <w:iCs/>
        </w:rPr>
        <w:t>171</w:t>
      </w:r>
      <w:r>
        <w:t>(12), 001631. https://doi.org/10.1099/mic.0.001631</w:t>
      </w:r>
    </w:p>
    <w:p w14:paraId="470A37F3" w14:textId="77777777" w:rsidR="00E4437C" w:rsidRDefault="00E4437C" w:rsidP="00E4437C">
      <w:pPr>
        <w:pStyle w:val="Bibliography"/>
      </w:pPr>
      <w:r>
        <w:t xml:space="preserve">Nash, A. K., Auchtung, T. A., Wong, M. C., Smith, D. P., Gesell, J. R., Ross, M. C., Stewart, C. J., Metcalf, G. A., Muzny, D. M., Gibbs, R. A., Ajami, N. J., &amp; Petrosino, J. F. (2017). The gut mycobiome of the Human Microbiome Project healthy cohort. </w:t>
      </w:r>
      <w:r>
        <w:rPr>
          <w:i/>
          <w:iCs/>
        </w:rPr>
        <w:t>Microbiome</w:t>
      </w:r>
      <w:r>
        <w:t xml:space="preserve">, </w:t>
      </w:r>
      <w:r>
        <w:rPr>
          <w:i/>
          <w:iCs/>
        </w:rPr>
        <w:t>5</w:t>
      </w:r>
      <w:r>
        <w:t>(1), 153. https://doi.org/10.1186/s40168-017-0373-4</w:t>
      </w:r>
    </w:p>
    <w:p w14:paraId="6E114BED" w14:textId="77777777" w:rsidR="00E4437C" w:rsidRDefault="00E4437C" w:rsidP="00E4437C">
      <w:pPr>
        <w:pStyle w:val="Bibliography"/>
      </w:pPr>
      <w:r>
        <w:t xml:space="preserve">Nayfach, S., Rodriguez-Mueller, B., Garud, N., &amp; Pollard, K. S. (2016). An integrated metagenomics pipeline for strain profiling reveals novel patterns of bacterial transmission and biogeography. </w:t>
      </w:r>
      <w:r>
        <w:rPr>
          <w:i/>
          <w:iCs/>
        </w:rPr>
        <w:t>Genome Research</w:t>
      </w:r>
      <w:r>
        <w:t xml:space="preserve">, </w:t>
      </w:r>
      <w:r>
        <w:rPr>
          <w:i/>
          <w:iCs/>
        </w:rPr>
        <w:t>26</w:t>
      </w:r>
      <w:r>
        <w:t>(11), 1612–1625. https://doi.org/10.1101/gr.201863.115</w:t>
      </w:r>
    </w:p>
    <w:p w14:paraId="289ABD75" w14:textId="77777777" w:rsidR="00E4437C" w:rsidRDefault="00E4437C" w:rsidP="00E4437C">
      <w:pPr>
        <w:pStyle w:val="Bibliography"/>
      </w:pPr>
      <w:r>
        <w:t xml:space="preserve">Normington, C., Moura, I. B., Bryant, J. A., Ewin, D. J., Clark, E. V., Kettle, M. J., Harris, H. C., Spittal, W., Davis, G., Henn, M. R., Ford, C. B., Wilcox, M. H., &amp; Buckley, A. M. (2021). </w:t>
      </w:r>
      <w:r>
        <w:lastRenderedPageBreak/>
        <w:t xml:space="preserve">Biofilms harbour Clostridioides difficile, serving as a reservoir for recurrent infection. </w:t>
      </w:r>
      <w:r>
        <w:rPr>
          <w:i/>
          <w:iCs/>
        </w:rPr>
        <w:t>Npj Biofilms and Microbiomes</w:t>
      </w:r>
      <w:r>
        <w:t xml:space="preserve">, </w:t>
      </w:r>
      <w:r>
        <w:rPr>
          <w:i/>
          <w:iCs/>
        </w:rPr>
        <w:t>7</w:t>
      </w:r>
      <w:r>
        <w:t>(1), 1–10. https://doi.org/10.1038/s41522-021-00184-w</w:t>
      </w:r>
    </w:p>
    <w:p w14:paraId="5362FCCE" w14:textId="77777777" w:rsidR="00E4437C" w:rsidRDefault="00E4437C" w:rsidP="00E4437C">
      <w:pPr>
        <w:pStyle w:val="Bibliography"/>
      </w:pPr>
      <w:r>
        <w:t xml:space="preserve">Oksanen, J. (n.d.-a). </w:t>
      </w:r>
      <w:r>
        <w:rPr>
          <w:i/>
          <w:iCs/>
        </w:rPr>
        <w:t>Multivariate Analysis of Ecological Communities in R: vegan tutorial</w:t>
      </w:r>
      <w:r>
        <w:t>. 43.</w:t>
      </w:r>
    </w:p>
    <w:p w14:paraId="178959BC" w14:textId="77777777" w:rsidR="00E4437C" w:rsidRDefault="00E4437C" w:rsidP="00E4437C">
      <w:pPr>
        <w:pStyle w:val="Bibliography"/>
      </w:pPr>
      <w:r>
        <w:t xml:space="preserve">Oksanen, J. (n.d.-b). </w:t>
      </w:r>
      <w:r>
        <w:rPr>
          <w:i/>
          <w:iCs/>
        </w:rPr>
        <w:t>Vegan: An introduction to ordination</w:t>
      </w:r>
      <w:r>
        <w:t>. 12.</w:t>
      </w:r>
    </w:p>
    <w:p w14:paraId="0B442E2F" w14:textId="77777777" w:rsidR="00E4437C" w:rsidRDefault="00E4437C" w:rsidP="00E4437C">
      <w:pPr>
        <w:pStyle w:val="Bibliography"/>
      </w:pPr>
      <w:r>
        <w:t xml:space="preserve">Oksanen, J., Blanchet, F. G., Friendly, M., Kindt, R., Legendre, P., McGlinn, D., Minchin, P. R., O’Hara, R. B., Simpson, G. L., &amp; Solymos, P. (2022). </w:t>
      </w:r>
      <w:r>
        <w:rPr>
          <w:i/>
          <w:iCs/>
        </w:rPr>
        <w:t>vegan: Community Ecology Package. R package version 2.5–7. 2020</w:t>
      </w:r>
      <w:r>
        <w:t>.</w:t>
      </w:r>
    </w:p>
    <w:p w14:paraId="51AC6CFB" w14:textId="77777777" w:rsidR="00E4437C" w:rsidRDefault="00E4437C" w:rsidP="00E4437C">
      <w:pPr>
        <w:pStyle w:val="Bibliography"/>
      </w:pPr>
      <w:r>
        <w:t xml:space="preserve">Olsson, L. M., Boulund, F., Nilsson, S., Khan, M. T., Gummesson, A., Fagerberg, L., Engstrand, L., Perkins, R., Uhlén, M., Bergström, G., Tremaroli, V., &amp; Bäckhed, F. (2022). Dynamics of the normal gut microbiota: A longitudinal one-year population study in Sweden. </w:t>
      </w:r>
      <w:r>
        <w:rPr>
          <w:i/>
          <w:iCs/>
        </w:rPr>
        <w:t>Cell Host &amp; Microbe</w:t>
      </w:r>
      <w:r>
        <w:t xml:space="preserve">, </w:t>
      </w:r>
      <w:r>
        <w:rPr>
          <w:i/>
          <w:iCs/>
        </w:rPr>
        <w:t>30</w:t>
      </w:r>
      <w:r>
        <w:t>(5), 726-739.e3. https://doi.org/10.1016/j.chom.2022.03.002</w:t>
      </w:r>
    </w:p>
    <w:p w14:paraId="5EDDC3F4" w14:textId="77777777" w:rsidR="00E4437C" w:rsidRDefault="00E4437C" w:rsidP="00E4437C">
      <w:pPr>
        <w:pStyle w:val="Bibliography"/>
      </w:pPr>
      <w:r>
        <w:t xml:space="preserve">Onizuka, S., Tanaka, M., Mishima, R., &amp; Nakayama, J. (2021). Cultivation of Spore-Forming Gut Microbes Using a Combination of Bile Acids and Amino Acids. </w:t>
      </w:r>
      <w:r>
        <w:rPr>
          <w:i/>
          <w:iCs/>
        </w:rPr>
        <w:t>Microorganisms</w:t>
      </w:r>
      <w:r>
        <w:t xml:space="preserve">, </w:t>
      </w:r>
      <w:r>
        <w:rPr>
          <w:i/>
          <w:iCs/>
        </w:rPr>
        <w:t>9</w:t>
      </w:r>
      <w:r>
        <w:t>(8), 1651. https://doi.org/10.3390/microorganisms9081651</w:t>
      </w:r>
    </w:p>
    <w:p w14:paraId="7CB3619F" w14:textId="77777777" w:rsidR="00E4437C" w:rsidRDefault="00E4437C" w:rsidP="00E4437C">
      <w:pPr>
        <w:pStyle w:val="Bibliography"/>
      </w:pPr>
      <w:r>
        <w:t xml:space="preserve">Page, A. J., Cummins, C. A., Hunt, M., Wong, V. K., Reuter, S., Holden, M. T. G., Fookes, M., Falush, D., Keane, J. A., &amp; Parkhill, J. (2015). Roary: Rapid large-scale prokaryote pan genome analysis. </w:t>
      </w:r>
      <w:r>
        <w:rPr>
          <w:i/>
          <w:iCs/>
        </w:rPr>
        <w:t>Bioinformatics (Oxford, England)</w:t>
      </w:r>
      <w:r>
        <w:t xml:space="preserve">, </w:t>
      </w:r>
      <w:r>
        <w:rPr>
          <w:i/>
          <w:iCs/>
        </w:rPr>
        <w:t>31</w:t>
      </w:r>
      <w:r>
        <w:t>(22), 3691–3693. https://doi.org/10.1093/bioinformatics/btv421</w:t>
      </w:r>
    </w:p>
    <w:p w14:paraId="08B505E1" w14:textId="77777777" w:rsidR="00E4437C" w:rsidRDefault="00E4437C" w:rsidP="00E4437C">
      <w:pPr>
        <w:pStyle w:val="Bibliography"/>
      </w:pPr>
      <w:r>
        <w:t xml:space="preserve">Peng, H., Andreu-Sanchez, S., Ruiz-Moreno, A. J., Fernández-Pato, A., Wu, J., Gacesa, R., Zhernakova, A., Wang, D., &amp; Fu, J. (2025). Longitudinal gut microbiota tracking reveals the dynamics of horizontal gene transfer. </w:t>
      </w:r>
      <w:r>
        <w:rPr>
          <w:i/>
          <w:iCs/>
        </w:rPr>
        <w:t>Nature Communications</w:t>
      </w:r>
      <w:r>
        <w:t xml:space="preserve">, </w:t>
      </w:r>
      <w:r>
        <w:rPr>
          <w:i/>
          <w:iCs/>
        </w:rPr>
        <w:t>16</w:t>
      </w:r>
      <w:r>
        <w:t>(1), 11543. https://doi.org/10.1038/s41467-025-66612-z</w:t>
      </w:r>
    </w:p>
    <w:p w14:paraId="23AF389F" w14:textId="77777777" w:rsidR="00E4437C" w:rsidRDefault="00E4437C" w:rsidP="00E4437C">
      <w:pPr>
        <w:pStyle w:val="Bibliography"/>
      </w:pPr>
      <w:r>
        <w:lastRenderedPageBreak/>
        <w:t xml:space="preserve">Peres-Neto, P. R., &amp; Jackson, D. A. (2001). How well do multivariate data sets match? The advantages of a Procrustean superimposition approach over the Mantel test. </w:t>
      </w:r>
      <w:r>
        <w:rPr>
          <w:i/>
          <w:iCs/>
        </w:rPr>
        <w:t>Oecologia</w:t>
      </w:r>
      <w:r>
        <w:t xml:space="preserve">, </w:t>
      </w:r>
      <w:r>
        <w:rPr>
          <w:i/>
          <w:iCs/>
        </w:rPr>
        <w:t>129</w:t>
      </w:r>
      <w:r>
        <w:t>(2), 169–178. https://doi.org/10.1007/s004420100720</w:t>
      </w:r>
    </w:p>
    <w:p w14:paraId="141BE1DD" w14:textId="77777777" w:rsidR="00E4437C" w:rsidRDefault="00E4437C" w:rsidP="00E4437C">
      <w:pPr>
        <w:pStyle w:val="Bibliography"/>
      </w:pPr>
      <w:r>
        <w:t xml:space="preserve">Poyet, M., Groussin, M., Gibbons, S. M., Avila-Pacheco, J., Jiang, X., Kearney, S. M., Perrotta, A. R., Berdy, B., Zhao, S., Lieberman, T. D., Swanson, P. K., Smith, M., Roesemann, S., Alexander, J. E., Rich, S. A., Livny, J., Vlamakis, H., Clish, C., Bullock, K., … Alm, E. J. (2019). A library of human gut bacterial isolates paired with longitudinal multiomics data enables mechanistic microbiome research. </w:t>
      </w:r>
      <w:r>
        <w:rPr>
          <w:i/>
          <w:iCs/>
        </w:rPr>
        <w:t>Nature Medicine</w:t>
      </w:r>
      <w:r>
        <w:t xml:space="preserve">, </w:t>
      </w:r>
      <w:r>
        <w:rPr>
          <w:i/>
          <w:iCs/>
        </w:rPr>
        <w:t>25</w:t>
      </w:r>
      <w:r>
        <w:t>(9), 1442–1452. https://doi.org/10.1038/s41591-019-0559-3</w:t>
      </w:r>
    </w:p>
    <w:p w14:paraId="0CB4944F" w14:textId="77777777" w:rsidR="00E4437C" w:rsidRDefault="00E4437C" w:rsidP="00E4437C">
      <w:pPr>
        <w:pStyle w:val="Bibliography"/>
      </w:pPr>
      <w:r>
        <w:t xml:space="preserve">Pritchard, L., Glover, R. H., Humphris, S., Elphinstone, J. G., &amp; Toth, I. K. (2015). Genomics and taxonomy in diagnostics for food security: Soft-rotting enterobacterial plant pathogens. </w:t>
      </w:r>
      <w:r>
        <w:rPr>
          <w:i/>
          <w:iCs/>
        </w:rPr>
        <w:t>Analytical Methods</w:t>
      </w:r>
      <w:r>
        <w:t xml:space="preserve">, </w:t>
      </w:r>
      <w:r>
        <w:rPr>
          <w:i/>
          <w:iCs/>
        </w:rPr>
        <w:t>8</w:t>
      </w:r>
      <w:r>
        <w:t>(1), 12–24. https://doi.org/10.1039/C5AY02550H</w:t>
      </w:r>
    </w:p>
    <w:p w14:paraId="06AA56F2" w14:textId="77777777" w:rsidR="00E4437C" w:rsidRDefault="00E4437C" w:rsidP="00E4437C">
      <w:pPr>
        <w:pStyle w:val="Bibliography"/>
      </w:pPr>
      <w:r>
        <w:t xml:space="preserve">Prjibelski, A., Antipov, D., Meleshko, D., Lapidus, A., &amp; Korobeynikov, A. (2020). Using SPAdes De Novo Assembler. </w:t>
      </w:r>
      <w:r>
        <w:rPr>
          <w:i/>
          <w:iCs/>
        </w:rPr>
        <w:t>Current Protocols in Bioinformatics</w:t>
      </w:r>
      <w:r>
        <w:t xml:space="preserve">, </w:t>
      </w:r>
      <w:r>
        <w:rPr>
          <w:i/>
          <w:iCs/>
        </w:rPr>
        <w:t>70</w:t>
      </w:r>
      <w:r>
        <w:t>(1), e102. https://doi.org/10.1002/cpbi.102</w:t>
      </w:r>
    </w:p>
    <w:p w14:paraId="4FD636E3" w14:textId="77777777" w:rsidR="00E4437C" w:rsidRDefault="00E4437C" w:rsidP="00E4437C">
      <w:pPr>
        <w:pStyle w:val="Bibliography"/>
      </w:pPr>
      <w:r>
        <w:rPr>
          <w:i/>
          <w:iCs/>
        </w:rPr>
        <w:t>Project Environments</w:t>
      </w:r>
      <w:r>
        <w:t>. (n.d.). Retrieved November 7, 2025, from https://rstudio.github.io/renv/</w:t>
      </w:r>
    </w:p>
    <w:p w14:paraId="68048C69" w14:textId="77777777" w:rsidR="00E4437C" w:rsidRDefault="00E4437C" w:rsidP="00E4437C">
      <w:pPr>
        <w:pStyle w:val="Bibliography"/>
      </w:pPr>
      <w:r>
        <w:t xml:space="preserve">Pruesse, E., Quast, C., Knittel, K., Fuchs, B. M., Ludwig, W., Peplies, J., &amp; Glöckner, F. O. (2007). SILVA: A comprehensive online resource for quality checked and aligned ribosomal RNA sequence data compatible with ARB. </w:t>
      </w:r>
      <w:r>
        <w:rPr>
          <w:i/>
          <w:iCs/>
        </w:rPr>
        <w:t>Nucleic Acids Research</w:t>
      </w:r>
      <w:r>
        <w:t xml:space="preserve">, </w:t>
      </w:r>
      <w:r>
        <w:rPr>
          <w:i/>
          <w:iCs/>
        </w:rPr>
        <w:t>35</w:t>
      </w:r>
      <w:r>
        <w:t>(21), 7188–7196. https://doi.org/10.1093/nar/gkm864</w:t>
      </w:r>
    </w:p>
    <w:p w14:paraId="118B9235" w14:textId="77777777" w:rsidR="00E4437C" w:rsidRDefault="00E4437C" w:rsidP="00E4437C">
      <w:pPr>
        <w:pStyle w:val="Bibliography"/>
      </w:pPr>
      <w:r>
        <w:rPr>
          <w:i/>
          <w:iCs/>
        </w:rPr>
        <w:t>Quinlan AR and Hall IM, 2010. BEDTools: A flexible suite of utilities for comparing genomic features. Bioinformatics. 26, 6, pp. 841–842. - Google Search</w:t>
      </w:r>
      <w:r>
        <w:t>. (n.d.). Retrieved November 10, 2025, from https://www.google.com/search?q=Quinlan+AR+and+Hall+IM%2C+2010.+BEDTools%</w:t>
      </w:r>
      <w:r>
        <w:lastRenderedPageBreak/>
        <w:t>3A+a+flexible+suite+of+utilities+for+comparing+genomic+features.+Bioinformatics.+26%2C+6%2C+pp.+841%E2%80%93842.&amp;oq=Quinlan+AR+and+Hall+IM%2C+2010.+BEDTools%3A+a+flexible+suite+of+utilities+for+comparing+genomic+features.+Bioinformatics.+26%2C+6%2C+pp.+841%E2%80%93842.&amp;gs_lcrp=EgZjaHJvbWUyBggAEEUYOTIGCAEQLhhA0gEHNTQyajBqNKgCALACAQ&amp;sourceid=chrome&amp;ie=UTF-8</w:t>
      </w:r>
    </w:p>
    <w:p w14:paraId="3274AA9C" w14:textId="77777777" w:rsidR="00E4437C" w:rsidRDefault="00E4437C" w:rsidP="00E4437C">
      <w:pPr>
        <w:pStyle w:val="Bibliography"/>
      </w:pPr>
      <w:r>
        <w:rPr>
          <w:i/>
          <w:iCs/>
        </w:rPr>
        <w:t>R: The R Project for Statistical Computing</w:t>
      </w:r>
      <w:r>
        <w:t>. (n.d.). Retrieved October 21, 2025, from https://www.r-project.org/</w:t>
      </w:r>
    </w:p>
    <w:p w14:paraId="40C1F4B8" w14:textId="77777777" w:rsidR="00E4437C" w:rsidRDefault="00E4437C" w:rsidP="00E4437C">
      <w:pPr>
        <w:pStyle w:val="Bibliography"/>
      </w:pPr>
      <w:r>
        <w:t xml:space="preserve">Rajilić-Stojanović, M., &amp; de Vos, W. M. (2014). The first 1000 cultured species of the human gastrointestinal microbiota. </w:t>
      </w:r>
      <w:r>
        <w:rPr>
          <w:i/>
          <w:iCs/>
        </w:rPr>
        <w:t>FEMS Microbiology Reviews</w:t>
      </w:r>
      <w:r>
        <w:t xml:space="preserve">, </w:t>
      </w:r>
      <w:r>
        <w:rPr>
          <w:i/>
          <w:iCs/>
        </w:rPr>
        <w:t>38</w:t>
      </w:r>
      <w:r>
        <w:t>(5), 996–1047. https://doi.org/10.1111/1574-6976.12075</w:t>
      </w:r>
    </w:p>
    <w:p w14:paraId="6BD60CB6" w14:textId="77777777" w:rsidR="00E4437C" w:rsidRDefault="00E4437C" w:rsidP="00E4437C">
      <w:pPr>
        <w:pStyle w:val="Bibliography"/>
      </w:pPr>
      <w:r>
        <w:t xml:space="preserve">Rajilić-Stojanović, M., Heilig, H. G. H. J., Tims, S., Zoetendal, E. G., &amp; de Vos, W. M. (2013). Long-term monitoring of the human intestinal microbiota composition. </w:t>
      </w:r>
      <w:r>
        <w:rPr>
          <w:i/>
          <w:iCs/>
        </w:rPr>
        <w:t>Environmental Microbiology</w:t>
      </w:r>
      <w:r>
        <w:t xml:space="preserve">, </w:t>
      </w:r>
      <w:r>
        <w:rPr>
          <w:i/>
          <w:iCs/>
        </w:rPr>
        <w:t>15</w:t>
      </w:r>
      <w:r>
        <w:t>(4), 1146–1159. https://doi.org/10.1111/1462-2920.12023</w:t>
      </w:r>
    </w:p>
    <w:p w14:paraId="0DB2821B" w14:textId="77777777" w:rsidR="00E4437C" w:rsidRDefault="00E4437C" w:rsidP="00E4437C">
      <w:pPr>
        <w:pStyle w:val="Bibliography"/>
      </w:pPr>
      <w:r>
        <w:t xml:space="preserve">Ramos-Silva, P., Serrano, M., &amp; Henriques, A. O. (2019). From Root to Tips: Sporulation Evolution and Specialization in Bacillus subtilis and the Intestinal Pathogen Clostridioides difficile. </w:t>
      </w:r>
      <w:r>
        <w:rPr>
          <w:i/>
          <w:iCs/>
        </w:rPr>
        <w:t>Molecular Biology and Evolution</w:t>
      </w:r>
      <w:r>
        <w:t xml:space="preserve">, </w:t>
      </w:r>
      <w:r>
        <w:rPr>
          <w:i/>
          <w:iCs/>
        </w:rPr>
        <w:t>36</w:t>
      </w:r>
      <w:r>
        <w:t>(12), 2714–2736. https://doi.org/10.1093/molbev/msz175</w:t>
      </w:r>
    </w:p>
    <w:p w14:paraId="1435ED26" w14:textId="77777777" w:rsidR="00E4437C" w:rsidRDefault="00E4437C" w:rsidP="00E4437C">
      <w:pPr>
        <w:pStyle w:val="Bibliography"/>
      </w:pPr>
      <w:r>
        <w:t xml:space="preserve">Rampelli, S., Schnorr, S. L., Consolandi, C., Turroni, S., Severgnini, M., Peano, C., Brigidi, P., Crittenden, A. N., Henry, A. G., &amp; Candela, M. (2015). Metagenome Sequencing of the Hadza Hunter-Gatherer Gut Microbiota. </w:t>
      </w:r>
      <w:r>
        <w:rPr>
          <w:i/>
          <w:iCs/>
        </w:rPr>
        <w:t>Current Biology</w:t>
      </w:r>
      <w:r>
        <w:t xml:space="preserve">, </w:t>
      </w:r>
      <w:r>
        <w:rPr>
          <w:i/>
          <w:iCs/>
        </w:rPr>
        <w:t>25</w:t>
      </w:r>
      <w:r>
        <w:t>(13), 1682–1693. https://doi.org/10.1016/j.cub.2015.04.055</w:t>
      </w:r>
    </w:p>
    <w:p w14:paraId="73D78C24" w14:textId="77777777" w:rsidR="00E4437C" w:rsidRDefault="00E4437C" w:rsidP="00E4437C">
      <w:pPr>
        <w:pStyle w:val="Bibliography"/>
      </w:pPr>
      <w:r>
        <w:rPr>
          <w:i/>
          <w:iCs/>
        </w:rPr>
        <w:t>Read Excel Files</w:t>
      </w:r>
      <w:r>
        <w:t>. (n.d.). Retrieved November 7, 2025, from https://readxl.tidyverse.org/</w:t>
      </w:r>
    </w:p>
    <w:p w14:paraId="2F2829E7" w14:textId="77777777" w:rsidR="00E4437C" w:rsidRDefault="00E4437C" w:rsidP="00E4437C">
      <w:pPr>
        <w:pStyle w:val="Bibliography"/>
      </w:pPr>
      <w:r>
        <w:lastRenderedPageBreak/>
        <w:t xml:space="preserve">Salvage, R., Hull, C. M., Kelly, D. E., &amp; Kelly, S. L. (2014). Use of 70% alcohol for the routine removal of microbial hard surface bioburden in life science cleanrooms. </w:t>
      </w:r>
      <w:r>
        <w:rPr>
          <w:i/>
          <w:iCs/>
        </w:rPr>
        <w:t>Future Microbiology</w:t>
      </w:r>
      <w:r>
        <w:t xml:space="preserve">, </w:t>
      </w:r>
      <w:r>
        <w:rPr>
          <w:i/>
          <w:iCs/>
        </w:rPr>
        <w:t>9</w:t>
      </w:r>
      <w:r>
        <w:t>(10), 1123–1130. https://doi.org/10.2217/fmb.14.73</w:t>
      </w:r>
    </w:p>
    <w:p w14:paraId="32DC6141" w14:textId="77777777" w:rsidR="00E4437C" w:rsidRDefault="00E4437C" w:rsidP="00E4437C">
      <w:pPr>
        <w:pStyle w:val="Bibliography"/>
      </w:pPr>
      <w:r>
        <w:t xml:space="preserve">Sayers, E. W., Beck, J., Bolton, E. E., Brister, J. R., Chan, J., Connor, R., Feldgarden, M., Fine, A. M., Funk, K., Hoffman, J., Kannan, S., Kelly, C., Klimke, W., Kim, S., Lathrop, S., Marchler-Bauer, A., Murphy, T. D., O’Sullivan, C., Schmieder, E., … Pruitt, K. D. (2024). Database resources of the National Center for Biotechnology Information in 2025. </w:t>
      </w:r>
      <w:r>
        <w:rPr>
          <w:i/>
          <w:iCs/>
        </w:rPr>
        <w:t>Nucleic Acids Research</w:t>
      </w:r>
      <w:r>
        <w:t xml:space="preserve">, </w:t>
      </w:r>
      <w:r>
        <w:rPr>
          <w:i/>
          <w:iCs/>
        </w:rPr>
        <w:t>53</w:t>
      </w:r>
      <w:r>
        <w:t>(D1), D20–D29. https://doi.org/10.1093/nar/gkae979</w:t>
      </w:r>
    </w:p>
    <w:p w14:paraId="4B8BC863" w14:textId="77777777" w:rsidR="00E4437C" w:rsidRDefault="00E4437C" w:rsidP="00E4437C">
      <w:pPr>
        <w:pStyle w:val="Bibliography"/>
      </w:pPr>
      <w:r>
        <w:rPr>
          <w:i/>
          <w:iCs/>
        </w:rPr>
        <w:t>Scale Functions for Visualization</w:t>
      </w:r>
      <w:r>
        <w:t>. (n.d.). Retrieved November 7, 2025, from https://scales.r-lib.org/</w:t>
      </w:r>
    </w:p>
    <w:p w14:paraId="4C936CA2" w14:textId="77777777" w:rsidR="00E4437C" w:rsidRDefault="00E4437C" w:rsidP="00E4437C">
      <w:pPr>
        <w:pStyle w:val="Bibliography"/>
      </w:pPr>
      <w:r>
        <w:t xml:space="preserve">Schlomann, B. H., &amp; Parthasarathy, R. (2019). Timescales of gut microbiome dynamics. </w:t>
      </w:r>
      <w:r>
        <w:rPr>
          <w:i/>
          <w:iCs/>
        </w:rPr>
        <w:t>Current Opinion in Microbiology, Microbiota</w:t>
      </w:r>
      <w:r>
        <w:t xml:space="preserve">, </w:t>
      </w:r>
      <w:r>
        <w:rPr>
          <w:i/>
          <w:iCs/>
        </w:rPr>
        <w:t>50</w:t>
      </w:r>
      <w:r>
        <w:t>, 56–63. https://doi.org/10.1016/j.mib.2019.09.011</w:t>
      </w:r>
    </w:p>
    <w:p w14:paraId="4EBB678E" w14:textId="77777777" w:rsidR="00E4437C" w:rsidRDefault="00E4437C" w:rsidP="00E4437C">
      <w:pPr>
        <w:pStyle w:val="Bibliography"/>
      </w:pPr>
      <w:r>
        <w:t xml:space="preserve">Schloss, P. D., Westcott, S. L., Ryabin, T., Hall, J. R., Hartmann, M., Hollister, E. B., Lesniewski, R. A., Oakley, B. B., Parks, D. H., Robinson, C. J., Sahl, J. W., Stres, B., Thallinger, G. G., Van Horn, D. J., &amp; Weber, C. F. (2009). Introducing mothur: Open-source, platform-independent, community-supported software for describing and comparing microbial communities. </w:t>
      </w:r>
      <w:r>
        <w:rPr>
          <w:i/>
          <w:iCs/>
        </w:rPr>
        <w:t>Applied and Environmental Microbiology</w:t>
      </w:r>
      <w:r>
        <w:t xml:space="preserve">, </w:t>
      </w:r>
      <w:r>
        <w:rPr>
          <w:i/>
          <w:iCs/>
        </w:rPr>
        <w:t>75</w:t>
      </w:r>
      <w:r>
        <w:t>(23), 7537–7541. https://doi.org/10.1128/AEM.01541-09</w:t>
      </w:r>
    </w:p>
    <w:p w14:paraId="06809139" w14:textId="77777777" w:rsidR="00E4437C" w:rsidRDefault="00E4437C" w:rsidP="00E4437C">
      <w:pPr>
        <w:pStyle w:val="Bibliography"/>
      </w:pPr>
      <w:r>
        <w:t xml:space="preserve">Schwartz, D. A., Lehmkuhl, B. K., &amp; Lennon, J. T. (2022). Phage-Encoded Sigma Factors Alter Bacterial Dormancy. </w:t>
      </w:r>
      <w:r>
        <w:rPr>
          <w:i/>
          <w:iCs/>
        </w:rPr>
        <w:t>mSphere</w:t>
      </w:r>
      <w:r>
        <w:t xml:space="preserve">, </w:t>
      </w:r>
      <w:r>
        <w:rPr>
          <w:i/>
          <w:iCs/>
        </w:rPr>
        <w:t>0</w:t>
      </w:r>
      <w:r>
        <w:t>(0), e00297-22. https://doi.org/10.1128/msphere.00297-22</w:t>
      </w:r>
    </w:p>
    <w:p w14:paraId="0D4FFAFF" w14:textId="77777777" w:rsidR="00E4437C" w:rsidRDefault="00E4437C" w:rsidP="00E4437C">
      <w:pPr>
        <w:pStyle w:val="Bibliography"/>
      </w:pPr>
      <w:r>
        <w:t xml:space="preserve">Seemann, T. (2014). Prokka: Rapid prokaryotic genome annotation. </w:t>
      </w:r>
      <w:r>
        <w:rPr>
          <w:i/>
          <w:iCs/>
        </w:rPr>
        <w:t>Bioinformatics</w:t>
      </w:r>
      <w:r>
        <w:t xml:space="preserve">, </w:t>
      </w:r>
      <w:r>
        <w:rPr>
          <w:i/>
          <w:iCs/>
        </w:rPr>
        <w:t>30</w:t>
      </w:r>
      <w:r>
        <w:t>(14), 2068–2069. https://doi.org/10.1093/bioinformatics/btu153</w:t>
      </w:r>
    </w:p>
    <w:p w14:paraId="505CC075" w14:textId="77777777" w:rsidR="00E4437C" w:rsidRDefault="00E4437C" w:rsidP="00E4437C">
      <w:pPr>
        <w:pStyle w:val="Bibliography"/>
      </w:pPr>
      <w:r>
        <w:lastRenderedPageBreak/>
        <w:t xml:space="preserve">Seemann, T. (2022). </w:t>
      </w:r>
      <w:r>
        <w:rPr>
          <w:i/>
          <w:iCs/>
        </w:rPr>
        <w:t>Snippy</w:t>
      </w:r>
      <w:r>
        <w:t xml:space="preserve"> [Perl]. https://github.com/tseemann/snippy (Original work published 2014)</w:t>
      </w:r>
    </w:p>
    <w:p w14:paraId="11502EB6" w14:textId="77777777" w:rsidR="00E4437C" w:rsidRDefault="00E4437C" w:rsidP="00E4437C">
      <w:pPr>
        <w:pStyle w:val="Bibliography"/>
      </w:pPr>
      <w:r>
        <w:t xml:space="preserve">Setlow, P. (2006). Spores of Bacillus subtilis: Their resistance to and killing by radiation, heat and chemicals. </w:t>
      </w:r>
      <w:r>
        <w:rPr>
          <w:i/>
          <w:iCs/>
        </w:rPr>
        <w:t>Journal of Applied Microbiology</w:t>
      </w:r>
      <w:r>
        <w:t xml:space="preserve">, </w:t>
      </w:r>
      <w:r>
        <w:rPr>
          <w:i/>
          <w:iCs/>
        </w:rPr>
        <w:t>101</w:t>
      </w:r>
      <w:r>
        <w:t>(3), 514–525. https://doi.org/10.1111/j.1365-2672.2005.02736.x</w:t>
      </w:r>
    </w:p>
    <w:p w14:paraId="4C1CA64D" w14:textId="77777777" w:rsidR="00E4437C" w:rsidRDefault="00E4437C" w:rsidP="00E4437C">
      <w:pPr>
        <w:pStyle w:val="Bibliography"/>
      </w:pPr>
      <w:r>
        <w:t xml:space="preserve">Setlow, P. (2014). Spore Resistance Properties. </w:t>
      </w:r>
      <w:r>
        <w:rPr>
          <w:i/>
          <w:iCs/>
        </w:rPr>
        <w:t>Microbiology Spectrum</w:t>
      </w:r>
      <w:r>
        <w:t xml:space="preserve">, </w:t>
      </w:r>
      <w:r>
        <w:rPr>
          <w:i/>
          <w:iCs/>
        </w:rPr>
        <w:t>2</w:t>
      </w:r>
      <w:r>
        <w:t>(5), 10.1128/microbiolspec.tbs-0003–2012. https://doi.org/10.1128/microbiolspec.tbs-0003-2012</w:t>
      </w:r>
    </w:p>
    <w:p w14:paraId="0224BBEE" w14:textId="77777777" w:rsidR="00E4437C" w:rsidRDefault="00E4437C" w:rsidP="00E4437C">
      <w:pPr>
        <w:pStyle w:val="Bibliography"/>
      </w:pPr>
      <w:r>
        <w:t xml:space="preserve">Setlow, P. (2019). Observations on research with spores of Bacillales and Clostridiales species. </w:t>
      </w:r>
      <w:r>
        <w:rPr>
          <w:i/>
          <w:iCs/>
        </w:rPr>
        <w:t>Journal of Applied Microbiology</w:t>
      </w:r>
      <w:r>
        <w:t xml:space="preserve">, </w:t>
      </w:r>
      <w:r>
        <w:rPr>
          <w:i/>
          <w:iCs/>
        </w:rPr>
        <w:t>126</w:t>
      </w:r>
      <w:r>
        <w:t>(2), 348–358. https://doi.org/10.1111/jam.14067</w:t>
      </w:r>
    </w:p>
    <w:p w14:paraId="564A58C6" w14:textId="77777777" w:rsidR="00E4437C" w:rsidRDefault="00E4437C" w:rsidP="00E4437C">
      <w:pPr>
        <w:pStyle w:val="Bibliography"/>
      </w:pPr>
      <w:r>
        <w:t xml:space="preserve">Setlow, P., Wang, S., &amp; Li, Y.-Q. (2017). Germination of Spores of the Orders Bacillales and Clostridiales. </w:t>
      </w:r>
      <w:r>
        <w:rPr>
          <w:i/>
          <w:iCs/>
        </w:rPr>
        <w:t>Annual Review of Microbiology</w:t>
      </w:r>
      <w:r>
        <w:t xml:space="preserve">, </w:t>
      </w:r>
      <w:r>
        <w:rPr>
          <w:i/>
          <w:iCs/>
        </w:rPr>
        <w:t>71</w:t>
      </w:r>
      <w:r>
        <w:t>, 459–477. https://doi.org/10.1146/annurev-micro-090816-093558</w:t>
      </w:r>
    </w:p>
    <w:p w14:paraId="7D3C906D" w14:textId="77777777" w:rsidR="00E4437C" w:rsidRDefault="00E4437C" w:rsidP="00E4437C">
      <w:pPr>
        <w:pStyle w:val="Bibliography"/>
      </w:pPr>
      <w:r>
        <w:t xml:space="preserve">Shade, A., Peter, H., Allison, S. D., Baho, D., Berga, M., Buergmann, H., Huber, D. H., Langenheder, S., Lennon, J. T., Martiny, J. B., Matulich, K. L., Schmidt, T. M., &amp; Handelsman, J. (2012). Fundamentals of Microbial Community Resistance and Resilience. </w:t>
      </w:r>
      <w:r>
        <w:rPr>
          <w:i/>
          <w:iCs/>
        </w:rPr>
        <w:t>Frontiers in Microbiology</w:t>
      </w:r>
      <w:r>
        <w:t xml:space="preserve">, </w:t>
      </w:r>
      <w:r>
        <w:rPr>
          <w:i/>
          <w:iCs/>
        </w:rPr>
        <w:t>3</w:t>
      </w:r>
      <w:r>
        <w:t>. https://doi.org/10.3389/fmicb.2012.00417</w:t>
      </w:r>
    </w:p>
    <w:p w14:paraId="177D970B" w14:textId="77777777" w:rsidR="00E4437C" w:rsidRDefault="00E4437C" w:rsidP="00E4437C">
      <w:pPr>
        <w:pStyle w:val="Bibliography"/>
      </w:pPr>
      <w:r>
        <w:t xml:space="preserve">Shkoporov, A. N., Clooney, A. G., Sutton, T. D. S., Ryan, F. J., Daly, K. M., Nolan, J. A., McDonnell, S. A., Khokhlova, E. V., Draper, L. A., Forde, A., Guerin, E., Velayudhan, V., Ross, R. P., &amp; Hill, C. (2019). The Human Gut Virome Is Highly Diverse, Stable, and Individual Specific. </w:t>
      </w:r>
      <w:r>
        <w:rPr>
          <w:i/>
          <w:iCs/>
        </w:rPr>
        <w:t>Cell Host &amp; Microbe</w:t>
      </w:r>
      <w:r>
        <w:t xml:space="preserve">, </w:t>
      </w:r>
      <w:r>
        <w:rPr>
          <w:i/>
          <w:iCs/>
        </w:rPr>
        <w:t>26</w:t>
      </w:r>
      <w:r>
        <w:t>(4), 527-541.e5. https://doi.org/10.1016/j.chom.2019.09.009</w:t>
      </w:r>
    </w:p>
    <w:p w14:paraId="481834C5" w14:textId="77777777" w:rsidR="00E4437C" w:rsidRDefault="00E4437C" w:rsidP="00E4437C">
      <w:pPr>
        <w:pStyle w:val="Bibliography"/>
      </w:pPr>
      <w:r>
        <w:t xml:space="preserve">Sinha, T., Vich Vila, A., Garmaeva, S., Jankipersadsing, S. A., Imhann, F., Collij, V., Bonder, M. J., Jiang, X., Gurry, T., Alm, E. J., D’Amato, M., Weersma, R. K., Scherjon, S., Wijmenga, </w:t>
      </w:r>
      <w:r>
        <w:lastRenderedPageBreak/>
        <w:t xml:space="preserve">C., Fu, J., Kurilshikov, A., &amp; Zhernakova, A. (2018). Analysis of 1135 gut metagenomes identifies sex-specific resistome profiles. </w:t>
      </w:r>
      <w:r>
        <w:rPr>
          <w:i/>
          <w:iCs/>
        </w:rPr>
        <w:t>Gut Microbes</w:t>
      </w:r>
      <w:r>
        <w:t xml:space="preserve">, </w:t>
      </w:r>
      <w:r>
        <w:rPr>
          <w:i/>
          <w:iCs/>
        </w:rPr>
        <w:t>10</w:t>
      </w:r>
      <w:r>
        <w:t>(3), 358–366. https://doi.org/10.1080/19490976.2018.1528822</w:t>
      </w:r>
    </w:p>
    <w:p w14:paraId="63AD571C" w14:textId="77777777" w:rsidR="00E4437C" w:rsidRDefault="00E4437C" w:rsidP="00E4437C">
      <w:pPr>
        <w:pStyle w:val="Bibliography"/>
      </w:pPr>
      <w:r>
        <w:rPr>
          <w:i/>
          <w:iCs/>
        </w:rPr>
        <w:t>Slovenia: National One Health strategy for the management of microbial resistance 2019-2024 (Slovenian)</w:t>
      </w:r>
      <w:r>
        <w:t>. (n.d.). Retrieved January 19, 2026, from https://www.who.int/publications/m/item/slovenia-national-one-health-strategy-for-the-management-of-microbial-resistance-2019-2024</w:t>
      </w:r>
    </w:p>
    <w:p w14:paraId="0BF3BC72" w14:textId="77777777" w:rsidR="00E4437C" w:rsidRDefault="00E4437C" w:rsidP="00E4437C">
      <w:pPr>
        <w:pStyle w:val="Bibliography"/>
      </w:pPr>
      <w:r>
        <w:t xml:space="preserve">Soavelomandroso, A. P., Gaudin, F., Hoys, S., Nicolas, V., Vedantam, G., Janoir, C., &amp; Bouttier, S. (2017). Biofilm Structures in a Mono-Associated Mouse Model of Clostridium difficile Infection. </w:t>
      </w:r>
      <w:r>
        <w:rPr>
          <w:i/>
          <w:iCs/>
        </w:rPr>
        <w:t>Frontiers in Microbiology</w:t>
      </w:r>
      <w:r>
        <w:t xml:space="preserve">, </w:t>
      </w:r>
      <w:r>
        <w:rPr>
          <w:i/>
          <w:iCs/>
        </w:rPr>
        <w:t>8</w:t>
      </w:r>
      <w:r>
        <w:t>, 2086. https://doi.org/10.3389/fmicb.2017.02086</w:t>
      </w:r>
    </w:p>
    <w:p w14:paraId="20910AC7" w14:textId="77777777" w:rsidR="00E4437C" w:rsidRDefault="00E4437C" w:rsidP="00E4437C">
      <w:pPr>
        <w:pStyle w:val="Bibliography"/>
      </w:pPr>
      <w:r>
        <w:t xml:space="preserve">Song, H. S., Kim, Y. B., Kim, J. Y., Roh, S. W., &amp; Whon, T. W. (2024). </w:t>
      </w:r>
      <w:r>
        <w:rPr>
          <w:i/>
          <w:iCs/>
        </w:rPr>
        <w:t>Advances in Culturomics Research on the Human Gut Microbiome: Optimizing Medium Composition and Culture Techniques for Enhanced Microbial Discovery</w:t>
      </w:r>
      <w:r>
        <w:t xml:space="preserve">. </w:t>
      </w:r>
      <w:r>
        <w:rPr>
          <w:i/>
          <w:iCs/>
        </w:rPr>
        <w:t>34</w:t>
      </w:r>
      <w:r>
        <w:t>(4), 757–764. https://doi.org/10.4014/jmb.2311.11024</w:t>
      </w:r>
    </w:p>
    <w:p w14:paraId="775731F5" w14:textId="77777777" w:rsidR="00E4437C" w:rsidRDefault="00E4437C" w:rsidP="00E4437C">
      <w:pPr>
        <w:pStyle w:val="Bibliography"/>
      </w:pPr>
      <w:r>
        <w:t xml:space="preserve">Sun, Y., Zuo, T., Cheung, C. P., Gu, W., Wan, Y., Zhang, F., Chen, N., Zhan, H., Yeoh, Y. K., Niu, J., Du, Y., Zhang, F., Wen, Y., Yu, J., Sung, J. J. Y., Chan, P. K. S., Chan, F. K. L., Wang, K., Ng, S. C., &amp; Miao, Y. (2021). Population-Level Configurations of Gut Mycobiome Across 6 Ethnicities in Urban and Rural China. </w:t>
      </w:r>
      <w:r>
        <w:rPr>
          <w:i/>
          <w:iCs/>
        </w:rPr>
        <w:t>Gastroenterology</w:t>
      </w:r>
      <w:r>
        <w:t xml:space="preserve">, </w:t>
      </w:r>
      <w:r>
        <w:rPr>
          <w:i/>
          <w:iCs/>
        </w:rPr>
        <w:t>160</w:t>
      </w:r>
      <w:r>
        <w:t>(1), 272-286.e11. https://doi.org/10.1053/j.gastro.2020.09.014</w:t>
      </w:r>
    </w:p>
    <w:p w14:paraId="672470A6" w14:textId="77777777" w:rsidR="00E4437C" w:rsidRDefault="00E4437C" w:rsidP="00E4437C">
      <w:pPr>
        <w:pStyle w:val="Bibliography"/>
      </w:pPr>
      <w:r>
        <w:t xml:space="preserve">Sunde, E. P., Setlow, P., Hederstedt, L., &amp; Halle, B. (2009). The physical state of water in bacterial spores. </w:t>
      </w:r>
      <w:r>
        <w:rPr>
          <w:i/>
          <w:iCs/>
        </w:rPr>
        <w:t>Proceedings of the National Academy of Sciences</w:t>
      </w:r>
      <w:r>
        <w:t xml:space="preserve">, </w:t>
      </w:r>
      <w:r>
        <w:rPr>
          <w:i/>
          <w:iCs/>
        </w:rPr>
        <w:t>106</w:t>
      </w:r>
      <w:r>
        <w:t>(46), 19334–19339. https://doi.org/10.1073/pnas.0908712106</w:t>
      </w:r>
    </w:p>
    <w:p w14:paraId="7C0278D4" w14:textId="77777777" w:rsidR="00E4437C" w:rsidRDefault="00E4437C" w:rsidP="00E4437C">
      <w:pPr>
        <w:pStyle w:val="Bibliography"/>
      </w:pPr>
      <w:r>
        <w:lastRenderedPageBreak/>
        <w:t xml:space="preserve">Swick, M. C., Koehler, T. M., &amp; Driks, A. (2016). Surviving Between Hosts: Sporulation and Transmission. </w:t>
      </w:r>
      <w:r>
        <w:rPr>
          <w:i/>
          <w:iCs/>
        </w:rPr>
        <w:t>Microbiology Spectrum</w:t>
      </w:r>
      <w:r>
        <w:t xml:space="preserve">, </w:t>
      </w:r>
      <w:r>
        <w:rPr>
          <w:i/>
          <w:iCs/>
        </w:rPr>
        <w:t>4</w:t>
      </w:r>
      <w:r>
        <w:t>(4), 10.1128/microbiolspec.VMBF-0029–2015. https://doi.org/10.1128/microbiolspec.VMBF-0029-2015</w:t>
      </w:r>
    </w:p>
    <w:p w14:paraId="05E245C5" w14:textId="77777777" w:rsidR="00E4437C" w:rsidRDefault="00E4437C" w:rsidP="00E4437C">
      <w:pPr>
        <w:pStyle w:val="Bibliography"/>
      </w:pPr>
      <w:r>
        <w:t xml:space="preserve">Tamura, K., Stecher, G., &amp; Kumar, S. (2021). MEGA11: Molecular Evolutionary Genetics Analysis Version 11. </w:t>
      </w:r>
      <w:r>
        <w:rPr>
          <w:i/>
          <w:iCs/>
        </w:rPr>
        <w:t>Molecular Biology and Evolution</w:t>
      </w:r>
      <w:r>
        <w:t xml:space="preserve">, </w:t>
      </w:r>
      <w:r>
        <w:rPr>
          <w:i/>
          <w:iCs/>
        </w:rPr>
        <w:t>38</w:t>
      </w:r>
      <w:r>
        <w:t>(7), 3022–3027. https://doi.org/10.1093/molbev/msab120</w:t>
      </w:r>
    </w:p>
    <w:p w14:paraId="549B47A5" w14:textId="77777777" w:rsidR="00E4437C" w:rsidRDefault="00E4437C" w:rsidP="00E4437C">
      <w:pPr>
        <w:pStyle w:val="Bibliography"/>
      </w:pPr>
      <w:r>
        <w:t xml:space="preserve">Tanaka, M., Onizuka, S., Mishima, R., &amp; Nakayama, J. (2020). Cultural isolation of spore-forming bacteria in human feces using bile acids. </w:t>
      </w:r>
      <w:r>
        <w:rPr>
          <w:i/>
          <w:iCs/>
        </w:rPr>
        <w:t>Scientific Reports</w:t>
      </w:r>
      <w:r>
        <w:t xml:space="preserve">, </w:t>
      </w:r>
      <w:r>
        <w:rPr>
          <w:i/>
          <w:iCs/>
        </w:rPr>
        <w:t>10</w:t>
      </w:r>
      <w:r>
        <w:t>, 15041. https://doi.org/10.1038/s41598-020-71883-1</w:t>
      </w:r>
    </w:p>
    <w:p w14:paraId="64185DCE" w14:textId="77777777" w:rsidR="00E4437C" w:rsidRDefault="00E4437C" w:rsidP="00E4437C">
      <w:pPr>
        <w:pStyle w:val="Bibliography"/>
      </w:pPr>
      <w:r>
        <w:t xml:space="preserve">Tetz, G., &amp; Tetz, V. (2017). Introducing the sporobiota and sporobiome. </w:t>
      </w:r>
      <w:r>
        <w:rPr>
          <w:i/>
          <w:iCs/>
        </w:rPr>
        <w:t>Gut Pathogens</w:t>
      </w:r>
      <w:r>
        <w:t xml:space="preserve">, </w:t>
      </w:r>
      <w:r>
        <w:rPr>
          <w:i/>
          <w:iCs/>
        </w:rPr>
        <w:t>9</w:t>
      </w:r>
      <w:r>
        <w:t>(1), 38. https://doi.org/10.1186/s13099-017-0187-8</w:t>
      </w:r>
    </w:p>
    <w:p w14:paraId="15D39203" w14:textId="77777777" w:rsidR="00E4437C" w:rsidRDefault="00E4437C" w:rsidP="00E4437C">
      <w:pPr>
        <w:pStyle w:val="Bibliography"/>
      </w:pPr>
      <w:r>
        <w:t xml:space="preserve">Thomas, P. (2012). Long-term survival of Bacillus spores in alcohol and identification of 90% ethanol as relatively more spori/bactericidal. </w:t>
      </w:r>
      <w:r>
        <w:rPr>
          <w:i/>
          <w:iCs/>
        </w:rPr>
        <w:t>Current Microbiology</w:t>
      </w:r>
      <w:r>
        <w:t xml:space="preserve">, </w:t>
      </w:r>
      <w:r>
        <w:rPr>
          <w:i/>
          <w:iCs/>
        </w:rPr>
        <w:t>64</w:t>
      </w:r>
      <w:r>
        <w:t>(2), 130–139. https://doi.org/10.1007/s00284-011-0040-0</w:t>
      </w:r>
    </w:p>
    <w:p w14:paraId="70953F53" w14:textId="77777777" w:rsidR="00E4437C" w:rsidRDefault="00E4437C" w:rsidP="00E4437C">
      <w:pPr>
        <w:pStyle w:val="Bibliography"/>
      </w:pPr>
      <w:r>
        <w:t xml:space="preserve">Thursby, E., &amp; Juge, N. (2017). Introduction to the human gut microbiota. </w:t>
      </w:r>
      <w:r>
        <w:rPr>
          <w:i/>
          <w:iCs/>
        </w:rPr>
        <w:t>Biochemical Journal</w:t>
      </w:r>
      <w:r>
        <w:t xml:space="preserve">, </w:t>
      </w:r>
      <w:r>
        <w:rPr>
          <w:i/>
          <w:iCs/>
        </w:rPr>
        <w:t>474</w:t>
      </w:r>
      <w:r>
        <w:t>(11), 1823–1836. https://doi.org/10.1042/BCJ20160510</w:t>
      </w:r>
    </w:p>
    <w:p w14:paraId="28AB42DF" w14:textId="77777777" w:rsidR="00E4437C" w:rsidRDefault="00E4437C" w:rsidP="00E4437C">
      <w:pPr>
        <w:pStyle w:val="Bibliography"/>
      </w:pPr>
      <w:r>
        <w:t xml:space="preserve">Tidjani Alou, M., Naud, S., Khelaifia, S., Bonnet, M., Lagier, J.-C., &amp; Raoult, D. (2020). State of the Art in the Culture of the Human Microbiota: New Interests and Strategies. </w:t>
      </w:r>
      <w:r>
        <w:rPr>
          <w:i/>
          <w:iCs/>
        </w:rPr>
        <w:t>Clinical Microbiology Reviews</w:t>
      </w:r>
      <w:r>
        <w:t xml:space="preserve">, </w:t>
      </w:r>
      <w:r>
        <w:rPr>
          <w:i/>
          <w:iCs/>
        </w:rPr>
        <w:t>34</w:t>
      </w:r>
      <w:r>
        <w:t>(1), 10.1128/cmr.00129-19. https://doi.org/10.1128/cmr.00129-19</w:t>
      </w:r>
    </w:p>
    <w:p w14:paraId="4D313842" w14:textId="77777777" w:rsidR="00E4437C" w:rsidRDefault="00E4437C" w:rsidP="00E4437C">
      <w:pPr>
        <w:pStyle w:val="Bibliography"/>
      </w:pPr>
      <w:r>
        <w:t xml:space="preserve">tidyverse. (2025). </w:t>
      </w:r>
      <w:r>
        <w:rPr>
          <w:i/>
          <w:iCs/>
        </w:rPr>
        <w:t>Tidyverse/glue</w:t>
      </w:r>
      <w:r>
        <w:t xml:space="preserve"> [R]. https://github.com/tidyverse/glue (Original work published 2016)</w:t>
      </w:r>
    </w:p>
    <w:p w14:paraId="74480E3F" w14:textId="77777777" w:rsidR="00E4437C" w:rsidRDefault="00E4437C" w:rsidP="00E4437C">
      <w:pPr>
        <w:pStyle w:val="Bibliography"/>
      </w:pPr>
      <w:r>
        <w:t xml:space="preserve">Turroni, S., Rampelli, S., Biagi, E., Consolandi, C., Severgnini, M., Peano, C., Quercia, S., Soverini, M., Carbonero, F. G., Bianconi, G., Rettberg, P., Canganella, F., Brigidi, P., &amp; </w:t>
      </w:r>
      <w:r>
        <w:lastRenderedPageBreak/>
        <w:t xml:space="preserve">Candela, M. (2017). Temporal dynamics of the gut microbiota in people sharing a confined environment, a 520-day ground-based space simulation, MARS500. </w:t>
      </w:r>
      <w:r>
        <w:rPr>
          <w:i/>
          <w:iCs/>
        </w:rPr>
        <w:t>Microbiome</w:t>
      </w:r>
      <w:r>
        <w:t xml:space="preserve">, </w:t>
      </w:r>
      <w:r>
        <w:rPr>
          <w:i/>
          <w:iCs/>
        </w:rPr>
        <w:t>5</w:t>
      </w:r>
      <w:r>
        <w:t>(1), 39. https://doi.org/10.1186/s40168-017-0256-8</w:t>
      </w:r>
    </w:p>
    <w:p w14:paraId="0B5771AA" w14:textId="77777777" w:rsidR="00E4437C" w:rsidRDefault="00E4437C" w:rsidP="00E4437C">
      <w:pPr>
        <w:pStyle w:val="Bibliography"/>
      </w:pPr>
      <w:r>
        <w:t xml:space="preserve">Valles-Colomer, M., Blanco-Míguez, A., Manghi, P., Asnicar, F., Dubois, L., Golzato, D., Armanini, F., Cumbo, F., Huang, K. D., Manara, S., Masetti, G., Pinto, F., Piperni, E., Punčochář, M., Ricci, L., Zolfo, M., Farrant, O., Goncalves, A., Selma-Royo, M., … Segata, N. (2023). The person-to-person transmission landscape of the gut and oral microbiomes. </w:t>
      </w:r>
      <w:r>
        <w:rPr>
          <w:i/>
          <w:iCs/>
        </w:rPr>
        <w:t>Nature</w:t>
      </w:r>
      <w:r>
        <w:t xml:space="preserve">, </w:t>
      </w:r>
      <w:r>
        <w:rPr>
          <w:i/>
          <w:iCs/>
        </w:rPr>
        <w:t>614</w:t>
      </w:r>
      <w:r>
        <w:t>(7946), Article 7946. https://doi.org/10.1038/s41586-022-05620-1</w:t>
      </w:r>
    </w:p>
    <w:p w14:paraId="34B03417" w14:textId="77777777" w:rsidR="00E4437C" w:rsidRDefault="00E4437C" w:rsidP="00E4437C">
      <w:pPr>
        <w:pStyle w:val="Bibliography"/>
      </w:pPr>
      <w:r>
        <w:t xml:space="preserve">Van Rossum, T., Ferretti, P., Maistrenko, O. M., &amp; Bork, P. (2020). Diversity within species: Interpreting strains in microbiomes. </w:t>
      </w:r>
      <w:r>
        <w:rPr>
          <w:i/>
          <w:iCs/>
        </w:rPr>
        <w:t>Nature Reviews Microbiology</w:t>
      </w:r>
      <w:r>
        <w:t xml:space="preserve">, </w:t>
      </w:r>
      <w:r>
        <w:rPr>
          <w:i/>
          <w:iCs/>
        </w:rPr>
        <w:t>18</w:t>
      </w:r>
      <w:r>
        <w:t>(9), 491–506. https://doi.org/10.1038/s41579-020-0368-1</w:t>
      </w:r>
    </w:p>
    <w:p w14:paraId="66CB2C12" w14:textId="77777777" w:rsidR="00E4437C" w:rsidRDefault="00E4437C" w:rsidP="00E4437C">
      <w:pPr>
        <w:pStyle w:val="Bibliography"/>
      </w:pPr>
      <w:r>
        <w:t xml:space="preserve">Wickham, H., Averick, M., Bryan, J., Chang, W., McGowan, L., François, R., Grolemund, G., Hayes, A., Henry, L., Hester, J., Kuhn, M., Pedersen, T., Miller, E., Bache, S., Müller, K., Ooms, J., Robinson, D., Seidel, D., Spinu, V., … Yutani, H. (2019). Welcome to the Tidyverse. </w:t>
      </w:r>
      <w:r>
        <w:rPr>
          <w:i/>
          <w:iCs/>
        </w:rPr>
        <w:t>Journal of Open Source Software</w:t>
      </w:r>
      <w:r>
        <w:t xml:space="preserve">, </w:t>
      </w:r>
      <w:r>
        <w:rPr>
          <w:i/>
          <w:iCs/>
        </w:rPr>
        <w:t>4</w:t>
      </w:r>
      <w:r>
        <w:t>(43), 1686. https://doi.org/10.21105/joss.01686</w:t>
      </w:r>
    </w:p>
    <w:p w14:paraId="1B66A6F4" w14:textId="77777777" w:rsidR="00E4437C" w:rsidRDefault="00E4437C" w:rsidP="00E4437C">
      <w:pPr>
        <w:pStyle w:val="Bibliography"/>
      </w:pPr>
      <w:r>
        <w:t xml:space="preserve">Willmann, M., Vehreschild, M. J. G. T., Biehl, L. M., Vogel, W., Dörfel, D., Hamprecht, A., Seifert, H., Autenrieth, I. B., &amp; Peter, S. (2019). Distinct impact of antibiotics on the gut microbiome and resistome: A longitudinal multicenter cohort study. </w:t>
      </w:r>
      <w:r>
        <w:rPr>
          <w:i/>
          <w:iCs/>
        </w:rPr>
        <w:t>BMC Biology</w:t>
      </w:r>
      <w:r>
        <w:t xml:space="preserve">, </w:t>
      </w:r>
      <w:r>
        <w:rPr>
          <w:i/>
          <w:iCs/>
        </w:rPr>
        <w:t>17</w:t>
      </w:r>
      <w:r>
        <w:t>(1), 76. https://doi.org/10.1186/s12915-019-0692-y</w:t>
      </w:r>
    </w:p>
    <w:p w14:paraId="4C1F8E25" w14:textId="77777777" w:rsidR="00E4437C" w:rsidRDefault="00E4437C" w:rsidP="00E4437C">
      <w:pPr>
        <w:pStyle w:val="Bibliography"/>
      </w:pPr>
      <w:r>
        <w:t xml:space="preserve">Wolff, R., Shoemaker, W., &amp; Garud, N. (2023). Ecological Stability Emerges at the Level of Strains in the Human Gut Microbiome. </w:t>
      </w:r>
      <w:r>
        <w:rPr>
          <w:i/>
          <w:iCs/>
        </w:rPr>
        <w:t>mBio</w:t>
      </w:r>
      <w:r>
        <w:t xml:space="preserve">, </w:t>
      </w:r>
      <w:r>
        <w:rPr>
          <w:i/>
          <w:iCs/>
        </w:rPr>
        <w:t>14</w:t>
      </w:r>
      <w:r>
        <w:t>(2), e02502-22. https://doi.org/10.1128/mbio.02502-22</w:t>
      </w:r>
    </w:p>
    <w:p w14:paraId="719D016C" w14:textId="77777777" w:rsidR="00E4437C" w:rsidRDefault="00E4437C" w:rsidP="00E4437C">
      <w:pPr>
        <w:pStyle w:val="Bibliography"/>
      </w:pPr>
      <w:r>
        <w:lastRenderedPageBreak/>
        <w:t xml:space="preserve">Worby, C. J., Schreiber, H. L., Straub, T. J., van Dijk, L. R., Bronson, R. A., Olson, B. S., Pinkner, J. S., Obernuefemann, C. L. P., Muñoz, V. L., Paharik, A. E., Azimzadeh, P. N., Walker, B. J., Desjardins, C. A., Chou, W.-C., Bergeron, K., Chapman, S. B., Klim, A., Manson, A. L., Hannan, T. J., … Earl, A. M. (2022). Longitudinal multi-omics analyses link gut microbiome dysbiosis with recurrent urinary tract infections in women. </w:t>
      </w:r>
      <w:r>
        <w:rPr>
          <w:i/>
          <w:iCs/>
        </w:rPr>
        <w:t>Nature Microbiology</w:t>
      </w:r>
      <w:r>
        <w:t xml:space="preserve">, </w:t>
      </w:r>
      <w:r>
        <w:rPr>
          <w:i/>
          <w:iCs/>
        </w:rPr>
        <w:t>7</w:t>
      </w:r>
      <w:r>
        <w:t>(5), Article 5. https://doi.org/10.1038/s41564-022-01107-x</w:t>
      </w:r>
    </w:p>
    <w:p w14:paraId="2F4C803A" w14:textId="77777777" w:rsidR="00E4437C" w:rsidRDefault="00E4437C" w:rsidP="00E4437C">
      <w:pPr>
        <w:pStyle w:val="Bibliography"/>
      </w:pPr>
      <w:r>
        <w:t xml:space="preserve">Wuethrich, I., W. Pelzer, B., Khodamoradi, Y., &amp; Vehreschild, M. J. G. T. (2021). The role of the human gut microbiota in colonization and infection with multidrug-resistant bacteria. </w:t>
      </w:r>
      <w:r>
        <w:rPr>
          <w:i/>
          <w:iCs/>
        </w:rPr>
        <w:t>Gut Microbes</w:t>
      </w:r>
      <w:r>
        <w:t xml:space="preserve">, </w:t>
      </w:r>
      <w:r>
        <w:rPr>
          <w:i/>
          <w:iCs/>
        </w:rPr>
        <w:t>13</w:t>
      </w:r>
      <w:r>
        <w:t>(1), 1911279. https://doi.org/10.1080/19490976.2021.1911279</w:t>
      </w:r>
    </w:p>
    <w:p w14:paraId="24DFEB71" w14:textId="77777777" w:rsidR="00E4437C" w:rsidRDefault="00E4437C" w:rsidP="00E4437C">
      <w:pPr>
        <w:pStyle w:val="Bibliography"/>
      </w:pPr>
      <w:r>
        <w:t xml:space="preserve">Wylie, K. M., Mihindukulasuriya, K. A., Zhou, Y., Sodergren, E., Storch, G. A., &amp; Weinstock, G. M. (2014). Metagenomic analysis of double-stranded DNA viruses in healthy adults. </w:t>
      </w:r>
      <w:r>
        <w:rPr>
          <w:i/>
          <w:iCs/>
        </w:rPr>
        <w:t>BMC Biology</w:t>
      </w:r>
      <w:r>
        <w:t xml:space="preserve">, </w:t>
      </w:r>
      <w:r>
        <w:rPr>
          <w:i/>
          <w:iCs/>
        </w:rPr>
        <w:t>12</w:t>
      </w:r>
      <w:r>
        <w:t>, 71. https://doi.org/10.1186/s12915-014-0071-7</w:t>
      </w:r>
    </w:p>
    <w:p w14:paraId="3D5814A2" w14:textId="77777777" w:rsidR="00E4437C" w:rsidRDefault="00E4437C" w:rsidP="00E4437C">
      <w:pPr>
        <w:pStyle w:val="Bibliography"/>
      </w:pPr>
      <w:r>
        <w:t xml:space="preserve">Xia, Y., Zhu, Y., Li, Q., &amp; Lu, J. (2019). Human gut resistome can be country-specific. </w:t>
      </w:r>
      <w:r>
        <w:rPr>
          <w:i/>
          <w:iCs/>
        </w:rPr>
        <w:t>PeerJ</w:t>
      </w:r>
      <w:r>
        <w:t xml:space="preserve">, </w:t>
      </w:r>
      <w:r>
        <w:rPr>
          <w:i/>
          <w:iCs/>
        </w:rPr>
        <w:t>7</w:t>
      </w:r>
      <w:r>
        <w:t>, e6389. https://doi.org/10.7717/peerj.6389</w:t>
      </w:r>
    </w:p>
    <w:p w14:paraId="771C68BC" w14:textId="77777777" w:rsidR="00E4437C" w:rsidRDefault="00E4437C" w:rsidP="00E4437C">
      <w:pPr>
        <w:pStyle w:val="Bibliography"/>
      </w:pPr>
      <w:r>
        <w:t xml:space="preserve">Yassour, M., Jason, E., Hogstrom, L. J., Arthur, T. D., Tripathi, S., Siljander, H., Selvenius, J., Oikarinen, S., Hyöty, H., Virtanen, S. M., Ilonen, J., Ferretti, P., Pasolli, E., Tett, A., Asnicar, F., Segata, N., Vlamakis, H., Lander, E. S., Huttenhower, C., … Xavier, R. J. (2018). Strain-Level Analysis of Mother-to-Child Bacterial Transmission during the First Few Months of Life. </w:t>
      </w:r>
      <w:r>
        <w:rPr>
          <w:i/>
          <w:iCs/>
        </w:rPr>
        <w:t>Cell Host &amp; Microbe</w:t>
      </w:r>
      <w:r>
        <w:t xml:space="preserve">, </w:t>
      </w:r>
      <w:r>
        <w:rPr>
          <w:i/>
          <w:iCs/>
        </w:rPr>
        <w:t>24</w:t>
      </w:r>
      <w:r>
        <w:t>(1), 146-154.e4. https://doi.org/10.1016/j.chom.2018.06.007</w:t>
      </w:r>
    </w:p>
    <w:p w14:paraId="17EAE4FE" w14:textId="77777777" w:rsidR="00E4437C" w:rsidRDefault="00E4437C" w:rsidP="00E4437C">
      <w:pPr>
        <w:pStyle w:val="Bibliography"/>
      </w:pPr>
      <w:r>
        <w:t xml:space="preserve">Zeevi, D., Korem, T., Zmora, N., Israeli, D., Rothschild, D., Weinberger, A., Ben-Yacov, O., Lador, D., Avnit-Sagi, T., Lotan-Pompan, M., Suez, J., Mahdi, J. A., Matot, E., Malka, G., Kosower, N., Rein, M., Zilberman-Schapira, G., Dohnalová, L., Pevsner-Fischer, M., … </w:t>
      </w:r>
      <w:r>
        <w:lastRenderedPageBreak/>
        <w:t xml:space="preserve">Segal, E. (2015). Personalized Nutrition by Prediction of Glycemic Responses. </w:t>
      </w:r>
      <w:r>
        <w:rPr>
          <w:i/>
          <w:iCs/>
        </w:rPr>
        <w:t>Cell</w:t>
      </w:r>
      <w:r>
        <w:t xml:space="preserve">, </w:t>
      </w:r>
      <w:r>
        <w:rPr>
          <w:i/>
          <w:iCs/>
        </w:rPr>
        <w:t>163</w:t>
      </w:r>
      <w:r>
        <w:t>(5), 1079–1094. https://doi.org/10.1016/j.cell.2015.11.001</w:t>
      </w:r>
    </w:p>
    <w:p w14:paraId="295F9EF2" w14:textId="77777777" w:rsidR="00E4437C" w:rsidRDefault="00E4437C" w:rsidP="00E4437C">
      <w:pPr>
        <w:pStyle w:val="Bibliography"/>
      </w:pPr>
      <w:r>
        <w:t xml:space="preserve">Zheludev, I. N., Edgar, R. C., Lopez-Galiano, M. J., de la Peña, M., Babaian, A., Bhatt, A. S., &amp; Fire, A. Z. (2024). Viroid-like colonists of human microbiomes. </w:t>
      </w:r>
      <w:r>
        <w:rPr>
          <w:i/>
          <w:iCs/>
        </w:rPr>
        <w:t>bioRxiv: The Preprint Server for Biology</w:t>
      </w:r>
      <w:r>
        <w:t>, 2024.01.20.576352. https://doi.org/10.1101/2024.01.20.576352</w:t>
      </w:r>
    </w:p>
    <w:p w14:paraId="54616601" w14:textId="77777777" w:rsidR="00E4437C" w:rsidRDefault="00E4437C" w:rsidP="00E4437C">
      <w:pPr>
        <w:pStyle w:val="Bibliography"/>
      </w:pPr>
      <w:r>
        <w:t xml:space="preserve">Zhou, X., Shen, X., Johnson, J. S., Spakowicz, D. J., Agnello, M., Zhou, W., Avina, M., Honkala, A., Chleilat, F., Chen, S. J., Cha, K., Leopold, S., Zhu, C., Chen, L., Lyu, L., Hornburg, D., Wu, S., Zhang, X., Jiang, C., … Snyder, M. P. (2024). Longitudinal profiling of the microbiome at four body sites reveals core stability and individualized dynamics during health and disease. </w:t>
      </w:r>
      <w:r>
        <w:rPr>
          <w:i/>
          <w:iCs/>
        </w:rPr>
        <w:t>Cell Host &amp; Microbe</w:t>
      </w:r>
      <w:r>
        <w:t xml:space="preserve">, </w:t>
      </w:r>
      <w:r>
        <w:rPr>
          <w:i/>
          <w:iCs/>
        </w:rPr>
        <w:t>32</w:t>
      </w:r>
      <w:r>
        <w:t>(4), 506-526.e9. https://doi.org/10.1016/j.chom.2024.02.012</w:t>
      </w:r>
    </w:p>
    <w:p w14:paraId="553D497D" w14:textId="237745D1" w:rsidR="00A24687" w:rsidRPr="00DA42F5" w:rsidRDefault="001B10A8" w:rsidP="00657A77">
      <w:pPr>
        <w:rPr>
          <w:szCs w:val="24"/>
        </w:rPr>
      </w:pPr>
      <w:r w:rsidRPr="00D93D74">
        <w:rPr>
          <w:szCs w:val="24"/>
        </w:rPr>
        <w:fldChar w:fldCharType="end"/>
      </w:r>
    </w:p>
    <w:sectPr w:rsidR="00A24687" w:rsidRPr="00DA42F5" w:rsidSect="00327FF2">
      <w:footerReference w:type="default" r:id="rId38"/>
      <w:pgSz w:w="12240" w:h="15840"/>
      <w:pgMar w:top="1417" w:right="1417" w:bottom="1417" w:left="1417"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Denis Kutnjak" w:date="2026-04-01T11:13:00Z" w:initials="DK">
    <w:p w14:paraId="36D4517C" w14:textId="77777777" w:rsidR="001528FF" w:rsidRPr="00D93D74" w:rsidRDefault="001528FF" w:rsidP="001528FF">
      <w:pPr>
        <w:pStyle w:val="CommentText"/>
        <w:jc w:val="left"/>
      </w:pPr>
      <w:r w:rsidRPr="00D93D74">
        <w:rPr>
          <w:rStyle w:val="CommentReference"/>
        </w:rPr>
        <w:annotationRef/>
      </w:r>
      <w:r w:rsidRPr="00D93D74">
        <w:t>Not totally clear from this sentence what was correlated with what</w:t>
      </w:r>
    </w:p>
  </w:comment>
  <w:comment w:id="6" w:author="Denis Kutnjak" w:date="2026-04-01T11:17:00Z" w:initials="DK">
    <w:p w14:paraId="0A46C8A2" w14:textId="77777777" w:rsidR="001528FF" w:rsidRPr="00D93D74" w:rsidRDefault="001528FF" w:rsidP="001528FF">
      <w:pPr>
        <w:pStyle w:val="CommentText"/>
        <w:jc w:val="left"/>
      </w:pPr>
      <w:r w:rsidRPr="00D93D74">
        <w:rPr>
          <w:rStyle w:val="CommentReference"/>
        </w:rPr>
        <w:annotationRef/>
      </w:r>
      <w:r w:rsidRPr="00D93D74">
        <w:t>What is meant by environment here: gut?</w:t>
      </w:r>
    </w:p>
  </w:comment>
  <w:comment w:id="9" w:author="Urša Miklavčič" w:date="2026-04-22T15:05:00Z" w:initials="UM">
    <w:p w14:paraId="6EA443D0" w14:textId="77777777" w:rsidR="00BE1C36" w:rsidRDefault="00BE1C36" w:rsidP="00BE1C36">
      <w:pPr>
        <w:pStyle w:val="CommentText"/>
        <w:jc w:val="left"/>
      </w:pPr>
      <w:r>
        <w:rPr>
          <w:rStyle w:val="CommentReference"/>
        </w:rPr>
        <w:annotationRef/>
      </w:r>
      <w:r>
        <w:t xml:space="preserve">Ali smem zamenjati Goal 3 v Goal 3, da si tudi hipoteze lepše sledijo in tako predstavljam tudi rezultate in kasneje diskusijo. </w:t>
      </w:r>
    </w:p>
  </w:comment>
  <w:comment w:id="11" w:author="Denis Kutnjak" w:date="2026-04-01T11:27:00Z" w:initials="DK">
    <w:p w14:paraId="14A1AFCA" w14:textId="7D71760D" w:rsidR="001528FF" w:rsidRPr="00D93D74" w:rsidRDefault="001528FF" w:rsidP="001528FF">
      <w:pPr>
        <w:pStyle w:val="CommentText"/>
        <w:jc w:val="left"/>
      </w:pPr>
      <w:r w:rsidRPr="00D93D74">
        <w:rPr>
          <w:rStyle w:val="CommentReference"/>
        </w:rPr>
        <w:annotationRef/>
      </w:r>
      <w:r w:rsidRPr="00D93D74">
        <w:t>In this part I miss explanation of why you postulated these hypotheses in the first place - you must have had some starting points from the literature and your understanding of the system to put forward the hypotheses - would expect this logic explained here rather than just the ourcome of hypothesis testing (which is also ok be explained here, but for sure also discussed in the discussion section)</w:t>
      </w:r>
    </w:p>
  </w:comment>
  <w:comment w:id="12" w:author="Denis Kutnjak" w:date="2026-04-01T11:30:00Z" w:initials="DK">
    <w:p w14:paraId="19E196CD" w14:textId="77777777" w:rsidR="001528FF" w:rsidRPr="00D93D74" w:rsidRDefault="001528FF" w:rsidP="001528FF">
      <w:pPr>
        <w:pStyle w:val="CommentText"/>
        <w:jc w:val="left"/>
      </w:pPr>
      <w:r w:rsidRPr="00D93D74">
        <w:rPr>
          <w:rStyle w:val="CommentReference"/>
        </w:rPr>
        <w:annotationRef/>
      </w:r>
      <w:r w:rsidRPr="00D93D74">
        <w:t>If I understand it correctly the seed bank theory introduced above would somehow "contradict" this hypothesis? Which is also ok, we just need to know the rationale of setting these specific hypotheses</w:t>
      </w:r>
    </w:p>
  </w:comment>
  <w:comment w:id="13" w:author="Denis Kutnjak" w:date="2026-04-01T11:23:00Z" w:initials="DK">
    <w:p w14:paraId="7E62F5B5" w14:textId="77777777" w:rsidR="001528FF" w:rsidRPr="00D93D74" w:rsidRDefault="001528FF" w:rsidP="001528FF">
      <w:pPr>
        <w:pStyle w:val="CommentText"/>
        <w:jc w:val="left"/>
      </w:pPr>
      <w:r w:rsidRPr="00D93D74">
        <w:rPr>
          <w:rStyle w:val="CommentReference"/>
        </w:rPr>
        <w:annotationRef/>
      </w:r>
      <w:r w:rsidRPr="00D93D74">
        <w:t>See my comments in Supp regarding this conclusion, I dont think it is justified, I would suggest removing these analyses altogether, i believe the thisesi would be better this way</w:t>
      </w:r>
    </w:p>
  </w:comment>
  <w:comment w:id="60" w:author="Maja Rupnik" w:date="2025-12-12T09:47:00Z" w:initials="MR">
    <w:p w14:paraId="3B2526BE" w14:textId="0EC1B525" w:rsidR="00E95D46" w:rsidRPr="00D93D74" w:rsidRDefault="00E95D46" w:rsidP="00E95D46">
      <w:pPr>
        <w:pStyle w:val="CommentText"/>
        <w:jc w:val="left"/>
      </w:pPr>
      <w:r w:rsidRPr="00D93D74">
        <w:rPr>
          <w:rStyle w:val="CommentReference"/>
        </w:rPr>
        <w:annotationRef/>
      </w:r>
      <w:r w:rsidRPr="00D93D74">
        <w:t>Lahko uporabljaš pre-determined and predefined</w:t>
      </w:r>
    </w:p>
  </w:comment>
  <w:comment w:id="72" w:author="Maja Rupnik" w:date="2026-01-08T13:07:00Z" w:initials="MR">
    <w:p w14:paraId="65EE8D7D" w14:textId="77777777" w:rsidR="00702F47" w:rsidRPr="00D93D74" w:rsidRDefault="00702F47" w:rsidP="00702F47">
      <w:pPr>
        <w:pStyle w:val="CommentText"/>
        <w:jc w:val="left"/>
      </w:pPr>
      <w:r w:rsidRPr="00D93D74">
        <w:rPr>
          <w:rStyle w:val="CommentReference"/>
        </w:rPr>
        <w:annotationRef/>
      </w:r>
      <w:r w:rsidRPr="00D93D74">
        <w:t>To pomeni dva vzorca, vsak v duplikatu? Potem nekje dodaj 'each'</w:t>
      </w:r>
    </w:p>
    <w:p w14:paraId="0BB6CEB4" w14:textId="77777777" w:rsidR="00702F47" w:rsidRPr="00D93D74" w:rsidRDefault="00702F47" w:rsidP="00702F47">
      <w:pPr>
        <w:pStyle w:val="CommentText"/>
        <w:jc w:val="left"/>
      </w:pPr>
    </w:p>
    <w:p w14:paraId="184CB7FF" w14:textId="77777777" w:rsidR="00702F47" w:rsidRPr="00D93D74" w:rsidRDefault="00702F47" w:rsidP="00702F47">
      <w:pPr>
        <w:pStyle w:val="CommentText"/>
        <w:jc w:val="left"/>
      </w:pPr>
      <w:r w:rsidRPr="00D93D74">
        <w:t>Drugače popravi in izbriši 'Two'</w:t>
      </w:r>
    </w:p>
  </w:comment>
  <w:comment w:id="73" w:author="Maja Rupnik" w:date="2026-01-08T13:08:00Z" w:initials="MR">
    <w:p w14:paraId="6C521379" w14:textId="36083878" w:rsidR="00702F47" w:rsidRPr="00D93D74" w:rsidRDefault="00702F47" w:rsidP="00702F47">
      <w:pPr>
        <w:pStyle w:val="CommentText"/>
        <w:jc w:val="left"/>
      </w:pPr>
      <w:r w:rsidRPr="00D93D74">
        <w:rPr>
          <w:rStyle w:val="CommentReference"/>
        </w:rPr>
        <w:annotationRef/>
      </w:r>
      <w:r w:rsidRPr="00D93D74">
        <w:t>Ali pa je samo 'duplicates' odveč?</w:t>
      </w:r>
    </w:p>
  </w:comment>
  <w:comment w:id="82" w:author="Maja Rupnik" w:date="2026-01-08T13:11:00Z" w:initials="MR">
    <w:p w14:paraId="42DF52FB" w14:textId="77777777" w:rsidR="00702F47" w:rsidRPr="00D93D74" w:rsidRDefault="00702F47" w:rsidP="00702F47">
      <w:pPr>
        <w:pStyle w:val="CommentText"/>
        <w:jc w:val="left"/>
      </w:pPr>
      <w:r w:rsidRPr="00D93D74">
        <w:rPr>
          <w:rStyle w:val="CommentReference"/>
        </w:rPr>
        <w:annotationRef/>
      </w:r>
      <w:r w:rsidRPr="00D93D74">
        <w:t>Tu ni selekcija za microbial/nonmicrobial</w:t>
      </w:r>
    </w:p>
  </w:comment>
  <w:comment w:id="90" w:author="Maja Rupnik" w:date="2026-01-08T13:14:00Z" w:initials="MR">
    <w:p w14:paraId="4B77A110" w14:textId="77777777" w:rsidR="00306439" w:rsidRPr="00D93D74" w:rsidRDefault="00306439" w:rsidP="00306439">
      <w:pPr>
        <w:pStyle w:val="CommentText"/>
        <w:jc w:val="left"/>
      </w:pPr>
      <w:r w:rsidRPr="00D93D74">
        <w:rPr>
          <w:rStyle w:val="CommentReference"/>
        </w:rPr>
        <w:annotationRef/>
      </w:r>
      <w:r w:rsidRPr="00D93D74">
        <w:t>Je mogoče bolje dati 'x' namesto pike?</w:t>
      </w:r>
    </w:p>
  </w:comment>
  <w:comment w:id="91" w:author="Urša Miklavčič" w:date="2026-01-21T09:41:00Z" w:initials="UM">
    <w:p w14:paraId="4EDAFAAD" w14:textId="77777777" w:rsidR="00DA42F5" w:rsidRPr="00D93D74" w:rsidRDefault="00DA42F5" w:rsidP="00DA42F5">
      <w:pPr>
        <w:pStyle w:val="CommentText"/>
        <w:jc w:val="left"/>
      </w:pPr>
      <w:r w:rsidRPr="00D93D74">
        <w:rPr>
          <w:rStyle w:val="CommentReference"/>
        </w:rPr>
        <w:annotationRef/>
      </w:r>
      <w:r w:rsidRPr="00D93D74">
        <w:t xml:space="preserve">Navodila BF navajajo uporabo pike v enačbah, kjer se ne množijo vektorji. </w:t>
      </w:r>
    </w:p>
  </w:comment>
  <w:comment w:id="111" w:author="Maja Rupnik" w:date="2026-01-08T13:18:00Z" w:initials="MR">
    <w:p w14:paraId="30CD4DA9" w14:textId="59714A15" w:rsidR="00227E0D" w:rsidRPr="00D93D74" w:rsidRDefault="00227E0D" w:rsidP="00227E0D">
      <w:pPr>
        <w:pStyle w:val="CommentText"/>
        <w:jc w:val="left"/>
      </w:pPr>
      <w:r w:rsidRPr="00D93D74">
        <w:rPr>
          <w:rStyle w:val="CommentReference"/>
        </w:rPr>
        <w:annotationRef/>
      </w:r>
      <w:r w:rsidRPr="00D93D74">
        <w:t>Sem to prav popravila?</w:t>
      </w:r>
    </w:p>
  </w:comment>
  <w:comment w:id="126" w:author="Urša Miklavčič" w:date="2026-04-17T09:37:00Z" w:initials="UM">
    <w:p w14:paraId="4A2133C3" w14:textId="77777777" w:rsidR="00D93D74" w:rsidRDefault="00D93D74" w:rsidP="00D93D74">
      <w:pPr>
        <w:pStyle w:val="CommentText"/>
        <w:jc w:val="left"/>
      </w:pPr>
      <w:r>
        <w:rPr>
          <w:rStyle w:val="CommentReference"/>
        </w:rPr>
        <w:annotationRef/>
      </w:r>
      <w:r>
        <w:t>Dodaj citate za vse pakete!</w:t>
      </w:r>
    </w:p>
  </w:comment>
  <w:comment w:id="129" w:author="Maja Rupnik" w:date="2026-01-08T13:25:00Z" w:initials="MR">
    <w:p w14:paraId="64962785" w14:textId="30B6BA56" w:rsidR="00227E0D" w:rsidRPr="00D93D74" w:rsidRDefault="00227E0D" w:rsidP="00227E0D">
      <w:pPr>
        <w:pStyle w:val="CommentText"/>
        <w:jc w:val="left"/>
      </w:pPr>
      <w:r w:rsidRPr="00D93D74">
        <w:rPr>
          <w:rStyle w:val="CommentReference"/>
        </w:rPr>
        <w:annotationRef/>
      </w:r>
      <w:r w:rsidRPr="00D93D74">
        <w:t>Je tukaj 'and' ali 'or'?</w:t>
      </w:r>
    </w:p>
    <w:p w14:paraId="44A14786" w14:textId="77777777" w:rsidR="00227E0D" w:rsidRPr="00D93D74" w:rsidRDefault="00227E0D" w:rsidP="00227E0D">
      <w:pPr>
        <w:pStyle w:val="CommentText"/>
        <w:jc w:val="left"/>
      </w:pPr>
      <w:r w:rsidRPr="00D93D74">
        <w:t>Glede na to, da imaš pod 2) še pogoj, da je kriterij 1) moral biti izpolnjen</w:t>
      </w:r>
    </w:p>
  </w:comment>
  <w:comment w:id="130" w:author="Urša Miklavčič" w:date="2026-01-21T09:42:00Z" w:initials="UM">
    <w:p w14:paraId="7ADB3F4F" w14:textId="77777777" w:rsidR="00DA42F5" w:rsidRPr="00D93D74" w:rsidRDefault="00DA42F5" w:rsidP="00DA42F5">
      <w:pPr>
        <w:pStyle w:val="CommentText"/>
        <w:jc w:val="left"/>
      </w:pPr>
      <w:r w:rsidRPr="00D93D74">
        <w:rPr>
          <w:rStyle w:val="CommentReference"/>
        </w:rPr>
        <w:annotationRef/>
      </w:r>
      <w:r w:rsidRPr="00D93D74">
        <w:t xml:space="preserve">And je tu pravilno, saj je pod 2) pogoj 5%, kjer 1) velja. </w:t>
      </w:r>
    </w:p>
  </w:comment>
  <w:comment w:id="196" w:author="Maja Rupnik" w:date="2026-01-08T13:40:00Z" w:initials="MR">
    <w:p w14:paraId="536B54A1" w14:textId="77777777" w:rsidR="003031E8" w:rsidRPr="00D93D74" w:rsidRDefault="003031E8" w:rsidP="003031E8">
      <w:pPr>
        <w:pStyle w:val="CommentText"/>
        <w:jc w:val="left"/>
      </w:pPr>
      <w:r w:rsidRPr="00D93D74">
        <w:rPr>
          <w:rStyle w:val="CommentReference"/>
        </w:rPr>
        <w:annotationRef/>
      </w:r>
      <w:r w:rsidRPr="00D93D74">
        <w:t>Predlagam, da je ta nivo naslovov tudi v krepki pisavi</w:t>
      </w:r>
    </w:p>
  </w:comment>
  <w:comment w:id="197" w:author="Urša Miklavčič" w:date="2026-01-21T09:49:00Z" w:initials="UM">
    <w:p w14:paraId="090CA2B4" w14:textId="77777777" w:rsidR="00494014" w:rsidRPr="00D93D74" w:rsidRDefault="00494014" w:rsidP="00494014">
      <w:pPr>
        <w:pStyle w:val="CommentText"/>
        <w:jc w:val="left"/>
      </w:pPr>
      <w:r w:rsidRPr="00D93D74">
        <w:rPr>
          <w:rStyle w:val="CommentReference"/>
        </w:rPr>
        <w:annotationRef/>
      </w:r>
      <w:r w:rsidRPr="00D93D74">
        <w:t xml:space="preserve">Tu se držim navodil za oblikovanje zaključnih del BF. </w:t>
      </w:r>
    </w:p>
  </w:comment>
  <w:comment w:id="198" w:author="Maja Rupnik" w:date="2026-01-15T10:15:00Z" w:initials="MR">
    <w:p w14:paraId="597F50D7" w14:textId="13D34713" w:rsidR="0024495C" w:rsidRPr="00D93D74" w:rsidRDefault="0024495C" w:rsidP="0024495C">
      <w:pPr>
        <w:pStyle w:val="CommentText"/>
        <w:jc w:val="left"/>
      </w:pPr>
      <w:r w:rsidRPr="00D93D74">
        <w:rPr>
          <w:rStyle w:val="CommentReference"/>
        </w:rPr>
        <w:annotationRef/>
      </w:r>
      <w:r w:rsidRPr="00D93D74">
        <w:t>Tabele ni v poslani verziji datoteke s suplementom</w:t>
      </w:r>
    </w:p>
  </w:comment>
  <w:comment w:id="199" w:author="Maja Rupnik" w:date="2026-01-15T10:16:00Z" w:initials="MR">
    <w:p w14:paraId="73199B79" w14:textId="77777777" w:rsidR="0024495C" w:rsidRPr="00D93D74" w:rsidRDefault="0024495C" w:rsidP="0024495C">
      <w:pPr>
        <w:pStyle w:val="CommentText"/>
        <w:jc w:val="left"/>
      </w:pPr>
      <w:r w:rsidRPr="00D93D74">
        <w:rPr>
          <w:rStyle w:val="CommentReference"/>
        </w:rPr>
        <w:annotationRef/>
      </w:r>
      <w:r w:rsidRPr="00D93D74">
        <w:t>Ali je mišljena Suppl Table 3?</w:t>
      </w:r>
    </w:p>
  </w:comment>
  <w:comment w:id="213" w:author="Urša Miklavčič" w:date="2026-04-15T16:02:00Z" w:initials="UM">
    <w:p w14:paraId="687AAD48" w14:textId="77777777" w:rsidR="0034031C" w:rsidRPr="00D93D74" w:rsidRDefault="0034031C" w:rsidP="0034031C">
      <w:pPr>
        <w:pStyle w:val="CommentText"/>
        <w:jc w:val="left"/>
      </w:pPr>
      <w:r w:rsidRPr="00D93D74">
        <w:rPr>
          <w:rStyle w:val="CommentReference"/>
        </w:rPr>
        <w:annotationRef/>
      </w:r>
      <w:r w:rsidRPr="00D93D74">
        <w:t xml:space="preserve">DK: Spell out all index names! </w:t>
      </w:r>
    </w:p>
  </w:comment>
  <w:comment w:id="224" w:author="Urša Miklavčič" w:date="2026-04-15T16:01:00Z" w:initials="UM">
    <w:p w14:paraId="3636CCE4" w14:textId="77777777" w:rsidR="00DE02A8" w:rsidRPr="00D93D74" w:rsidRDefault="00DE02A8" w:rsidP="00DE02A8">
      <w:pPr>
        <w:pStyle w:val="CommentText"/>
        <w:jc w:val="left"/>
      </w:pPr>
      <w:r w:rsidRPr="00D93D74">
        <w:rPr>
          <w:rStyle w:val="CommentReference"/>
        </w:rPr>
        <w:annotationRef/>
      </w:r>
      <w:r w:rsidRPr="00D93D74">
        <w:t>DK: Any other factors of interest - such as weight, age, use of supplements etc?</w:t>
      </w:r>
    </w:p>
  </w:comment>
  <w:comment w:id="227" w:author="Urša Miklavčič" w:date="2026-04-15T16:03:00Z" w:initials="UM">
    <w:p w14:paraId="5A6649DA" w14:textId="77777777" w:rsidR="0034031C" w:rsidRPr="00D93D74" w:rsidRDefault="0034031C" w:rsidP="0034031C">
      <w:pPr>
        <w:pStyle w:val="CommentText"/>
        <w:jc w:val="left"/>
      </w:pPr>
      <w:r w:rsidRPr="00D93D74">
        <w:rPr>
          <w:rStyle w:val="CommentReference"/>
        </w:rPr>
        <w:annotationRef/>
      </w:r>
      <w:r w:rsidRPr="00D93D74">
        <w:t>DK: Is A from 16S AS and B from shotgun metagenomics? Not clear from description</w:t>
      </w:r>
    </w:p>
    <w:p w14:paraId="212C13C7" w14:textId="77777777" w:rsidR="0034031C" w:rsidRPr="00D93D74" w:rsidRDefault="0034031C" w:rsidP="0034031C">
      <w:pPr>
        <w:pStyle w:val="CommentText"/>
        <w:jc w:val="left"/>
      </w:pPr>
    </w:p>
    <w:p w14:paraId="32FF7C21" w14:textId="77777777" w:rsidR="0034031C" w:rsidRPr="00D93D74" w:rsidRDefault="0034031C" w:rsidP="0034031C">
      <w:pPr>
        <w:pStyle w:val="CommentText"/>
        <w:jc w:val="left"/>
      </w:pPr>
      <w:r w:rsidRPr="00D93D74">
        <w:t>DK2: Also would be nice to have metadata of all the participants (the ones that can be given) collected in atable together. E.g., is there sth different with participant E comapred to others, since it shows much higher variability. Are there any links between participants that expalin some of the clusterings (if these are known)?</w:t>
      </w:r>
    </w:p>
    <w:p w14:paraId="0E49D8BB" w14:textId="77777777" w:rsidR="0034031C" w:rsidRPr="00D93D74" w:rsidRDefault="0034031C" w:rsidP="0034031C">
      <w:pPr>
        <w:pStyle w:val="CommentText"/>
        <w:jc w:val="left"/>
      </w:pPr>
    </w:p>
    <w:p w14:paraId="7F397917" w14:textId="77777777" w:rsidR="0034031C" w:rsidRPr="00D93D74" w:rsidRDefault="0034031C" w:rsidP="0034031C">
      <w:pPr>
        <w:pStyle w:val="CommentText"/>
        <w:jc w:val="left"/>
      </w:pPr>
      <w:r w:rsidRPr="00D93D74">
        <w:t>DK3: What about time signature - can you see any influence of season on the bacteria populations?</w:t>
      </w:r>
    </w:p>
  </w:comment>
  <w:comment w:id="229" w:author="Urša Miklavčič" w:date="2026-04-15T16:03:00Z" w:initials="UM">
    <w:p w14:paraId="3CCF5226" w14:textId="17B00465" w:rsidR="0034031C" w:rsidRPr="00D93D74" w:rsidRDefault="0034031C" w:rsidP="0034031C">
      <w:pPr>
        <w:pStyle w:val="CommentText"/>
        <w:jc w:val="left"/>
      </w:pPr>
      <w:r w:rsidRPr="00D93D74">
        <w:rPr>
          <w:rStyle w:val="CommentReference"/>
        </w:rPr>
        <w:annotationRef/>
      </w:r>
      <w:r w:rsidRPr="00D93D74">
        <w:t>DK: Use consistent naming for the types of analysis (16S AS vs shotgun metagenomics) across all text and figures</w:t>
      </w:r>
    </w:p>
  </w:comment>
  <w:comment w:id="235" w:author="Urša Miklavčič" w:date="2026-04-15T16:12:00Z" w:initials="UM">
    <w:p w14:paraId="1083C056" w14:textId="77777777" w:rsidR="00C64662" w:rsidRPr="00D93D74" w:rsidRDefault="00C64662" w:rsidP="00C64662">
      <w:pPr>
        <w:pStyle w:val="CommentText"/>
        <w:jc w:val="left"/>
      </w:pPr>
      <w:r w:rsidRPr="00D93D74">
        <w:rPr>
          <w:rStyle w:val="CommentReference"/>
        </w:rPr>
        <w:annotationRef/>
      </w:r>
      <w:r w:rsidRPr="00D93D74">
        <w:t>DK: : As we discussed during the presentation - please be careful not to overinterpret these data and rather present it in a high-level descriptive manner</w:t>
      </w:r>
    </w:p>
  </w:comment>
  <w:comment w:id="237" w:author="Urša Miklavčič" w:date="2026-04-15T16:11:00Z" w:initials="UM">
    <w:p w14:paraId="72225E10" w14:textId="0A251FFA" w:rsidR="00C64662" w:rsidRPr="00D93D74" w:rsidRDefault="00C64662" w:rsidP="00C64662">
      <w:pPr>
        <w:pStyle w:val="CommentText"/>
        <w:jc w:val="left"/>
      </w:pPr>
      <w:r w:rsidRPr="00D93D74">
        <w:rPr>
          <w:rStyle w:val="CommentReference"/>
        </w:rPr>
        <w:annotationRef/>
      </w:r>
      <w:r w:rsidRPr="00D93D74">
        <w:t>DK: From which analysis?</w:t>
      </w:r>
    </w:p>
  </w:comment>
  <w:comment w:id="238" w:author="Urša Miklavčič" w:date="2026-04-15T16:12:00Z" w:initials="UM">
    <w:p w14:paraId="7DECCFEA" w14:textId="77777777" w:rsidR="00C64662" w:rsidRPr="00D93D74" w:rsidRDefault="00C64662" w:rsidP="00C64662">
      <w:pPr>
        <w:pStyle w:val="CommentText"/>
        <w:jc w:val="left"/>
      </w:pPr>
      <w:r w:rsidRPr="00D93D74">
        <w:rPr>
          <w:rStyle w:val="CommentReference"/>
        </w:rPr>
        <w:annotationRef/>
      </w:r>
      <w:r w:rsidRPr="00D93D74">
        <w:t>DK: The contig % does not tell us anything about abundance of the taxa, good to note that</w:t>
      </w:r>
    </w:p>
  </w:comment>
  <w:comment w:id="247" w:author="Urša Miklavčič" w:date="2026-04-15T16:12:00Z" w:initials="UM">
    <w:p w14:paraId="34A20F46" w14:textId="77777777" w:rsidR="00C64662" w:rsidRPr="00D93D74" w:rsidRDefault="00C64662" w:rsidP="00C64662">
      <w:pPr>
        <w:pStyle w:val="CommentText"/>
        <w:jc w:val="left"/>
      </w:pPr>
      <w:r w:rsidRPr="00D93D74">
        <w:rPr>
          <w:rStyle w:val="CommentReference"/>
        </w:rPr>
        <w:annotationRef/>
      </w:r>
      <w:r w:rsidRPr="00D93D74">
        <w:t>DK: Main point is that counting contigs is not anyhow related with taxa abundance more contigs does not mean more taxa</w:t>
      </w:r>
    </w:p>
  </w:comment>
  <w:comment w:id="249" w:author="Urša Miklavčič" w:date="2026-04-15T16:12:00Z" w:initials="UM">
    <w:p w14:paraId="166CB31C" w14:textId="77777777" w:rsidR="00C64662" w:rsidRPr="00D93D74" w:rsidRDefault="00C64662" w:rsidP="00C64662">
      <w:pPr>
        <w:pStyle w:val="CommentText"/>
        <w:jc w:val="left"/>
      </w:pPr>
      <w:r w:rsidRPr="00D93D74">
        <w:rPr>
          <w:rStyle w:val="CommentReference"/>
        </w:rPr>
        <w:annotationRef/>
      </w:r>
      <w:r w:rsidRPr="00D93D74">
        <w:t>DK: Which database of NCBI?</w:t>
      </w:r>
    </w:p>
  </w:comment>
  <w:comment w:id="252" w:author="Maja Rupnik" w:date="2026-01-20T15:06:00Z" w:initials="MR">
    <w:p w14:paraId="09324A54" w14:textId="34F7E695" w:rsidR="00962877" w:rsidRPr="00D93D74" w:rsidRDefault="00962877" w:rsidP="00962877">
      <w:pPr>
        <w:pStyle w:val="CommentText"/>
        <w:jc w:val="left"/>
      </w:pPr>
      <w:r w:rsidRPr="00D93D74">
        <w:rPr>
          <w:rStyle w:val="CommentReference"/>
        </w:rPr>
        <w:annotationRef/>
      </w:r>
      <w:r w:rsidRPr="00D93D74">
        <w:t>Zelo malo imaš o evkariontih. Tudi gliv je presenetljivo malo.</w:t>
      </w:r>
    </w:p>
    <w:p w14:paraId="26C6BCB8" w14:textId="77777777" w:rsidR="00962877" w:rsidRPr="00D93D74" w:rsidRDefault="00962877" w:rsidP="00962877">
      <w:pPr>
        <w:pStyle w:val="CommentText"/>
        <w:jc w:val="left"/>
      </w:pPr>
      <w:r w:rsidRPr="00D93D74">
        <w:t>Tukaj predlagam število različnih zaznanih vrst gliv skupaj v vseh vzorcih in potem variacije v posameznikih. Potem pa še isto za ostale evkarionte.</w:t>
      </w:r>
    </w:p>
  </w:comment>
  <w:comment w:id="253" w:author="Maja Rupnik" w:date="2026-01-20T15:08:00Z" w:initials="MR">
    <w:p w14:paraId="6F9E13A6" w14:textId="77777777" w:rsidR="00962877" w:rsidRPr="00D93D74" w:rsidRDefault="00962877" w:rsidP="00962877">
      <w:pPr>
        <w:pStyle w:val="CommentText"/>
        <w:jc w:val="left"/>
      </w:pPr>
      <w:r w:rsidRPr="00D93D74">
        <w:rPr>
          <w:rStyle w:val="CommentReference"/>
        </w:rPr>
        <w:annotationRef/>
      </w:r>
      <w:r w:rsidRPr="00D93D74">
        <w:t>V bistvu bi si za evkarionte predstavljala nekaj podobnega kot imaš spodaj za bakterije.</w:t>
      </w:r>
    </w:p>
  </w:comment>
  <w:comment w:id="254" w:author="Urša Miklavčič" w:date="2026-01-28T15:40:00Z" w:initials="UM">
    <w:p w14:paraId="27C6399D" w14:textId="77777777" w:rsidR="00F950DC" w:rsidRPr="00D93D74" w:rsidRDefault="00F950DC" w:rsidP="00F950DC">
      <w:pPr>
        <w:pStyle w:val="CommentText"/>
        <w:jc w:val="left"/>
      </w:pPr>
      <w:r w:rsidRPr="00D93D74">
        <w:rPr>
          <w:rStyle w:val="CommentReference"/>
        </w:rPr>
        <w:annotationRef/>
      </w:r>
      <w:r w:rsidRPr="00D93D74">
        <w:t xml:space="preserve">Shotgun metagenomsko sekvenciranje je slabo za glive, ker so prisotne v tako malem deležu črevesne mikrobiote jih le to tudi pogosto spregleda (10.1186/s40168-017-0373-4), kljub uporabi specializiranih databaz in orodij direktno za glive in ostale evkarionte (10.1186/s40168-025-02048-3).. </w:t>
      </w:r>
    </w:p>
  </w:comment>
  <w:comment w:id="373" w:author="Urša Miklavčič" w:date="2026-04-15T16:13:00Z" w:initials="UM">
    <w:p w14:paraId="1499AA5A" w14:textId="77777777" w:rsidR="00C64662" w:rsidRPr="00D93D74" w:rsidRDefault="00C64662" w:rsidP="00C64662">
      <w:pPr>
        <w:pStyle w:val="CommentText"/>
        <w:jc w:val="left"/>
      </w:pPr>
      <w:r w:rsidRPr="00D93D74">
        <w:rPr>
          <w:rStyle w:val="CommentReference"/>
        </w:rPr>
        <w:annotationRef/>
      </w:r>
      <w:r w:rsidRPr="00D93D74">
        <w:t>DK: Are you sure this is true? I think only eucaryotes, can you please double check?</w:t>
      </w:r>
    </w:p>
  </w:comment>
  <w:comment w:id="379" w:author="Urša Miklavčič" w:date="2026-04-15T16:14:00Z" w:initials="UM">
    <w:p w14:paraId="7C57DD7C" w14:textId="77777777" w:rsidR="00C64662" w:rsidRPr="00D93D74" w:rsidRDefault="00C64662" w:rsidP="00C64662">
      <w:pPr>
        <w:pStyle w:val="CommentText"/>
        <w:jc w:val="left"/>
      </w:pPr>
      <w:r w:rsidRPr="00D93D74">
        <w:rPr>
          <w:rStyle w:val="CommentReference"/>
        </w:rPr>
        <w:annotationRef/>
      </w:r>
      <w:r w:rsidRPr="00D93D74">
        <w:t>DK: Where can we see this? (v osnutku, ni bilo te supplement slike)</w:t>
      </w:r>
    </w:p>
  </w:comment>
  <w:comment w:id="382" w:author="Urša Miklavčič" w:date="2026-04-15T16:14:00Z" w:initials="UM">
    <w:p w14:paraId="0116CDC1" w14:textId="77777777" w:rsidR="00C64662" w:rsidRPr="00D93D74" w:rsidRDefault="00C64662" w:rsidP="00C64662">
      <w:pPr>
        <w:pStyle w:val="CommentText"/>
        <w:jc w:val="left"/>
      </w:pPr>
      <w:r w:rsidRPr="00D93D74">
        <w:rPr>
          <w:rStyle w:val="CommentReference"/>
        </w:rPr>
        <w:annotationRef/>
      </w:r>
      <w:r w:rsidRPr="00D93D74">
        <w:t>DK1: Viral classes, but also: not true for H?</w:t>
      </w:r>
    </w:p>
    <w:p w14:paraId="62E008B4" w14:textId="77777777" w:rsidR="00C64662" w:rsidRPr="00D93D74" w:rsidRDefault="00C64662" w:rsidP="00C64662">
      <w:pPr>
        <w:pStyle w:val="CommentText"/>
        <w:jc w:val="left"/>
      </w:pPr>
    </w:p>
    <w:p w14:paraId="4B2CFE22" w14:textId="77777777" w:rsidR="00C64662" w:rsidRPr="00D93D74" w:rsidRDefault="00C64662" w:rsidP="00C64662">
      <w:pPr>
        <w:pStyle w:val="CommentText"/>
        <w:jc w:val="left"/>
      </w:pPr>
      <w:r w:rsidRPr="00D93D74">
        <w:t>DK2: Also hard to notice dynamics on such a high taxonomic levels, vOTUs at e.g., 90% level might have great dynamics</w:t>
      </w:r>
    </w:p>
  </w:comment>
  <w:comment w:id="445" w:author="Urša Miklavčič" w:date="2026-04-15T16:04:00Z" w:initials="UM">
    <w:p w14:paraId="5573D7D7" w14:textId="6348B113" w:rsidR="0034031C" w:rsidRPr="00D93D74" w:rsidRDefault="0034031C" w:rsidP="0034031C">
      <w:pPr>
        <w:pStyle w:val="CommentText"/>
        <w:jc w:val="left"/>
      </w:pPr>
      <w:r w:rsidRPr="00D93D74">
        <w:rPr>
          <w:rStyle w:val="CommentReference"/>
        </w:rPr>
        <w:annotationRef/>
      </w:r>
      <w:r w:rsidRPr="00D93D74">
        <w:t>DK: what would be expected?</w:t>
      </w:r>
    </w:p>
  </w:comment>
  <w:comment w:id="518" w:author="Urša Miklavčič" w:date="2026-04-15T16:04:00Z" w:initials="UM">
    <w:p w14:paraId="0D4B5A82" w14:textId="281B50D6" w:rsidR="0034031C" w:rsidRPr="00D93D74" w:rsidRDefault="0034031C" w:rsidP="0034031C">
      <w:pPr>
        <w:pStyle w:val="CommentText"/>
        <w:jc w:val="left"/>
      </w:pPr>
      <w:r w:rsidRPr="00D93D74">
        <w:rPr>
          <w:rStyle w:val="CommentReference"/>
        </w:rPr>
        <w:annotationRef/>
      </w:r>
      <w:r w:rsidRPr="00D93D74">
        <w:t>DK: Dont understand this explanation? In general panel B needs better description of all the elements on the figure</w:t>
      </w:r>
    </w:p>
  </w:comment>
  <w:comment w:id="527" w:author="Urša Miklavčič" w:date="2026-04-15T16:05:00Z" w:initials="UM">
    <w:p w14:paraId="3061E07C" w14:textId="77777777" w:rsidR="0034031C" w:rsidRPr="00D93D74" w:rsidRDefault="0034031C" w:rsidP="0034031C">
      <w:pPr>
        <w:pStyle w:val="CommentText"/>
        <w:jc w:val="left"/>
      </w:pPr>
      <w:r w:rsidRPr="00D93D74">
        <w:rPr>
          <w:rStyle w:val="CommentReference"/>
        </w:rPr>
        <w:annotationRef/>
      </w:r>
      <w:r w:rsidRPr="00D93D74">
        <w:t>We determined the abundance of all microbial species in metagenomic samples using MetaPhlAn, EukDetect, and GeNomad (see Supplementary File). Here, we present results for bacterial species identified with MetaPhlAn. Using the same criteria as for the 16S amplicon dataset, we identified the ethanol-resistant community of species, although 33 out of 117 ethanol treated samples failed metagenomic sequencing due to low DNA concentration.</w:t>
      </w:r>
    </w:p>
    <w:p w14:paraId="35EDBCC1" w14:textId="77777777" w:rsidR="0034031C" w:rsidRPr="00D93D74" w:rsidRDefault="0034031C" w:rsidP="0034031C">
      <w:pPr>
        <w:pStyle w:val="CommentText"/>
        <w:jc w:val="left"/>
      </w:pPr>
    </w:p>
    <w:p w14:paraId="79DB0065" w14:textId="77777777" w:rsidR="0034031C" w:rsidRPr="00D93D74" w:rsidRDefault="0034031C" w:rsidP="0034031C">
      <w:pPr>
        <w:pStyle w:val="CommentText"/>
        <w:jc w:val="left"/>
      </w:pPr>
      <w:r w:rsidRPr="00D93D74">
        <w:t>DK: I miss results for this later on? Seems important to see % of spore-forming species (by gene content) in total vs in ethanol-treated fraction. To be able to compare two different ways of inferring sporobiota.</w:t>
      </w:r>
    </w:p>
  </w:comment>
  <w:comment w:id="536" w:author="Urša Miklavčič" w:date="2026-04-15T16:05:00Z" w:initials="UM">
    <w:p w14:paraId="50C4644F" w14:textId="77777777" w:rsidR="0034031C" w:rsidRPr="00D93D74" w:rsidRDefault="0034031C" w:rsidP="0034031C">
      <w:pPr>
        <w:pStyle w:val="CommentText"/>
        <w:jc w:val="left"/>
      </w:pPr>
      <w:r w:rsidRPr="00D93D74">
        <w:rPr>
          <w:rStyle w:val="CommentReference"/>
        </w:rPr>
        <w:annotationRef/>
      </w:r>
      <w:r w:rsidRPr="00D93D74">
        <w:t>DK: What is the unclassified Bacteria category, a bit confusing, since you say above: The remaining species (n = 500) could not be assigned to a species-level name and were excluded from further analysis. Or is this sth else?</w:t>
      </w:r>
    </w:p>
  </w:comment>
  <w:comment w:id="540" w:author="Maja Rupnik" w:date="2026-03-06T10:09:00Z" w:initials="MR">
    <w:p w14:paraId="4E311F11" w14:textId="6502B5B3" w:rsidR="00CA07DF" w:rsidRPr="00D93D74" w:rsidRDefault="00CA07DF" w:rsidP="00CA07DF">
      <w:pPr>
        <w:pStyle w:val="CommentText"/>
        <w:jc w:val="left"/>
      </w:pPr>
      <w:r w:rsidRPr="00D93D74">
        <w:rPr>
          <w:rStyle w:val="CommentReference"/>
        </w:rPr>
        <w:annotationRef/>
      </w:r>
      <w:r w:rsidRPr="00D93D74">
        <w:t>Popravi številko pri oranžnem stolpci, zdaj se vidi samo 2</w:t>
      </w:r>
    </w:p>
  </w:comment>
  <w:comment w:id="547" w:author="Maja Rupnik" w:date="2026-01-20T16:15:00Z" w:initials="MR">
    <w:p w14:paraId="1AD2E250" w14:textId="00065637" w:rsidR="002A3EFB" w:rsidRPr="00D93D74" w:rsidRDefault="002A3EFB" w:rsidP="002A3EFB">
      <w:pPr>
        <w:pStyle w:val="CommentText"/>
        <w:jc w:val="left"/>
      </w:pPr>
      <w:r w:rsidRPr="00D93D74">
        <w:rPr>
          <w:rStyle w:val="CommentReference"/>
        </w:rPr>
        <w:annotationRef/>
      </w:r>
      <w:r w:rsidRPr="00D93D74">
        <w:t>Ali hočeš s tem stavkom povedati, da si sporobioto analizirala na dva načina. Enkrat si jo definirala glede na vrste (???) iz amplikon sekvenciranja  (ln 776-780) in enkrat glede na gene za sporulacijo (ln 770-775)? - to sprašujem glede na tekst v zadnjem odstavku (781-784)</w:t>
      </w:r>
    </w:p>
  </w:comment>
  <w:comment w:id="556" w:author="Urša Miklavčič" w:date="2026-04-15T16:06:00Z" w:initials="UM">
    <w:p w14:paraId="70A85C0A" w14:textId="77777777" w:rsidR="0034031C" w:rsidRPr="00D93D74" w:rsidRDefault="0034031C" w:rsidP="0034031C">
      <w:pPr>
        <w:pStyle w:val="CommentText"/>
        <w:jc w:val="left"/>
      </w:pPr>
      <w:r w:rsidRPr="00D93D74">
        <w:rPr>
          <w:rStyle w:val="CommentReference"/>
        </w:rPr>
        <w:annotationRef/>
      </w:r>
      <w:r w:rsidRPr="00D93D74">
        <w:t>DK: Are these all the ethanol resistant species from shotgun metagenomics analysis that also have sporulation genes? We are missing explanation of this concepts above and also results - numbers for these categories?</w:t>
      </w:r>
    </w:p>
    <w:p w14:paraId="05DFCCD2" w14:textId="77777777" w:rsidR="0034031C" w:rsidRPr="00D93D74" w:rsidRDefault="0034031C" w:rsidP="0034031C">
      <w:pPr>
        <w:pStyle w:val="CommentText"/>
        <w:jc w:val="left"/>
      </w:pPr>
    </w:p>
    <w:p w14:paraId="5FCFE9E3" w14:textId="77777777" w:rsidR="0034031C" w:rsidRPr="00D93D74" w:rsidRDefault="0034031C" w:rsidP="0034031C">
      <w:pPr>
        <w:pStyle w:val="CommentText"/>
        <w:jc w:val="left"/>
      </w:pPr>
      <w:r w:rsidRPr="00D93D74">
        <w:t>Where can we see these results?</w:t>
      </w:r>
    </w:p>
  </w:comment>
  <w:comment w:id="561" w:author="Urša Miklavčič" w:date="2026-04-15T16:07:00Z" w:initials="UM">
    <w:p w14:paraId="144A1CF4" w14:textId="77777777" w:rsidR="002F7108" w:rsidRDefault="0034031C" w:rsidP="002F7108">
      <w:pPr>
        <w:pStyle w:val="CommentText"/>
        <w:jc w:val="left"/>
      </w:pPr>
      <w:r w:rsidRPr="00D93D74">
        <w:rPr>
          <w:rStyle w:val="CommentReference"/>
        </w:rPr>
        <w:annotationRef/>
      </w:r>
      <w:r w:rsidR="002F7108">
        <w:t>DK1: For C and E I think line plot is not the best descision, since, as I understand, it is not representing temoprally subsequent data, but rather separate count categories</w:t>
      </w:r>
    </w:p>
  </w:comment>
  <w:comment w:id="562" w:author="Urša Miklavčič" w:date="2026-04-20T12:59:00Z" w:initials="UM">
    <w:p w14:paraId="378A1F22" w14:textId="77777777" w:rsidR="00DE18CC" w:rsidRDefault="00DE18CC" w:rsidP="00DE18CC">
      <w:pPr>
        <w:pStyle w:val="CommentText"/>
        <w:jc w:val="left"/>
      </w:pPr>
      <w:r>
        <w:rPr>
          <w:rStyle w:val="CommentReference"/>
        </w:rPr>
        <w:annotationRef/>
      </w:r>
      <w:r>
        <w:t xml:space="preserve">Here as we are representing a slope (mediana) of 9 individuals, if we show this with points it will not be as clear (plot gets messy) </w:t>
      </w:r>
    </w:p>
  </w:comment>
  <w:comment w:id="579" w:author="Urša Miklavčič" w:date="2026-04-15T16:07:00Z" w:initials="UM">
    <w:p w14:paraId="50E96FB6" w14:textId="2FB373DD" w:rsidR="0034031C" w:rsidRPr="00D93D74" w:rsidRDefault="0034031C" w:rsidP="0034031C">
      <w:pPr>
        <w:pStyle w:val="CommentText"/>
        <w:jc w:val="left"/>
      </w:pPr>
      <w:r w:rsidRPr="00D93D74">
        <w:rPr>
          <w:rStyle w:val="CommentReference"/>
        </w:rPr>
        <w:annotationRef/>
      </w:r>
      <w:r w:rsidRPr="00D93D74">
        <w:t>DK: Somewhwere below you mention the travel did not play any role?</w:t>
      </w:r>
    </w:p>
  </w:comment>
  <w:comment w:id="590" w:author="Sandra Janežič" w:date="2026-03-06T14:31:00Z" w:initials="SJ">
    <w:p w14:paraId="14F8684A" w14:textId="77777777" w:rsidR="00211C72" w:rsidRPr="00D93D74" w:rsidRDefault="00211C72" w:rsidP="00211C72">
      <w:pPr>
        <w:pStyle w:val="CommentText"/>
        <w:jc w:val="left"/>
      </w:pPr>
      <w:r w:rsidRPr="00D93D74">
        <w:rPr>
          <w:rStyle w:val="CommentReference"/>
        </w:rPr>
        <w:annotationRef/>
      </w:r>
      <w:r w:rsidRPr="00D93D74">
        <w:t>Geni se pišejo v italic</w:t>
      </w:r>
    </w:p>
  </w:comment>
  <w:comment w:id="605" w:author="Maja Rupnik" w:date="2026-01-20T16:47:00Z" w:initials="MR">
    <w:p w14:paraId="18C5A099" w14:textId="77777777" w:rsidR="00211C72" w:rsidRPr="00D93D74" w:rsidRDefault="00211C72" w:rsidP="00211C72">
      <w:pPr>
        <w:pStyle w:val="CommentText"/>
        <w:jc w:val="left"/>
      </w:pPr>
      <w:r w:rsidRPr="00D93D74">
        <w:rPr>
          <w:rStyle w:val="CommentReference"/>
        </w:rPr>
        <w:annotationRef/>
      </w:r>
      <w:r w:rsidRPr="00D93D74">
        <w:t>Kaj si tukaj mislila kot naslov - individual level?</w:t>
      </w:r>
    </w:p>
  </w:comment>
  <w:comment w:id="607" w:author="Maja Rupnik" w:date="2026-01-20T16:48:00Z" w:initials="MR">
    <w:p w14:paraId="70AECC85" w14:textId="77777777" w:rsidR="00211C72" w:rsidRPr="00D93D74" w:rsidRDefault="00211C72" w:rsidP="00211C72">
      <w:pPr>
        <w:pStyle w:val="CommentText"/>
        <w:jc w:val="left"/>
      </w:pPr>
      <w:r w:rsidRPr="00D93D74">
        <w:rPr>
          <w:rStyle w:val="CommentReference"/>
        </w:rPr>
        <w:annotationRef/>
      </w:r>
      <w:r w:rsidRPr="00D93D74">
        <w:t>Računano glede na kaj? Celokupno število pri posamezniku?</w:t>
      </w:r>
    </w:p>
  </w:comment>
  <w:comment w:id="775" w:author="Maja Rupnik" w:date="2026-01-20T16:27:00Z" w:initials="MR">
    <w:p w14:paraId="75600F0A" w14:textId="625C436E" w:rsidR="008B2A44" w:rsidRPr="00D93D74" w:rsidRDefault="008B2A44" w:rsidP="008B2A44">
      <w:pPr>
        <w:pStyle w:val="CommentText"/>
        <w:jc w:val="left"/>
      </w:pPr>
      <w:r w:rsidRPr="00D93D74">
        <w:rPr>
          <w:rStyle w:val="CommentReference"/>
        </w:rPr>
        <w:annotationRef/>
      </w:r>
      <w:r w:rsidRPr="00D93D74">
        <w:t>Je to res? Od 87 sevov jih polovica potem ni porasla po precepljanju?</w:t>
      </w:r>
    </w:p>
  </w:comment>
  <w:comment w:id="856" w:author="Sandra Janežič" w:date="2026-03-06T13:40:00Z" w:initials="SJ">
    <w:p w14:paraId="0E0B51E9" w14:textId="7C916FEA" w:rsidR="00007F32" w:rsidRPr="00D93D74" w:rsidRDefault="00007F32" w:rsidP="00007F32">
      <w:pPr>
        <w:pStyle w:val="CommentText"/>
        <w:jc w:val="left"/>
      </w:pPr>
      <w:r w:rsidRPr="00D93D74">
        <w:rPr>
          <w:rStyle w:val="CommentReference"/>
        </w:rPr>
        <w:annotationRef/>
      </w:r>
      <w:r w:rsidRPr="00D93D74">
        <w:t>Na sliki 16 niso vsi, ker si že izključila dva, ki nista saudijca.</w:t>
      </w:r>
    </w:p>
  </w:comment>
  <w:comment w:id="905" w:author="Urša Miklavčič" w:date="2026-04-15T16:08:00Z" w:initials="UM">
    <w:p w14:paraId="79C69120" w14:textId="77777777" w:rsidR="00E979C6" w:rsidRPr="00D93D74" w:rsidRDefault="00E979C6" w:rsidP="00E979C6">
      <w:pPr>
        <w:pStyle w:val="CommentText"/>
        <w:jc w:val="left"/>
      </w:pPr>
      <w:r w:rsidRPr="00D93D74">
        <w:rPr>
          <w:rStyle w:val="CommentReference"/>
        </w:rPr>
        <w:annotationRef/>
      </w:r>
      <w:r w:rsidRPr="00D93D74">
        <w:t>DK: Would need more info to be able to intepret this dendrogram; where is the root? What are the distances? Is there any statistical support for the clusters available?</w:t>
      </w:r>
    </w:p>
  </w:comment>
  <w:comment w:id="936" w:author="Urša Miklavčič" w:date="2026-04-22T08:26:00Z" w:initials="UM">
    <w:p w14:paraId="6BF2AE8F" w14:textId="77777777" w:rsidR="0039162A" w:rsidRDefault="0039162A" w:rsidP="0039162A">
      <w:pPr>
        <w:pStyle w:val="CommentText"/>
        <w:jc w:val="left"/>
      </w:pPr>
      <w:r>
        <w:rPr>
          <w:rStyle w:val="CommentReference"/>
        </w:rPr>
        <w:annotationRef/>
      </w:r>
      <w:r>
        <w:t xml:space="preserve">Contributions to science?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D4517C" w15:done="1"/>
  <w15:commentEx w15:paraId="0A46C8A2" w15:done="1"/>
  <w15:commentEx w15:paraId="6EA443D0" w15:done="0"/>
  <w15:commentEx w15:paraId="14A1AFCA" w15:done="0"/>
  <w15:commentEx w15:paraId="19E196CD" w15:done="0"/>
  <w15:commentEx w15:paraId="7E62F5B5" w15:done="0"/>
  <w15:commentEx w15:paraId="3B2526BE" w15:done="1"/>
  <w15:commentEx w15:paraId="184CB7FF" w15:done="1"/>
  <w15:commentEx w15:paraId="6C521379" w15:paraIdParent="184CB7FF" w15:done="1"/>
  <w15:commentEx w15:paraId="42DF52FB" w15:done="1"/>
  <w15:commentEx w15:paraId="4B77A110" w15:done="1"/>
  <w15:commentEx w15:paraId="4EDAFAAD" w15:paraIdParent="4B77A110" w15:done="1"/>
  <w15:commentEx w15:paraId="30CD4DA9" w15:done="1"/>
  <w15:commentEx w15:paraId="4A2133C3" w15:done="0"/>
  <w15:commentEx w15:paraId="44A14786" w15:done="0"/>
  <w15:commentEx w15:paraId="7ADB3F4F" w15:paraIdParent="44A14786" w15:done="0"/>
  <w15:commentEx w15:paraId="536B54A1" w15:done="1"/>
  <w15:commentEx w15:paraId="090CA2B4" w15:paraIdParent="536B54A1" w15:done="1"/>
  <w15:commentEx w15:paraId="597F50D7" w15:done="1"/>
  <w15:commentEx w15:paraId="73199B79" w15:paraIdParent="597F50D7" w15:done="1"/>
  <w15:commentEx w15:paraId="687AAD48" w15:done="1"/>
  <w15:commentEx w15:paraId="3636CCE4" w15:done="1"/>
  <w15:commentEx w15:paraId="7F397917" w15:done="1"/>
  <w15:commentEx w15:paraId="3CCF5226" w15:done="1"/>
  <w15:commentEx w15:paraId="1083C056" w15:done="0"/>
  <w15:commentEx w15:paraId="72225E10" w15:done="1"/>
  <w15:commentEx w15:paraId="7DECCFEA" w15:done="1"/>
  <w15:commentEx w15:paraId="34A20F46" w15:done="1"/>
  <w15:commentEx w15:paraId="166CB31C" w15:done="1"/>
  <w15:commentEx w15:paraId="26C6BCB8" w15:done="0"/>
  <w15:commentEx w15:paraId="6F9E13A6" w15:paraIdParent="26C6BCB8" w15:done="0"/>
  <w15:commentEx w15:paraId="27C6399D" w15:paraIdParent="26C6BCB8" w15:done="0"/>
  <w15:commentEx w15:paraId="1499AA5A" w15:done="1"/>
  <w15:commentEx w15:paraId="7C57DD7C" w15:done="1"/>
  <w15:commentEx w15:paraId="4B2CFE22" w15:done="1"/>
  <w15:commentEx w15:paraId="5573D7D7" w15:done="0"/>
  <w15:commentEx w15:paraId="0D4B5A82" w15:done="1"/>
  <w15:commentEx w15:paraId="79DB0065" w15:done="0"/>
  <w15:commentEx w15:paraId="50C4644F" w15:done="0"/>
  <w15:commentEx w15:paraId="4E311F11" w15:done="1"/>
  <w15:commentEx w15:paraId="1AD2E250" w15:done="1"/>
  <w15:commentEx w15:paraId="5FCFE9E3" w15:done="0"/>
  <w15:commentEx w15:paraId="144A1CF4" w15:done="0"/>
  <w15:commentEx w15:paraId="378A1F22" w15:paraIdParent="144A1CF4" w15:done="0"/>
  <w15:commentEx w15:paraId="50E96FB6" w15:done="0"/>
  <w15:commentEx w15:paraId="14F8684A" w15:done="1"/>
  <w15:commentEx w15:paraId="18C5A099" w15:done="1"/>
  <w15:commentEx w15:paraId="70AECC85" w15:done="1"/>
  <w15:commentEx w15:paraId="75600F0A" w15:done="1"/>
  <w15:commentEx w15:paraId="0E0B51E9" w15:done="1"/>
  <w15:commentEx w15:paraId="79C69120" w15:done="0"/>
  <w15:commentEx w15:paraId="6BF2AE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91EB33" w16cex:dateUtc="2026-04-01T09:13:00Z"/>
  <w16cex:commentExtensible w16cex:durableId="3074EE26" w16cex:dateUtc="2026-04-01T09:17:00Z"/>
  <w16cex:commentExtensible w16cex:durableId="7DB29870" w16cex:dateUtc="2026-04-22T13:05:00Z"/>
  <w16cex:commentExtensible w16cex:durableId="1B1A5D11" w16cex:dateUtc="2026-04-01T09:27:00Z"/>
  <w16cex:commentExtensible w16cex:durableId="666CB1A6" w16cex:dateUtc="2026-04-01T09:30:00Z"/>
  <w16cex:commentExtensible w16cex:durableId="1DB8E2C6" w16cex:dateUtc="2026-04-01T09:23:00Z"/>
  <w16cex:commentExtensible w16cex:durableId="50FEC30B" w16cex:dateUtc="2025-12-12T08:47:00Z"/>
  <w16cex:commentExtensible w16cex:durableId="00D1A76F" w16cex:dateUtc="2026-01-08T12:07:00Z"/>
  <w16cex:commentExtensible w16cex:durableId="1ACC92A0" w16cex:dateUtc="2026-01-08T12:08:00Z"/>
  <w16cex:commentExtensible w16cex:durableId="75C4DC14" w16cex:dateUtc="2026-01-08T12:11:00Z"/>
  <w16cex:commentExtensible w16cex:durableId="324372EF" w16cex:dateUtc="2026-01-08T12:14:00Z"/>
  <w16cex:commentExtensible w16cex:durableId="28DD9B02" w16cex:dateUtc="2026-01-21T08:41:00Z"/>
  <w16cex:commentExtensible w16cex:durableId="44F66FCA" w16cex:dateUtc="2026-01-08T12:18:00Z"/>
  <w16cex:commentExtensible w16cex:durableId="1B05A0D6" w16cex:dateUtc="2026-04-17T07:37:00Z"/>
  <w16cex:commentExtensible w16cex:durableId="58573444" w16cex:dateUtc="2026-01-08T12:25:00Z"/>
  <w16cex:commentExtensible w16cex:durableId="19041C43" w16cex:dateUtc="2026-01-21T08:42:00Z"/>
  <w16cex:commentExtensible w16cex:durableId="27EEECB8" w16cex:dateUtc="2026-01-08T12:40:00Z"/>
  <w16cex:commentExtensible w16cex:durableId="3099319D" w16cex:dateUtc="2026-01-21T08:49:00Z"/>
  <w16cex:commentExtensible w16cex:durableId="1F94A847" w16cex:dateUtc="2026-01-15T09:15:00Z"/>
  <w16cex:commentExtensible w16cex:durableId="5C11E0B0" w16cex:dateUtc="2026-01-15T09:16:00Z"/>
  <w16cex:commentExtensible w16cex:durableId="74507F83" w16cex:dateUtc="2026-04-15T14:02:00Z"/>
  <w16cex:commentExtensible w16cex:durableId="72E3D0C0" w16cex:dateUtc="2026-04-15T14:01:00Z"/>
  <w16cex:commentExtensible w16cex:durableId="2175CA16" w16cex:dateUtc="2026-04-15T14:03:00Z"/>
  <w16cex:commentExtensible w16cex:durableId="7F58D507" w16cex:dateUtc="2026-04-15T14:03:00Z"/>
  <w16cex:commentExtensible w16cex:durableId="69F9B7C8" w16cex:dateUtc="2026-04-15T14:12:00Z"/>
  <w16cex:commentExtensible w16cex:durableId="1C541A1E" w16cex:dateUtc="2026-04-15T14:11:00Z"/>
  <w16cex:commentExtensible w16cex:durableId="4A0D72D4" w16cex:dateUtc="2026-04-15T14:12:00Z"/>
  <w16cex:commentExtensible w16cex:durableId="1B452EFB" w16cex:dateUtc="2026-04-15T14:12:00Z"/>
  <w16cex:commentExtensible w16cex:durableId="51D2954D" w16cex:dateUtc="2026-04-15T14:12:00Z"/>
  <w16cex:commentExtensible w16cex:durableId="6871D821" w16cex:dateUtc="2026-01-20T14:06:00Z"/>
  <w16cex:commentExtensible w16cex:durableId="7DC39BB4" w16cex:dateUtc="2026-01-20T14:08:00Z"/>
  <w16cex:commentExtensible w16cex:durableId="165078B4" w16cex:dateUtc="2026-01-28T14:40:00Z"/>
  <w16cex:commentExtensible w16cex:durableId="6028E3A9" w16cex:dateUtc="2026-04-15T14:13:00Z"/>
  <w16cex:commentExtensible w16cex:durableId="4666BCE5" w16cex:dateUtc="2026-04-15T14:14:00Z"/>
  <w16cex:commentExtensible w16cex:durableId="56853D06" w16cex:dateUtc="2026-04-15T14:14:00Z"/>
  <w16cex:commentExtensible w16cex:durableId="732B6B0B" w16cex:dateUtc="2026-04-15T14:04:00Z"/>
  <w16cex:commentExtensible w16cex:durableId="6330DC1B" w16cex:dateUtc="2026-04-15T14:04:00Z"/>
  <w16cex:commentExtensible w16cex:durableId="2A8752CD" w16cex:dateUtc="2026-04-15T14:05:00Z"/>
  <w16cex:commentExtensible w16cex:durableId="4EB9361F" w16cex:dateUtc="2026-04-15T14:05:00Z"/>
  <w16cex:commentExtensible w16cex:durableId="3C0A6F66" w16cex:dateUtc="2026-03-06T09:09:00Z"/>
  <w16cex:commentExtensible w16cex:durableId="1DC78CDC" w16cex:dateUtc="2026-04-15T14:06:00Z"/>
  <w16cex:commentExtensible w16cex:durableId="1BE973FE" w16cex:dateUtc="2026-04-15T14:07:00Z"/>
  <w16cex:commentExtensible w16cex:durableId="33BB6A9F" w16cex:dateUtc="2026-04-20T10:59:00Z"/>
  <w16cex:commentExtensible w16cex:durableId="6D679D1D" w16cex:dateUtc="2026-04-15T14:07:00Z"/>
  <w16cex:commentExtensible w16cex:durableId="5262CFD0" w16cex:dateUtc="2026-03-06T13:31:00Z"/>
  <w16cex:commentExtensible w16cex:durableId="5A725A8C" w16cex:dateUtc="2026-01-20T15:47:00Z"/>
  <w16cex:commentExtensible w16cex:durableId="48CCA0FA" w16cex:dateUtc="2026-01-20T15:48:00Z"/>
  <w16cex:commentExtensible w16cex:durableId="00B1FF32" w16cex:dateUtc="2026-01-20T15:27:00Z"/>
  <w16cex:commentExtensible w16cex:durableId="7FF3E18C" w16cex:dateUtc="2026-03-06T12:40:00Z"/>
  <w16cex:commentExtensible w16cex:durableId="515E0FB8" w16cex:dateUtc="2026-04-15T14:08:00Z"/>
  <w16cex:commentExtensible w16cex:durableId="535C4488" w16cex:dateUtc="2026-04-22T06: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D4517C" w16cid:durableId="2591EB33"/>
  <w16cid:commentId w16cid:paraId="0A46C8A2" w16cid:durableId="3074EE26"/>
  <w16cid:commentId w16cid:paraId="6EA443D0" w16cid:durableId="7DB29870"/>
  <w16cid:commentId w16cid:paraId="14A1AFCA" w16cid:durableId="1B1A5D11"/>
  <w16cid:commentId w16cid:paraId="19E196CD" w16cid:durableId="666CB1A6"/>
  <w16cid:commentId w16cid:paraId="7E62F5B5" w16cid:durableId="1DB8E2C6"/>
  <w16cid:commentId w16cid:paraId="3B2526BE" w16cid:durableId="50FEC30B"/>
  <w16cid:commentId w16cid:paraId="184CB7FF" w16cid:durableId="00D1A76F"/>
  <w16cid:commentId w16cid:paraId="6C521379" w16cid:durableId="1ACC92A0"/>
  <w16cid:commentId w16cid:paraId="42DF52FB" w16cid:durableId="75C4DC14"/>
  <w16cid:commentId w16cid:paraId="4B77A110" w16cid:durableId="324372EF"/>
  <w16cid:commentId w16cid:paraId="4EDAFAAD" w16cid:durableId="28DD9B02"/>
  <w16cid:commentId w16cid:paraId="30CD4DA9" w16cid:durableId="44F66FCA"/>
  <w16cid:commentId w16cid:paraId="4A2133C3" w16cid:durableId="1B05A0D6"/>
  <w16cid:commentId w16cid:paraId="44A14786" w16cid:durableId="58573444"/>
  <w16cid:commentId w16cid:paraId="7ADB3F4F" w16cid:durableId="19041C43"/>
  <w16cid:commentId w16cid:paraId="536B54A1" w16cid:durableId="27EEECB8"/>
  <w16cid:commentId w16cid:paraId="090CA2B4" w16cid:durableId="3099319D"/>
  <w16cid:commentId w16cid:paraId="597F50D7" w16cid:durableId="1F94A847"/>
  <w16cid:commentId w16cid:paraId="73199B79" w16cid:durableId="5C11E0B0"/>
  <w16cid:commentId w16cid:paraId="687AAD48" w16cid:durableId="74507F83"/>
  <w16cid:commentId w16cid:paraId="3636CCE4" w16cid:durableId="72E3D0C0"/>
  <w16cid:commentId w16cid:paraId="7F397917" w16cid:durableId="2175CA16"/>
  <w16cid:commentId w16cid:paraId="3CCF5226" w16cid:durableId="7F58D507"/>
  <w16cid:commentId w16cid:paraId="1083C056" w16cid:durableId="69F9B7C8"/>
  <w16cid:commentId w16cid:paraId="72225E10" w16cid:durableId="1C541A1E"/>
  <w16cid:commentId w16cid:paraId="7DECCFEA" w16cid:durableId="4A0D72D4"/>
  <w16cid:commentId w16cid:paraId="34A20F46" w16cid:durableId="1B452EFB"/>
  <w16cid:commentId w16cid:paraId="166CB31C" w16cid:durableId="51D2954D"/>
  <w16cid:commentId w16cid:paraId="26C6BCB8" w16cid:durableId="6871D821"/>
  <w16cid:commentId w16cid:paraId="6F9E13A6" w16cid:durableId="7DC39BB4"/>
  <w16cid:commentId w16cid:paraId="27C6399D" w16cid:durableId="165078B4"/>
  <w16cid:commentId w16cid:paraId="1499AA5A" w16cid:durableId="6028E3A9"/>
  <w16cid:commentId w16cid:paraId="7C57DD7C" w16cid:durableId="4666BCE5"/>
  <w16cid:commentId w16cid:paraId="4B2CFE22" w16cid:durableId="56853D06"/>
  <w16cid:commentId w16cid:paraId="5573D7D7" w16cid:durableId="732B6B0B"/>
  <w16cid:commentId w16cid:paraId="0D4B5A82" w16cid:durableId="6330DC1B"/>
  <w16cid:commentId w16cid:paraId="79DB0065" w16cid:durableId="2A8752CD"/>
  <w16cid:commentId w16cid:paraId="50C4644F" w16cid:durableId="4EB9361F"/>
  <w16cid:commentId w16cid:paraId="4E311F11" w16cid:durableId="3C0A6F66"/>
  <w16cid:commentId w16cid:paraId="1AD2E250" w16cid:durableId="1AD2E250"/>
  <w16cid:commentId w16cid:paraId="5FCFE9E3" w16cid:durableId="1DC78CDC"/>
  <w16cid:commentId w16cid:paraId="144A1CF4" w16cid:durableId="1BE973FE"/>
  <w16cid:commentId w16cid:paraId="378A1F22" w16cid:durableId="33BB6A9F"/>
  <w16cid:commentId w16cid:paraId="50E96FB6" w16cid:durableId="6D679D1D"/>
  <w16cid:commentId w16cid:paraId="14F8684A" w16cid:durableId="5262CFD0"/>
  <w16cid:commentId w16cid:paraId="18C5A099" w16cid:durableId="5A725A8C"/>
  <w16cid:commentId w16cid:paraId="70AECC85" w16cid:durableId="48CCA0FA"/>
  <w16cid:commentId w16cid:paraId="75600F0A" w16cid:durableId="00B1FF32"/>
  <w16cid:commentId w16cid:paraId="0E0B51E9" w16cid:durableId="7FF3E18C"/>
  <w16cid:commentId w16cid:paraId="79C69120" w16cid:durableId="515E0FB8"/>
  <w16cid:commentId w16cid:paraId="6BF2AE8F" w16cid:durableId="535C44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527A4" w14:textId="77777777" w:rsidR="00A205E7" w:rsidRPr="00D93D74" w:rsidRDefault="00A205E7" w:rsidP="001C483B">
      <w:pPr>
        <w:spacing w:after="0" w:line="240" w:lineRule="auto"/>
      </w:pPr>
      <w:r w:rsidRPr="00D93D74">
        <w:separator/>
      </w:r>
    </w:p>
  </w:endnote>
  <w:endnote w:type="continuationSeparator" w:id="0">
    <w:p w14:paraId="1EDD091F" w14:textId="77777777" w:rsidR="00A205E7" w:rsidRPr="00D93D74" w:rsidRDefault="00A205E7" w:rsidP="001C483B">
      <w:pPr>
        <w:spacing w:after="0" w:line="240" w:lineRule="auto"/>
      </w:pPr>
      <w:r w:rsidRPr="00D93D7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Georgia">
    <w:panose1 w:val="02040502050405020303"/>
    <w:charset w:val="EE"/>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790182"/>
      <w:docPartObj>
        <w:docPartGallery w:val="Page Numbers (Bottom of Page)"/>
        <w:docPartUnique/>
      </w:docPartObj>
    </w:sdtPr>
    <w:sdtContent>
      <w:p w14:paraId="30EC4966" w14:textId="77777777" w:rsidR="00C018F8" w:rsidRPr="00D93D74" w:rsidRDefault="00C018F8">
        <w:pPr>
          <w:pStyle w:val="Footer"/>
          <w:jc w:val="center"/>
        </w:pPr>
        <w:r w:rsidRPr="00D93D74">
          <w:fldChar w:fldCharType="begin"/>
        </w:r>
        <w:r w:rsidRPr="00D93D74">
          <w:instrText>PAGE   \* MERGEFORMAT</w:instrText>
        </w:r>
        <w:r w:rsidRPr="00D93D74">
          <w:fldChar w:fldCharType="separate"/>
        </w:r>
        <w:r w:rsidRPr="00D93D74">
          <w:t>2</w:t>
        </w:r>
        <w:r w:rsidRPr="00D93D74">
          <w:fldChar w:fldCharType="end"/>
        </w:r>
      </w:p>
    </w:sdtContent>
  </w:sdt>
  <w:p w14:paraId="73C8954F" w14:textId="77777777" w:rsidR="00C018F8" w:rsidRPr="00D93D74" w:rsidRDefault="00C018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1E04B" w14:textId="77777777" w:rsidR="00A205E7" w:rsidRPr="00D93D74" w:rsidRDefault="00A205E7" w:rsidP="001C483B">
      <w:pPr>
        <w:spacing w:after="0" w:line="240" w:lineRule="auto"/>
      </w:pPr>
      <w:r w:rsidRPr="00D93D74">
        <w:separator/>
      </w:r>
    </w:p>
  </w:footnote>
  <w:footnote w:type="continuationSeparator" w:id="0">
    <w:p w14:paraId="6835BEDC" w14:textId="77777777" w:rsidR="00A205E7" w:rsidRPr="00D93D74" w:rsidRDefault="00A205E7" w:rsidP="001C483B">
      <w:pPr>
        <w:spacing w:after="0" w:line="240" w:lineRule="auto"/>
      </w:pPr>
      <w:r w:rsidRPr="00D93D7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7011"/>
    <w:multiLevelType w:val="multilevel"/>
    <w:tmpl w:val="2850F926"/>
    <w:lvl w:ilvl="0">
      <w:start w:val="3"/>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4A002B"/>
    <w:multiLevelType w:val="hybridMultilevel"/>
    <w:tmpl w:val="71E010BC"/>
    <w:lvl w:ilvl="0" w:tplc="929E442A">
      <w:start w:val="19"/>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7224533"/>
    <w:multiLevelType w:val="multilevel"/>
    <w:tmpl w:val="C2CA344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240410"/>
    <w:multiLevelType w:val="multilevel"/>
    <w:tmpl w:val="B978C462"/>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AC71B1A"/>
    <w:multiLevelType w:val="multilevel"/>
    <w:tmpl w:val="BA6097C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C2C2332"/>
    <w:multiLevelType w:val="multilevel"/>
    <w:tmpl w:val="042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C856946"/>
    <w:multiLevelType w:val="multilevel"/>
    <w:tmpl w:val="FFE2078C"/>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DFE0E16"/>
    <w:multiLevelType w:val="multilevel"/>
    <w:tmpl w:val="B978C462"/>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1924AAE"/>
    <w:multiLevelType w:val="multilevel"/>
    <w:tmpl w:val="B978C462"/>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7530D1D"/>
    <w:multiLevelType w:val="multilevel"/>
    <w:tmpl w:val="B978C462"/>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82866F4"/>
    <w:multiLevelType w:val="multilevel"/>
    <w:tmpl w:val="C2CA344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9DD798D"/>
    <w:multiLevelType w:val="multilevel"/>
    <w:tmpl w:val="B978C462"/>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A1B2994"/>
    <w:multiLevelType w:val="multilevel"/>
    <w:tmpl w:val="C2CA344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AE31CA9"/>
    <w:multiLevelType w:val="multilevel"/>
    <w:tmpl w:val="4C604D84"/>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D5916A2"/>
    <w:multiLevelType w:val="multilevel"/>
    <w:tmpl w:val="042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DBB5557"/>
    <w:multiLevelType w:val="multilevel"/>
    <w:tmpl w:val="042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DC70A59"/>
    <w:multiLevelType w:val="hybridMultilevel"/>
    <w:tmpl w:val="3CB078E0"/>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7" w15:restartNumberingAfterBreak="0">
    <w:nsid w:val="1E456C2F"/>
    <w:multiLevelType w:val="multilevel"/>
    <w:tmpl w:val="B3404D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val="0"/>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EC80CF9"/>
    <w:multiLevelType w:val="multilevel"/>
    <w:tmpl w:val="8E42FDD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249D5F3B"/>
    <w:multiLevelType w:val="hybridMultilevel"/>
    <w:tmpl w:val="89DC573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0" w15:restartNumberingAfterBreak="0">
    <w:nsid w:val="284D5BC9"/>
    <w:multiLevelType w:val="multilevel"/>
    <w:tmpl w:val="2EFE42F2"/>
    <w:lvl w:ilvl="0">
      <w:start w:val="1"/>
      <w:numFmt w:val="decimal"/>
      <w:lvlText w:val="%1."/>
      <w:lvlJc w:val="left"/>
      <w:pPr>
        <w:ind w:left="720" w:hanging="360"/>
      </w:pPr>
      <w:rPr>
        <w:rFonts w:hint="default"/>
        <w:b/>
        <w:bCs/>
      </w:rPr>
    </w:lvl>
    <w:lvl w:ilvl="1">
      <w:start w:val="2"/>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28BB559F"/>
    <w:multiLevelType w:val="multilevel"/>
    <w:tmpl w:val="FC144484"/>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9393982"/>
    <w:multiLevelType w:val="hybridMultilevel"/>
    <w:tmpl w:val="F914186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3" w15:restartNumberingAfterBreak="0">
    <w:nsid w:val="29420E2E"/>
    <w:multiLevelType w:val="multilevel"/>
    <w:tmpl w:val="B3404D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val="0"/>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C4E794B"/>
    <w:multiLevelType w:val="multilevel"/>
    <w:tmpl w:val="083E6EC4"/>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06F46FD"/>
    <w:multiLevelType w:val="hybridMultilevel"/>
    <w:tmpl w:val="320C7CF0"/>
    <w:lvl w:ilvl="0" w:tplc="C9E6FC14">
      <w:start w:val="1"/>
      <w:numFmt w:val="decimal"/>
      <w:pStyle w:val="Poglavja"/>
      <w:lvlText w:val="%1"/>
      <w:lvlJc w:val="left"/>
      <w:pPr>
        <w:ind w:left="720" w:hanging="360"/>
      </w:pPr>
      <w:rPr>
        <w:rFonts w:ascii="Times New Roman" w:hAnsi="Times New Roman" w:hint="default"/>
        <w:b w:val="0"/>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0EB6F63"/>
    <w:multiLevelType w:val="hybridMultilevel"/>
    <w:tmpl w:val="00BA51C6"/>
    <w:lvl w:ilvl="0" w:tplc="7F22B5D4">
      <w:start w:val="19"/>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343A5F27"/>
    <w:multiLevelType w:val="multilevel"/>
    <w:tmpl w:val="B3404D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val="0"/>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4F67AF0"/>
    <w:multiLevelType w:val="multilevel"/>
    <w:tmpl w:val="D18EC2CA"/>
    <w:lvl w:ilvl="0">
      <w:start w:val="2"/>
      <w:numFmt w:val="decimal"/>
      <w:lvlText w:val="%1"/>
      <w:lvlJc w:val="left"/>
      <w:pPr>
        <w:ind w:left="360" w:hanging="360"/>
      </w:pPr>
      <w:rPr>
        <w:rFonts w:hint="default"/>
      </w:rPr>
    </w:lvl>
    <w:lvl w:ilvl="1">
      <w:start w:val="1"/>
      <w:numFmt w:val="decimal"/>
      <w:pStyle w:val="Heading2"/>
      <w:lvlText w:val="%1.%2"/>
      <w:lvlJc w:val="left"/>
      <w:pPr>
        <w:ind w:left="360" w:hanging="360"/>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b w:val="0"/>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53D1A8A"/>
    <w:multiLevelType w:val="hybridMultilevel"/>
    <w:tmpl w:val="8FD66772"/>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0" w15:restartNumberingAfterBreak="0">
    <w:nsid w:val="362E50BD"/>
    <w:multiLevelType w:val="multilevel"/>
    <w:tmpl w:val="B978C462"/>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6A814B5"/>
    <w:multiLevelType w:val="hybridMultilevel"/>
    <w:tmpl w:val="9872B20E"/>
    <w:lvl w:ilvl="0" w:tplc="17DEED20">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2" w15:restartNumberingAfterBreak="0">
    <w:nsid w:val="382D4A90"/>
    <w:multiLevelType w:val="hybridMultilevel"/>
    <w:tmpl w:val="2442561A"/>
    <w:lvl w:ilvl="0" w:tplc="045222EC">
      <w:start w:val="14"/>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3" w15:restartNumberingAfterBreak="0">
    <w:nsid w:val="385C54BF"/>
    <w:multiLevelType w:val="multilevel"/>
    <w:tmpl w:val="042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ABF7FC8"/>
    <w:multiLevelType w:val="multilevel"/>
    <w:tmpl w:val="C2CA344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DFE679C"/>
    <w:multiLevelType w:val="multilevel"/>
    <w:tmpl w:val="B3404D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val="0"/>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3F265333"/>
    <w:multiLevelType w:val="multilevel"/>
    <w:tmpl w:val="0738557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3F6C4C70"/>
    <w:multiLevelType w:val="multilevel"/>
    <w:tmpl w:val="C2CA344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3F963184"/>
    <w:multiLevelType w:val="hybridMultilevel"/>
    <w:tmpl w:val="B76AF3D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9" w15:restartNumberingAfterBreak="0">
    <w:nsid w:val="402F1481"/>
    <w:multiLevelType w:val="multilevel"/>
    <w:tmpl w:val="BDA4EABC"/>
    <w:lvl w:ilvl="0">
      <w:start w:val="2"/>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465B4AFB"/>
    <w:multiLevelType w:val="multilevel"/>
    <w:tmpl w:val="B3404D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val="0"/>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472A6B85"/>
    <w:multiLevelType w:val="multilevel"/>
    <w:tmpl w:val="C2CA344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477A4402"/>
    <w:multiLevelType w:val="multilevel"/>
    <w:tmpl w:val="77D46FF4"/>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48106483"/>
    <w:multiLevelType w:val="multilevel"/>
    <w:tmpl w:val="96DE3D58"/>
    <w:lvl w:ilvl="0">
      <w:start w:val="2"/>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4D2B3746"/>
    <w:multiLevelType w:val="multilevel"/>
    <w:tmpl w:val="C2CA34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4E067102"/>
    <w:multiLevelType w:val="multilevel"/>
    <w:tmpl w:val="4A749452"/>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4E3637E3"/>
    <w:multiLevelType w:val="multilevel"/>
    <w:tmpl w:val="B3404D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val="0"/>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51CD61D8"/>
    <w:multiLevelType w:val="multilevel"/>
    <w:tmpl w:val="C2CA344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52BA7084"/>
    <w:multiLevelType w:val="multilevel"/>
    <w:tmpl w:val="95AC4A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52D27AA0"/>
    <w:multiLevelType w:val="multilevel"/>
    <w:tmpl w:val="B3404D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val="0"/>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540451D1"/>
    <w:multiLevelType w:val="multilevel"/>
    <w:tmpl w:val="0FCEC8E8"/>
    <w:lvl w:ilvl="0">
      <w:start w:val="3"/>
      <w:numFmt w:val="decimal"/>
      <w:lvlText w:val="%1."/>
      <w:lvlJc w:val="left"/>
      <w:pPr>
        <w:ind w:left="720" w:hanging="720"/>
      </w:pPr>
      <w:rPr>
        <w:rFonts w:hint="default"/>
      </w:rPr>
    </w:lvl>
    <w:lvl w:ilvl="1">
      <w:start w:val="7"/>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7"/>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55A158E7"/>
    <w:multiLevelType w:val="multilevel"/>
    <w:tmpl w:val="C2CA344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A9D7F90"/>
    <w:multiLevelType w:val="multilevel"/>
    <w:tmpl w:val="C2CA344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21931A0"/>
    <w:multiLevelType w:val="hybridMultilevel"/>
    <w:tmpl w:val="73DA09F0"/>
    <w:lvl w:ilvl="0" w:tplc="B32E7E16">
      <w:start w:val="19"/>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4" w15:restartNumberingAfterBreak="0">
    <w:nsid w:val="65BE7FB9"/>
    <w:multiLevelType w:val="multilevel"/>
    <w:tmpl w:val="6C6E0F90"/>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66AE65B2"/>
    <w:multiLevelType w:val="multilevel"/>
    <w:tmpl w:val="042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697905B7"/>
    <w:multiLevelType w:val="multilevel"/>
    <w:tmpl w:val="B978C462"/>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6C07084C"/>
    <w:multiLevelType w:val="multilevel"/>
    <w:tmpl w:val="B978C462"/>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6DAE01B3"/>
    <w:multiLevelType w:val="hybridMultilevel"/>
    <w:tmpl w:val="7C9E52C6"/>
    <w:lvl w:ilvl="0" w:tplc="492225FC">
      <w:start w:val="1"/>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9" w15:restartNumberingAfterBreak="0">
    <w:nsid w:val="702768C7"/>
    <w:multiLevelType w:val="multilevel"/>
    <w:tmpl w:val="B3404D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val="0"/>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70511E68"/>
    <w:multiLevelType w:val="multilevel"/>
    <w:tmpl w:val="2AC8AA2A"/>
    <w:lvl w:ilvl="0">
      <w:start w:val="1"/>
      <w:numFmt w:val="decimal"/>
      <w:lvlText w:val="%1."/>
      <w:lvlJc w:val="left"/>
      <w:pPr>
        <w:ind w:left="720" w:hanging="360"/>
      </w:pPr>
      <w:rPr>
        <w:rFonts w:hint="default"/>
      </w:rPr>
    </w:lvl>
    <w:lvl w:ilvl="1">
      <w:start w:val="7"/>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7"/>
      <w:numFmt w:val="decimal"/>
      <w:isLgl/>
      <w:lvlText w:val="%1.%2.%3.%4."/>
      <w:lvlJc w:val="left"/>
      <w:pPr>
        <w:ind w:left="72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1" w15:restartNumberingAfterBreak="0">
    <w:nsid w:val="72626628"/>
    <w:multiLevelType w:val="hybridMultilevel"/>
    <w:tmpl w:val="CD387E5A"/>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62" w15:restartNumberingAfterBreak="0">
    <w:nsid w:val="77321479"/>
    <w:multiLevelType w:val="multilevel"/>
    <w:tmpl w:val="5986DAF8"/>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7B7F17F4"/>
    <w:multiLevelType w:val="hybridMultilevel"/>
    <w:tmpl w:val="44D042EA"/>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16cid:durableId="2136556664">
    <w:abstractNumId w:val="32"/>
  </w:num>
  <w:num w:numId="2" w16cid:durableId="2068331157">
    <w:abstractNumId w:val="18"/>
  </w:num>
  <w:num w:numId="3" w16cid:durableId="751850073">
    <w:abstractNumId w:val="54"/>
  </w:num>
  <w:num w:numId="4" w16cid:durableId="1815561422">
    <w:abstractNumId w:val="24"/>
  </w:num>
  <w:num w:numId="5" w16cid:durableId="145782180">
    <w:abstractNumId w:val="62"/>
  </w:num>
  <w:num w:numId="6" w16cid:durableId="1917201346">
    <w:abstractNumId w:val="43"/>
  </w:num>
  <w:num w:numId="7" w16cid:durableId="1697807609">
    <w:abstractNumId w:val="39"/>
  </w:num>
  <w:num w:numId="8" w16cid:durableId="541017820">
    <w:abstractNumId w:val="25"/>
  </w:num>
  <w:num w:numId="9" w16cid:durableId="1136607289">
    <w:abstractNumId w:val="45"/>
  </w:num>
  <w:num w:numId="10" w16cid:durableId="1805078381">
    <w:abstractNumId w:val="21"/>
  </w:num>
  <w:num w:numId="11" w16cid:durableId="1412192349">
    <w:abstractNumId w:val="0"/>
  </w:num>
  <w:num w:numId="12" w16cid:durableId="1489053751">
    <w:abstractNumId w:val="47"/>
  </w:num>
  <w:num w:numId="13" w16cid:durableId="468018104">
    <w:abstractNumId w:val="13"/>
  </w:num>
  <w:num w:numId="14" w16cid:durableId="1315643350">
    <w:abstractNumId w:val="2"/>
  </w:num>
  <w:num w:numId="15" w16cid:durableId="399443456">
    <w:abstractNumId w:val="52"/>
  </w:num>
  <w:num w:numId="16" w16cid:durableId="1801262656">
    <w:abstractNumId w:val="41"/>
  </w:num>
  <w:num w:numId="17" w16cid:durableId="154078090">
    <w:abstractNumId w:val="51"/>
  </w:num>
  <w:num w:numId="18" w16cid:durableId="1661152512">
    <w:abstractNumId w:val="10"/>
  </w:num>
  <w:num w:numId="19" w16cid:durableId="1866864948">
    <w:abstractNumId w:val="12"/>
  </w:num>
  <w:num w:numId="20" w16cid:durableId="888805646">
    <w:abstractNumId w:val="44"/>
  </w:num>
  <w:num w:numId="21" w16cid:durableId="1111784160">
    <w:abstractNumId w:val="34"/>
  </w:num>
  <w:num w:numId="22" w16cid:durableId="1256748701">
    <w:abstractNumId w:val="37"/>
  </w:num>
  <w:num w:numId="23" w16cid:durableId="177234503">
    <w:abstractNumId w:val="4"/>
  </w:num>
  <w:num w:numId="24" w16cid:durableId="662660751">
    <w:abstractNumId w:val="28"/>
  </w:num>
  <w:num w:numId="25" w16cid:durableId="598030769">
    <w:abstractNumId w:val="48"/>
  </w:num>
  <w:num w:numId="26" w16cid:durableId="1109929845">
    <w:abstractNumId w:val="49"/>
  </w:num>
  <w:num w:numId="27" w16cid:durableId="987174276">
    <w:abstractNumId w:val="58"/>
  </w:num>
  <w:num w:numId="28" w16cid:durableId="1023166990">
    <w:abstractNumId w:val="33"/>
  </w:num>
  <w:num w:numId="29" w16cid:durableId="871647515">
    <w:abstractNumId w:val="55"/>
  </w:num>
  <w:num w:numId="30" w16cid:durableId="1002928336">
    <w:abstractNumId w:val="14"/>
  </w:num>
  <w:num w:numId="31" w16cid:durableId="831065990">
    <w:abstractNumId w:val="11"/>
  </w:num>
  <w:num w:numId="32" w16cid:durableId="1920210050">
    <w:abstractNumId w:val="6"/>
  </w:num>
  <w:num w:numId="33" w16cid:durableId="2005275012">
    <w:abstractNumId w:val="50"/>
  </w:num>
  <w:num w:numId="34" w16cid:durableId="1515224245">
    <w:abstractNumId w:val="5"/>
  </w:num>
  <w:num w:numId="35" w16cid:durableId="1039402331">
    <w:abstractNumId w:val="15"/>
  </w:num>
  <w:num w:numId="36" w16cid:durableId="237326072">
    <w:abstractNumId w:val="26"/>
  </w:num>
  <w:num w:numId="37" w16cid:durableId="1123883968">
    <w:abstractNumId w:val="1"/>
  </w:num>
  <w:num w:numId="38" w16cid:durableId="355347023">
    <w:abstractNumId w:val="53"/>
  </w:num>
  <w:num w:numId="39" w16cid:durableId="1750079343">
    <w:abstractNumId w:val="20"/>
  </w:num>
  <w:num w:numId="40" w16cid:durableId="252512645">
    <w:abstractNumId w:val="61"/>
  </w:num>
  <w:num w:numId="41" w16cid:durableId="1117483236">
    <w:abstractNumId w:val="60"/>
  </w:num>
  <w:num w:numId="42" w16cid:durableId="366758951">
    <w:abstractNumId w:val="7"/>
  </w:num>
  <w:num w:numId="43" w16cid:durableId="108670300">
    <w:abstractNumId w:val="57"/>
  </w:num>
  <w:num w:numId="44" w16cid:durableId="118108032">
    <w:abstractNumId w:val="31"/>
  </w:num>
  <w:num w:numId="45" w16cid:durableId="568808107">
    <w:abstractNumId w:val="42"/>
  </w:num>
  <w:num w:numId="46" w16cid:durableId="1516269374">
    <w:abstractNumId w:val="63"/>
  </w:num>
  <w:num w:numId="47" w16cid:durableId="1364478394">
    <w:abstractNumId w:val="22"/>
  </w:num>
  <w:num w:numId="48" w16cid:durableId="753015406">
    <w:abstractNumId w:val="19"/>
  </w:num>
  <w:num w:numId="49" w16cid:durableId="891039681">
    <w:abstractNumId w:val="38"/>
  </w:num>
  <w:num w:numId="50" w16cid:durableId="891959494">
    <w:abstractNumId w:val="29"/>
  </w:num>
  <w:num w:numId="51" w16cid:durableId="915942734">
    <w:abstractNumId w:val="46"/>
  </w:num>
  <w:num w:numId="52" w16cid:durableId="581111052">
    <w:abstractNumId w:val="40"/>
  </w:num>
  <w:num w:numId="53" w16cid:durableId="283660230">
    <w:abstractNumId w:val="27"/>
  </w:num>
  <w:num w:numId="54" w16cid:durableId="1709908981">
    <w:abstractNumId w:val="23"/>
  </w:num>
  <w:num w:numId="55" w16cid:durableId="1431581466">
    <w:abstractNumId w:val="17"/>
  </w:num>
  <w:num w:numId="56" w16cid:durableId="440301083">
    <w:abstractNumId w:val="35"/>
  </w:num>
  <w:num w:numId="57" w16cid:durableId="1488326759">
    <w:abstractNumId w:val="59"/>
  </w:num>
  <w:num w:numId="58" w16cid:durableId="1430153983">
    <w:abstractNumId w:val="9"/>
  </w:num>
  <w:num w:numId="59" w16cid:durableId="1046954077">
    <w:abstractNumId w:val="56"/>
  </w:num>
  <w:num w:numId="60" w16cid:durableId="1273904178">
    <w:abstractNumId w:val="3"/>
  </w:num>
  <w:num w:numId="61" w16cid:durableId="604119822">
    <w:abstractNumId w:val="8"/>
  </w:num>
  <w:num w:numId="62" w16cid:durableId="2117022480">
    <w:abstractNumId w:val="30"/>
  </w:num>
  <w:num w:numId="63" w16cid:durableId="919601497">
    <w:abstractNumId w:val="36"/>
  </w:num>
  <w:num w:numId="64" w16cid:durableId="1334917848">
    <w:abstractNumId w:val="16"/>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nis Kutnjak">
    <w15:presenceInfo w15:providerId="AD" w15:userId="S::Denis.Kutnjak@nib.si::485a6d39-6eb7-4013-a6c2-288f61aaf6bc"/>
  </w15:person>
  <w15:person w15:author="Urša Miklavčič">
    <w15:presenceInfo w15:providerId="AD" w15:userId="S::ursmik1@nlzoh.si::af19374f-5d67-4657-95f7-ec706852ae27"/>
  </w15:person>
  <w15:person w15:author="Maja Rupnik">
    <w15:presenceInfo w15:providerId="AD" w15:userId="S::majrup1@nlzoh.si::9c649c64-3e54-4fcf-aa28-f6dc27760469"/>
  </w15:person>
  <w15:person w15:author="Sandra Janežič">
    <w15:presenceInfo w15:providerId="AD" w15:userId="S::sanjan1@nlzoh.si::1e3a5b37-220f-41b3-9552-580d046945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EA6808"/>
    <w:rsid w:val="00003A23"/>
    <w:rsid w:val="00003DA5"/>
    <w:rsid w:val="000042D2"/>
    <w:rsid w:val="00005F8F"/>
    <w:rsid w:val="00006D53"/>
    <w:rsid w:val="00007F32"/>
    <w:rsid w:val="00011261"/>
    <w:rsid w:val="0001187C"/>
    <w:rsid w:val="00012422"/>
    <w:rsid w:val="00012777"/>
    <w:rsid w:val="000171B3"/>
    <w:rsid w:val="00017479"/>
    <w:rsid w:val="00020125"/>
    <w:rsid w:val="0002070C"/>
    <w:rsid w:val="000209F9"/>
    <w:rsid w:val="00021A32"/>
    <w:rsid w:val="00022E19"/>
    <w:rsid w:val="00022EC9"/>
    <w:rsid w:val="00025252"/>
    <w:rsid w:val="0002799D"/>
    <w:rsid w:val="00031A12"/>
    <w:rsid w:val="00032A34"/>
    <w:rsid w:val="0003311C"/>
    <w:rsid w:val="000376D2"/>
    <w:rsid w:val="000427D9"/>
    <w:rsid w:val="00043055"/>
    <w:rsid w:val="0004536B"/>
    <w:rsid w:val="00050E50"/>
    <w:rsid w:val="00051895"/>
    <w:rsid w:val="00051E9D"/>
    <w:rsid w:val="00055253"/>
    <w:rsid w:val="00057C98"/>
    <w:rsid w:val="00065D29"/>
    <w:rsid w:val="00067043"/>
    <w:rsid w:val="00072104"/>
    <w:rsid w:val="000738DE"/>
    <w:rsid w:val="000749BD"/>
    <w:rsid w:val="0007616D"/>
    <w:rsid w:val="00076E6F"/>
    <w:rsid w:val="00080C98"/>
    <w:rsid w:val="00083237"/>
    <w:rsid w:val="00084538"/>
    <w:rsid w:val="000848F8"/>
    <w:rsid w:val="00084C7B"/>
    <w:rsid w:val="00084C85"/>
    <w:rsid w:val="000868BE"/>
    <w:rsid w:val="00086BD2"/>
    <w:rsid w:val="0008793C"/>
    <w:rsid w:val="00092E4B"/>
    <w:rsid w:val="000944EF"/>
    <w:rsid w:val="00095B2E"/>
    <w:rsid w:val="000A2821"/>
    <w:rsid w:val="000A5BE2"/>
    <w:rsid w:val="000A6741"/>
    <w:rsid w:val="000A70B1"/>
    <w:rsid w:val="000B4DCB"/>
    <w:rsid w:val="000B5BBF"/>
    <w:rsid w:val="000B67DB"/>
    <w:rsid w:val="000B6F47"/>
    <w:rsid w:val="000C0183"/>
    <w:rsid w:val="000C1C7D"/>
    <w:rsid w:val="000C2140"/>
    <w:rsid w:val="000C3819"/>
    <w:rsid w:val="000C68C6"/>
    <w:rsid w:val="000C6FD6"/>
    <w:rsid w:val="000D1D0F"/>
    <w:rsid w:val="000D29DB"/>
    <w:rsid w:val="000D604A"/>
    <w:rsid w:val="000E06DF"/>
    <w:rsid w:val="000E1AE7"/>
    <w:rsid w:val="000E3CA2"/>
    <w:rsid w:val="000E42D3"/>
    <w:rsid w:val="000E4869"/>
    <w:rsid w:val="000E6005"/>
    <w:rsid w:val="000E622D"/>
    <w:rsid w:val="000E6AE5"/>
    <w:rsid w:val="000F4465"/>
    <w:rsid w:val="000F530F"/>
    <w:rsid w:val="000F6514"/>
    <w:rsid w:val="00100A45"/>
    <w:rsid w:val="00101B9D"/>
    <w:rsid w:val="00102874"/>
    <w:rsid w:val="00104BF2"/>
    <w:rsid w:val="00106D8C"/>
    <w:rsid w:val="00107195"/>
    <w:rsid w:val="00110468"/>
    <w:rsid w:val="0011188E"/>
    <w:rsid w:val="00112248"/>
    <w:rsid w:val="0011488B"/>
    <w:rsid w:val="00121C08"/>
    <w:rsid w:val="0012203D"/>
    <w:rsid w:val="0012562B"/>
    <w:rsid w:val="00126668"/>
    <w:rsid w:val="001312F2"/>
    <w:rsid w:val="001315DC"/>
    <w:rsid w:val="00133BF6"/>
    <w:rsid w:val="00134763"/>
    <w:rsid w:val="00135024"/>
    <w:rsid w:val="00140C71"/>
    <w:rsid w:val="00141EED"/>
    <w:rsid w:val="00143307"/>
    <w:rsid w:val="00144661"/>
    <w:rsid w:val="00150795"/>
    <w:rsid w:val="001517B9"/>
    <w:rsid w:val="00151D64"/>
    <w:rsid w:val="001528FF"/>
    <w:rsid w:val="00154FC5"/>
    <w:rsid w:val="0015693A"/>
    <w:rsid w:val="00162CD1"/>
    <w:rsid w:val="00164B48"/>
    <w:rsid w:val="00164DF8"/>
    <w:rsid w:val="001722C1"/>
    <w:rsid w:val="001730BD"/>
    <w:rsid w:val="00173621"/>
    <w:rsid w:val="001747D4"/>
    <w:rsid w:val="00174EE7"/>
    <w:rsid w:val="001750A0"/>
    <w:rsid w:val="00176D51"/>
    <w:rsid w:val="00180BB8"/>
    <w:rsid w:val="001855E8"/>
    <w:rsid w:val="001863D6"/>
    <w:rsid w:val="00186AC8"/>
    <w:rsid w:val="00187D61"/>
    <w:rsid w:val="00187EA7"/>
    <w:rsid w:val="001916C4"/>
    <w:rsid w:val="00191EE6"/>
    <w:rsid w:val="0019387B"/>
    <w:rsid w:val="001977D3"/>
    <w:rsid w:val="001A194A"/>
    <w:rsid w:val="001A73FB"/>
    <w:rsid w:val="001B10A8"/>
    <w:rsid w:val="001C483B"/>
    <w:rsid w:val="001C5848"/>
    <w:rsid w:val="001C76BD"/>
    <w:rsid w:val="001D04C4"/>
    <w:rsid w:val="001E1E8D"/>
    <w:rsid w:val="001E2632"/>
    <w:rsid w:val="001E2B98"/>
    <w:rsid w:val="001E7E71"/>
    <w:rsid w:val="001F0078"/>
    <w:rsid w:val="001F0ABA"/>
    <w:rsid w:val="001F1052"/>
    <w:rsid w:val="001F2954"/>
    <w:rsid w:val="001F3066"/>
    <w:rsid w:val="00201CA6"/>
    <w:rsid w:val="00202238"/>
    <w:rsid w:val="002079AE"/>
    <w:rsid w:val="00210890"/>
    <w:rsid w:val="00211C72"/>
    <w:rsid w:val="00213B80"/>
    <w:rsid w:val="00216A2B"/>
    <w:rsid w:val="00216C48"/>
    <w:rsid w:val="002203AC"/>
    <w:rsid w:val="00221812"/>
    <w:rsid w:val="00222AC0"/>
    <w:rsid w:val="002233FE"/>
    <w:rsid w:val="00227CBB"/>
    <w:rsid w:val="00227E0D"/>
    <w:rsid w:val="00232291"/>
    <w:rsid w:val="00242307"/>
    <w:rsid w:val="00243146"/>
    <w:rsid w:val="00243EFE"/>
    <w:rsid w:val="0024464E"/>
    <w:rsid w:val="0024495C"/>
    <w:rsid w:val="0024637F"/>
    <w:rsid w:val="002463D5"/>
    <w:rsid w:val="00246A46"/>
    <w:rsid w:val="002471F9"/>
    <w:rsid w:val="0025151E"/>
    <w:rsid w:val="00251869"/>
    <w:rsid w:val="00251B17"/>
    <w:rsid w:val="00252644"/>
    <w:rsid w:val="00253CCD"/>
    <w:rsid w:val="002544F0"/>
    <w:rsid w:val="00255949"/>
    <w:rsid w:val="00256ADF"/>
    <w:rsid w:val="00256C1A"/>
    <w:rsid w:val="00256E34"/>
    <w:rsid w:val="00257385"/>
    <w:rsid w:val="0026081B"/>
    <w:rsid w:val="00261A17"/>
    <w:rsid w:val="00264B2F"/>
    <w:rsid w:val="002667B7"/>
    <w:rsid w:val="00270202"/>
    <w:rsid w:val="00270620"/>
    <w:rsid w:val="00270E34"/>
    <w:rsid w:val="00272292"/>
    <w:rsid w:val="002731BF"/>
    <w:rsid w:val="00274417"/>
    <w:rsid w:val="00274F2E"/>
    <w:rsid w:val="00276690"/>
    <w:rsid w:val="00281737"/>
    <w:rsid w:val="00281EC3"/>
    <w:rsid w:val="002827F5"/>
    <w:rsid w:val="002838D6"/>
    <w:rsid w:val="0028419B"/>
    <w:rsid w:val="002845D3"/>
    <w:rsid w:val="002846F5"/>
    <w:rsid w:val="00285B3F"/>
    <w:rsid w:val="00287EE1"/>
    <w:rsid w:val="00293187"/>
    <w:rsid w:val="0029340C"/>
    <w:rsid w:val="00293919"/>
    <w:rsid w:val="00295BDE"/>
    <w:rsid w:val="002A0EC3"/>
    <w:rsid w:val="002A1897"/>
    <w:rsid w:val="002A1DCD"/>
    <w:rsid w:val="002A35FA"/>
    <w:rsid w:val="002A3EFB"/>
    <w:rsid w:val="002A4196"/>
    <w:rsid w:val="002A4813"/>
    <w:rsid w:val="002A56A0"/>
    <w:rsid w:val="002B1950"/>
    <w:rsid w:val="002B27A3"/>
    <w:rsid w:val="002C2833"/>
    <w:rsid w:val="002D20E5"/>
    <w:rsid w:val="002D3B69"/>
    <w:rsid w:val="002D42E9"/>
    <w:rsid w:val="002D4A40"/>
    <w:rsid w:val="002D7072"/>
    <w:rsid w:val="002D7A83"/>
    <w:rsid w:val="002E03C9"/>
    <w:rsid w:val="002E26D9"/>
    <w:rsid w:val="002E2F25"/>
    <w:rsid w:val="002E5ABF"/>
    <w:rsid w:val="002E5BE1"/>
    <w:rsid w:val="002E735E"/>
    <w:rsid w:val="002F04A2"/>
    <w:rsid w:val="002F0700"/>
    <w:rsid w:val="002F2009"/>
    <w:rsid w:val="002F7108"/>
    <w:rsid w:val="002F7332"/>
    <w:rsid w:val="00301C1C"/>
    <w:rsid w:val="003031E8"/>
    <w:rsid w:val="003044D0"/>
    <w:rsid w:val="00305C9E"/>
    <w:rsid w:val="00306439"/>
    <w:rsid w:val="003125AC"/>
    <w:rsid w:val="003128AF"/>
    <w:rsid w:val="00317674"/>
    <w:rsid w:val="00320506"/>
    <w:rsid w:val="003212BA"/>
    <w:rsid w:val="0032396E"/>
    <w:rsid w:val="00327FF2"/>
    <w:rsid w:val="00330798"/>
    <w:rsid w:val="003307B5"/>
    <w:rsid w:val="003314EC"/>
    <w:rsid w:val="00331E34"/>
    <w:rsid w:val="00332ADB"/>
    <w:rsid w:val="00333FFC"/>
    <w:rsid w:val="00335EC2"/>
    <w:rsid w:val="00335FC4"/>
    <w:rsid w:val="00336811"/>
    <w:rsid w:val="00336D1E"/>
    <w:rsid w:val="0034031C"/>
    <w:rsid w:val="00343B66"/>
    <w:rsid w:val="0034458E"/>
    <w:rsid w:val="00344DEE"/>
    <w:rsid w:val="00345882"/>
    <w:rsid w:val="00345C53"/>
    <w:rsid w:val="003467DA"/>
    <w:rsid w:val="00347E56"/>
    <w:rsid w:val="003511E9"/>
    <w:rsid w:val="00351ADF"/>
    <w:rsid w:val="00352514"/>
    <w:rsid w:val="0035266B"/>
    <w:rsid w:val="00354218"/>
    <w:rsid w:val="00355F88"/>
    <w:rsid w:val="00356DB2"/>
    <w:rsid w:val="00356FB6"/>
    <w:rsid w:val="00362926"/>
    <w:rsid w:val="00362AC5"/>
    <w:rsid w:val="00363C22"/>
    <w:rsid w:val="00364428"/>
    <w:rsid w:val="0036448E"/>
    <w:rsid w:val="00364E5F"/>
    <w:rsid w:val="00364FD6"/>
    <w:rsid w:val="0036785E"/>
    <w:rsid w:val="0037043C"/>
    <w:rsid w:val="003749A2"/>
    <w:rsid w:val="00381BFC"/>
    <w:rsid w:val="00386B8B"/>
    <w:rsid w:val="00386EAD"/>
    <w:rsid w:val="0039162A"/>
    <w:rsid w:val="003933CC"/>
    <w:rsid w:val="003966C4"/>
    <w:rsid w:val="003A4BED"/>
    <w:rsid w:val="003A7C1F"/>
    <w:rsid w:val="003A7F9D"/>
    <w:rsid w:val="003B0038"/>
    <w:rsid w:val="003B1BF2"/>
    <w:rsid w:val="003B772A"/>
    <w:rsid w:val="003B7D22"/>
    <w:rsid w:val="003D065A"/>
    <w:rsid w:val="003D12EB"/>
    <w:rsid w:val="003D1BF1"/>
    <w:rsid w:val="003D5A85"/>
    <w:rsid w:val="003D6A58"/>
    <w:rsid w:val="003E0743"/>
    <w:rsid w:val="003E1CA6"/>
    <w:rsid w:val="003E26C9"/>
    <w:rsid w:val="003E4B71"/>
    <w:rsid w:val="003E5633"/>
    <w:rsid w:val="003E6A03"/>
    <w:rsid w:val="003F2EB4"/>
    <w:rsid w:val="003F3118"/>
    <w:rsid w:val="003F41CC"/>
    <w:rsid w:val="003F7CF9"/>
    <w:rsid w:val="004031A0"/>
    <w:rsid w:val="0041006B"/>
    <w:rsid w:val="00412F1B"/>
    <w:rsid w:val="0041313D"/>
    <w:rsid w:val="00415800"/>
    <w:rsid w:val="00415F70"/>
    <w:rsid w:val="00416D96"/>
    <w:rsid w:val="0042160E"/>
    <w:rsid w:val="00422B36"/>
    <w:rsid w:val="0042372E"/>
    <w:rsid w:val="004241D9"/>
    <w:rsid w:val="004247C3"/>
    <w:rsid w:val="004270CA"/>
    <w:rsid w:val="004271D5"/>
    <w:rsid w:val="0042728C"/>
    <w:rsid w:val="004310E0"/>
    <w:rsid w:val="0043153B"/>
    <w:rsid w:val="004343B2"/>
    <w:rsid w:val="00435A3D"/>
    <w:rsid w:val="00442E69"/>
    <w:rsid w:val="0044464D"/>
    <w:rsid w:val="00445D84"/>
    <w:rsid w:val="004502A6"/>
    <w:rsid w:val="00453A2B"/>
    <w:rsid w:val="004549E4"/>
    <w:rsid w:val="004560F6"/>
    <w:rsid w:val="0045642B"/>
    <w:rsid w:val="00460975"/>
    <w:rsid w:val="00464C8B"/>
    <w:rsid w:val="00466C39"/>
    <w:rsid w:val="00466F33"/>
    <w:rsid w:val="00471671"/>
    <w:rsid w:val="004754D6"/>
    <w:rsid w:val="004774AE"/>
    <w:rsid w:val="00480D11"/>
    <w:rsid w:val="00484C1B"/>
    <w:rsid w:val="00485A0E"/>
    <w:rsid w:val="00486762"/>
    <w:rsid w:val="00490445"/>
    <w:rsid w:val="00492468"/>
    <w:rsid w:val="00494014"/>
    <w:rsid w:val="00494270"/>
    <w:rsid w:val="00496F21"/>
    <w:rsid w:val="004A044D"/>
    <w:rsid w:val="004A18D8"/>
    <w:rsid w:val="004A20A8"/>
    <w:rsid w:val="004A376D"/>
    <w:rsid w:val="004A470E"/>
    <w:rsid w:val="004A5599"/>
    <w:rsid w:val="004A6090"/>
    <w:rsid w:val="004A6168"/>
    <w:rsid w:val="004B1311"/>
    <w:rsid w:val="004B16FA"/>
    <w:rsid w:val="004B1C68"/>
    <w:rsid w:val="004B2AFF"/>
    <w:rsid w:val="004B61A2"/>
    <w:rsid w:val="004C129A"/>
    <w:rsid w:val="004C23E9"/>
    <w:rsid w:val="004C2FDD"/>
    <w:rsid w:val="004C4727"/>
    <w:rsid w:val="004C54E4"/>
    <w:rsid w:val="004C7C5A"/>
    <w:rsid w:val="004D0CAC"/>
    <w:rsid w:val="004D2FBF"/>
    <w:rsid w:val="004D39F4"/>
    <w:rsid w:val="004D77C6"/>
    <w:rsid w:val="004E2BD3"/>
    <w:rsid w:val="004E49B9"/>
    <w:rsid w:val="004E5C56"/>
    <w:rsid w:val="004E6707"/>
    <w:rsid w:val="004E7A4E"/>
    <w:rsid w:val="004F09A1"/>
    <w:rsid w:val="004F2442"/>
    <w:rsid w:val="004F43A6"/>
    <w:rsid w:val="004F668E"/>
    <w:rsid w:val="00503055"/>
    <w:rsid w:val="00503242"/>
    <w:rsid w:val="00504727"/>
    <w:rsid w:val="005063E4"/>
    <w:rsid w:val="00506EB8"/>
    <w:rsid w:val="00506EDA"/>
    <w:rsid w:val="005072EE"/>
    <w:rsid w:val="005076B1"/>
    <w:rsid w:val="00510FF4"/>
    <w:rsid w:val="005113A8"/>
    <w:rsid w:val="005133AD"/>
    <w:rsid w:val="00516519"/>
    <w:rsid w:val="00517AD0"/>
    <w:rsid w:val="00517E20"/>
    <w:rsid w:val="005220ED"/>
    <w:rsid w:val="00523199"/>
    <w:rsid w:val="00523722"/>
    <w:rsid w:val="00524225"/>
    <w:rsid w:val="0052596E"/>
    <w:rsid w:val="005268E2"/>
    <w:rsid w:val="00527067"/>
    <w:rsid w:val="00532ABD"/>
    <w:rsid w:val="005330D0"/>
    <w:rsid w:val="00536A0E"/>
    <w:rsid w:val="005370BA"/>
    <w:rsid w:val="0053776A"/>
    <w:rsid w:val="00540583"/>
    <w:rsid w:val="005407B3"/>
    <w:rsid w:val="0054098D"/>
    <w:rsid w:val="00542CC6"/>
    <w:rsid w:val="00542F69"/>
    <w:rsid w:val="00543487"/>
    <w:rsid w:val="00543B19"/>
    <w:rsid w:val="0054400D"/>
    <w:rsid w:val="0054416F"/>
    <w:rsid w:val="00545063"/>
    <w:rsid w:val="00546F35"/>
    <w:rsid w:val="0055077B"/>
    <w:rsid w:val="00550E1B"/>
    <w:rsid w:val="00554309"/>
    <w:rsid w:val="00554CE9"/>
    <w:rsid w:val="00554FAF"/>
    <w:rsid w:val="00555E2B"/>
    <w:rsid w:val="005561A1"/>
    <w:rsid w:val="00560D63"/>
    <w:rsid w:val="005610BB"/>
    <w:rsid w:val="005636B7"/>
    <w:rsid w:val="00563820"/>
    <w:rsid w:val="0056434F"/>
    <w:rsid w:val="00570D04"/>
    <w:rsid w:val="00570DA3"/>
    <w:rsid w:val="00571CB3"/>
    <w:rsid w:val="00571F06"/>
    <w:rsid w:val="0057295E"/>
    <w:rsid w:val="00573083"/>
    <w:rsid w:val="0057379D"/>
    <w:rsid w:val="005745AD"/>
    <w:rsid w:val="00574911"/>
    <w:rsid w:val="00575DD2"/>
    <w:rsid w:val="005820FC"/>
    <w:rsid w:val="005822CC"/>
    <w:rsid w:val="005824BE"/>
    <w:rsid w:val="005834B8"/>
    <w:rsid w:val="005839E7"/>
    <w:rsid w:val="0058476A"/>
    <w:rsid w:val="005860C7"/>
    <w:rsid w:val="00590F08"/>
    <w:rsid w:val="00591EA4"/>
    <w:rsid w:val="0059653E"/>
    <w:rsid w:val="00597322"/>
    <w:rsid w:val="005A2686"/>
    <w:rsid w:val="005A26CA"/>
    <w:rsid w:val="005A3094"/>
    <w:rsid w:val="005A3D03"/>
    <w:rsid w:val="005A4315"/>
    <w:rsid w:val="005A6785"/>
    <w:rsid w:val="005B095C"/>
    <w:rsid w:val="005B0BE4"/>
    <w:rsid w:val="005B18B4"/>
    <w:rsid w:val="005B284E"/>
    <w:rsid w:val="005B2B25"/>
    <w:rsid w:val="005B3602"/>
    <w:rsid w:val="005B5C6B"/>
    <w:rsid w:val="005B6BC0"/>
    <w:rsid w:val="005B7ABD"/>
    <w:rsid w:val="005B7D40"/>
    <w:rsid w:val="005C0775"/>
    <w:rsid w:val="005C4B6B"/>
    <w:rsid w:val="005C7D29"/>
    <w:rsid w:val="005D234B"/>
    <w:rsid w:val="005D2ADA"/>
    <w:rsid w:val="005D64F1"/>
    <w:rsid w:val="005E294F"/>
    <w:rsid w:val="005E3458"/>
    <w:rsid w:val="005E77FD"/>
    <w:rsid w:val="005F1300"/>
    <w:rsid w:val="00603538"/>
    <w:rsid w:val="00606C72"/>
    <w:rsid w:val="006073F2"/>
    <w:rsid w:val="00607519"/>
    <w:rsid w:val="00613573"/>
    <w:rsid w:val="00613E64"/>
    <w:rsid w:val="00614C8F"/>
    <w:rsid w:val="00615AC6"/>
    <w:rsid w:val="00615DB7"/>
    <w:rsid w:val="00616AD8"/>
    <w:rsid w:val="00617433"/>
    <w:rsid w:val="00617D6F"/>
    <w:rsid w:val="00620AB8"/>
    <w:rsid w:val="0062134A"/>
    <w:rsid w:val="006215D1"/>
    <w:rsid w:val="0062246A"/>
    <w:rsid w:val="00627D8D"/>
    <w:rsid w:val="00632C63"/>
    <w:rsid w:val="0063522F"/>
    <w:rsid w:val="00636461"/>
    <w:rsid w:val="0063651B"/>
    <w:rsid w:val="00641D6A"/>
    <w:rsid w:val="00643FE9"/>
    <w:rsid w:val="00645074"/>
    <w:rsid w:val="006456F0"/>
    <w:rsid w:val="00647F43"/>
    <w:rsid w:val="00651A38"/>
    <w:rsid w:val="00652818"/>
    <w:rsid w:val="0065324A"/>
    <w:rsid w:val="00654C98"/>
    <w:rsid w:val="00655BA6"/>
    <w:rsid w:val="006579F8"/>
    <w:rsid w:val="00657A77"/>
    <w:rsid w:val="00660A10"/>
    <w:rsid w:val="006617EF"/>
    <w:rsid w:val="00661A5E"/>
    <w:rsid w:val="00661D47"/>
    <w:rsid w:val="00663154"/>
    <w:rsid w:val="00665A73"/>
    <w:rsid w:val="00665D44"/>
    <w:rsid w:val="00667D9E"/>
    <w:rsid w:val="00672271"/>
    <w:rsid w:val="00676AEB"/>
    <w:rsid w:val="00681828"/>
    <w:rsid w:val="00681AD4"/>
    <w:rsid w:val="00683712"/>
    <w:rsid w:val="006868B0"/>
    <w:rsid w:val="00691027"/>
    <w:rsid w:val="00695407"/>
    <w:rsid w:val="00695568"/>
    <w:rsid w:val="006957F1"/>
    <w:rsid w:val="00696238"/>
    <w:rsid w:val="00696A64"/>
    <w:rsid w:val="00696AA7"/>
    <w:rsid w:val="006A08CB"/>
    <w:rsid w:val="006A1174"/>
    <w:rsid w:val="006A25E5"/>
    <w:rsid w:val="006A3531"/>
    <w:rsid w:val="006A4086"/>
    <w:rsid w:val="006B1BE0"/>
    <w:rsid w:val="006B297F"/>
    <w:rsid w:val="006B61F5"/>
    <w:rsid w:val="006B77C8"/>
    <w:rsid w:val="006C2546"/>
    <w:rsid w:val="006C2B2A"/>
    <w:rsid w:val="006C4143"/>
    <w:rsid w:val="006D04A5"/>
    <w:rsid w:val="006D0693"/>
    <w:rsid w:val="006D4605"/>
    <w:rsid w:val="006D6FBD"/>
    <w:rsid w:val="006D7AE1"/>
    <w:rsid w:val="006D7E64"/>
    <w:rsid w:val="006E5902"/>
    <w:rsid w:val="006E72D3"/>
    <w:rsid w:val="006F1DCC"/>
    <w:rsid w:val="006F1F1B"/>
    <w:rsid w:val="006F2CC2"/>
    <w:rsid w:val="006F3169"/>
    <w:rsid w:val="006F3192"/>
    <w:rsid w:val="006F4B9C"/>
    <w:rsid w:val="006F5005"/>
    <w:rsid w:val="006F6D96"/>
    <w:rsid w:val="006F7CD1"/>
    <w:rsid w:val="007000F7"/>
    <w:rsid w:val="007001F7"/>
    <w:rsid w:val="00702F47"/>
    <w:rsid w:val="007053B6"/>
    <w:rsid w:val="00707035"/>
    <w:rsid w:val="00707C30"/>
    <w:rsid w:val="00712C14"/>
    <w:rsid w:val="00715E54"/>
    <w:rsid w:val="00715F9C"/>
    <w:rsid w:val="00717053"/>
    <w:rsid w:val="007204D4"/>
    <w:rsid w:val="00721B43"/>
    <w:rsid w:val="007222E1"/>
    <w:rsid w:val="0072261B"/>
    <w:rsid w:val="00723A85"/>
    <w:rsid w:val="00724A8D"/>
    <w:rsid w:val="00724E2C"/>
    <w:rsid w:val="00726C59"/>
    <w:rsid w:val="00726E8C"/>
    <w:rsid w:val="00727CBA"/>
    <w:rsid w:val="00732A5C"/>
    <w:rsid w:val="00734577"/>
    <w:rsid w:val="007361BE"/>
    <w:rsid w:val="00736E33"/>
    <w:rsid w:val="00740BFD"/>
    <w:rsid w:val="0074314C"/>
    <w:rsid w:val="00746CF8"/>
    <w:rsid w:val="00752368"/>
    <w:rsid w:val="00752E77"/>
    <w:rsid w:val="007548FE"/>
    <w:rsid w:val="007601F5"/>
    <w:rsid w:val="0076326D"/>
    <w:rsid w:val="007660BE"/>
    <w:rsid w:val="0076647F"/>
    <w:rsid w:val="007674F5"/>
    <w:rsid w:val="00771631"/>
    <w:rsid w:val="007718E5"/>
    <w:rsid w:val="00772FE6"/>
    <w:rsid w:val="007730F9"/>
    <w:rsid w:val="00774DA6"/>
    <w:rsid w:val="00777E42"/>
    <w:rsid w:val="00780B3B"/>
    <w:rsid w:val="00780C9D"/>
    <w:rsid w:val="007861E7"/>
    <w:rsid w:val="00786591"/>
    <w:rsid w:val="00790079"/>
    <w:rsid w:val="007918CE"/>
    <w:rsid w:val="00791A51"/>
    <w:rsid w:val="0079285E"/>
    <w:rsid w:val="0079346F"/>
    <w:rsid w:val="007935A5"/>
    <w:rsid w:val="00794C91"/>
    <w:rsid w:val="00794F93"/>
    <w:rsid w:val="00795B8C"/>
    <w:rsid w:val="007A0B34"/>
    <w:rsid w:val="007A2DC8"/>
    <w:rsid w:val="007A3384"/>
    <w:rsid w:val="007A3B1F"/>
    <w:rsid w:val="007A7341"/>
    <w:rsid w:val="007B182B"/>
    <w:rsid w:val="007B2367"/>
    <w:rsid w:val="007B36A5"/>
    <w:rsid w:val="007B3911"/>
    <w:rsid w:val="007B5403"/>
    <w:rsid w:val="007B5A5E"/>
    <w:rsid w:val="007B7DF4"/>
    <w:rsid w:val="007C0931"/>
    <w:rsid w:val="007C31CB"/>
    <w:rsid w:val="007C636C"/>
    <w:rsid w:val="007D22D2"/>
    <w:rsid w:val="007D46B7"/>
    <w:rsid w:val="007D4BF8"/>
    <w:rsid w:val="007D52EA"/>
    <w:rsid w:val="007D6D0A"/>
    <w:rsid w:val="007D6E4D"/>
    <w:rsid w:val="007E0DCA"/>
    <w:rsid w:val="007E1B93"/>
    <w:rsid w:val="007E2F9D"/>
    <w:rsid w:val="007E4A90"/>
    <w:rsid w:val="007E76E8"/>
    <w:rsid w:val="007F0D93"/>
    <w:rsid w:val="007F1806"/>
    <w:rsid w:val="007F18F0"/>
    <w:rsid w:val="00801198"/>
    <w:rsid w:val="008033F7"/>
    <w:rsid w:val="008062F3"/>
    <w:rsid w:val="0081529F"/>
    <w:rsid w:val="0082264F"/>
    <w:rsid w:val="00822DEC"/>
    <w:rsid w:val="00831021"/>
    <w:rsid w:val="00831145"/>
    <w:rsid w:val="00832312"/>
    <w:rsid w:val="00836D29"/>
    <w:rsid w:val="00840776"/>
    <w:rsid w:val="00840D7D"/>
    <w:rsid w:val="00841F29"/>
    <w:rsid w:val="0084267D"/>
    <w:rsid w:val="008440CD"/>
    <w:rsid w:val="00845DF9"/>
    <w:rsid w:val="0085127D"/>
    <w:rsid w:val="00853AA2"/>
    <w:rsid w:val="00856AD2"/>
    <w:rsid w:val="0085734D"/>
    <w:rsid w:val="00861D2E"/>
    <w:rsid w:val="008624F9"/>
    <w:rsid w:val="00862C36"/>
    <w:rsid w:val="0086438B"/>
    <w:rsid w:val="00866102"/>
    <w:rsid w:val="00870455"/>
    <w:rsid w:val="0087086D"/>
    <w:rsid w:val="008714D7"/>
    <w:rsid w:val="00872DC8"/>
    <w:rsid w:val="00873BF0"/>
    <w:rsid w:val="00875455"/>
    <w:rsid w:val="00875C51"/>
    <w:rsid w:val="00880F2E"/>
    <w:rsid w:val="008813A8"/>
    <w:rsid w:val="00884027"/>
    <w:rsid w:val="0089030D"/>
    <w:rsid w:val="00890FB0"/>
    <w:rsid w:val="0089141A"/>
    <w:rsid w:val="008941CE"/>
    <w:rsid w:val="008954D9"/>
    <w:rsid w:val="00895E4C"/>
    <w:rsid w:val="00895EB9"/>
    <w:rsid w:val="008A053A"/>
    <w:rsid w:val="008A07F4"/>
    <w:rsid w:val="008A0D22"/>
    <w:rsid w:val="008A2B5E"/>
    <w:rsid w:val="008A578D"/>
    <w:rsid w:val="008A6903"/>
    <w:rsid w:val="008A73B6"/>
    <w:rsid w:val="008B0133"/>
    <w:rsid w:val="008B01DF"/>
    <w:rsid w:val="008B12ED"/>
    <w:rsid w:val="008B2A44"/>
    <w:rsid w:val="008B500A"/>
    <w:rsid w:val="008B61D2"/>
    <w:rsid w:val="008B70E9"/>
    <w:rsid w:val="008C2245"/>
    <w:rsid w:val="008C2E38"/>
    <w:rsid w:val="008C4B8C"/>
    <w:rsid w:val="008C605B"/>
    <w:rsid w:val="008C7427"/>
    <w:rsid w:val="008D3D63"/>
    <w:rsid w:val="008D548A"/>
    <w:rsid w:val="008E086B"/>
    <w:rsid w:val="008E4A99"/>
    <w:rsid w:val="008E64BE"/>
    <w:rsid w:val="00901D62"/>
    <w:rsid w:val="00902E90"/>
    <w:rsid w:val="009040AD"/>
    <w:rsid w:val="009111B6"/>
    <w:rsid w:val="009114E3"/>
    <w:rsid w:val="00912E97"/>
    <w:rsid w:val="00914AF9"/>
    <w:rsid w:val="00916C85"/>
    <w:rsid w:val="00927C42"/>
    <w:rsid w:val="009301C0"/>
    <w:rsid w:val="00931AD3"/>
    <w:rsid w:val="009362C0"/>
    <w:rsid w:val="00945370"/>
    <w:rsid w:val="00950BD7"/>
    <w:rsid w:val="00952AD7"/>
    <w:rsid w:val="009540A4"/>
    <w:rsid w:val="00960FC0"/>
    <w:rsid w:val="0096278F"/>
    <w:rsid w:val="00962877"/>
    <w:rsid w:val="009634C0"/>
    <w:rsid w:val="00967FF4"/>
    <w:rsid w:val="00973033"/>
    <w:rsid w:val="00973D80"/>
    <w:rsid w:val="0097501B"/>
    <w:rsid w:val="00977279"/>
    <w:rsid w:val="00981828"/>
    <w:rsid w:val="00983C01"/>
    <w:rsid w:val="0098454F"/>
    <w:rsid w:val="009855A8"/>
    <w:rsid w:val="00985BFC"/>
    <w:rsid w:val="009905EA"/>
    <w:rsid w:val="009921B1"/>
    <w:rsid w:val="009959F7"/>
    <w:rsid w:val="009972F0"/>
    <w:rsid w:val="009A06F8"/>
    <w:rsid w:val="009A34DE"/>
    <w:rsid w:val="009A3E33"/>
    <w:rsid w:val="009A4188"/>
    <w:rsid w:val="009A4494"/>
    <w:rsid w:val="009A6475"/>
    <w:rsid w:val="009B0CC2"/>
    <w:rsid w:val="009B21DA"/>
    <w:rsid w:val="009B3EB0"/>
    <w:rsid w:val="009B5334"/>
    <w:rsid w:val="009B5B85"/>
    <w:rsid w:val="009B6064"/>
    <w:rsid w:val="009B66BD"/>
    <w:rsid w:val="009C00D3"/>
    <w:rsid w:val="009C0B73"/>
    <w:rsid w:val="009C360F"/>
    <w:rsid w:val="009C5092"/>
    <w:rsid w:val="009D1C32"/>
    <w:rsid w:val="009D2143"/>
    <w:rsid w:val="009D27B1"/>
    <w:rsid w:val="009D2B1C"/>
    <w:rsid w:val="009D2E7E"/>
    <w:rsid w:val="009D36FF"/>
    <w:rsid w:val="009D4C3B"/>
    <w:rsid w:val="009D62C3"/>
    <w:rsid w:val="009D7DF9"/>
    <w:rsid w:val="009E37F0"/>
    <w:rsid w:val="009E41A1"/>
    <w:rsid w:val="009E4246"/>
    <w:rsid w:val="009E49A7"/>
    <w:rsid w:val="009F0FA3"/>
    <w:rsid w:val="009F5174"/>
    <w:rsid w:val="009F7D92"/>
    <w:rsid w:val="00A000D8"/>
    <w:rsid w:val="00A006EE"/>
    <w:rsid w:val="00A01C68"/>
    <w:rsid w:val="00A01D0A"/>
    <w:rsid w:val="00A0613C"/>
    <w:rsid w:val="00A06FFE"/>
    <w:rsid w:val="00A12243"/>
    <w:rsid w:val="00A1492E"/>
    <w:rsid w:val="00A205E7"/>
    <w:rsid w:val="00A211D5"/>
    <w:rsid w:val="00A227F8"/>
    <w:rsid w:val="00A23CEA"/>
    <w:rsid w:val="00A24687"/>
    <w:rsid w:val="00A2654C"/>
    <w:rsid w:val="00A26F27"/>
    <w:rsid w:val="00A27331"/>
    <w:rsid w:val="00A31C78"/>
    <w:rsid w:val="00A34E7C"/>
    <w:rsid w:val="00A3533D"/>
    <w:rsid w:val="00A36542"/>
    <w:rsid w:val="00A40CF9"/>
    <w:rsid w:val="00A438AD"/>
    <w:rsid w:val="00A45424"/>
    <w:rsid w:val="00A459B8"/>
    <w:rsid w:val="00A47232"/>
    <w:rsid w:val="00A472EF"/>
    <w:rsid w:val="00A47635"/>
    <w:rsid w:val="00A513B9"/>
    <w:rsid w:val="00A51F9D"/>
    <w:rsid w:val="00A52895"/>
    <w:rsid w:val="00A55D4B"/>
    <w:rsid w:val="00A571C2"/>
    <w:rsid w:val="00A61643"/>
    <w:rsid w:val="00A648EE"/>
    <w:rsid w:val="00A658A2"/>
    <w:rsid w:val="00A7313D"/>
    <w:rsid w:val="00A73DD6"/>
    <w:rsid w:val="00A810BE"/>
    <w:rsid w:val="00A81532"/>
    <w:rsid w:val="00A81E78"/>
    <w:rsid w:val="00A840B0"/>
    <w:rsid w:val="00A84C7F"/>
    <w:rsid w:val="00A865F6"/>
    <w:rsid w:val="00A95361"/>
    <w:rsid w:val="00A9548D"/>
    <w:rsid w:val="00A95C97"/>
    <w:rsid w:val="00AA16DA"/>
    <w:rsid w:val="00AA3D1D"/>
    <w:rsid w:val="00AA6976"/>
    <w:rsid w:val="00AB123E"/>
    <w:rsid w:val="00AB497D"/>
    <w:rsid w:val="00AB5516"/>
    <w:rsid w:val="00AB554E"/>
    <w:rsid w:val="00AC672D"/>
    <w:rsid w:val="00AC6A36"/>
    <w:rsid w:val="00AC77B7"/>
    <w:rsid w:val="00AC7C70"/>
    <w:rsid w:val="00AD2AEE"/>
    <w:rsid w:val="00AD378A"/>
    <w:rsid w:val="00AD5011"/>
    <w:rsid w:val="00AD5710"/>
    <w:rsid w:val="00AE070D"/>
    <w:rsid w:val="00AE3DD6"/>
    <w:rsid w:val="00AE4685"/>
    <w:rsid w:val="00AE4AFC"/>
    <w:rsid w:val="00AF412B"/>
    <w:rsid w:val="00AF5FDB"/>
    <w:rsid w:val="00B000E6"/>
    <w:rsid w:val="00B0040D"/>
    <w:rsid w:val="00B049FB"/>
    <w:rsid w:val="00B06B46"/>
    <w:rsid w:val="00B10276"/>
    <w:rsid w:val="00B10359"/>
    <w:rsid w:val="00B114D7"/>
    <w:rsid w:val="00B11A96"/>
    <w:rsid w:val="00B12201"/>
    <w:rsid w:val="00B129CB"/>
    <w:rsid w:val="00B14576"/>
    <w:rsid w:val="00B21CC5"/>
    <w:rsid w:val="00B23A3C"/>
    <w:rsid w:val="00B2422A"/>
    <w:rsid w:val="00B2497F"/>
    <w:rsid w:val="00B25A26"/>
    <w:rsid w:val="00B26378"/>
    <w:rsid w:val="00B26936"/>
    <w:rsid w:val="00B304AC"/>
    <w:rsid w:val="00B307DC"/>
    <w:rsid w:val="00B319E1"/>
    <w:rsid w:val="00B32D41"/>
    <w:rsid w:val="00B34BE2"/>
    <w:rsid w:val="00B37593"/>
    <w:rsid w:val="00B41263"/>
    <w:rsid w:val="00B42281"/>
    <w:rsid w:val="00B472C6"/>
    <w:rsid w:val="00B50049"/>
    <w:rsid w:val="00B54D73"/>
    <w:rsid w:val="00B62600"/>
    <w:rsid w:val="00B63AE5"/>
    <w:rsid w:val="00B657F9"/>
    <w:rsid w:val="00B65BE5"/>
    <w:rsid w:val="00B700B9"/>
    <w:rsid w:val="00B731AC"/>
    <w:rsid w:val="00B74188"/>
    <w:rsid w:val="00B749CB"/>
    <w:rsid w:val="00B772B8"/>
    <w:rsid w:val="00B8200E"/>
    <w:rsid w:val="00B8234C"/>
    <w:rsid w:val="00B84807"/>
    <w:rsid w:val="00B85115"/>
    <w:rsid w:val="00B90208"/>
    <w:rsid w:val="00B953D5"/>
    <w:rsid w:val="00B967F1"/>
    <w:rsid w:val="00BA399D"/>
    <w:rsid w:val="00BA56E3"/>
    <w:rsid w:val="00BA6345"/>
    <w:rsid w:val="00BB3209"/>
    <w:rsid w:val="00BB3368"/>
    <w:rsid w:val="00BB3A97"/>
    <w:rsid w:val="00BB6D0F"/>
    <w:rsid w:val="00BB70D2"/>
    <w:rsid w:val="00BB7BEE"/>
    <w:rsid w:val="00BB7F49"/>
    <w:rsid w:val="00BC0C5A"/>
    <w:rsid w:val="00BC0F03"/>
    <w:rsid w:val="00BC2437"/>
    <w:rsid w:val="00BC557C"/>
    <w:rsid w:val="00BC6C72"/>
    <w:rsid w:val="00BD0C4D"/>
    <w:rsid w:val="00BD267E"/>
    <w:rsid w:val="00BD26FE"/>
    <w:rsid w:val="00BD2E54"/>
    <w:rsid w:val="00BD7EE5"/>
    <w:rsid w:val="00BD7FD1"/>
    <w:rsid w:val="00BE1AAF"/>
    <w:rsid w:val="00BE1C36"/>
    <w:rsid w:val="00BE4AD4"/>
    <w:rsid w:val="00BE6275"/>
    <w:rsid w:val="00BE6657"/>
    <w:rsid w:val="00BE6D5B"/>
    <w:rsid w:val="00BF39F0"/>
    <w:rsid w:val="00BF7911"/>
    <w:rsid w:val="00C003EE"/>
    <w:rsid w:val="00C01800"/>
    <w:rsid w:val="00C018F8"/>
    <w:rsid w:val="00C01B07"/>
    <w:rsid w:val="00C02586"/>
    <w:rsid w:val="00C06F8C"/>
    <w:rsid w:val="00C109B7"/>
    <w:rsid w:val="00C11001"/>
    <w:rsid w:val="00C136C3"/>
    <w:rsid w:val="00C13734"/>
    <w:rsid w:val="00C13F6D"/>
    <w:rsid w:val="00C155D9"/>
    <w:rsid w:val="00C15F0F"/>
    <w:rsid w:val="00C2031F"/>
    <w:rsid w:val="00C21880"/>
    <w:rsid w:val="00C2620A"/>
    <w:rsid w:val="00C26793"/>
    <w:rsid w:val="00C30F1B"/>
    <w:rsid w:val="00C3628E"/>
    <w:rsid w:val="00C375D9"/>
    <w:rsid w:val="00C410E8"/>
    <w:rsid w:val="00C41917"/>
    <w:rsid w:val="00C43510"/>
    <w:rsid w:val="00C50FA4"/>
    <w:rsid w:val="00C52755"/>
    <w:rsid w:val="00C534F4"/>
    <w:rsid w:val="00C62017"/>
    <w:rsid w:val="00C6265A"/>
    <w:rsid w:val="00C62B09"/>
    <w:rsid w:val="00C64662"/>
    <w:rsid w:val="00C64F29"/>
    <w:rsid w:val="00C65827"/>
    <w:rsid w:val="00C6599C"/>
    <w:rsid w:val="00C701FA"/>
    <w:rsid w:val="00C70C49"/>
    <w:rsid w:val="00C70DE0"/>
    <w:rsid w:val="00C72052"/>
    <w:rsid w:val="00C72835"/>
    <w:rsid w:val="00C7295F"/>
    <w:rsid w:val="00C73361"/>
    <w:rsid w:val="00C735B5"/>
    <w:rsid w:val="00C73A17"/>
    <w:rsid w:val="00C74628"/>
    <w:rsid w:val="00C747B3"/>
    <w:rsid w:val="00C749F3"/>
    <w:rsid w:val="00C80C26"/>
    <w:rsid w:val="00C8114A"/>
    <w:rsid w:val="00C818E0"/>
    <w:rsid w:val="00C81AB3"/>
    <w:rsid w:val="00C81F8E"/>
    <w:rsid w:val="00C823F7"/>
    <w:rsid w:val="00C9255A"/>
    <w:rsid w:val="00C96D1D"/>
    <w:rsid w:val="00CA07DF"/>
    <w:rsid w:val="00CA606B"/>
    <w:rsid w:val="00CB40F9"/>
    <w:rsid w:val="00CB7573"/>
    <w:rsid w:val="00CC1082"/>
    <w:rsid w:val="00CC4180"/>
    <w:rsid w:val="00CC57EA"/>
    <w:rsid w:val="00CC65F5"/>
    <w:rsid w:val="00CC6D8A"/>
    <w:rsid w:val="00CC77B3"/>
    <w:rsid w:val="00CD0474"/>
    <w:rsid w:val="00CD142E"/>
    <w:rsid w:val="00CD1E8C"/>
    <w:rsid w:val="00CD4068"/>
    <w:rsid w:val="00CD40B8"/>
    <w:rsid w:val="00CD4FF8"/>
    <w:rsid w:val="00CD5E5B"/>
    <w:rsid w:val="00CD5E9D"/>
    <w:rsid w:val="00CD6C72"/>
    <w:rsid w:val="00CD717C"/>
    <w:rsid w:val="00CD77AB"/>
    <w:rsid w:val="00CE0D05"/>
    <w:rsid w:val="00CE3C6D"/>
    <w:rsid w:val="00CE5E1C"/>
    <w:rsid w:val="00CE61A7"/>
    <w:rsid w:val="00CE65C7"/>
    <w:rsid w:val="00CE7D64"/>
    <w:rsid w:val="00CF0456"/>
    <w:rsid w:val="00CF2766"/>
    <w:rsid w:val="00CF2F1F"/>
    <w:rsid w:val="00CF3097"/>
    <w:rsid w:val="00CF4CD5"/>
    <w:rsid w:val="00CF5058"/>
    <w:rsid w:val="00CF6801"/>
    <w:rsid w:val="00CF7750"/>
    <w:rsid w:val="00D025AD"/>
    <w:rsid w:val="00D03BA6"/>
    <w:rsid w:val="00D05103"/>
    <w:rsid w:val="00D06A6D"/>
    <w:rsid w:val="00D0785C"/>
    <w:rsid w:val="00D07995"/>
    <w:rsid w:val="00D11668"/>
    <w:rsid w:val="00D1418C"/>
    <w:rsid w:val="00D1546C"/>
    <w:rsid w:val="00D16657"/>
    <w:rsid w:val="00D17142"/>
    <w:rsid w:val="00D2438A"/>
    <w:rsid w:val="00D24FE7"/>
    <w:rsid w:val="00D253B0"/>
    <w:rsid w:val="00D2565A"/>
    <w:rsid w:val="00D36343"/>
    <w:rsid w:val="00D3EF15"/>
    <w:rsid w:val="00D40A30"/>
    <w:rsid w:val="00D40C1B"/>
    <w:rsid w:val="00D41590"/>
    <w:rsid w:val="00D4286E"/>
    <w:rsid w:val="00D46952"/>
    <w:rsid w:val="00D471DC"/>
    <w:rsid w:val="00D5157C"/>
    <w:rsid w:val="00D52263"/>
    <w:rsid w:val="00D53D75"/>
    <w:rsid w:val="00D53DA9"/>
    <w:rsid w:val="00D6030C"/>
    <w:rsid w:val="00D6164D"/>
    <w:rsid w:val="00D61F3E"/>
    <w:rsid w:val="00D660AD"/>
    <w:rsid w:val="00D66538"/>
    <w:rsid w:val="00D70FBD"/>
    <w:rsid w:val="00D80520"/>
    <w:rsid w:val="00D84837"/>
    <w:rsid w:val="00D84BE0"/>
    <w:rsid w:val="00D84E51"/>
    <w:rsid w:val="00D84F0D"/>
    <w:rsid w:val="00D87B8B"/>
    <w:rsid w:val="00D91312"/>
    <w:rsid w:val="00D9297E"/>
    <w:rsid w:val="00D93D74"/>
    <w:rsid w:val="00D95346"/>
    <w:rsid w:val="00D95368"/>
    <w:rsid w:val="00D96EF5"/>
    <w:rsid w:val="00D97668"/>
    <w:rsid w:val="00D97C36"/>
    <w:rsid w:val="00DA1E96"/>
    <w:rsid w:val="00DA21FD"/>
    <w:rsid w:val="00DA35C9"/>
    <w:rsid w:val="00DA3ACF"/>
    <w:rsid w:val="00DA42F5"/>
    <w:rsid w:val="00DA4EAA"/>
    <w:rsid w:val="00DA4F9A"/>
    <w:rsid w:val="00DA53D7"/>
    <w:rsid w:val="00DA58F1"/>
    <w:rsid w:val="00DA5D5D"/>
    <w:rsid w:val="00DA61C2"/>
    <w:rsid w:val="00DA71C7"/>
    <w:rsid w:val="00DB1203"/>
    <w:rsid w:val="00DB47CB"/>
    <w:rsid w:val="00DB48CD"/>
    <w:rsid w:val="00DB6904"/>
    <w:rsid w:val="00DB746A"/>
    <w:rsid w:val="00DC1E07"/>
    <w:rsid w:val="00DC233A"/>
    <w:rsid w:val="00DC4C79"/>
    <w:rsid w:val="00DC51F0"/>
    <w:rsid w:val="00DC5B01"/>
    <w:rsid w:val="00DD186C"/>
    <w:rsid w:val="00DD1F31"/>
    <w:rsid w:val="00DD40A2"/>
    <w:rsid w:val="00DD5B6D"/>
    <w:rsid w:val="00DE02A8"/>
    <w:rsid w:val="00DE18CC"/>
    <w:rsid w:val="00DE1C9C"/>
    <w:rsid w:val="00DE3B67"/>
    <w:rsid w:val="00DE7854"/>
    <w:rsid w:val="00DF2149"/>
    <w:rsid w:val="00DF434D"/>
    <w:rsid w:val="00DF4DC0"/>
    <w:rsid w:val="00DF556E"/>
    <w:rsid w:val="00DF7BAC"/>
    <w:rsid w:val="00DF7F44"/>
    <w:rsid w:val="00E025F8"/>
    <w:rsid w:val="00E03454"/>
    <w:rsid w:val="00E03657"/>
    <w:rsid w:val="00E05253"/>
    <w:rsid w:val="00E06A99"/>
    <w:rsid w:val="00E1056B"/>
    <w:rsid w:val="00E1230D"/>
    <w:rsid w:val="00E1649E"/>
    <w:rsid w:val="00E2048E"/>
    <w:rsid w:val="00E2069E"/>
    <w:rsid w:val="00E21C1D"/>
    <w:rsid w:val="00E24117"/>
    <w:rsid w:val="00E2565B"/>
    <w:rsid w:val="00E25AE9"/>
    <w:rsid w:val="00E318AD"/>
    <w:rsid w:val="00E32385"/>
    <w:rsid w:val="00E350FC"/>
    <w:rsid w:val="00E3587A"/>
    <w:rsid w:val="00E37CF7"/>
    <w:rsid w:val="00E42463"/>
    <w:rsid w:val="00E4437C"/>
    <w:rsid w:val="00E46E3A"/>
    <w:rsid w:val="00E50CC3"/>
    <w:rsid w:val="00E50EBF"/>
    <w:rsid w:val="00E51123"/>
    <w:rsid w:val="00E54467"/>
    <w:rsid w:val="00E54622"/>
    <w:rsid w:val="00E56BED"/>
    <w:rsid w:val="00E57F27"/>
    <w:rsid w:val="00E63AB7"/>
    <w:rsid w:val="00E65829"/>
    <w:rsid w:val="00E65962"/>
    <w:rsid w:val="00E66261"/>
    <w:rsid w:val="00E700C6"/>
    <w:rsid w:val="00E711F4"/>
    <w:rsid w:val="00E72A4E"/>
    <w:rsid w:val="00E74C58"/>
    <w:rsid w:val="00E75339"/>
    <w:rsid w:val="00E761F8"/>
    <w:rsid w:val="00E801F5"/>
    <w:rsid w:val="00E81268"/>
    <w:rsid w:val="00E82610"/>
    <w:rsid w:val="00E82C47"/>
    <w:rsid w:val="00E874E5"/>
    <w:rsid w:val="00E87CB4"/>
    <w:rsid w:val="00E904D0"/>
    <w:rsid w:val="00E912BB"/>
    <w:rsid w:val="00E9210E"/>
    <w:rsid w:val="00E93247"/>
    <w:rsid w:val="00E93670"/>
    <w:rsid w:val="00E95D46"/>
    <w:rsid w:val="00E97002"/>
    <w:rsid w:val="00E97469"/>
    <w:rsid w:val="00E979C6"/>
    <w:rsid w:val="00EA0998"/>
    <w:rsid w:val="00EA124E"/>
    <w:rsid w:val="00EA3AEA"/>
    <w:rsid w:val="00EB228B"/>
    <w:rsid w:val="00EB2E55"/>
    <w:rsid w:val="00EB40D5"/>
    <w:rsid w:val="00EB650C"/>
    <w:rsid w:val="00EC1414"/>
    <w:rsid w:val="00EC17EF"/>
    <w:rsid w:val="00EC18E8"/>
    <w:rsid w:val="00EC2C50"/>
    <w:rsid w:val="00EC5F83"/>
    <w:rsid w:val="00EC602C"/>
    <w:rsid w:val="00ED0C51"/>
    <w:rsid w:val="00ED1272"/>
    <w:rsid w:val="00ED1AE6"/>
    <w:rsid w:val="00ED1D99"/>
    <w:rsid w:val="00ED2112"/>
    <w:rsid w:val="00ED29DA"/>
    <w:rsid w:val="00ED2A78"/>
    <w:rsid w:val="00ED415C"/>
    <w:rsid w:val="00ED4887"/>
    <w:rsid w:val="00ED5492"/>
    <w:rsid w:val="00EE1324"/>
    <w:rsid w:val="00EE2DCF"/>
    <w:rsid w:val="00EE3CC9"/>
    <w:rsid w:val="00EE659B"/>
    <w:rsid w:val="00EE7A62"/>
    <w:rsid w:val="00EF00DB"/>
    <w:rsid w:val="00EF305C"/>
    <w:rsid w:val="00EF39FA"/>
    <w:rsid w:val="00EF4414"/>
    <w:rsid w:val="00EF648D"/>
    <w:rsid w:val="00EF6518"/>
    <w:rsid w:val="00EF7B4F"/>
    <w:rsid w:val="00F06F61"/>
    <w:rsid w:val="00F07B26"/>
    <w:rsid w:val="00F1113F"/>
    <w:rsid w:val="00F1549C"/>
    <w:rsid w:val="00F17164"/>
    <w:rsid w:val="00F20C2F"/>
    <w:rsid w:val="00F22383"/>
    <w:rsid w:val="00F24389"/>
    <w:rsid w:val="00F253DA"/>
    <w:rsid w:val="00F2781E"/>
    <w:rsid w:val="00F31DC1"/>
    <w:rsid w:val="00F339AC"/>
    <w:rsid w:val="00F35601"/>
    <w:rsid w:val="00F35C8B"/>
    <w:rsid w:val="00F41397"/>
    <w:rsid w:val="00F42BFF"/>
    <w:rsid w:val="00F53307"/>
    <w:rsid w:val="00F562CF"/>
    <w:rsid w:val="00F61001"/>
    <w:rsid w:val="00F6197A"/>
    <w:rsid w:val="00F61BE5"/>
    <w:rsid w:val="00F636BD"/>
    <w:rsid w:val="00F6459F"/>
    <w:rsid w:val="00F65191"/>
    <w:rsid w:val="00F665E9"/>
    <w:rsid w:val="00F708D6"/>
    <w:rsid w:val="00F70986"/>
    <w:rsid w:val="00F71617"/>
    <w:rsid w:val="00F7553E"/>
    <w:rsid w:val="00F758C2"/>
    <w:rsid w:val="00F772A5"/>
    <w:rsid w:val="00F8059B"/>
    <w:rsid w:val="00F80AA5"/>
    <w:rsid w:val="00F84455"/>
    <w:rsid w:val="00F84D62"/>
    <w:rsid w:val="00F857E0"/>
    <w:rsid w:val="00F917AD"/>
    <w:rsid w:val="00F92AD4"/>
    <w:rsid w:val="00F932B7"/>
    <w:rsid w:val="00F950DC"/>
    <w:rsid w:val="00F972A5"/>
    <w:rsid w:val="00FA10E7"/>
    <w:rsid w:val="00FA3ABC"/>
    <w:rsid w:val="00FA776C"/>
    <w:rsid w:val="00FA7854"/>
    <w:rsid w:val="00FB3B5F"/>
    <w:rsid w:val="00FB4AE5"/>
    <w:rsid w:val="00FB5B39"/>
    <w:rsid w:val="00FB6810"/>
    <w:rsid w:val="00FB701E"/>
    <w:rsid w:val="00FB76A8"/>
    <w:rsid w:val="00FC1E24"/>
    <w:rsid w:val="00FC5AB8"/>
    <w:rsid w:val="00FC64EF"/>
    <w:rsid w:val="00FD23F5"/>
    <w:rsid w:val="00FD3480"/>
    <w:rsid w:val="00FD40ED"/>
    <w:rsid w:val="00FD6F57"/>
    <w:rsid w:val="00FE0502"/>
    <w:rsid w:val="00FE3921"/>
    <w:rsid w:val="00FE56A9"/>
    <w:rsid w:val="00FE5839"/>
    <w:rsid w:val="00FE7BA7"/>
    <w:rsid w:val="00FF0C81"/>
    <w:rsid w:val="00FF1358"/>
    <w:rsid w:val="00FF249A"/>
    <w:rsid w:val="00FF7CEC"/>
    <w:rsid w:val="0131E628"/>
    <w:rsid w:val="025004D9"/>
    <w:rsid w:val="03284761"/>
    <w:rsid w:val="036FF83E"/>
    <w:rsid w:val="0383E333"/>
    <w:rsid w:val="03DA4149"/>
    <w:rsid w:val="03EC2484"/>
    <w:rsid w:val="04754846"/>
    <w:rsid w:val="052B41AC"/>
    <w:rsid w:val="0629BEBC"/>
    <w:rsid w:val="06AFAB70"/>
    <w:rsid w:val="07AE415A"/>
    <w:rsid w:val="082C339D"/>
    <w:rsid w:val="084E2D48"/>
    <w:rsid w:val="098E612A"/>
    <w:rsid w:val="099D60ED"/>
    <w:rsid w:val="09C5D3A1"/>
    <w:rsid w:val="0C35C8FE"/>
    <w:rsid w:val="0D1CCD55"/>
    <w:rsid w:val="0E106930"/>
    <w:rsid w:val="0E7E7E20"/>
    <w:rsid w:val="0F0A5DD9"/>
    <w:rsid w:val="0F2207CF"/>
    <w:rsid w:val="0F4D1024"/>
    <w:rsid w:val="0F73DF5A"/>
    <w:rsid w:val="0FAC3991"/>
    <w:rsid w:val="104968F4"/>
    <w:rsid w:val="10FD183B"/>
    <w:rsid w:val="110FAFBB"/>
    <w:rsid w:val="112F4A54"/>
    <w:rsid w:val="1134B3BD"/>
    <w:rsid w:val="114809F2"/>
    <w:rsid w:val="11504FAB"/>
    <w:rsid w:val="11C5C7F4"/>
    <w:rsid w:val="1277A75E"/>
    <w:rsid w:val="129068ED"/>
    <w:rsid w:val="12E67FDC"/>
    <w:rsid w:val="133025F6"/>
    <w:rsid w:val="13E57FF1"/>
    <w:rsid w:val="147FAAB4"/>
    <w:rsid w:val="151E697D"/>
    <w:rsid w:val="153F95CE"/>
    <w:rsid w:val="16CC22B1"/>
    <w:rsid w:val="17F5CB6B"/>
    <w:rsid w:val="184DA33B"/>
    <w:rsid w:val="18DB86AD"/>
    <w:rsid w:val="1959B00E"/>
    <w:rsid w:val="1B17BD8A"/>
    <w:rsid w:val="1BC986CE"/>
    <w:rsid w:val="1BEA6808"/>
    <w:rsid w:val="1C62D984"/>
    <w:rsid w:val="1D22DC85"/>
    <w:rsid w:val="1D6236A5"/>
    <w:rsid w:val="1E81A4E0"/>
    <w:rsid w:val="1EEABB3F"/>
    <w:rsid w:val="1F5E7714"/>
    <w:rsid w:val="1F8A0324"/>
    <w:rsid w:val="201878D5"/>
    <w:rsid w:val="20BE7BAC"/>
    <w:rsid w:val="214FF05F"/>
    <w:rsid w:val="216F123A"/>
    <w:rsid w:val="21E37C4E"/>
    <w:rsid w:val="21E5B01F"/>
    <w:rsid w:val="22597556"/>
    <w:rsid w:val="2395C8E2"/>
    <w:rsid w:val="2463066A"/>
    <w:rsid w:val="2499B1EB"/>
    <w:rsid w:val="25038D94"/>
    <w:rsid w:val="28C57523"/>
    <w:rsid w:val="2903F109"/>
    <w:rsid w:val="29566662"/>
    <w:rsid w:val="29BB1F5A"/>
    <w:rsid w:val="2A18B540"/>
    <w:rsid w:val="2A38D116"/>
    <w:rsid w:val="2AB8912F"/>
    <w:rsid w:val="2B9AD46C"/>
    <w:rsid w:val="2C237297"/>
    <w:rsid w:val="2C9C2AA7"/>
    <w:rsid w:val="2C9DE490"/>
    <w:rsid w:val="2D03E5CF"/>
    <w:rsid w:val="2D05B6CF"/>
    <w:rsid w:val="2E09B2F8"/>
    <w:rsid w:val="2E2C2295"/>
    <w:rsid w:val="2E39B4F1"/>
    <w:rsid w:val="30C6CA9D"/>
    <w:rsid w:val="319977AD"/>
    <w:rsid w:val="3221C9B9"/>
    <w:rsid w:val="326D462C"/>
    <w:rsid w:val="327B4113"/>
    <w:rsid w:val="33CA3F4E"/>
    <w:rsid w:val="33DFB35C"/>
    <w:rsid w:val="33FE6B5F"/>
    <w:rsid w:val="340E611B"/>
    <w:rsid w:val="349E2D22"/>
    <w:rsid w:val="34DDFACC"/>
    <w:rsid w:val="35219EE4"/>
    <w:rsid w:val="359A3BC0"/>
    <w:rsid w:val="36A3B5C9"/>
    <w:rsid w:val="371E37D2"/>
    <w:rsid w:val="3773081B"/>
    <w:rsid w:val="38593FA6"/>
    <w:rsid w:val="38845982"/>
    <w:rsid w:val="38D1DC82"/>
    <w:rsid w:val="3B349897"/>
    <w:rsid w:val="3B4059F3"/>
    <w:rsid w:val="3B90E068"/>
    <w:rsid w:val="3CC3D0DE"/>
    <w:rsid w:val="3CD068F8"/>
    <w:rsid w:val="3D621E96"/>
    <w:rsid w:val="3DAD63D8"/>
    <w:rsid w:val="3F7E7BE7"/>
    <w:rsid w:val="40409E67"/>
    <w:rsid w:val="4113BDA4"/>
    <w:rsid w:val="411937E2"/>
    <w:rsid w:val="4196F304"/>
    <w:rsid w:val="41CE6B4C"/>
    <w:rsid w:val="4234A335"/>
    <w:rsid w:val="431448E7"/>
    <w:rsid w:val="4408CDCD"/>
    <w:rsid w:val="44458273"/>
    <w:rsid w:val="4642B888"/>
    <w:rsid w:val="465545CA"/>
    <w:rsid w:val="469D1470"/>
    <w:rsid w:val="47D27ACE"/>
    <w:rsid w:val="47F0F985"/>
    <w:rsid w:val="4826CA81"/>
    <w:rsid w:val="48B80D72"/>
    <w:rsid w:val="49090FF7"/>
    <w:rsid w:val="49B28B1F"/>
    <w:rsid w:val="4A02604E"/>
    <w:rsid w:val="4A9BB3EF"/>
    <w:rsid w:val="4ABDDC53"/>
    <w:rsid w:val="4AC642A7"/>
    <w:rsid w:val="4BDB857B"/>
    <w:rsid w:val="4C378450"/>
    <w:rsid w:val="4C819EC8"/>
    <w:rsid w:val="4DD354B1"/>
    <w:rsid w:val="4E8A4AA9"/>
    <w:rsid w:val="4EDA045B"/>
    <w:rsid w:val="4F13263D"/>
    <w:rsid w:val="4F1ED58A"/>
    <w:rsid w:val="4FB93F8A"/>
    <w:rsid w:val="50132463"/>
    <w:rsid w:val="51227339"/>
    <w:rsid w:val="515B7F4F"/>
    <w:rsid w:val="518B650D"/>
    <w:rsid w:val="525B7A0E"/>
    <w:rsid w:val="528A6522"/>
    <w:rsid w:val="54BABC5C"/>
    <w:rsid w:val="559772AE"/>
    <w:rsid w:val="567C3431"/>
    <w:rsid w:val="57B3462E"/>
    <w:rsid w:val="57F25D1E"/>
    <w:rsid w:val="57F6ED28"/>
    <w:rsid w:val="58180492"/>
    <w:rsid w:val="59C40861"/>
    <w:rsid w:val="59EEE47A"/>
    <w:rsid w:val="5A6DA506"/>
    <w:rsid w:val="5B1BF645"/>
    <w:rsid w:val="5B221069"/>
    <w:rsid w:val="5D1CD1E7"/>
    <w:rsid w:val="5E19DC92"/>
    <w:rsid w:val="5E2BDEBF"/>
    <w:rsid w:val="5ECCC36A"/>
    <w:rsid w:val="60F5D6C4"/>
    <w:rsid w:val="60FE5A87"/>
    <w:rsid w:val="614A3472"/>
    <w:rsid w:val="6314ADC5"/>
    <w:rsid w:val="64EB7E79"/>
    <w:rsid w:val="6507287E"/>
    <w:rsid w:val="66090717"/>
    <w:rsid w:val="672E383A"/>
    <w:rsid w:val="67F5CE25"/>
    <w:rsid w:val="68231F3B"/>
    <w:rsid w:val="68FAEBFE"/>
    <w:rsid w:val="6973EF30"/>
    <w:rsid w:val="69BEEF9C"/>
    <w:rsid w:val="6A469C40"/>
    <w:rsid w:val="6A532E92"/>
    <w:rsid w:val="6A8F473D"/>
    <w:rsid w:val="6B07DD88"/>
    <w:rsid w:val="6B2D6EE7"/>
    <w:rsid w:val="6B5ABFFD"/>
    <w:rsid w:val="6B73D00E"/>
    <w:rsid w:val="6D4CBE96"/>
    <w:rsid w:val="6E650FA9"/>
    <w:rsid w:val="6EBA2814"/>
    <w:rsid w:val="6FAFD23D"/>
    <w:rsid w:val="70872655"/>
    <w:rsid w:val="71CA0181"/>
    <w:rsid w:val="71E2DB85"/>
    <w:rsid w:val="7282988E"/>
    <w:rsid w:val="732A6DE9"/>
    <w:rsid w:val="73406E52"/>
    <w:rsid w:val="740CA5C8"/>
    <w:rsid w:val="74DC3EB3"/>
    <w:rsid w:val="74EF2811"/>
    <w:rsid w:val="758AAA2D"/>
    <w:rsid w:val="75D088E4"/>
    <w:rsid w:val="75F05BF7"/>
    <w:rsid w:val="76B698D2"/>
    <w:rsid w:val="7724A98E"/>
    <w:rsid w:val="77483E03"/>
    <w:rsid w:val="7922D1B8"/>
    <w:rsid w:val="79AFAFD6"/>
    <w:rsid w:val="79E37AEB"/>
    <w:rsid w:val="7A6FC566"/>
    <w:rsid w:val="7AB8A4AF"/>
    <w:rsid w:val="7AD18502"/>
    <w:rsid w:val="7B55BE75"/>
    <w:rsid w:val="7B78D14D"/>
    <w:rsid w:val="7BDEF254"/>
    <w:rsid w:val="7BE0C354"/>
    <w:rsid w:val="7BE46938"/>
    <w:rsid w:val="7C613110"/>
    <w:rsid w:val="7C7A48C6"/>
    <w:rsid w:val="7CF34922"/>
    <w:rsid w:val="7CFCCFE4"/>
    <w:rsid w:val="7D65E551"/>
    <w:rsid w:val="7D7AC2B5"/>
    <w:rsid w:val="7D7C93B5"/>
    <w:rsid w:val="7E8320F9"/>
    <w:rsid w:val="7FE0D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A6808"/>
  <w15:chartTrackingRefBased/>
  <w15:docId w15:val="{05F18A35-A6FD-4E3B-8FB7-DEB56C8C9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F33"/>
    <w:pPr>
      <w:spacing w:line="276" w:lineRule="auto"/>
      <w:jc w:val="both"/>
    </w:pPr>
    <w:rPr>
      <w:rFonts w:ascii="Times New Roman" w:hAnsi="Times New Roman"/>
      <w:sz w:val="24"/>
      <w:lang w:val="en-GB"/>
    </w:rPr>
  </w:style>
  <w:style w:type="paragraph" w:styleId="Heading1">
    <w:name w:val="heading 1"/>
    <w:basedOn w:val="Normal"/>
    <w:next w:val="Normal"/>
    <w:link w:val="Heading1Char"/>
    <w:uiPriority w:val="9"/>
    <w:qFormat/>
    <w:rsid w:val="00CD77AB"/>
    <w:pPr>
      <w:ind w:left="720"/>
      <w:outlineLvl w:val="0"/>
    </w:pPr>
    <w:rPr>
      <w:rFonts w:eastAsia="Times New Roman" w:cs="Times New Roman"/>
      <w:b/>
      <w:bCs/>
      <w:color w:val="000000" w:themeColor="text1"/>
      <w:szCs w:val="24"/>
    </w:rPr>
  </w:style>
  <w:style w:type="paragraph" w:styleId="Heading2">
    <w:name w:val="heading 2"/>
    <w:basedOn w:val="Heading1"/>
    <w:next w:val="Normal"/>
    <w:link w:val="Heading2Char"/>
    <w:uiPriority w:val="9"/>
    <w:unhideWhenUsed/>
    <w:qFormat/>
    <w:rsid w:val="002F2009"/>
    <w:pPr>
      <w:numPr>
        <w:ilvl w:val="1"/>
        <w:numId w:val="24"/>
      </w:numPr>
      <w:outlineLvl w:val="1"/>
    </w:pPr>
    <w:rPr>
      <w:b w:val="0"/>
      <w:szCs w:val="22"/>
    </w:rPr>
  </w:style>
  <w:style w:type="paragraph" w:styleId="Heading3">
    <w:name w:val="heading 3"/>
    <w:basedOn w:val="Heading2"/>
    <w:next w:val="Normal"/>
    <w:link w:val="Heading3Char"/>
    <w:uiPriority w:val="9"/>
    <w:unhideWhenUsed/>
    <w:qFormat/>
    <w:rsid w:val="002F2009"/>
    <w:pPr>
      <w:keepNext/>
      <w:keepLines/>
      <w:numPr>
        <w:ilvl w:val="2"/>
      </w:numPr>
      <w:spacing w:before="120" w:after="120"/>
      <w:outlineLvl w:val="2"/>
    </w:pPr>
    <w:rPr>
      <w:rFonts w:eastAsiaTheme="majorEastAsia" w:cstheme="majorBidi"/>
      <w:b/>
    </w:rPr>
  </w:style>
  <w:style w:type="paragraph" w:styleId="Heading4">
    <w:name w:val="heading 4"/>
    <w:basedOn w:val="Heading2"/>
    <w:next w:val="Normal"/>
    <w:link w:val="Heading4Char"/>
    <w:uiPriority w:val="9"/>
    <w:unhideWhenUsed/>
    <w:qFormat/>
    <w:rsid w:val="002F2009"/>
    <w:pPr>
      <w:numPr>
        <w:ilvl w:val="3"/>
      </w:numPr>
      <w:outlineLvl w:val="3"/>
    </w:pPr>
    <w:rPr>
      <w:rFonts w:eastAsiaTheme="majorEastAsia" w:cstheme="majorBid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7AB"/>
    <w:rPr>
      <w:rFonts w:ascii="Times New Roman" w:eastAsia="Times New Roman" w:hAnsi="Times New Roman" w:cs="Times New Roman"/>
      <w:b/>
      <w:bCs/>
      <w:color w:val="000000" w:themeColor="text1"/>
      <w:sz w:val="24"/>
      <w:szCs w:val="24"/>
      <w:lang w:val="en-GB"/>
    </w:rPr>
  </w:style>
  <w:style w:type="character" w:customStyle="1" w:styleId="Heading2Char">
    <w:name w:val="Heading 2 Char"/>
    <w:basedOn w:val="DefaultParagraphFont"/>
    <w:link w:val="Heading2"/>
    <w:uiPriority w:val="9"/>
    <w:qFormat/>
    <w:rsid w:val="002F2009"/>
    <w:rPr>
      <w:rFonts w:ascii="Times New Roman" w:eastAsia="Times New Roman" w:hAnsi="Times New Roman" w:cs="Times New Roman"/>
      <w:bCs/>
      <w:color w:val="000000" w:themeColor="text1"/>
      <w:sz w:val="24"/>
      <w:lang w:val="en-GB"/>
    </w:rPr>
  </w:style>
  <w:style w:type="paragraph" w:styleId="CommentText">
    <w:name w:val="annotation text"/>
    <w:basedOn w:val="Normal"/>
    <w:link w:val="CommentTextChar"/>
    <w:uiPriority w:val="99"/>
    <w:unhideWhenUsed/>
    <w:qFormat/>
    <w:pPr>
      <w:spacing w:line="240" w:lineRule="auto"/>
    </w:pPr>
    <w:rPr>
      <w:sz w:val="20"/>
      <w:szCs w:val="20"/>
    </w:rPr>
  </w:style>
  <w:style w:type="character" w:customStyle="1" w:styleId="CommentTextChar">
    <w:name w:val="Comment Text Char"/>
    <w:basedOn w:val="DefaultParagraphFont"/>
    <w:link w:val="CommentText"/>
    <w:uiPriority w:val="99"/>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PlaceholderText">
    <w:name w:val="Placeholder Text"/>
    <w:basedOn w:val="DefaultParagraphFont"/>
    <w:uiPriority w:val="99"/>
    <w:semiHidden/>
    <w:rsid w:val="00BB3209"/>
    <w:rPr>
      <w:color w:val="808080"/>
    </w:rPr>
  </w:style>
  <w:style w:type="character" w:styleId="Hyperlink">
    <w:name w:val="Hyperlink"/>
    <w:basedOn w:val="DefaultParagraphFont"/>
    <w:uiPriority w:val="99"/>
    <w:unhideWhenUsed/>
    <w:rsid w:val="0089141A"/>
    <w:rPr>
      <w:color w:val="0563C1" w:themeColor="hyperlink"/>
      <w:u w:val="single"/>
    </w:rPr>
  </w:style>
  <w:style w:type="character" w:styleId="UnresolvedMention">
    <w:name w:val="Unresolved Mention"/>
    <w:basedOn w:val="DefaultParagraphFont"/>
    <w:uiPriority w:val="99"/>
    <w:semiHidden/>
    <w:unhideWhenUsed/>
    <w:rsid w:val="0089141A"/>
    <w:rPr>
      <w:color w:val="605E5C"/>
      <w:shd w:val="clear" w:color="auto" w:fill="E1DFDD"/>
    </w:rPr>
  </w:style>
  <w:style w:type="paragraph" w:styleId="ListParagraph">
    <w:name w:val="List Paragraph"/>
    <w:basedOn w:val="Normal"/>
    <w:uiPriority w:val="34"/>
    <w:qFormat/>
    <w:rsid w:val="00363C22"/>
    <w:pPr>
      <w:ind w:left="720"/>
      <w:contextualSpacing/>
    </w:pPr>
  </w:style>
  <w:style w:type="paragraph" w:styleId="CommentSubject">
    <w:name w:val="annotation subject"/>
    <w:basedOn w:val="CommentText"/>
    <w:next w:val="CommentText"/>
    <w:link w:val="CommentSubjectChar"/>
    <w:uiPriority w:val="99"/>
    <w:semiHidden/>
    <w:unhideWhenUsed/>
    <w:rsid w:val="005745AD"/>
    <w:rPr>
      <w:b/>
      <w:bCs/>
    </w:rPr>
  </w:style>
  <w:style w:type="character" w:customStyle="1" w:styleId="CommentSubjectChar">
    <w:name w:val="Comment Subject Char"/>
    <w:basedOn w:val="CommentTextChar"/>
    <w:link w:val="CommentSubject"/>
    <w:uiPriority w:val="99"/>
    <w:semiHidden/>
    <w:rsid w:val="005745AD"/>
    <w:rPr>
      <w:b/>
      <w:bCs/>
      <w:sz w:val="20"/>
      <w:szCs w:val="20"/>
    </w:rPr>
  </w:style>
  <w:style w:type="character" w:styleId="LineNumber">
    <w:name w:val="line number"/>
    <w:basedOn w:val="DefaultParagraphFont"/>
    <w:uiPriority w:val="99"/>
    <w:semiHidden/>
    <w:unhideWhenUsed/>
    <w:rsid w:val="000A6741"/>
  </w:style>
  <w:style w:type="paragraph" w:styleId="TOCHeading">
    <w:name w:val="TOC Heading"/>
    <w:basedOn w:val="Heading1"/>
    <w:next w:val="Normal"/>
    <w:uiPriority w:val="39"/>
    <w:unhideWhenUsed/>
    <w:qFormat/>
    <w:rsid w:val="002845D3"/>
    <w:pPr>
      <w:keepNext/>
      <w:keepLines/>
      <w:spacing w:before="240" w:after="0"/>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2845D3"/>
    <w:pPr>
      <w:spacing w:after="100"/>
    </w:pPr>
  </w:style>
  <w:style w:type="paragraph" w:styleId="TOC2">
    <w:name w:val="toc 2"/>
    <w:basedOn w:val="Normal"/>
    <w:next w:val="Normal"/>
    <w:autoRedefine/>
    <w:uiPriority w:val="39"/>
    <w:unhideWhenUsed/>
    <w:rsid w:val="002845D3"/>
    <w:pPr>
      <w:spacing w:after="100"/>
      <w:ind w:left="220"/>
    </w:pPr>
  </w:style>
  <w:style w:type="character" w:customStyle="1" w:styleId="Heading3Char">
    <w:name w:val="Heading 3 Char"/>
    <w:basedOn w:val="DefaultParagraphFont"/>
    <w:link w:val="Heading3"/>
    <w:uiPriority w:val="9"/>
    <w:rsid w:val="002F2009"/>
    <w:rPr>
      <w:rFonts w:ascii="Times New Roman" w:eastAsiaTheme="majorEastAsia" w:hAnsi="Times New Roman" w:cstheme="majorBidi"/>
      <w:b/>
      <w:bCs/>
      <w:color w:val="000000" w:themeColor="text1"/>
      <w:sz w:val="24"/>
      <w:lang w:val="en-GB"/>
    </w:rPr>
  </w:style>
  <w:style w:type="table" w:styleId="TableGrid">
    <w:name w:val="Table Grid"/>
    <w:basedOn w:val="TableNormal"/>
    <w:uiPriority w:val="39"/>
    <w:rsid w:val="00870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16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sl-SI" w:eastAsia="sl-SI"/>
    </w:rPr>
  </w:style>
  <w:style w:type="character" w:customStyle="1" w:styleId="HTMLPreformattedChar">
    <w:name w:val="HTML Preformatted Char"/>
    <w:basedOn w:val="DefaultParagraphFont"/>
    <w:link w:val="HTMLPreformatted"/>
    <w:uiPriority w:val="99"/>
    <w:semiHidden/>
    <w:rsid w:val="00916C85"/>
    <w:rPr>
      <w:rFonts w:ascii="Courier New" w:eastAsia="Times New Roman" w:hAnsi="Courier New" w:cs="Courier New"/>
      <w:sz w:val="20"/>
      <w:szCs w:val="20"/>
      <w:lang w:val="sl-SI" w:eastAsia="sl-SI"/>
    </w:rPr>
  </w:style>
  <w:style w:type="character" w:customStyle="1" w:styleId="Heading4Char">
    <w:name w:val="Heading 4 Char"/>
    <w:basedOn w:val="DefaultParagraphFont"/>
    <w:link w:val="Heading4"/>
    <w:uiPriority w:val="9"/>
    <w:rsid w:val="002F2009"/>
    <w:rPr>
      <w:rFonts w:ascii="Times New Roman" w:eastAsiaTheme="majorEastAsia" w:hAnsi="Times New Roman" w:cstheme="majorBidi"/>
      <w:bCs/>
      <w:iCs/>
      <w:color w:val="000000" w:themeColor="text1"/>
      <w:sz w:val="24"/>
      <w:lang w:val="en-GB"/>
    </w:rPr>
  </w:style>
  <w:style w:type="paragraph" w:styleId="TOC3">
    <w:name w:val="toc 3"/>
    <w:basedOn w:val="Normal"/>
    <w:next w:val="Normal"/>
    <w:autoRedefine/>
    <w:uiPriority w:val="39"/>
    <w:unhideWhenUsed/>
    <w:rsid w:val="007361BE"/>
    <w:pPr>
      <w:spacing w:after="100"/>
      <w:ind w:left="440"/>
    </w:pPr>
  </w:style>
  <w:style w:type="character" w:styleId="FollowedHyperlink">
    <w:name w:val="FollowedHyperlink"/>
    <w:basedOn w:val="DefaultParagraphFont"/>
    <w:uiPriority w:val="99"/>
    <w:semiHidden/>
    <w:unhideWhenUsed/>
    <w:rsid w:val="001A73FB"/>
    <w:rPr>
      <w:color w:val="954F72" w:themeColor="followedHyperlink"/>
      <w:u w:val="single"/>
    </w:rPr>
  </w:style>
  <w:style w:type="character" w:customStyle="1" w:styleId="SuppelementChar">
    <w:name w:val="Suppelement Char"/>
    <w:basedOn w:val="DefaultParagraphFont"/>
    <w:link w:val="Suppelement"/>
    <w:qFormat/>
    <w:rsid w:val="00A24687"/>
    <w:rPr>
      <w:rFonts w:ascii="Times New Roman" w:hAnsi="Times New Roman" w:cs="Times New Roman"/>
      <w:bCs/>
      <w:sz w:val="20"/>
    </w:rPr>
  </w:style>
  <w:style w:type="paragraph" w:customStyle="1" w:styleId="Suppelement">
    <w:name w:val="Suppelement"/>
    <w:basedOn w:val="Normal"/>
    <w:link w:val="SuppelementChar"/>
    <w:qFormat/>
    <w:rsid w:val="00A24687"/>
    <w:pPr>
      <w:suppressAutoHyphens/>
      <w:spacing w:before="120" w:line="480" w:lineRule="auto"/>
    </w:pPr>
    <w:rPr>
      <w:rFonts w:cs="Times New Roman"/>
      <w:bCs/>
      <w:sz w:val="20"/>
    </w:rPr>
  </w:style>
  <w:style w:type="paragraph" w:customStyle="1" w:styleId="FigureTable">
    <w:name w:val="Figure_Table"/>
    <w:basedOn w:val="Normal"/>
    <w:link w:val="FigureTableZnak"/>
    <w:qFormat/>
    <w:rsid w:val="00723A85"/>
    <w:rPr>
      <w:rFonts w:cs="Times New Roman"/>
      <w:bCs/>
      <w:sz w:val="22"/>
    </w:rPr>
  </w:style>
  <w:style w:type="character" w:customStyle="1" w:styleId="FigureTableZnak">
    <w:name w:val="Figure_Table Znak"/>
    <w:basedOn w:val="DefaultParagraphFont"/>
    <w:link w:val="FigureTable"/>
    <w:rsid w:val="00723A85"/>
    <w:rPr>
      <w:rFonts w:ascii="Times New Roman" w:hAnsi="Times New Roman" w:cs="Times New Roman"/>
      <w:bCs/>
      <w:lang w:val="en-GB"/>
    </w:rPr>
  </w:style>
  <w:style w:type="paragraph" w:customStyle="1" w:styleId="Poglavja">
    <w:name w:val="Poglavja"/>
    <w:basedOn w:val="Normal"/>
    <w:rsid w:val="009B3EB0"/>
    <w:pPr>
      <w:numPr>
        <w:numId w:val="8"/>
      </w:numPr>
    </w:pPr>
  </w:style>
  <w:style w:type="paragraph" w:styleId="TOC4">
    <w:name w:val="toc 4"/>
    <w:basedOn w:val="Normal"/>
    <w:next w:val="Normal"/>
    <w:autoRedefine/>
    <w:uiPriority w:val="39"/>
    <w:unhideWhenUsed/>
    <w:rsid w:val="00466F33"/>
    <w:pPr>
      <w:spacing w:after="100"/>
      <w:ind w:left="720"/>
    </w:pPr>
  </w:style>
  <w:style w:type="paragraph" w:styleId="Header">
    <w:name w:val="header"/>
    <w:basedOn w:val="Normal"/>
    <w:link w:val="HeaderChar"/>
    <w:uiPriority w:val="99"/>
    <w:unhideWhenUsed/>
    <w:rsid w:val="001C483B"/>
    <w:pPr>
      <w:tabs>
        <w:tab w:val="center" w:pos="4536"/>
        <w:tab w:val="right" w:pos="9072"/>
      </w:tabs>
      <w:spacing w:after="0" w:line="240" w:lineRule="auto"/>
    </w:pPr>
  </w:style>
  <w:style w:type="character" w:customStyle="1" w:styleId="HeaderChar">
    <w:name w:val="Header Char"/>
    <w:basedOn w:val="DefaultParagraphFont"/>
    <w:link w:val="Header"/>
    <w:uiPriority w:val="99"/>
    <w:rsid w:val="001C483B"/>
    <w:rPr>
      <w:rFonts w:ascii="Times New Roman" w:hAnsi="Times New Roman"/>
      <w:sz w:val="24"/>
      <w:lang w:val="en-GB"/>
    </w:rPr>
  </w:style>
  <w:style w:type="paragraph" w:styleId="Footer">
    <w:name w:val="footer"/>
    <w:basedOn w:val="Normal"/>
    <w:link w:val="FooterChar"/>
    <w:uiPriority w:val="99"/>
    <w:unhideWhenUsed/>
    <w:rsid w:val="001C483B"/>
    <w:pPr>
      <w:tabs>
        <w:tab w:val="center" w:pos="4536"/>
        <w:tab w:val="right" w:pos="9072"/>
      </w:tabs>
      <w:spacing w:after="0" w:line="240" w:lineRule="auto"/>
    </w:pPr>
  </w:style>
  <w:style w:type="character" w:customStyle="1" w:styleId="FooterChar">
    <w:name w:val="Footer Char"/>
    <w:basedOn w:val="DefaultParagraphFont"/>
    <w:link w:val="Footer"/>
    <w:uiPriority w:val="99"/>
    <w:rsid w:val="001C483B"/>
    <w:rPr>
      <w:rFonts w:ascii="Times New Roman" w:hAnsi="Times New Roman"/>
      <w:sz w:val="24"/>
      <w:lang w:val="en-GB"/>
    </w:rPr>
  </w:style>
  <w:style w:type="paragraph" w:styleId="Bibliography">
    <w:name w:val="Bibliography"/>
    <w:basedOn w:val="Normal"/>
    <w:next w:val="Normal"/>
    <w:uiPriority w:val="37"/>
    <w:unhideWhenUsed/>
    <w:rsid w:val="001B10A8"/>
    <w:pPr>
      <w:spacing w:after="0" w:line="480" w:lineRule="auto"/>
      <w:ind w:left="720" w:hanging="720"/>
    </w:pPr>
  </w:style>
  <w:style w:type="paragraph" w:styleId="Revision">
    <w:name w:val="Revision"/>
    <w:hidden/>
    <w:uiPriority w:val="99"/>
    <w:semiHidden/>
    <w:rsid w:val="009B6064"/>
    <w:pPr>
      <w:spacing w:after="0" w:line="240" w:lineRule="auto"/>
    </w:pPr>
    <w:rPr>
      <w:rFonts w:ascii="Times New Roman" w:hAnsi="Times New Roman"/>
      <w:sz w:val="24"/>
      <w:lang w:val="en-GB"/>
    </w:rPr>
  </w:style>
  <w:style w:type="paragraph" w:styleId="Caption">
    <w:name w:val="caption"/>
    <w:basedOn w:val="Normal"/>
    <w:next w:val="Normal"/>
    <w:uiPriority w:val="35"/>
    <w:unhideWhenUsed/>
    <w:qFormat/>
    <w:rsid w:val="00801198"/>
    <w:pPr>
      <w:spacing w:after="200" w:line="240" w:lineRule="auto"/>
    </w:pPr>
    <w:rPr>
      <w:b/>
      <w:iCs/>
      <w:sz w:val="20"/>
      <w:szCs w:val="18"/>
    </w:rPr>
  </w:style>
  <w:style w:type="paragraph" w:styleId="TableofFigures">
    <w:name w:val="table of figures"/>
    <w:basedOn w:val="Normal"/>
    <w:next w:val="Normal"/>
    <w:uiPriority w:val="99"/>
    <w:unhideWhenUsed/>
    <w:rsid w:val="00801198"/>
    <w:pPr>
      <w:spacing w:after="0"/>
    </w:pPr>
  </w:style>
  <w:style w:type="character" w:customStyle="1" w:styleId="katex-mathml">
    <w:name w:val="katex-mathml"/>
    <w:basedOn w:val="DefaultParagraphFont"/>
    <w:rsid w:val="009972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60741">
      <w:bodyDiv w:val="1"/>
      <w:marLeft w:val="0"/>
      <w:marRight w:val="0"/>
      <w:marTop w:val="0"/>
      <w:marBottom w:val="0"/>
      <w:divBdr>
        <w:top w:val="none" w:sz="0" w:space="0" w:color="auto"/>
        <w:left w:val="none" w:sz="0" w:space="0" w:color="auto"/>
        <w:bottom w:val="none" w:sz="0" w:space="0" w:color="auto"/>
        <w:right w:val="none" w:sz="0" w:space="0" w:color="auto"/>
      </w:divBdr>
    </w:div>
    <w:div w:id="81873522">
      <w:bodyDiv w:val="1"/>
      <w:marLeft w:val="0"/>
      <w:marRight w:val="0"/>
      <w:marTop w:val="0"/>
      <w:marBottom w:val="0"/>
      <w:divBdr>
        <w:top w:val="none" w:sz="0" w:space="0" w:color="auto"/>
        <w:left w:val="none" w:sz="0" w:space="0" w:color="auto"/>
        <w:bottom w:val="none" w:sz="0" w:space="0" w:color="auto"/>
        <w:right w:val="none" w:sz="0" w:space="0" w:color="auto"/>
      </w:divBdr>
    </w:div>
    <w:div w:id="99381160">
      <w:bodyDiv w:val="1"/>
      <w:marLeft w:val="0"/>
      <w:marRight w:val="0"/>
      <w:marTop w:val="0"/>
      <w:marBottom w:val="0"/>
      <w:divBdr>
        <w:top w:val="none" w:sz="0" w:space="0" w:color="auto"/>
        <w:left w:val="none" w:sz="0" w:space="0" w:color="auto"/>
        <w:bottom w:val="none" w:sz="0" w:space="0" w:color="auto"/>
        <w:right w:val="none" w:sz="0" w:space="0" w:color="auto"/>
      </w:divBdr>
    </w:div>
    <w:div w:id="102384567">
      <w:bodyDiv w:val="1"/>
      <w:marLeft w:val="0"/>
      <w:marRight w:val="0"/>
      <w:marTop w:val="0"/>
      <w:marBottom w:val="0"/>
      <w:divBdr>
        <w:top w:val="none" w:sz="0" w:space="0" w:color="auto"/>
        <w:left w:val="none" w:sz="0" w:space="0" w:color="auto"/>
        <w:bottom w:val="none" w:sz="0" w:space="0" w:color="auto"/>
        <w:right w:val="none" w:sz="0" w:space="0" w:color="auto"/>
      </w:divBdr>
    </w:div>
    <w:div w:id="246813219">
      <w:bodyDiv w:val="1"/>
      <w:marLeft w:val="0"/>
      <w:marRight w:val="0"/>
      <w:marTop w:val="0"/>
      <w:marBottom w:val="0"/>
      <w:divBdr>
        <w:top w:val="none" w:sz="0" w:space="0" w:color="auto"/>
        <w:left w:val="none" w:sz="0" w:space="0" w:color="auto"/>
        <w:bottom w:val="none" w:sz="0" w:space="0" w:color="auto"/>
        <w:right w:val="none" w:sz="0" w:space="0" w:color="auto"/>
      </w:divBdr>
    </w:div>
    <w:div w:id="276836485">
      <w:bodyDiv w:val="1"/>
      <w:marLeft w:val="0"/>
      <w:marRight w:val="0"/>
      <w:marTop w:val="0"/>
      <w:marBottom w:val="0"/>
      <w:divBdr>
        <w:top w:val="none" w:sz="0" w:space="0" w:color="auto"/>
        <w:left w:val="none" w:sz="0" w:space="0" w:color="auto"/>
        <w:bottom w:val="none" w:sz="0" w:space="0" w:color="auto"/>
        <w:right w:val="none" w:sz="0" w:space="0" w:color="auto"/>
      </w:divBdr>
    </w:div>
    <w:div w:id="337582118">
      <w:bodyDiv w:val="1"/>
      <w:marLeft w:val="0"/>
      <w:marRight w:val="0"/>
      <w:marTop w:val="0"/>
      <w:marBottom w:val="0"/>
      <w:divBdr>
        <w:top w:val="none" w:sz="0" w:space="0" w:color="auto"/>
        <w:left w:val="none" w:sz="0" w:space="0" w:color="auto"/>
        <w:bottom w:val="none" w:sz="0" w:space="0" w:color="auto"/>
        <w:right w:val="none" w:sz="0" w:space="0" w:color="auto"/>
      </w:divBdr>
    </w:div>
    <w:div w:id="369232652">
      <w:bodyDiv w:val="1"/>
      <w:marLeft w:val="0"/>
      <w:marRight w:val="0"/>
      <w:marTop w:val="0"/>
      <w:marBottom w:val="0"/>
      <w:divBdr>
        <w:top w:val="none" w:sz="0" w:space="0" w:color="auto"/>
        <w:left w:val="none" w:sz="0" w:space="0" w:color="auto"/>
        <w:bottom w:val="none" w:sz="0" w:space="0" w:color="auto"/>
        <w:right w:val="none" w:sz="0" w:space="0" w:color="auto"/>
      </w:divBdr>
    </w:div>
    <w:div w:id="423695010">
      <w:bodyDiv w:val="1"/>
      <w:marLeft w:val="0"/>
      <w:marRight w:val="0"/>
      <w:marTop w:val="0"/>
      <w:marBottom w:val="0"/>
      <w:divBdr>
        <w:top w:val="none" w:sz="0" w:space="0" w:color="auto"/>
        <w:left w:val="none" w:sz="0" w:space="0" w:color="auto"/>
        <w:bottom w:val="none" w:sz="0" w:space="0" w:color="auto"/>
        <w:right w:val="none" w:sz="0" w:space="0" w:color="auto"/>
      </w:divBdr>
    </w:div>
    <w:div w:id="430785042">
      <w:bodyDiv w:val="1"/>
      <w:marLeft w:val="0"/>
      <w:marRight w:val="0"/>
      <w:marTop w:val="0"/>
      <w:marBottom w:val="0"/>
      <w:divBdr>
        <w:top w:val="none" w:sz="0" w:space="0" w:color="auto"/>
        <w:left w:val="none" w:sz="0" w:space="0" w:color="auto"/>
        <w:bottom w:val="none" w:sz="0" w:space="0" w:color="auto"/>
        <w:right w:val="none" w:sz="0" w:space="0" w:color="auto"/>
      </w:divBdr>
    </w:div>
    <w:div w:id="433746278">
      <w:bodyDiv w:val="1"/>
      <w:marLeft w:val="0"/>
      <w:marRight w:val="0"/>
      <w:marTop w:val="0"/>
      <w:marBottom w:val="0"/>
      <w:divBdr>
        <w:top w:val="none" w:sz="0" w:space="0" w:color="auto"/>
        <w:left w:val="none" w:sz="0" w:space="0" w:color="auto"/>
        <w:bottom w:val="none" w:sz="0" w:space="0" w:color="auto"/>
        <w:right w:val="none" w:sz="0" w:space="0" w:color="auto"/>
      </w:divBdr>
    </w:div>
    <w:div w:id="816847120">
      <w:bodyDiv w:val="1"/>
      <w:marLeft w:val="0"/>
      <w:marRight w:val="0"/>
      <w:marTop w:val="0"/>
      <w:marBottom w:val="0"/>
      <w:divBdr>
        <w:top w:val="none" w:sz="0" w:space="0" w:color="auto"/>
        <w:left w:val="none" w:sz="0" w:space="0" w:color="auto"/>
        <w:bottom w:val="none" w:sz="0" w:space="0" w:color="auto"/>
        <w:right w:val="none" w:sz="0" w:space="0" w:color="auto"/>
      </w:divBdr>
    </w:div>
    <w:div w:id="873274061">
      <w:bodyDiv w:val="1"/>
      <w:marLeft w:val="0"/>
      <w:marRight w:val="0"/>
      <w:marTop w:val="0"/>
      <w:marBottom w:val="0"/>
      <w:divBdr>
        <w:top w:val="none" w:sz="0" w:space="0" w:color="auto"/>
        <w:left w:val="none" w:sz="0" w:space="0" w:color="auto"/>
        <w:bottom w:val="none" w:sz="0" w:space="0" w:color="auto"/>
        <w:right w:val="none" w:sz="0" w:space="0" w:color="auto"/>
      </w:divBdr>
    </w:div>
    <w:div w:id="957444455">
      <w:bodyDiv w:val="1"/>
      <w:marLeft w:val="0"/>
      <w:marRight w:val="0"/>
      <w:marTop w:val="0"/>
      <w:marBottom w:val="0"/>
      <w:divBdr>
        <w:top w:val="none" w:sz="0" w:space="0" w:color="auto"/>
        <w:left w:val="none" w:sz="0" w:space="0" w:color="auto"/>
        <w:bottom w:val="none" w:sz="0" w:space="0" w:color="auto"/>
        <w:right w:val="none" w:sz="0" w:space="0" w:color="auto"/>
      </w:divBdr>
    </w:div>
    <w:div w:id="999161984">
      <w:bodyDiv w:val="1"/>
      <w:marLeft w:val="0"/>
      <w:marRight w:val="0"/>
      <w:marTop w:val="0"/>
      <w:marBottom w:val="0"/>
      <w:divBdr>
        <w:top w:val="none" w:sz="0" w:space="0" w:color="auto"/>
        <w:left w:val="none" w:sz="0" w:space="0" w:color="auto"/>
        <w:bottom w:val="none" w:sz="0" w:space="0" w:color="auto"/>
        <w:right w:val="none" w:sz="0" w:space="0" w:color="auto"/>
      </w:divBdr>
    </w:div>
    <w:div w:id="1116295196">
      <w:bodyDiv w:val="1"/>
      <w:marLeft w:val="0"/>
      <w:marRight w:val="0"/>
      <w:marTop w:val="0"/>
      <w:marBottom w:val="0"/>
      <w:divBdr>
        <w:top w:val="none" w:sz="0" w:space="0" w:color="auto"/>
        <w:left w:val="none" w:sz="0" w:space="0" w:color="auto"/>
        <w:bottom w:val="none" w:sz="0" w:space="0" w:color="auto"/>
        <w:right w:val="none" w:sz="0" w:space="0" w:color="auto"/>
      </w:divBdr>
    </w:div>
    <w:div w:id="1122066738">
      <w:bodyDiv w:val="1"/>
      <w:marLeft w:val="0"/>
      <w:marRight w:val="0"/>
      <w:marTop w:val="0"/>
      <w:marBottom w:val="0"/>
      <w:divBdr>
        <w:top w:val="none" w:sz="0" w:space="0" w:color="auto"/>
        <w:left w:val="none" w:sz="0" w:space="0" w:color="auto"/>
        <w:bottom w:val="none" w:sz="0" w:space="0" w:color="auto"/>
        <w:right w:val="none" w:sz="0" w:space="0" w:color="auto"/>
      </w:divBdr>
    </w:div>
    <w:div w:id="1127158736">
      <w:bodyDiv w:val="1"/>
      <w:marLeft w:val="0"/>
      <w:marRight w:val="0"/>
      <w:marTop w:val="0"/>
      <w:marBottom w:val="0"/>
      <w:divBdr>
        <w:top w:val="none" w:sz="0" w:space="0" w:color="auto"/>
        <w:left w:val="none" w:sz="0" w:space="0" w:color="auto"/>
        <w:bottom w:val="none" w:sz="0" w:space="0" w:color="auto"/>
        <w:right w:val="none" w:sz="0" w:space="0" w:color="auto"/>
      </w:divBdr>
    </w:div>
    <w:div w:id="1163161361">
      <w:bodyDiv w:val="1"/>
      <w:marLeft w:val="0"/>
      <w:marRight w:val="0"/>
      <w:marTop w:val="0"/>
      <w:marBottom w:val="0"/>
      <w:divBdr>
        <w:top w:val="none" w:sz="0" w:space="0" w:color="auto"/>
        <w:left w:val="none" w:sz="0" w:space="0" w:color="auto"/>
        <w:bottom w:val="none" w:sz="0" w:space="0" w:color="auto"/>
        <w:right w:val="none" w:sz="0" w:space="0" w:color="auto"/>
      </w:divBdr>
    </w:div>
    <w:div w:id="1265648204">
      <w:bodyDiv w:val="1"/>
      <w:marLeft w:val="0"/>
      <w:marRight w:val="0"/>
      <w:marTop w:val="0"/>
      <w:marBottom w:val="0"/>
      <w:divBdr>
        <w:top w:val="none" w:sz="0" w:space="0" w:color="auto"/>
        <w:left w:val="none" w:sz="0" w:space="0" w:color="auto"/>
        <w:bottom w:val="none" w:sz="0" w:space="0" w:color="auto"/>
        <w:right w:val="none" w:sz="0" w:space="0" w:color="auto"/>
      </w:divBdr>
    </w:div>
    <w:div w:id="1308978193">
      <w:bodyDiv w:val="1"/>
      <w:marLeft w:val="0"/>
      <w:marRight w:val="0"/>
      <w:marTop w:val="0"/>
      <w:marBottom w:val="0"/>
      <w:divBdr>
        <w:top w:val="none" w:sz="0" w:space="0" w:color="auto"/>
        <w:left w:val="none" w:sz="0" w:space="0" w:color="auto"/>
        <w:bottom w:val="none" w:sz="0" w:space="0" w:color="auto"/>
        <w:right w:val="none" w:sz="0" w:space="0" w:color="auto"/>
      </w:divBdr>
    </w:div>
    <w:div w:id="1386222119">
      <w:bodyDiv w:val="1"/>
      <w:marLeft w:val="0"/>
      <w:marRight w:val="0"/>
      <w:marTop w:val="0"/>
      <w:marBottom w:val="0"/>
      <w:divBdr>
        <w:top w:val="none" w:sz="0" w:space="0" w:color="auto"/>
        <w:left w:val="none" w:sz="0" w:space="0" w:color="auto"/>
        <w:bottom w:val="none" w:sz="0" w:space="0" w:color="auto"/>
        <w:right w:val="none" w:sz="0" w:space="0" w:color="auto"/>
      </w:divBdr>
    </w:div>
    <w:div w:id="1501122328">
      <w:bodyDiv w:val="1"/>
      <w:marLeft w:val="0"/>
      <w:marRight w:val="0"/>
      <w:marTop w:val="0"/>
      <w:marBottom w:val="0"/>
      <w:divBdr>
        <w:top w:val="none" w:sz="0" w:space="0" w:color="auto"/>
        <w:left w:val="none" w:sz="0" w:space="0" w:color="auto"/>
        <w:bottom w:val="none" w:sz="0" w:space="0" w:color="auto"/>
        <w:right w:val="none" w:sz="0" w:space="0" w:color="auto"/>
      </w:divBdr>
    </w:div>
    <w:div w:id="1508211206">
      <w:bodyDiv w:val="1"/>
      <w:marLeft w:val="0"/>
      <w:marRight w:val="0"/>
      <w:marTop w:val="0"/>
      <w:marBottom w:val="0"/>
      <w:divBdr>
        <w:top w:val="none" w:sz="0" w:space="0" w:color="auto"/>
        <w:left w:val="none" w:sz="0" w:space="0" w:color="auto"/>
        <w:bottom w:val="none" w:sz="0" w:space="0" w:color="auto"/>
        <w:right w:val="none" w:sz="0" w:space="0" w:color="auto"/>
      </w:divBdr>
    </w:div>
    <w:div w:id="1602295865">
      <w:bodyDiv w:val="1"/>
      <w:marLeft w:val="0"/>
      <w:marRight w:val="0"/>
      <w:marTop w:val="0"/>
      <w:marBottom w:val="0"/>
      <w:divBdr>
        <w:top w:val="none" w:sz="0" w:space="0" w:color="auto"/>
        <w:left w:val="none" w:sz="0" w:space="0" w:color="auto"/>
        <w:bottom w:val="none" w:sz="0" w:space="0" w:color="auto"/>
        <w:right w:val="none" w:sz="0" w:space="0" w:color="auto"/>
      </w:divBdr>
    </w:div>
    <w:div w:id="1665039716">
      <w:bodyDiv w:val="1"/>
      <w:marLeft w:val="0"/>
      <w:marRight w:val="0"/>
      <w:marTop w:val="0"/>
      <w:marBottom w:val="0"/>
      <w:divBdr>
        <w:top w:val="none" w:sz="0" w:space="0" w:color="auto"/>
        <w:left w:val="none" w:sz="0" w:space="0" w:color="auto"/>
        <w:bottom w:val="none" w:sz="0" w:space="0" w:color="auto"/>
        <w:right w:val="none" w:sz="0" w:space="0" w:color="auto"/>
      </w:divBdr>
    </w:div>
    <w:div w:id="1859736757">
      <w:bodyDiv w:val="1"/>
      <w:marLeft w:val="0"/>
      <w:marRight w:val="0"/>
      <w:marTop w:val="0"/>
      <w:marBottom w:val="0"/>
      <w:divBdr>
        <w:top w:val="none" w:sz="0" w:space="0" w:color="auto"/>
        <w:left w:val="none" w:sz="0" w:space="0" w:color="auto"/>
        <w:bottom w:val="none" w:sz="0" w:space="0" w:color="auto"/>
        <w:right w:val="none" w:sz="0" w:space="0" w:color="auto"/>
      </w:divBdr>
    </w:div>
    <w:div w:id="1938096840">
      <w:bodyDiv w:val="1"/>
      <w:marLeft w:val="0"/>
      <w:marRight w:val="0"/>
      <w:marTop w:val="0"/>
      <w:marBottom w:val="0"/>
      <w:divBdr>
        <w:top w:val="none" w:sz="0" w:space="0" w:color="auto"/>
        <w:left w:val="none" w:sz="0" w:space="0" w:color="auto"/>
        <w:bottom w:val="none" w:sz="0" w:space="0" w:color="auto"/>
        <w:right w:val="none" w:sz="0" w:space="0" w:color="auto"/>
      </w:divBdr>
    </w:div>
    <w:div w:id="1944802640">
      <w:bodyDiv w:val="1"/>
      <w:marLeft w:val="0"/>
      <w:marRight w:val="0"/>
      <w:marTop w:val="0"/>
      <w:marBottom w:val="0"/>
      <w:divBdr>
        <w:top w:val="none" w:sz="0" w:space="0" w:color="auto"/>
        <w:left w:val="none" w:sz="0" w:space="0" w:color="auto"/>
        <w:bottom w:val="none" w:sz="0" w:space="0" w:color="auto"/>
        <w:right w:val="none" w:sz="0" w:space="0" w:color="auto"/>
      </w:divBdr>
    </w:div>
    <w:div w:id="1974749798">
      <w:bodyDiv w:val="1"/>
      <w:marLeft w:val="0"/>
      <w:marRight w:val="0"/>
      <w:marTop w:val="0"/>
      <w:marBottom w:val="0"/>
      <w:divBdr>
        <w:top w:val="none" w:sz="0" w:space="0" w:color="auto"/>
        <w:left w:val="none" w:sz="0" w:space="0" w:color="auto"/>
        <w:bottom w:val="none" w:sz="0" w:space="0" w:color="auto"/>
        <w:right w:val="none" w:sz="0" w:space="0" w:color="auto"/>
      </w:divBdr>
    </w:div>
    <w:div w:id="2006467951">
      <w:bodyDiv w:val="1"/>
      <w:marLeft w:val="0"/>
      <w:marRight w:val="0"/>
      <w:marTop w:val="0"/>
      <w:marBottom w:val="0"/>
      <w:divBdr>
        <w:top w:val="none" w:sz="0" w:space="0" w:color="auto"/>
        <w:left w:val="none" w:sz="0" w:space="0" w:color="auto"/>
        <w:bottom w:val="none" w:sz="0" w:space="0" w:color="auto"/>
        <w:right w:val="none" w:sz="0" w:space="0" w:color="auto"/>
      </w:divBdr>
    </w:div>
    <w:div w:id="2058699377">
      <w:bodyDiv w:val="1"/>
      <w:marLeft w:val="0"/>
      <w:marRight w:val="0"/>
      <w:marTop w:val="0"/>
      <w:marBottom w:val="0"/>
      <w:divBdr>
        <w:top w:val="none" w:sz="0" w:space="0" w:color="auto"/>
        <w:left w:val="none" w:sz="0" w:space="0" w:color="auto"/>
        <w:bottom w:val="none" w:sz="0" w:space="0" w:color="auto"/>
        <w:right w:val="none" w:sz="0" w:space="0" w:color="auto"/>
      </w:divBdr>
    </w:div>
    <w:div w:id="2059433184">
      <w:bodyDiv w:val="1"/>
      <w:marLeft w:val="0"/>
      <w:marRight w:val="0"/>
      <w:marTop w:val="0"/>
      <w:marBottom w:val="0"/>
      <w:divBdr>
        <w:top w:val="none" w:sz="0" w:space="0" w:color="auto"/>
        <w:left w:val="none" w:sz="0" w:space="0" w:color="auto"/>
        <w:bottom w:val="none" w:sz="0" w:space="0" w:color="auto"/>
        <w:right w:val="none" w:sz="0" w:space="0" w:color="auto"/>
      </w:divBdr>
    </w:div>
    <w:div w:id="2071725341">
      <w:bodyDiv w:val="1"/>
      <w:marLeft w:val="0"/>
      <w:marRight w:val="0"/>
      <w:marTop w:val="0"/>
      <w:marBottom w:val="0"/>
      <w:divBdr>
        <w:top w:val="none" w:sz="0" w:space="0" w:color="auto"/>
        <w:left w:val="none" w:sz="0" w:space="0" w:color="auto"/>
        <w:bottom w:val="none" w:sz="0" w:space="0" w:color="auto"/>
        <w:right w:val="none" w:sz="0" w:space="0" w:color="auto"/>
      </w:divBdr>
    </w:div>
    <w:div w:id="2097246800">
      <w:bodyDiv w:val="1"/>
      <w:marLeft w:val="0"/>
      <w:marRight w:val="0"/>
      <w:marTop w:val="0"/>
      <w:marBottom w:val="0"/>
      <w:divBdr>
        <w:top w:val="none" w:sz="0" w:space="0" w:color="auto"/>
        <w:left w:val="none" w:sz="0" w:space="0" w:color="auto"/>
        <w:bottom w:val="none" w:sz="0" w:space="0" w:color="auto"/>
        <w:right w:val="none" w:sz="0" w:space="0" w:color="auto"/>
      </w:divBdr>
    </w:div>
    <w:div w:id="2117210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ursamiklavcic/PhD" TargetMode="External"/><Relationship Id="rId18" Type="http://schemas.openxmlformats.org/officeDocument/2006/relationships/image" Target="media/image6.png"/><Relationship Id="rId26" Type="http://schemas.openxmlformats.org/officeDocument/2006/relationships/image" Target="media/image14.tiff"/><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microsoft.com/office/2016/09/relationships/commentsIds" Target="commentsId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8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2393DA-A346-4A11-B8F6-166C8F39652F}">
  <we:reference id="wa200005121" version="1.2.0.0" store="en-US" storeType="OMEX"/>
  <we:alternateReferences>
    <we:reference id="wa20000512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B452D-275E-413D-AABC-7050AF694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4124</TotalTime>
  <Pages>97</Pages>
  <Words>133174</Words>
  <Characters>759096</Characters>
  <Application>Microsoft Office Word</Application>
  <DocSecurity>0</DocSecurity>
  <Lines>6325</Lines>
  <Paragraphs>1780</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890490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Urša Miklavčič</dc:creator>
  <cp:keywords/>
  <dc:description/>
  <cp:lastModifiedBy>Urša Miklavčič</cp:lastModifiedBy>
  <cp:revision>17</cp:revision>
  <cp:lastPrinted>2026-04-21T13:22:00Z</cp:lastPrinted>
  <dcterms:created xsi:type="dcterms:W3CDTF">2026-01-15T14:59:00Z</dcterms:created>
  <dcterms:modified xsi:type="dcterms:W3CDTF">2026-04-22T13:50:00Z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id="VmgJE8UD"/&gt;&lt;style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